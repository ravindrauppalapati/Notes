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66B06" w:rsidRDefault="00E66B06" w:rsidP="00E66B06">
      <w:pPr>
        <w:spacing w:after="48" w:line="240" w:lineRule="auto"/>
        <w:textAlignment w:val="baseline"/>
        <w:outlineLvl w:val="0"/>
        <w:rPr>
          <w:rFonts w:ascii="Maiandra GD" w:eastAsia="Times New Roman" w:hAnsi="Maiandra GD" w:cs="Times New Roman"/>
          <w:b/>
          <w:color w:val="3A3A3A"/>
          <w:kern w:val="36"/>
          <w:sz w:val="24"/>
          <w:szCs w:val="24"/>
        </w:rPr>
      </w:pPr>
      <w:r w:rsidRPr="008C6831">
        <w:rPr>
          <w:rFonts w:ascii="Maiandra GD" w:eastAsia="Times New Roman" w:hAnsi="Maiandra GD" w:cs="Times New Roman"/>
          <w:b/>
          <w:color w:val="3A3A3A"/>
          <w:kern w:val="36"/>
          <w:sz w:val="24"/>
          <w:szCs w:val="24"/>
          <w:highlight w:val="yellow"/>
        </w:rPr>
        <w:t>Authentication and Authorization in Web API</w:t>
      </w:r>
    </w:p>
    <w:p w:rsidR="00275001" w:rsidRPr="008C6831" w:rsidRDefault="00275001" w:rsidP="00E66B06">
      <w:pPr>
        <w:spacing w:after="48" w:line="240" w:lineRule="auto"/>
        <w:textAlignment w:val="baseline"/>
        <w:outlineLvl w:val="0"/>
        <w:rPr>
          <w:rFonts w:ascii="Maiandra GD" w:eastAsia="Times New Roman" w:hAnsi="Maiandra GD" w:cs="Times New Roman"/>
          <w:b/>
          <w:color w:val="3A3A3A"/>
          <w:kern w:val="36"/>
          <w:sz w:val="24"/>
          <w:szCs w:val="24"/>
        </w:rPr>
      </w:pPr>
    </w:p>
    <w:p w:rsidR="00E66B06" w:rsidRPr="008C6831" w:rsidRDefault="00E66B06" w:rsidP="00275001">
      <w:pPr>
        <w:shd w:val="clear" w:color="auto" w:fill="FFFFFF"/>
        <w:spacing w:after="0" w:line="240" w:lineRule="auto"/>
        <w:textAlignment w:val="baseline"/>
        <w:rPr>
          <w:rFonts w:ascii="Maiandra GD" w:eastAsia="Times New Roman" w:hAnsi="Maiandra GD" w:cs="Segoe UI"/>
          <w:color w:val="212529"/>
          <w:sz w:val="24"/>
          <w:szCs w:val="24"/>
        </w:rPr>
      </w:pPr>
      <w:r w:rsidRPr="008C6831">
        <w:rPr>
          <w:rFonts w:ascii="Maiandra GD" w:eastAsia="Times New Roman" w:hAnsi="Maiandra GD" w:cs="Segoe UI"/>
          <w:color w:val="212529"/>
          <w:sz w:val="24"/>
          <w:szCs w:val="24"/>
        </w:rPr>
        <w:t xml:space="preserve"> </w:t>
      </w:r>
      <w:r w:rsidRPr="008C6831">
        <w:rPr>
          <w:rFonts w:ascii="Maiandra GD" w:eastAsia="Times New Roman" w:hAnsi="Maiandra GD" w:cs="Arial"/>
          <w:color w:val="000000"/>
          <w:sz w:val="24"/>
          <w:szCs w:val="24"/>
          <w:bdr w:val="none" w:sz="0" w:space="0" w:color="auto" w:frame="1"/>
        </w:rPr>
        <w:t>In this article, I am going to discuss </w:t>
      </w:r>
      <w:r w:rsidRPr="008C6831">
        <w:rPr>
          <w:rFonts w:ascii="Maiandra GD" w:eastAsia="Times New Roman" w:hAnsi="Maiandra GD" w:cs="Arial"/>
          <w:b/>
          <w:bCs/>
          <w:color w:val="000000"/>
          <w:sz w:val="24"/>
          <w:szCs w:val="24"/>
        </w:rPr>
        <w:t>Authentication and Authorization in Web API. </w:t>
      </w:r>
      <w:r w:rsidRPr="008C6831">
        <w:rPr>
          <w:rFonts w:ascii="Maiandra GD" w:eastAsia="Times New Roman" w:hAnsi="Maiandra GD" w:cs="Arial"/>
          <w:color w:val="000000"/>
          <w:sz w:val="24"/>
          <w:szCs w:val="24"/>
          <w:bdr w:val="none" w:sz="0" w:space="0" w:color="auto" w:frame="1"/>
        </w:rPr>
        <w:t>Here I will give you an overview of Authentication and Authorization in Web API and from the next article onwards, we will discuss the practical implementation of Authentication and Authorization in ASP.NET Web API with examples.</w:t>
      </w:r>
    </w:p>
    <w:p w:rsidR="00E66B06" w:rsidRDefault="00E66B06" w:rsidP="00E66B06">
      <w:pPr>
        <w:shd w:val="clear" w:color="auto" w:fill="FFFFFF"/>
        <w:spacing w:after="0" w:line="240" w:lineRule="auto"/>
        <w:jc w:val="both"/>
        <w:textAlignment w:val="baseline"/>
        <w:rPr>
          <w:rFonts w:ascii="Maiandra GD" w:eastAsia="Times New Roman" w:hAnsi="Maiandra GD" w:cs="Arial"/>
          <w:b/>
          <w:bCs/>
          <w:color w:val="000000"/>
          <w:sz w:val="24"/>
          <w:szCs w:val="24"/>
        </w:rPr>
      </w:pPr>
      <w:r w:rsidRPr="008C6831">
        <w:rPr>
          <w:rFonts w:ascii="Maiandra GD" w:eastAsia="Times New Roman" w:hAnsi="Maiandra GD" w:cs="Arial"/>
          <w:color w:val="000000"/>
          <w:sz w:val="24"/>
          <w:szCs w:val="24"/>
          <w:bdr w:val="none" w:sz="0" w:space="0" w:color="auto" w:frame="1"/>
        </w:rPr>
        <w:t>Once you create a Web API Service, then the most important thing that you need to take care of is </w:t>
      </w:r>
      <w:r w:rsidRPr="008C6831">
        <w:rPr>
          <w:rFonts w:ascii="Maiandra GD" w:eastAsia="Times New Roman" w:hAnsi="Maiandra GD" w:cs="Arial"/>
          <w:b/>
          <w:bCs/>
          <w:color w:val="000000"/>
          <w:sz w:val="24"/>
          <w:szCs w:val="24"/>
        </w:rPr>
        <w:t>security</w:t>
      </w:r>
      <w:r w:rsidRPr="008C6831">
        <w:rPr>
          <w:rFonts w:ascii="Maiandra GD" w:eastAsia="Times New Roman" w:hAnsi="Maiandra GD" w:cs="Arial"/>
          <w:color w:val="000000"/>
          <w:sz w:val="24"/>
          <w:szCs w:val="24"/>
          <w:bdr w:val="none" w:sz="0" w:space="0" w:color="auto" w:frame="1"/>
        </w:rPr>
        <w:t> means you need to control access to your Web API Services. So let’s start the discussion with the definition of </w:t>
      </w:r>
      <w:r w:rsidRPr="008C6831">
        <w:rPr>
          <w:rFonts w:ascii="Maiandra GD" w:eastAsia="Times New Roman" w:hAnsi="Maiandra GD" w:cs="Arial"/>
          <w:b/>
          <w:bCs/>
          <w:color w:val="000000"/>
          <w:sz w:val="24"/>
          <w:szCs w:val="24"/>
        </w:rPr>
        <w:t>Authentication</w:t>
      </w:r>
      <w:r w:rsidRPr="008C6831">
        <w:rPr>
          <w:rFonts w:ascii="Maiandra GD" w:eastAsia="Times New Roman" w:hAnsi="Maiandra GD" w:cs="Arial"/>
          <w:color w:val="000000"/>
          <w:sz w:val="24"/>
          <w:szCs w:val="24"/>
          <w:bdr w:val="none" w:sz="0" w:space="0" w:color="auto" w:frame="1"/>
        </w:rPr>
        <w:t> and </w:t>
      </w:r>
      <w:r w:rsidRPr="008C6831">
        <w:rPr>
          <w:rFonts w:ascii="Maiandra GD" w:eastAsia="Times New Roman" w:hAnsi="Maiandra GD" w:cs="Arial"/>
          <w:b/>
          <w:bCs/>
          <w:color w:val="000000"/>
          <w:sz w:val="24"/>
          <w:szCs w:val="24"/>
        </w:rPr>
        <w:t>Authorization</w:t>
      </w:r>
    </w:p>
    <w:p w:rsidR="00275001" w:rsidRPr="008C6831" w:rsidRDefault="00275001" w:rsidP="00E66B06">
      <w:pPr>
        <w:shd w:val="clear" w:color="auto" w:fill="FFFFFF"/>
        <w:spacing w:after="0" w:line="240" w:lineRule="auto"/>
        <w:jc w:val="both"/>
        <w:textAlignment w:val="baseline"/>
        <w:rPr>
          <w:rFonts w:ascii="Maiandra GD" w:eastAsia="Times New Roman" w:hAnsi="Maiandra GD" w:cs="Segoe UI"/>
          <w:color w:val="212529"/>
          <w:sz w:val="24"/>
          <w:szCs w:val="24"/>
        </w:rPr>
      </w:pPr>
    </w:p>
    <w:p w:rsidR="00E66B06" w:rsidRPr="008C6831" w:rsidRDefault="00E66B06" w:rsidP="00E66B06">
      <w:pPr>
        <w:shd w:val="clear" w:color="auto" w:fill="FFFFFF"/>
        <w:spacing w:after="0" w:line="240" w:lineRule="auto"/>
        <w:jc w:val="both"/>
        <w:textAlignment w:val="baseline"/>
        <w:rPr>
          <w:rFonts w:ascii="Maiandra GD" w:eastAsia="Times New Roman" w:hAnsi="Maiandra GD" w:cs="Arial"/>
          <w:b/>
          <w:bCs/>
          <w:color w:val="000000"/>
          <w:sz w:val="24"/>
          <w:szCs w:val="24"/>
        </w:rPr>
      </w:pPr>
    </w:p>
    <w:p w:rsidR="00E66B06" w:rsidRPr="008C6831" w:rsidRDefault="00E66B06" w:rsidP="00E66B06">
      <w:pPr>
        <w:shd w:val="clear" w:color="auto" w:fill="FFFFFF"/>
        <w:spacing w:after="0" w:line="240" w:lineRule="auto"/>
        <w:jc w:val="both"/>
        <w:textAlignment w:val="baseline"/>
        <w:rPr>
          <w:rFonts w:ascii="Maiandra GD" w:eastAsia="Times New Roman" w:hAnsi="Maiandra GD" w:cs="Segoe UI"/>
          <w:color w:val="212529"/>
          <w:sz w:val="24"/>
          <w:szCs w:val="24"/>
        </w:rPr>
      </w:pPr>
      <w:r w:rsidRPr="008C6831">
        <w:rPr>
          <w:rFonts w:ascii="Maiandra GD" w:eastAsia="Times New Roman" w:hAnsi="Maiandra GD" w:cs="Arial"/>
          <w:b/>
          <w:bCs/>
          <w:color w:val="000000"/>
          <w:sz w:val="24"/>
          <w:szCs w:val="24"/>
        </w:rPr>
        <w:t>Authentication </w:t>
      </w:r>
      <w:r w:rsidRPr="008C6831">
        <w:rPr>
          <w:rFonts w:ascii="Maiandra GD" w:eastAsia="Times New Roman" w:hAnsi="Maiandra GD" w:cs="Arial"/>
          <w:color w:val="000000"/>
          <w:sz w:val="24"/>
          <w:szCs w:val="24"/>
          <w:bdr w:val="none" w:sz="0" w:space="0" w:color="auto" w:frame="1"/>
        </w:rPr>
        <w:t>is the process of identifying the user. For example, one user let’s say James logs in with his username and password, and the server uses his username and password to authenticate James.</w:t>
      </w:r>
    </w:p>
    <w:p w:rsidR="00E66B06" w:rsidRPr="008C6831" w:rsidRDefault="00E66B06" w:rsidP="00E66B06">
      <w:pPr>
        <w:shd w:val="clear" w:color="auto" w:fill="FFFFFF"/>
        <w:spacing w:after="0" w:line="240" w:lineRule="auto"/>
        <w:jc w:val="both"/>
        <w:textAlignment w:val="baseline"/>
        <w:rPr>
          <w:rFonts w:ascii="Maiandra GD" w:eastAsia="Times New Roman" w:hAnsi="Maiandra GD" w:cs="Arial"/>
          <w:b/>
          <w:bCs/>
          <w:color w:val="000000"/>
          <w:sz w:val="24"/>
          <w:szCs w:val="24"/>
        </w:rPr>
      </w:pPr>
    </w:p>
    <w:p w:rsidR="00E66B06" w:rsidRPr="008C6831" w:rsidRDefault="00E66B06" w:rsidP="00E66B06">
      <w:pPr>
        <w:shd w:val="clear" w:color="auto" w:fill="FFFFFF"/>
        <w:spacing w:after="0" w:line="240" w:lineRule="auto"/>
        <w:jc w:val="both"/>
        <w:textAlignment w:val="baseline"/>
        <w:rPr>
          <w:rFonts w:ascii="Maiandra GD" w:eastAsia="Times New Roman" w:hAnsi="Maiandra GD" w:cs="Segoe UI"/>
          <w:color w:val="212529"/>
          <w:sz w:val="24"/>
          <w:szCs w:val="24"/>
        </w:rPr>
      </w:pPr>
      <w:r w:rsidRPr="008C6831">
        <w:rPr>
          <w:rFonts w:ascii="Maiandra GD" w:eastAsia="Times New Roman" w:hAnsi="Maiandra GD" w:cs="Arial"/>
          <w:b/>
          <w:bCs/>
          <w:color w:val="000000"/>
          <w:sz w:val="24"/>
          <w:szCs w:val="24"/>
        </w:rPr>
        <w:t>Authorization </w:t>
      </w:r>
      <w:r w:rsidRPr="008C6831">
        <w:rPr>
          <w:rFonts w:ascii="Maiandra GD" w:eastAsia="Times New Roman" w:hAnsi="Maiandra GD" w:cs="Arial"/>
          <w:color w:val="000000"/>
          <w:sz w:val="24"/>
          <w:szCs w:val="24"/>
          <w:bdr w:val="none" w:sz="0" w:space="0" w:color="auto" w:frame="1"/>
        </w:rPr>
        <w:t>is the process of deciding whether the authenticated user is allowed to perform an action on a specific resource (Web API Resource) or not. For example, James (who is an authenticated user) has the permission to get a resource but does not have the permission to create a resource.</w:t>
      </w:r>
    </w:p>
    <w:p w:rsidR="00E66B06" w:rsidRPr="008C6831" w:rsidRDefault="00E66B06" w:rsidP="00E66B06">
      <w:pPr>
        <w:shd w:val="clear" w:color="auto" w:fill="FFFFFF"/>
        <w:spacing w:after="0" w:line="240" w:lineRule="auto"/>
        <w:jc w:val="both"/>
        <w:textAlignment w:val="baseline"/>
        <w:outlineLvl w:val="4"/>
        <w:rPr>
          <w:rFonts w:ascii="Maiandra GD" w:eastAsia="Times New Roman" w:hAnsi="Maiandra GD" w:cs="Arial"/>
          <w:b/>
          <w:bCs/>
          <w:color w:val="000000"/>
          <w:sz w:val="24"/>
          <w:szCs w:val="24"/>
        </w:rPr>
      </w:pPr>
    </w:p>
    <w:p w:rsidR="00E66B06" w:rsidRPr="008C6831" w:rsidRDefault="00E66B06" w:rsidP="00E66B06">
      <w:pPr>
        <w:shd w:val="clear" w:color="auto" w:fill="FFFFFF"/>
        <w:spacing w:after="0" w:line="240" w:lineRule="auto"/>
        <w:jc w:val="both"/>
        <w:textAlignment w:val="baseline"/>
        <w:outlineLvl w:val="4"/>
        <w:rPr>
          <w:rFonts w:ascii="Maiandra GD" w:eastAsia="Times New Roman" w:hAnsi="Maiandra GD" w:cs="Arial"/>
          <w:b/>
          <w:bCs/>
          <w:color w:val="000000"/>
          <w:sz w:val="24"/>
          <w:szCs w:val="24"/>
        </w:rPr>
      </w:pPr>
      <w:r w:rsidRPr="008C6831">
        <w:rPr>
          <w:rFonts w:ascii="Maiandra GD" w:eastAsia="Times New Roman" w:hAnsi="Maiandra GD" w:cs="Arial"/>
          <w:b/>
          <w:bCs/>
          <w:color w:val="000000"/>
          <w:sz w:val="24"/>
          <w:szCs w:val="24"/>
        </w:rPr>
        <w:t>Authentication in Web API</w:t>
      </w:r>
    </w:p>
    <w:p w:rsidR="00E66B06" w:rsidRPr="008C6831" w:rsidRDefault="00E66B06" w:rsidP="00E66B06">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p>
    <w:p w:rsidR="00E66B06" w:rsidRPr="008C6831" w:rsidRDefault="00E66B06" w:rsidP="00E66B06">
      <w:pPr>
        <w:shd w:val="clear" w:color="auto" w:fill="FFFFFF"/>
        <w:spacing w:after="0" w:line="240" w:lineRule="auto"/>
        <w:jc w:val="both"/>
        <w:textAlignment w:val="baseline"/>
        <w:rPr>
          <w:rFonts w:ascii="Maiandra GD" w:eastAsia="Times New Roman" w:hAnsi="Maiandra GD" w:cs="Segoe UI"/>
          <w:color w:val="212529"/>
          <w:sz w:val="24"/>
          <w:szCs w:val="24"/>
        </w:rPr>
      </w:pPr>
      <w:r w:rsidRPr="008C6831">
        <w:rPr>
          <w:rFonts w:ascii="Maiandra GD" w:eastAsia="Times New Roman" w:hAnsi="Maiandra GD" w:cs="Arial"/>
          <w:color w:val="000000"/>
          <w:sz w:val="24"/>
          <w:szCs w:val="24"/>
          <w:bdr w:val="none" w:sz="0" w:space="0" w:color="auto" w:frame="1"/>
        </w:rPr>
        <w:t>The Web API Service assumes that the authentication process should happen in the host Server and we generally host the Web API Service at IIS. The IIS Server uses the</w:t>
      </w:r>
      <w:r w:rsidRPr="008C6831">
        <w:rPr>
          <w:rFonts w:ascii="Maiandra GD" w:eastAsia="Times New Roman" w:hAnsi="Maiandra GD" w:cs="Arial"/>
          <w:color w:val="212529"/>
          <w:sz w:val="24"/>
          <w:szCs w:val="24"/>
          <w:bdr w:val="none" w:sz="0" w:space="0" w:color="auto" w:frame="1"/>
        </w:rPr>
        <w:t> </w:t>
      </w:r>
      <w:r w:rsidRPr="008C6831">
        <w:rPr>
          <w:rFonts w:ascii="Maiandra GD" w:eastAsia="Times New Roman" w:hAnsi="Maiandra GD" w:cs="Arial"/>
          <w:b/>
          <w:bCs/>
          <w:color w:val="0000FF"/>
          <w:sz w:val="24"/>
          <w:szCs w:val="24"/>
        </w:rPr>
        <w:t>HTTP modules</w:t>
      </w:r>
      <w:r w:rsidRPr="008C6831">
        <w:rPr>
          <w:rFonts w:ascii="Maiandra GD" w:eastAsia="Times New Roman" w:hAnsi="Maiandra GD" w:cs="Arial"/>
          <w:color w:val="212529"/>
          <w:sz w:val="24"/>
          <w:szCs w:val="24"/>
          <w:bdr w:val="none" w:sz="0" w:space="0" w:color="auto" w:frame="1"/>
        </w:rPr>
        <w:t> </w:t>
      </w:r>
      <w:r w:rsidRPr="008C6831">
        <w:rPr>
          <w:rFonts w:ascii="Maiandra GD" w:eastAsia="Times New Roman" w:hAnsi="Maiandra GD" w:cs="Arial"/>
          <w:color w:val="000000"/>
          <w:sz w:val="24"/>
          <w:szCs w:val="24"/>
          <w:bdr w:val="none" w:sz="0" w:space="0" w:color="auto" w:frame="1"/>
        </w:rPr>
        <w:t>for checking the authentication of a user. You can configure your project to use any of the built-in authentication modules which are available in IIS or ASP.NET, or you can also create your own HTTP module to perform custom authentication.</w:t>
      </w:r>
    </w:p>
    <w:p w:rsidR="00E66B06" w:rsidRPr="008C6831" w:rsidRDefault="00E66B06" w:rsidP="00E66B06">
      <w:pPr>
        <w:shd w:val="clear" w:color="auto" w:fill="FFFFFF"/>
        <w:spacing w:after="0" w:line="240" w:lineRule="auto"/>
        <w:jc w:val="both"/>
        <w:textAlignment w:val="baseline"/>
        <w:rPr>
          <w:rFonts w:ascii="Maiandra GD" w:eastAsia="Times New Roman" w:hAnsi="Maiandra GD" w:cs="Segoe UI"/>
          <w:color w:val="212529"/>
          <w:sz w:val="24"/>
          <w:szCs w:val="24"/>
        </w:rPr>
      </w:pPr>
      <w:r w:rsidRPr="008C6831">
        <w:rPr>
          <w:rFonts w:ascii="Maiandra GD" w:eastAsia="Times New Roman" w:hAnsi="Maiandra GD" w:cs="Arial"/>
          <w:color w:val="000000"/>
          <w:sz w:val="24"/>
          <w:szCs w:val="24"/>
          <w:bdr w:val="none" w:sz="0" w:space="0" w:color="auto" w:frame="1"/>
        </w:rPr>
        <w:t>When the host (IIS Server) authenticates the user, it generally creates a principal object (i.e.</w:t>
      </w:r>
      <w:r w:rsidRPr="008C6831">
        <w:rPr>
          <w:rFonts w:ascii="Maiandra GD" w:eastAsia="Times New Roman" w:hAnsi="Maiandra GD" w:cs="Arial"/>
          <w:color w:val="212529"/>
          <w:sz w:val="24"/>
          <w:szCs w:val="24"/>
          <w:bdr w:val="none" w:sz="0" w:space="0" w:color="auto" w:frame="1"/>
        </w:rPr>
        <w:t> </w:t>
      </w:r>
      <w:r w:rsidRPr="008C6831">
        <w:rPr>
          <w:rFonts w:ascii="Maiandra GD" w:eastAsia="Times New Roman" w:hAnsi="Maiandra GD" w:cs="Arial"/>
          <w:b/>
          <w:bCs/>
          <w:color w:val="0000FF"/>
          <w:sz w:val="24"/>
          <w:szCs w:val="24"/>
        </w:rPr>
        <w:t>IPrincipal</w:t>
      </w:r>
      <w:r w:rsidRPr="008C6831">
        <w:rPr>
          <w:rFonts w:ascii="Maiandra GD" w:eastAsia="Times New Roman" w:hAnsi="Maiandra GD" w:cs="Arial"/>
          <w:color w:val="0000FF"/>
          <w:sz w:val="24"/>
          <w:szCs w:val="24"/>
          <w:bdr w:val="none" w:sz="0" w:space="0" w:color="auto" w:frame="1"/>
        </w:rPr>
        <w:t> </w:t>
      </w:r>
      <w:r w:rsidRPr="008C6831">
        <w:rPr>
          <w:rFonts w:ascii="Maiandra GD" w:eastAsia="Times New Roman" w:hAnsi="Maiandra GD" w:cs="Arial"/>
          <w:color w:val="000000"/>
          <w:sz w:val="24"/>
          <w:szCs w:val="24"/>
          <w:bdr w:val="none" w:sz="0" w:space="0" w:color="auto" w:frame="1"/>
        </w:rPr>
        <w:t>object) under which the code is going to run. So, once the Principal object (</w:t>
      </w:r>
      <w:r w:rsidRPr="008C6831">
        <w:rPr>
          <w:rFonts w:ascii="Maiandra GD" w:eastAsia="Times New Roman" w:hAnsi="Maiandra GD" w:cs="Arial"/>
          <w:b/>
          <w:bCs/>
          <w:color w:val="0000FF"/>
          <w:sz w:val="24"/>
          <w:szCs w:val="24"/>
        </w:rPr>
        <w:t>IPrincipal</w:t>
      </w:r>
      <w:r w:rsidRPr="008C6831">
        <w:rPr>
          <w:rFonts w:ascii="Maiandra GD" w:eastAsia="Times New Roman" w:hAnsi="Maiandra GD" w:cs="Arial"/>
          <w:color w:val="0000FF"/>
          <w:sz w:val="24"/>
          <w:szCs w:val="24"/>
          <w:bdr w:val="none" w:sz="0" w:space="0" w:color="auto" w:frame="1"/>
        </w:rPr>
        <w:t> </w:t>
      </w:r>
      <w:r w:rsidRPr="008C6831">
        <w:rPr>
          <w:rFonts w:ascii="Maiandra GD" w:eastAsia="Times New Roman" w:hAnsi="Maiandra GD" w:cs="Arial"/>
          <w:color w:val="000000"/>
          <w:sz w:val="24"/>
          <w:szCs w:val="24"/>
          <w:bdr w:val="none" w:sz="0" w:space="0" w:color="auto" w:frame="1"/>
        </w:rPr>
        <w:t>object) is created, then the host (i.e. IIS Server) attaches that </w:t>
      </w:r>
      <w:r w:rsidRPr="008C6831">
        <w:rPr>
          <w:rFonts w:ascii="Maiandra GD" w:eastAsia="Times New Roman" w:hAnsi="Maiandra GD" w:cs="Arial"/>
          <w:b/>
          <w:bCs/>
          <w:color w:val="000000"/>
          <w:sz w:val="24"/>
          <w:szCs w:val="24"/>
        </w:rPr>
        <w:t>principal object</w:t>
      </w:r>
      <w:r w:rsidRPr="008C6831">
        <w:rPr>
          <w:rFonts w:ascii="Maiandra GD" w:eastAsia="Times New Roman" w:hAnsi="Maiandra GD" w:cs="Arial"/>
          <w:color w:val="000000"/>
          <w:sz w:val="24"/>
          <w:szCs w:val="24"/>
          <w:bdr w:val="none" w:sz="0" w:space="0" w:color="auto" w:frame="1"/>
        </w:rPr>
        <w:t> to the </w:t>
      </w:r>
      <w:r w:rsidRPr="008C6831">
        <w:rPr>
          <w:rFonts w:ascii="Maiandra GD" w:eastAsia="Times New Roman" w:hAnsi="Maiandra GD" w:cs="Arial"/>
          <w:b/>
          <w:bCs/>
          <w:color w:val="000000"/>
          <w:sz w:val="24"/>
          <w:szCs w:val="24"/>
        </w:rPr>
        <w:t>current thread</w:t>
      </w:r>
      <w:r w:rsidRPr="008C6831">
        <w:rPr>
          <w:rFonts w:ascii="Maiandra GD" w:eastAsia="Times New Roman" w:hAnsi="Maiandra GD" w:cs="Arial"/>
          <w:color w:val="000000"/>
          <w:sz w:val="24"/>
          <w:szCs w:val="24"/>
          <w:bdr w:val="none" w:sz="0" w:space="0" w:color="auto" w:frame="1"/>
        </w:rPr>
        <w:t> by setting</w:t>
      </w:r>
      <w:r w:rsidRPr="008C6831">
        <w:rPr>
          <w:rFonts w:ascii="Maiandra GD" w:eastAsia="Times New Roman" w:hAnsi="Maiandra GD" w:cs="Arial"/>
          <w:color w:val="212529"/>
          <w:sz w:val="24"/>
          <w:szCs w:val="24"/>
          <w:bdr w:val="none" w:sz="0" w:space="0" w:color="auto" w:frame="1"/>
        </w:rPr>
        <w:t> </w:t>
      </w:r>
      <w:r w:rsidRPr="008C6831">
        <w:rPr>
          <w:rFonts w:ascii="Maiandra GD" w:eastAsia="Times New Roman" w:hAnsi="Maiandra GD" w:cs="Arial"/>
          <w:b/>
          <w:bCs/>
          <w:color w:val="0000FF"/>
          <w:sz w:val="24"/>
          <w:szCs w:val="24"/>
        </w:rPr>
        <w:t>Thread.CurrentPrincipal</w:t>
      </w:r>
      <w:r w:rsidRPr="008C6831">
        <w:rPr>
          <w:rFonts w:ascii="Maiandra GD" w:eastAsia="Times New Roman" w:hAnsi="Maiandra GD" w:cs="Arial"/>
          <w:color w:val="212529"/>
          <w:sz w:val="24"/>
          <w:szCs w:val="24"/>
          <w:bdr w:val="none" w:sz="0" w:space="0" w:color="auto" w:frame="1"/>
        </w:rPr>
        <w:t>. </w:t>
      </w:r>
    </w:p>
    <w:p w:rsidR="00E66B06" w:rsidRDefault="00E66B06" w:rsidP="00E66B06">
      <w:pPr>
        <w:shd w:val="clear" w:color="auto" w:fill="FFFFFF"/>
        <w:spacing w:after="0" w:line="240" w:lineRule="auto"/>
        <w:jc w:val="both"/>
        <w:textAlignment w:val="baseline"/>
        <w:rPr>
          <w:ins w:id="0" w:author="Narendra" w:date="2021-08-21T13:04:00Z"/>
          <w:rFonts w:ascii="Maiandra GD" w:eastAsia="Times New Roman" w:hAnsi="Maiandra GD" w:cs="Arial"/>
          <w:color w:val="000000"/>
          <w:sz w:val="24"/>
          <w:szCs w:val="24"/>
          <w:bdr w:val="none" w:sz="0" w:space="0" w:color="auto" w:frame="1"/>
        </w:rPr>
      </w:pPr>
      <w:r w:rsidRPr="008C6831">
        <w:rPr>
          <w:rFonts w:ascii="Maiandra GD" w:eastAsia="Times New Roman" w:hAnsi="Maiandra GD" w:cs="Arial"/>
          <w:color w:val="000000"/>
          <w:sz w:val="24"/>
          <w:szCs w:val="24"/>
          <w:bdr w:val="none" w:sz="0" w:space="0" w:color="auto" w:frame="1"/>
        </w:rPr>
        <w:t>If you are confused at the moment about how the Principal object is created and how the principal object is attached to the current thread, </w:t>
      </w:r>
      <w:r w:rsidRPr="008C6831">
        <w:rPr>
          <w:rFonts w:ascii="Maiandra GD" w:eastAsia="Times New Roman" w:hAnsi="Maiandra GD" w:cs="Arial"/>
          <w:color w:val="000000"/>
          <w:sz w:val="24"/>
          <w:szCs w:val="24"/>
          <w:bdr w:val="none" w:sz="0" w:space="0" w:color="auto" w:frame="1"/>
          <w:shd w:val="clear" w:color="auto" w:fill="F6D5D9"/>
        </w:rPr>
        <w:t>t</w:t>
      </w:r>
      <w:r w:rsidRPr="008C6831">
        <w:rPr>
          <w:rFonts w:ascii="Maiandra GD" w:eastAsia="Times New Roman" w:hAnsi="Maiandra GD" w:cs="Arial"/>
          <w:color w:val="000000"/>
          <w:sz w:val="24"/>
          <w:szCs w:val="24"/>
          <w:bdr w:val="none" w:sz="0" w:space="0" w:color="auto" w:frame="1"/>
        </w:rPr>
        <w:t>hen don’t worry we will discuss all these things in greater detail in our upcoming articles. In this article, I am just going to give you an overview of how authentication and authorization happen in Web API services.</w:t>
      </w:r>
    </w:p>
    <w:p w:rsidR="00275001" w:rsidRPr="008C6831" w:rsidDel="00275001" w:rsidRDefault="00275001" w:rsidP="00E66B06">
      <w:pPr>
        <w:shd w:val="clear" w:color="auto" w:fill="FFFFFF"/>
        <w:spacing w:after="0" w:line="240" w:lineRule="auto"/>
        <w:jc w:val="both"/>
        <w:textAlignment w:val="baseline"/>
        <w:rPr>
          <w:del w:id="1" w:author="Narendra" w:date="2021-08-21T13:04:00Z"/>
          <w:rFonts w:ascii="Maiandra GD" w:eastAsia="Times New Roman" w:hAnsi="Maiandra GD" w:cs="Arial"/>
          <w:color w:val="000000"/>
          <w:sz w:val="24"/>
          <w:szCs w:val="24"/>
          <w:bdr w:val="none" w:sz="0" w:space="0" w:color="auto" w:frame="1"/>
        </w:rPr>
      </w:pPr>
    </w:p>
    <w:p w:rsidR="00E66B06" w:rsidRPr="008C6831" w:rsidRDefault="00E66B06" w:rsidP="00E66B06">
      <w:pPr>
        <w:shd w:val="clear" w:color="auto" w:fill="FFFFFF"/>
        <w:spacing w:after="0" w:line="240" w:lineRule="auto"/>
        <w:jc w:val="both"/>
        <w:textAlignment w:val="baseline"/>
        <w:rPr>
          <w:rFonts w:ascii="Maiandra GD" w:eastAsia="Times New Roman" w:hAnsi="Maiandra GD" w:cs="Segoe UI"/>
          <w:color w:val="212529"/>
          <w:sz w:val="24"/>
          <w:szCs w:val="24"/>
          <w:rPrChange w:id="2" w:author="Narendra" w:date="2021-08-21T13:02:00Z">
            <w:rPr>
              <w:rFonts w:ascii="Maiandra GD" w:eastAsia="Times New Roman" w:hAnsi="Maiandra GD" w:cs="Segoe UI"/>
              <w:color w:val="212529"/>
              <w:sz w:val="24"/>
              <w:szCs w:val="24"/>
            </w:rPr>
          </w:rPrChange>
        </w:rPr>
      </w:pPr>
    </w:p>
    <w:p w:rsidR="00E66B06" w:rsidRDefault="00E66B06" w:rsidP="00E66B06">
      <w:pPr>
        <w:shd w:val="clear" w:color="auto" w:fill="FFFFFF"/>
        <w:spacing w:after="0" w:line="240" w:lineRule="auto"/>
        <w:textAlignment w:val="baseline"/>
        <w:outlineLvl w:val="4"/>
        <w:rPr>
          <w:ins w:id="3" w:author="Narendra" w:date="2021-08-21T13:03:00Z"/>
          <w:rFonts w:ascii="Maiandra GD" w:eastAsia="Times New Roman" w:hAnsi="Maiandra GD" w:cs="Arial"/>
          <w:b/>
          <w:bCs/>
          <w:color w:val="000000"/>
          <w:sz w:val="24"/>
          <w:szCs w:val="24"/>
        </w:rPr>
      </w:pPr>
      <w:r w:rsidRPr="008C6831">
        <w:rPr>
          <w:rFonts w:ascii="Maiandra GD" w:eastAsia="Times New Roman" w:hAnsi="Maiandra GD" w:cs="Arial"/>
          <w:b/>
          <w:bCs/>
          <w:color w:val="000000"/>
          <w:sz w:val="24"/>
          <w:szCs w:val="24"/>
          <w:rPrChange w:id="4" w:author="Narendra" w:date="2021-08-21T13:02:00Z">
            <w:rPr>
              <w:rFonts w:ascii="Maiandra GD" w:eastAsia="Times New Roman" w:hAnsi="Maiandra GD" w:cs="Arial"/>
              <w:b/>
              <w:bCs/>
              <w:color w:val="000000"/>
              <w:sz w:val="24"/>
              <w:szCs w:val="24"/>
            </w:rPr>
          </w:rPrChange>
        </w:rPr>
        <w:t>Understanding Principal Object</w:t>
      </w:r>
    </w:p>
    <w:p w:rsidR="00275001" w:rsidRPr="008C6831" w:rsidDel="00275001" w:rsidRDefault="00275001" w:rsidP="00E66B06">
      <w:pPr>
        <w:shd w:val="clear" w:color="auto" w:fill="FFFFFF"/>
        <w:spacing w:after="0" w:line="240" w:lineRule="auto"/>
        <w:textAlignment w:val="baseline"/>
        <w:outlineLvl w:val="4"/>
        <w:rPr>
          <w:del w:id="5" w:author="Narendra" w:date="2021-08-21T13:03:00Z"/>
          <w:rFonts w:ascii="Maiandra GD" w:eastAsia="Times New Roman" w:hAnsi="Maiandra GD" w:cs="Arial"/>
          <w:b/>
          <w:bCs/>
          <w:color w:val="000000"/>
          <w:sz w:val="24"/>
          <w:szCs w:val="24"/>
        </w:rPr>
      </w:pPr>
    </w:p>
    <w:p w:rsidR="00E66B06" w:rsidRPr="008C6831" w:rsidDel="00275001" w:rsidRDefault="00E66B06" w:rsidP="00E66B06">
      <w:pPr>
        <w:shd w:val="clear" w:color="auto" w:fill="FFFFFF"/>
        <w:spacing w:after="0" w:line="240" w:lineRule="auto"/>
        <w:textAlignment w:val="baseline"/>
        <w:outlineLvl w:val="4"/>
        <w:rPr>
          <w:del w:id="6" w:author="Narendra" w:date="2021-08-21T13:03:00Z"/>
          <w:rFonts w:ascii="Maiandra GD" w:eastAsia="Times New Roman" w:hAnsi="Maiandra GD" w:cs="Segoe UI"/>
          <w:color w:val="3A3A3A"/>
          <w:sz w:val="24"/>
          <w:szCs w:val="24"/>
        </w:rPr>
      </w:pPr>
    </w:p>
    <w:p w:rsidR="00E66B06" w:rsidRPr="008C6831" w:rsidRDefault="00E66B06" w:rsidP="00E66B06">
      <w:pPr>
        <w:shd w:val="clear" w:color="auto" w:fill="FFFFFF"/>
        <w:spacing w:after="0" w:line="240" w:lineRule="auto"/>
        <w:jc w:val="both"/>
        <w:textAlignment w:val="baseline"/>
        <w:rPr>
          <w:rFonts w:ascii="Maiandra GD" w:eastAsia="Times New Roman" w:hAnsi="Maiandra GD" w:cs="Segoe UI"/>
          <w:color w:val="212529"/>
          <w:sz w:val="24"/>
          <w:szCs w:val="24"/>
          <w:rPrChange w:id="7" w:author="Narendra" w:date="2021-08-21T13:02:00Z">
            <w:rPr>
              <w:rFonts w:ascii="Maiandra GD" w:eastAsia="Times New Roman" w:hAnsi="Maiandra GD" w:cs="Segoe UI"/>
              <w:color w:val="212529"/>
              <w:sz w:val="24"/>
              <w:szCs w:val="24"/>
            </w:rPr>
          </w:rPrChange>
        </w:rPr>
      </w:pPr>
      <w:r w:rsidRPr="008C6831">
        <w:rPr>
          <w:rFonts w:ascii="Maiandra GD" w:eastAsia="Times New Roman" w:hAnsi="Maiandra GD" w:cs="Arial"/>
          <w:color w:val="000000"/>
          <w:sz w:val="24"/>
          <w:szCs w:val="24"/>
          <w:bdr w:val="none" w:sz="0" w:space="0" w:color="auto" w:frame="1"/>
        </w:rPr>
        <w:t>The Principal object contains two things one is the </w:t>
      </w:r>
      <w:r w:rsidRPr="008C6831">
        <w:rPr>
          <w:rFonts w:ascii="Maiandra GD" w:eastAsia="Times New Roman" w:hAnsi="Maiandra GD" w:cs="Arial"/>
          <w:b/>
          <w:bCs/>
          <w:color w:val="000000"/>
          <w:sz w:val="24"/>
          <w:szCs w:val="24"/>
        </w:rPr>
        <w:t>Identity</w:t>
      </w:r>
      <w:r w:rsidRPr="008C6831">
        <w:rPr>
          <w:rFonts w:ascii="Maiandra GD" w:eastAsia="Times New Roman" w:hAnsi="Maiandra GD" w:cs="Arial"/>
          <w:color w:val="000000"/>
          <w:sz w:val="24"/>
          <w:szCs w:val="24"/>
          <w:bdr w:val="none" w:sz="0" w:space="0" w:color="auto" w:frame="1"/>
        </w:rPr>
        <w:t> object which actually contains the information about the user and the other one is the </w:t>
      </w:r>
      <w:r w:rsidRPr="008C6831">
        <w:rPr>
          <w:rFonts w:ascii="Maiandra GD" w:eastAsia="Times New Roman" w:hAnsi="Maiandra GD" w:cs="Arial"/>
          <w:b/>
          <w:bCs/>
          <w:color w:val="000000"/>
          <w:sz w:val="24"/>
          <w:szCs w:val="24"/>
          <w:rPrChange w:id="8" w:author="Narendra" w:date="2021-08-21T13:02:00Z">
            <w:rPr>
              <w:rFonts w:ascii="Maiandra GD" w:eastAsia="Times New Roman" w:hAnsi="Maiandra GD" w:cs="Arial"/>
              <w:b/>
              <w:bCs/>
              <w:color w:val="000000"/>
              <w:sz w:val="24"/>
              <w:szCs w:val="24"/>
            </w:rPr>
          </w:rPrChange>
        </w:rPr>
        <w:t>IsInRole</w:t>
      </w:r>
      <w:r w:rsidRPr="008C6831">
        <w:rPr>
          <w:rFonts w:ascii="Maiandra GD" w:eastAsia="Times New Roman" w:hAnsi="Maiandra GD" w:cs="Arial"/>
          <w:color w:val="000000"/>
          <w:sz w:val="24"/>
          <w:szCs w:val="24"/>
          <w:bdr w:val="none" w:sz="0" w:space="0" w:color="auto" w:frame="1"/>
        </w:rPr>
        <w:t xml:space="preserve"> property </w:t>
      </w:r>
      <w:r w:rsidRPr="008C6831">
        <w:rPr>
          <w:rFonts w:ascii="Maiandra GD" w:eastAsia="Times New Roman" w:hAnsi="Maiandra GD" w:cs="Arial"/>
          <w:color w:val="000000"/>
          <w:sz w:val="24"/>
          <w:szCs w:val="24"/>
          <w:bdr w:val="none" w:sz="0" w:space="0" w:color="auto" w:frame="1"/>
        </w:rPr>
        <w:lastRenderedPageBreak/>
        <w:t>which is a boolean property and this property is set to true if the user is assigned with any roles else false. The following diagram shows the IPrincipal interface definition.</w:t>
      </w:r>
    </w:p>
    <w:p w:rsidR="00E66B06" w:rsidRDefault="00E66B06" w:rsidP="00E66B06">
      <w:pPr>
        <w:shd w:val="clear" w:color="auto" w:fill="FFFFFF"/>
        <w:spacing w:after="384" w:line="240" w:lineRule="auto"/>
        <w:textAlignment w:val="baseline"/>
        <w:rPr>
          <w:rFonts w:ascii="Maiandra GD" w:eastAsia="Times New Roman" w:hAnsi="Maiandra GD" w:cs="Segoe UI"/>
          <w:color w:val="212529"/>
          <w:sz w:val="24"/>
          <w:szCs w:val="24"/>
        </w:rPr>
      </w:pPr>
      <w:r w:rsidRPr="008C6831">
        <w:rPr>
          <w:rFonts w:ascii="Maiandra GD" w:eastAsia="Times New Roman" w:hAnsi="Maiandra GD" w:cs="Segoe UI"/>
          <w:noProof/>
          <w:color w:val="212529"/>
          <w:sz w:val="24"/>
          <w:szCs w:val="24"/>
        </w:rPr>
        <w:drawing>
          <wp:inline distT="0" distB="0" distL="0" distR="0">
            <wp:extent cx="4419600" cy="2238375"/>
            <wp:effectExtent l="19050" t="0" r="0" b="0"/>
            <wp:docPr id="1" name="Picture 1" descr="Authentication and Authorization in Web API - IPrincipal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hentication and Authorization in Web API - IPrincipal Object"/>
                    <pic:cNvPicPr>
                      <a:picLocks noChangeAspect="1" noChangeArrowheads="1"/>
                    </pic:cNvPicPr>
                  </pic:nvPicPr>
                  <pic:blipFill>
                    <a:blip r:embed="rId5"/>
                    <a:srcRect/>
                    <a:stretch>
                      <a:fillRect/>
                    </a:stretch>
                  </pic:blipFill>
                  <pic:spPr bwMode="auto">
                    <a:xfrm>
                      <a:off x="0" y="0"/>
                      <a:ext cx="4419600" cy="2238375"/>
                    </a:xfrm>
                    <a:prstGeom prst="rect">
                      <a:avLst/>
                    </a:prstGeom>
                    <a:noFill/>
                    <a:ln w="9525">
                      <a:noFill/>
                      <a:miter lim="800000"/>
                      <a:headEnd/>
                      <a:tailEnd/>
                    </a:ln>
                  </pic:spPr>
                </pic:pic>
              </a:graphicData>
            </a:graphic>
          </wp:inline>
        </w:drawing>
      </w:r>
    </w:p>
    <w:p w:rsidR="00275001" w:rsidRPr="008C6831" w:rsidRDefault="00275001" w:rsidP="00E66B06">
      <w:pPr>
        <w:shd w:val="clear" w:color="auto" w:fill="FFFFFF"/>
        <w:spacing w:after="384" w:line="240" w:lineRule="auto"/>
        <w:textAlignment w:val="baseline"/>
        <w:rPr>
          <w:rFonts w:ascii="Maiandra GD" w:eastAsia="Times New Roman" w:hAnsi="Maiandra GD" w:cs="Segoe UI"/>
          <w:color w:val="212529"/>
          <w:sz w:val="24"/>
          <w:szCs w:val="24"/>
        </w:rPr>
      </w:pPr>
    </w:p>
    <w:p w:rsidR="00E66B06" w:rsidRDefault="00E66B06" w:rsidP="00E66B06">
      <w:pPr>
        <w:shd w:val="clear" w:color="auto" w:fill="FFFFFF"/>
        <w:spacing w:after="0" w:line="240" w:lineRule="auto"/>
        <w:jc w:val="both"/>
        <w:textAlignment w:val="baseline"/>
        <w:rPr>
          <w:rFonts w:ascii="Maiandra GD" w:eastAsia="Times New Roman" w:hAnsi="Maiandra GD" w:cs="Arial"/>
          <w:color w:val="000000"/>
          <w:sz w:val="24"/>
          <w:szCs w:val="24"/>
          <w:bdr w:val="none" w:sz="0" w:space="0" w:color="auto" w:frame="1"/>
        </w:rPr>
      </w:pPr>
      <w:r w:rsidRPr="008C6831">
        <w:rPr>
          <w:rFonts w:ascii="Maiandra GD" w:eastAsia="Times New Roman" w:hAnsi="Maiandra GD" w:cs="Arial"/>
          <w:color w:val="000000"/>
          <w:sz w:val="24"/>
          <w:szCs w:val="24"/>
          <w:bdr w:val="none" w:sz="0" w:space="0" w:color="auto" w:frame="1"/>
        </w:rPr>
        <w:t>Let’s have a look at the Identity interface definition which contains the user’s information.</w:t>
      </w:r>
    </w:p>
    <w:p w:rsidR="00275001" w:rsidRPr="008C6831" w:rsidRDefault="00275001" w:rsidP="00E66B06">
      <w:pPr>
        <w:shd w:val="clear" w:color="auto" w:fill="FFFFFF"/>
        <w:spacing w:after="0" w:line="240" w:lineRule="auto"/>
        <w:jc w:val="both"/>
        <w:textAlignment w:val="baseline"/>
        <w:rPr>
          <w:rFonts w:ascii="Maiandra GD" w:eastAsia="Times New Roman" w:hAnsi="Maiandra GD" w:cs="Segoe UI"/>
          <w:color w:val="212529"/>
          <w:sz w:val="24"/>
          <w:szCs w:val="24"/>
        </w:rPr>
      </w:pPr>
    </w:p>
    <w:p w:rsidR="00E66B06" w:rsidRDefault="00E66B06" w:rsidP="00E66B06">
      <w:pPr>
        <w:shd w:val="clear" w:color="auto" w:fill="FFFFFF"/>
        <w:spacing w:after="384" w:line="240" w:lineRule="auto"/>
        <w:textAlignment w:val="baseline"/>
        <w:rPr>
          <w:rFonts w:ascii="Maiandra GD" w:eastAsia="Times New Roman" w:hAnsi="Maiandra GD" w:cs="Segoe UI"/>
          <w:color w:val="212529"/>
          <w:sz w:val="24"/>
          <w:szCs w:val="24"/>
        </w:rPr>
      </w:pPr>
      <w:r w:rsidRPr="008C6831">
        <w:rPr>
          <w:rFonts w:ascii="Maiandra GD" w:eastAsia="Times New Roman" w:hAnsi="Maiandra GD" w:cs="Segoe UI"/>
          <w:noProof/>
          <w:color w:val="212529"/>
          <w:sz w:val="24"/>
          <w:szCs w:val="24"/>
        </w:rPr>
        <w:drawing>
          <wp:inline distT="0" distB="0" distL="0" distR="0">
            <wp:extent cx="4791075" cy="2247900"/>
            <wp:effectExtent l="19050" t="0" r="9525" b="0"/>
            <wp:docPr id="2" name="Picture 2" descr="Authentication and Authorization in Web API - IIdentity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uthentication and Authorization in Web API - IIdentity Object"/>
                    <pic:cNvPicPr>
                      <a:picLocks noChangeAspect="1" noChangeArrowheads="1"/>
                    </pic:cNvPicPr>
                  </pic:nvPicPr>
                  <pic:blipFill>
                    <a:blip r:embed="rId6"/>
                    <a:srcRect/>
                    <a:stretch>
                      <a:fillRect/>
                    </a:stretch>
                  </pic:blipFill>
                  <pic:spPr bwMode="auto">
                    <a:xfrm>
                      <a:off x="0" y="0"/>
                      <a:ext cx="4791075" cy="2247900"/>
                    </a:xfrm>
                    <a:prstGeom prst="rect">
                      <a:avLst/>
                    </a:prstGeom>
                    <a:noFill/>
                    <a:ln w="9525">
                      <a:noFill/>
                      <a:miter lim="800000"/>
                      <a:headEnd/>
                      <a:tailEnd/>
                    </a:ln>
                  </pic:spPr>
                </pic:pic>
              </a:graphicData>
            </a:graphic>
          </wp:inline>
        </w:drawing>
      </w:r>
    </w:p>
    <w:p w:rsidR="00E66B06" w:rsidRPr="008C6831" w:rsidRDefault="00E66B06" w:rsidP="00E66B06">
      <w:pPr>
        <w:shd w:val="clear" w:color="auto" w:fill="FFFFFF"/>
        <w:spacing w:after="0" w:line="240" w:lineRule="auto"/>
        <w:jc w:val="both"/>
        <w:textAlignment w:val="baseline"/>
        <w:rPr>
          <w:rFonts w:ascii="Maiandra GD" w:eastAsia="Times New Roman" w:hAnsi="Maiandra GD" w:cs="Segoe UI"/>
          <w:color w:val="212529"/>
          <w:sz w:val="24"/>
          <w:szCs w:val="24"/>
          <w:rPrChange w:id="9" w:author="Narendra" w:date="2021-08-21T13:02:00Z">
            <w:rPr>
              <w:rFonts w:ascii="Maiandra GD" w:eastAsia="Times New Roman" w:hAnsi="Maiandra GD" w:cs="Segoe UI"/>
              <w:color w:val="212529"/>
              <w:sz w:val="24"/>
              <w:szCs w:val="24"/>
            </w:rPr>
          </w:rPrChange>
        </w:rPr>
      </w:pPr>
      <w:r w:rsidRPr="008C6831">
        <w:rPr>
          <w:rFonts w:ascii="Maiandra GD" w:eastAsia="Times New Roman" w:hAnsi="Maiandra GD" w:cs="Arial"/>
          <w:color w:val="000000"/>
          <w:sz w:val="24"/>
          <w:szCs w:val="24"/>
          <w:bdr w:val="none" w:sz="0" w:space="0" w:color="auto" w:frame="1"/>
        </w:rPr>
        <w:t>The Identity Object which is a property</w:t>
      </w:r>
      <w:r w:rsidRPr="008C6831">
        <w:rPr>
          <w:rFonts w:ascii="Maiandra GD" w:eastAsia="Times New Roman" w:hAnsi="Maiandra GD" w:cs="Arial"/>
          <w:color w:val="000000"/>
          <w:sz w:val="24"/>
          <w:szCs w:val="24"/>
          <w:bdr w:val="none" w:sz="0" w:space="0" w:color="auto" w:frame="1"/>
          <w:rPrChange w:id="10" w:author="Narendra" w:date="2021-08-21T13:02:00Z">
            <w:rPr>
              <w:rFonts w:ascii="Maiandra GD" w:eastAsia="Times New Roman" w:hAnsi="Maiandra GD" w:cs="Arial"/>
              <w:color w:val="000000"/>
              <w:sz w:val="24"/>
              <w:szCs w:val="24"/>
              <w:bdr w:val="none" w:sz="0" w:space="0" w:color="auto" w:frame="1"/>
            </w:rPr>
          </w:rPrChange>
        </w:rPr>
        <w:t xml:space="preserve"> of Principal Object contains three properties i.e. </w:t>
      </w:r>
      <w:r w:rsidRPr="008C6831">
        <w:rPr>
          <w:rFonts w:ascii="Maiandra GD" w:eastAsia="Times New Roman" w:hAnsi="Maiandra GD" w:cs="Arial"/>
          <w:b/>
          <w:bCs/>
          <w:color w:val="000000"/>
          <w:sz w:val="24"/>
          <w:szCs w:val="24"/>
          <w:rPrChange w:id="11" w:author="Narendra" w:date="2021-08-21T13:02:00Z">
            <w:rPr>
              <w:rFonts w:ascii="Maiandra GD" w:eastAsia="Times New Roman" w:hAnsi="Maiandra GD" w:cs="Arial"/>
              <w:b/>
              <w:bCs/>
              <w:color w:val="000000"/>
              <w:sz w:val="24"/>
              <w:szCs w:val="24"/>
            </w:rPr>
          </w:rPrChange>
        </w:rPr>
        <w:t>Name</w:t>
      </w:r>
      <w:r w:rsidRPr="008C6831">
        <w:rPr>
          <w:rFonts w:ascii="Maiandra GD" w:eastAsia="Times New Roman" w:hAnsi="Maiandra GD" w:cs="Arial"/>
          <w:color w:val="000000"/>
          <w:sz w:val="24"/>
          <w:szCs w:val="24"/>
          <w:bdr w:val="none" w:sz="0" w:space="0" w:color="auto" w:frame="1"/>
          <w:rPrChange w:id="12" w:author="Narendra" w:date="2021-08-21T13:02:00Z">
            <w:rPr>
              <w:rFonts w:ascii="Maiandra GD" w:eastAsia="Times New Roman" w:hAnsi="Maiandra GD" w:cs="Arial"/>
              <w:color w:val="000000"/>
              <w:sz w:val="24"/>
              <w:szCs w:val="24"/>
              <w:bdr w:val="none" w:sz="0" w:space="0" w:color="auto" w:frame="1"/>
            </w:rPr>
          </w:rPrChange>
        </w:rPr>
        <w:t> (string type), </w:t>
      </w:r>
      <w:r w:rsidRPr="008C6831">
        <w:rPr>
          <w:rFonts w:ascii="Maiandra GD" w:eastAsia="Times New Roman" w:hAnsi="Maiandra GD" w:cs="Arial"/>
          <w:b/>
          <w:bCs/>
          <w:color w:val="000000"/>
          <w:sz w:val="24"/>
          <w:szCs w:val="24"/>
          <w:rPrChange w:id="13" w:author="Narendra" w:date="2021-08-21T13:02:00Z">
            <w:rPr>
              <w:rFonts w:ascii="Maiandra GD" w:eastAsia="Times New Roman" w:hAnsi="Maiandra GD" w:cs="Arial"/>
              <w:b/>
              <w:bCs/>
              <w:color w:val="000000"/>
              <w:sz w:val="24"/>
              <w:szCs w:val="24"/>
            </w:rPr>
          </w:rPrChange>
        </w:rPr>
        <w:t>AuthenticationType </w:t>
      </w:r>
      <w:r w:rsidRPr="008C6831">
        <w:rPr>
          <w:rFonts w:ascii="Maiandra GD" w:eastAsia="Times New Roman" w:hAnsi="Maiandra GD" w:cs="Arial"/>
          <w:color w:val="000000"/>
          <w:sz w:val="24"/>
          <w:szCs w:val="24"/>
          <w:bdr w:val="none" w:sz="0" w:space="0" w:color="auto" w:frame="1"/>
          <w:rPrChange w:id="14" w:author="Narendra" w:date="2021-08-21T13:02:00Z">
            <w:rPr>
              <w:rFonts w:ascii="Maiandra GD" w:eastAsia="Times New Roman" w:hAnsi="Maiandra GD" w:cs="Arial"/>
              <w:color w:val="000000"/>
              <w:sz w:val="24"/>
              <w:szCs w:val="24"/>
              <w:bdr w:val="none" w:sz="0" w:space="0" w:color="auto" w:frame="1"/>
            </w:rPr>
          </w:rPrChange>
        </w:rPr>
        <w:t>(string type), and </w:t>
      </w:r>
      <w:r w:rsidRPr="008C6831">
        <w:rPr>
          <w:rFonts w:ascii="Maiandra GD" w:eastAsia="Times New Roman" w:hAnsi="Maiandra GD" w:cs="Arial"/>
          <w:b/>
          <w:bCs/>
          <w:color w:val="000000"/>
          <w:sz w:val="24"/>
          <w:szCs w:val="24"/>
          <w:rPrChange w:id="15" w:author="Narendra" w:date="2021-08-21T13:02:00Z">
            <w:rPr>
              <w:rFonts w:ascii="Maiandra GD" w:eastAsia="Times New Roman" w:hAnsi="Maiandra GD" w:cs="Arial"/>
              <w:b/>
              <w:bCs/>
              <w:color w:val="000000"/>
              <w:sz w:val="24"/>
              <w:szCs w:val="24"/>
            </w:rPr>
          </w:rPrChange>
        </w:rPr>
        <w:t>IsAuthenticated</w:t>
      </w:r>
      <w:r w:rsidRPr="008C6831">
        <w:rPr>
          <w:rFonts w:ascii="Maiandra GD" w:eastAsia="Times New Roman" w:hAnsi="Maiandra GD" w:cs="Arial"/>
          <w:color w:val="000000"/>
          <w:sz w:val="24"/>
          <w:szCs w:val="24"/>
          <w:bdr w:val="none" w:sz="0" w:space="0" w:color="auto" w:frame="1"/>
          <w:rPrChange w:id="16" w:author="Narendra" w:date="2021-08-21T13:02:00Z">
            <w:rPr>
              <w:rFonts w:ascii="Maiandra GD" w:eastAsia="Times New Roman" w:hAnsi="Maiandra GD" w:cs="Arial"/>
              <w:color w:val="000000"/>
              <w:sz w:val="24"/>
              <w:szCs w:val="24"/>
              <w:bdr w:val="none" w:sz="0" w:space="0" w:color="auto" w:frame="1"/>
            </w:rPr>
          </w:rPrChange>
        </w:rPr>
        <w:t> (boolean type). If the user is authenticated, then the </w:t>
      </w:r>
      <w:r w:rsidRPr="008C6831">
        <w:rPr>
          <w:rFonts w:ascii="Maiandra GD" w:eastAsia="Times New Roman" w:hAnsi="Maiandra GD" w:cs="Arial"/>
          <w:b/>
          <w:bCs/>
          <w:color w:val="000000"/>
          <w:sz w:val="24"/>
          <w:szCs w:val="24"/>
          <w:rPrChange w:id="17" w:author="Narendra" w:date="2021-08-21T13:02:00Z">
            <w:rPr>
              <w:rFonts w:ascii="Maiandra GD" w:eastAsia="Times New Roman" w:hAnsi="Maiandra GD" w:cs="Arial"/>
              <w:b/>
              <w:bCs/>
              <w:color w:val="000000"/>
              <w:sz w:val="24"/>
              <w:szCs w:val="24"/>
            </w:rPr>
          </w:rPrChange>
        </w:rPr>
        <w:t>Identity.IsAuthenticated</w:t>
      </w:r>
      <w:r w:rsidRPr="008C6831">
        <w:rPr>
          <w:rFonts w:ascii="Maiandra GD" w:eastAsia="Times New Roman" w:hAnsi="Maiandra GD" w:cs="Arial"/>
          <w:color w:val="000000"/>
          <w:sz w:val="24"/>
          <w:szCs w:val="24"/>
          <w:bdr w:val="none" w:sz="0" w:space="0" w:color="auto" w:frame="1"/>
          <w:rPrChange w:id="18" w:author="Narendra" w:date="2021-08-21T13:02:00Z">
            <w:rPr>
              <w:rFonts w:ascii="Maiandra GD" w:eastAsia="Times New Roman" w:hAnsi="Maiandra GD" w:cs="Arial"/>
              <w:color w:val="000000"/>
              <w:sz w:val="24"/>
              <w:szCs w:val="24"/>
              <w:bdr w:val="none" w:sz="0" w:space="0" w:color="auto" w:frame="1"/>
            </w:rPr>
          </w:rPrChange>
        </w:rPr>
        <w:t> property will return </w:t>
      </w:r>
      <w:r w:rsidRPr="008C6831">
        <w:rPr>
          <w:rFonts w:ascii="Maiandra GD" w:eastAsia="Times New Roman" w:hAnsi="Maiandra GD" w:cs="Arial"/>
          <w:b/>
          <w:bCs/>
          <w:color w:val="000000"/>
          <w:sz w:val="24"/>
          <w:szCs w:val="24"/>
          <w:rPrChange w:id="19" w:author="Narendra" w:date="2021-08-21T13:02:00Z">
            <w:rPr>
              <w:rFonts w:ascii="Maiandra GD" w:eastAsia="Times New Roman" w:hAnsi="Maiandra GD" w:cs="Arial"/>
              <w:b/>
              <w:bCs/>
              <w:color w:val="000000"/>
              <w:sz w:val="24"/>
              <w:szCs w:val="24"/>
            </w:rPr>
          </w:rPrChange>
        </w:rPr>
        <w:t>true </w:t>
      </w:r>
      <w:r w:rsidRPr="008C6831">
        <w:rPr>
          <w:rFonts w:ascii="Maiandra GD" w:eastAsia="Times New Roman" w:hAnsi="Maiandra GD" w:cs="Arial"/>
          <w:color w:val="000000"/>
          <w:sz w:val="24"/>
          <w:szCs w:val="24"/>
          <w:bdr w:val="none" w:sz="0" w:space="0" w:color="auto" w:frame="1"/>
          <w:rPrChange w:id="20" w:author="Narendra" w:date="2021-08-21T13:02:00Z">
            <w:rPr>
              <w:rFonts w:ascii="Maiandra GD" w:eastAsia="Times New Roman" w:hAnsi="Maiandra GD" w:cs="Arial"/>
              <w:color w:val="000000"/>
              <w:sz w:val="24"/>
              <w:szCs w:val="24"/>
              <w:bdr w:val="none" w:sz="0" w:space="0" w:color="auto" w:frame="1"/>
            </w:rPr>
          </w:rPrChange>
        </w:rPr>
        <w:t>else </w:t>
      </w:r>
      <w:r w:rsidRPr="008C6831">
        <w:rPr>
          <w:rFonts w:ascii="Maiandra GD" w:eastAsia="Times New Roman" w:hAnsi="Maiandra GD" w:cs="Arial"/>
          <w:b/>
          <w:bCs/>
          <w:color w:val="000000"/>
          <w:sz w:val="24"/>
          <w:szCs w:val="24"/>
          <w:rPrChange w:id="21" w:author="Narendra" w:date="2021-08-21T13:02:00Z">
            <w:rPr>
              <w:rFonts w:ascii="Maiandra GD" w:eastAsia="Times New Roman" w:hAnsi="Maiandra GD" w:cs="Arial"/>
              <w:b/>
              <w:bCs/>
              <w:color w:val="000000"/>
              <w:sz w:val="24"/>
              <w:szCs w:val="24"/>
            </w:rPr>
          </w:rPrChange>
        </w:rPr>
        <w:t>false</w:t>
      </w:r>
      <w:r w:rsidRPr="008C6831">
        <w:rPr>
          <w:rFonts w:ascii="Maiandra GD" w:eastAsia="Times New Roman" w:hAnsi="Maiandra GD" w:cs="Arial"/>
          <w:color w:val="000000"/>
          <w:sz w:val="24"/>
          <w:szCs w:val="24"/>
          <w:bdr w:val="none" w:sz="0" w:space="0" w:color="auto" w:frame="1"/>
          <w:rPrChange w:id="22" w:author="Narendra" w:date="2021-08-21T13:02:00Z">
            <w:rPr>
              <w:rFonts w:ascii="Maiandra GD" w:eastAsia="Times New Roman" w:hAnsi="Maiandra GD" w:cs="Arial"/>
              <w:color w:val="000000"/>
              <w:sz w:val="24"/>
              <w:szCs w:val="24"/>
              <w:bdr w:val="none" w:sz="0" w:space="0" w:color="auto" w:frame="1"/>
            </w:rPr>
          </w:rPrChange>
        </w:rPr>
        <w:t>. The </w:t>
      </w:r>
      <w:r w:rsidRPr="008C6831">
        <w:rPr>
          <w:rFonts w:ascii="Maiandra GD" w:eastAsia="Times New Roman" w:hAnsi="Maiandra GD" w:cs="Arial"/>
          <w:b/>
          <w:bCs/>
          <w:color w:val="000000"/>
          <w:sz w:val="24"/>
          <w:szCs w:val="24"/>
          <w:rPrChange w:id="23" w:author="Narendra" w:date="2021-08-21T13:02:00Z">
            <w:rPr>
              <w:rFonts w:ascii="Maiandra GD" w:eastAsia="Times New Roman" w:hAnsi="Maiandra GD" w:cs="Arial"/>
              <w:b/>
              <w:bCs/>
              <w:color w:val="000000"/>
              <w:sz w:val="24"/>
              <w:szCs w:val="24"/>
            </w:rPr>
          </w:rPrChange>
        </w:rPr>
        <w:t>Name</w:t>
      </w:r>
      <w:r w:rsidRPr="008C6831">
        <w:rPr>
          <w:rFonts w:ascii="Maiandra GD" w:eastAsia="Times New Roman" w:hAnsi="Maiandra GD" w:cs="Arial"/>
          <w:color w:val="000000"/>
          <w:sz w:val="24"/>
          <w:szCs w:val="24"/>
          <w:bdr w:val="none" w:sz="0" w:space="0" w:color="auto" w:frame="1"/>
          <w:rPrChange w:id="24" w:author="Narendra" w:date="2021-08-21T13:02:00Z">
            <w:rPr>
              <w:rFonts w:ascii="Maiandra GD" w:eastAsia="Times New Roman" w:hAnsi="Maiandra GD" w:cs="Arial"/>
              <w:color w:val="000000"/>
              <w:sz w:val="24"/>
              <w:szCs w:val="24"/>
              <w:bdr w:val="none" w:sz="0" w:space="0" w:color="auto" w:frame="1"/>
            </w:rPr>
          </w:rPrChange>
        </w:rPr>
        <w:t> property o</w:t>
      </w:r>
      <w:r w:rsidRPr="008C6831">
        <w:rPr>
          <w:rFonts w:ascii="Maiandra GD" w:eastAsia="Times New Roman" w:hAnsi="Maiandra GD" w:cs="Arial"/>
          <w:color w:val="000000"/>
          <w:sz w:val="24"/>
          <w:szCs w:val="24"/>
          <w:bdr w:val="none" w:sz="0" w:space="0" w:color="auto" w:frame="1"/>
        </w:rPr>
        <w:t>f the Identity object will store the name of Identity, generally, identity is nothing but the logged-in username. Similarly, the </w:t>
      </w:r>
      <w:r w:rsidRPr="008C6831">
        <w:rPr>
          <w:rFonts w:ascii="Maiandra GD" w:eastAsia="Times New Roman" w:hAnsi="Maiandra GD" w:cs="Arial"/>
          <w:b/>
          <w:bCs/>
          <w:color w:val="000000"/>
          <w:sz w:val="24"/>
          <w:szCs w:val="24"/>
        </w:rPr>
        <w:t>AuthenticationType</w:t>
      </w:r>
      <w:r w:rsidRPr="008C6831">
        <w:rPr>
          <w:rFonts w:ascii="Maiandra GD" w:eastAsia="Times New Roman" w:hAnsi="Maiandra GD" w:cs="Arial"/>
          <w:color w:val="000000"/>
          <w:sz w:val="24"/>
          <w:szCs w:val="24"/>
          <w:bdr w:val="none" w:sz="0" w:space="0" w:color="auto" w:frame="1"/>
        </w:rPr>
        <w:t> property returns the type of authentication used to identify the user.</w:t>
      </w:r>
    </w:p>
    <w:p w:rsidR="00E66B06" w:rsidRPr="008C6831" w:rsidRDefault="00E66B06" w:rsidP="00E66B06">
      <w:pPr>
        <w:shd w:val="clear" w:color="auto" w:fill="FFFFFF"/>
        <w:spacing w:after="0" w:line="240" w:lineRule="auto"/>
        <w:jc w:val="both"/>
        <w:textAlignment w:val="baseline"/>
        <w:rPr>
          <w:rFonts w:ascii="Maiandra GD" w:eastAsia="Times New Roman" w:hAnsi="Maiandra GD" w:cs="Arial"/>
          <w:color w:val="000000"/>
          <w:sz w:val="24"/>
          <w:szCs w:val="24"/>
          <w:bdr w:val="none" w:sz="0" w:space="0" w:color="auto" w:frame="1"/>
          <w:rPrChange w:id="25" w:author="Narendra" w:date="2021-08-21T13:02:00Z">
            <w:rPr>
              <w:rFonts w:ascii="Maiandra GD" w:eastAsia="Times New Roman" w:hAnsi="Maiandra GD" w:cs="Arial"/>
              <w:color w:val="000000"/>
              <w:sz w:val="24"/>
              <w:szCs w:val="24"/>
              <w:bdr w:val="none" w:sz="0" w:space="0" w:color="auto" w:frame="1"/>
            </w:rPr>
          </w:rPrChange>
        </w:rPr>
      </w:pPr>
      <w:r w:rsidRPr="008C6831">
        <w:rPr>
          <w:rFonts w:ascii="Maiandra GD" w:eastAsia="Times New Roman" w:hAnsi="Maiandra GD" w:cs="Arial"/>
          <w:color w:val="000000"/>
          <w:sz w:val="24"/>
          <w:szCs w:val="24"/>
          <w:bdr w:val="none" w:sz="0" w:space="0" w:color="auto" w:frame="1"/>
          <w:rPrChange w:id="26" w:author="Narendra" w:date="2021-08-21T13:02:00Z">
            <w:rPr>
              <w:rFonts w:ascii="Maiandra GD" w:eastAsia="Times New Roman" w:hAnsi="Maiandra GD" w:cs="Arial"/>
              <w:color w:val="000000"/>
              <w:sz w:val="24"/>
              <w:szCs w:val="24"/>
              <w:bdr w:val="none" w:sz="0" w:space="0" w:color="auto" w:frame="1"/>
            </w:rPr>
          </w:rPrChange>
        </w:rPr>
        <w:t>The Identity interface is generally implemented by the </w:t>
      </w:r>
      <w:r w:rsidRPr="008C6831">
        <w:rPr>
          <w:rFonts w:ascii="Maiandra GD" w:eastAsia="Times New Roman" w:hAnsi="Maiandra GD" w:cs="Arial"/>
          <w:b/>
          <w:bCs/>
          <w:color w:val="000000"/>
          <w:sz w:val="24"/>
          <w:szCs w:val="24"/>
          <w:rPrChange w:id="27" w:author="Narendra" w:date="2021-08-21T13:02:00Z">
            <w:rPr>
              <w:rFonts w:ascii="Maiandra GD" w:eastAsia="Times New Roman" w:hAnsi="Maiandra GD" w:cs="Arial"/>
              <w:b/>
              <w:bCs/>
              <w:color w:val="000000"/>
              <w:sz w:val="24"/>
              <w:szCs w:val="24"/>
            </w:rPr>
          </w:rPrChange>
        </w:rPr>
        <w:t>GenericIdentity </w:t>
      </w:r>
      <w:r w:rsidRPr="008C6831">
        <w:rPr>
          <w:rFonts w:ascii="Maiandra GD" w:eastAsia="Times New Roman" w:hAnsi="Maiandra GD" w:cs="Arial"/>
          <w:color w:val="000000"/>
          <w:sz w:val="24"/>
          <w:szCs w:val="24"/>
          <w:bdr w:val="none" w:sz="0" w:space="0" w:color="auto" w:frame="1"/>
          <w:rPrChange w:id="28" w:author="Narendra" w:date="2021-08-21T13:02:00Z">
            <w:rPr>
              <w:rFonts w:ascii="Maiandra GD" w:eastAsia="Times New Roman" w:hAnsi="Maiandra GD" w:cs="Arial"/>
              <w:color w:val="000000"/>
              <w:sz w:val="24"/>
              <w:szCs w:val="24"/>
              <w:bdr w:val="none" w:sz="0" w:space="0" w:color="auto" w:frame="1"/>
            </w:rPr>
          </w:rPrChange>
        </w:rPr>
        <w:t>and </w:t>
      </w:r>
      <w:r w:rsidRPr="008C6831">
        <w:rPr>
          <w:rFonts w:ascii="Maiandra GD" w:eastAsia="Times New Roman" w:hAnsi="Maiandra GD" w:cs="Arial"/>
          <w:b/>
          <w:bCs/>
          <w:color w:val="000000"/>
          <w:sz w:val="24"/>
          <w:szCs w:val="24"/>
          <w:rPrChange w:id="29" w:author="Narendra" w:date="2021-08-21T13:02:00Z">
            <w:rPr>
              <w:rFonts w:ascii="Maiandra GD" w:eastAsia="Times New Roman" w:hAnsi="Maiandra GD" w:cs="Arial"/>
              <w:b/>
              <w:bCs/>
              <w:color w:val="000000"/>
              <w:sz w:val="24"/>
              <w:szCs w:val="24"/>
            </w:rPr>
          </w:rPrChange>
        </w:rPr>
        <w:t>WindowsIdentity </w:t>
      </w:r>
      <w:r w:rsidRPr="008C6831">
        <w:rPr>
          <w:rFonts w:ascii="Maiandra GD" w:eastAsia="Times New Roman" w:hAnsi="Maiandra GD" w:cs="Arial"/>
          <w:color w:val="000000"/>
          <w:sz w:val="24"/>
          <w:szCs w:val="24"/>
          <w:bdr w:val="none" w:sz="0" w:space="0" w:color="auto" w:frame="1"/>
          <w:rPrChange w:id="30" w:author="Narendra" w:date="2021-08-21T13:02:00Z">
            <w:rPr>
              <w:rFonts w:ascii="Maiandra GD" w:eastAsia="Times New Roman" w:hAnsi="Maiandra GD" w:cs="Arial"/>
              <w:color w:val="000000"/>
              <w:sz w:val="24"/>
              <w:szCs w:val="24"/>
              <w:bdr w:val="none" w:sz="0" w:space="0" w:color="auto" w:frame="1"/>
            </w:rPr>
          </w:rPrChange>
        </w:rPr>
        <w:t>classes. We will discuss how these classes implement the </w:t>
      </w:r>
      <w:r w:rsidRPr="008C6831">
        <w:rPr>
          <w:rFonts w:ascii="Maiandra GD" w:eastAsia="Times New Roman" w:hAnsi="Maiandra GD" w:cs="Arial"/>
          <w:b/>
          <w:bCs/>
          <w:color w:val="000000"/>
          <w:sz w:val="24"/>
          <w:szCs w:val="24"/>
          <w:rPrChange w:id="31" w:author="Narendra" w:date="2021-08-21T13:02:00Z">
            <w:rPr>
              <w:rFonts w:ascii="Maiandra GD" w:eastAsia="Times New Roman" w:hAnsi="Maiandra GD" w:cs="Arial"/>
              <w:b/>
              <w:bCs/>
              <w:color w:val="000000"/>
              <w:sz w:val="24"/>
              <w:szCs w:val="24"/>
            </w:rPr>
          </w:rPrChange>
        </w:rPr>
        <w:t>IIdentity interface</w:t>
      </w:r>
      <w:r w:rsidRPr="008C6831">
        <w:rPr>
          <w:rFonts w:ascii="Maiandra GD" w:eastAsia="Times New Roman" w:hAnsi="Maiandra GD" w:cs="Arial"/>
          <w:color w:val="000000"/>
          <w:sz w:val="24"/>
          <w:szCs w:val="24"/>
          <w:bdr w:val="none" w:sz="0" w:space="0" w:color="auto" w:frame="1"/>
          <w:rPrChange w:id="32" w:author="Narendra" w:date="2021-08-21T13:02:00Z">
            <w:rPr>
              <w:rFonts w:ascii="Maiandra GD" w:eastAsia="Times New Roman" w:hAnsi="Maiandra GD" w:cs="Arial"/>
              <w:color w:val="000000"/>
              <w:sz w:val="24"/>
              <w:szCs w:val="24"/>
              <w:bdr w:val="none" w:sz="0" w:space="0" w:color="auto" w:frame="1"/>
            </w:rPr>
          </w:rPrChange>
        </w:rPr>
        <w:t> in our upcoming article.</w:t>
      </w:r>
    </w:p>
    <w:p w:rsidR="00E66B06" w:rsidRPr="008C6831" w:rsidRDefault="00E66B06" w:rsidP="00E66B06">
      <w:pPr>
        <w:shd w:val="clear" w:color="auto" w:fill="FFFFFF"/>
        <w:spacing w:after="0" w:line="240" w:lineRule="auto"/>
        <w:jc w:val="both"/>
        <w:textAlignment w:val="baseline"/>
        <w:rPr>
          <w:rFonts w:ascii="Maiandra GD" w:eastAsia="Times New Roman" w:hAnsi="Maiandra GD" w:cs="Segoe UI"/>
          <w:color w:val="212529"/>
          <w:sz w:val="24"/>
          <w:szCs w:val="24"/>
          <w:rPrChange w:id="33" w:author="Narendra" w:date="2021-08-21T13:02:00Z">
            <w:rPr>
              <w:rFonts w:ascii="Maiandra GD" w:eastAsia="Times New Roman" w:hAnsi="Maiandra GD" w:cs="Segoe UI"/>
              <w:color w:val="212529"/>
              <w:sz w:val="24"/>
              <w:szCs w:val="24"/>
            </w:rPr>
          </w:rPrChange>
        </w:rPr>
      </w:pPr>
    </w:p>
    <w:p w:rsidR="00E66B06" w:rsidRPr="008C6831" w:rsidRDefault="00E66B06" w:rsidP="00E66B06">
      <w:pPr>
        <w:shd w:val="clear" w:color="auto" w:fill="FFFFFF"/>
        <w:spacing w:after="0" w:line="240" w:lineRule="auto"/>
        <w:jc w:val="both"/>
        <w:textAlignment w:val="baseline"/>
        <w:outlineLvl w:val="4"/>
        <w:rPr>
          <w:rFonts w:ascii="Maiandra GD" w:eastAsia="Times New Roman" w:hAnsi="Maiandra GD" w:cs="Arial"/>
          <w:b/>
          <w:bCs/>
          <w:color w:val="000000"/>
          <w:sz w:val="24"/>
          <w:szCs w:val="24"/>
          <w:rPrChange w:id="34" w:author="Narendra" w:date="2021-08-21T13:02:00Z">
            <w:rPr>
              <w:rFonts w:ascii="Maiandra GD" w:eastAsia="Times New Roman" w:hAnsi="Maiandra GD" w:cs="Arial"/>
              <w:b/>
              <w:bCs/>
              <w:color w:val="000000"/>
              <w:sz w:val="24"/>
              <w:szCs w:val="24"/>
            </w:rPr>
          </w:rPrChange>
        </w:rPr>
      </w:pPr>
      <w:r w:rsidRPr="008C6831">
        <w:rPr>
          <w:rFonts w:ascii="Maiandra GD" w:eastAsia="Times New Roman" w:hAnsi="Maiandra GD" w:cs="Arial"/>
          <w:b/>
          <w:bCs/>
          <w:color w:val="000000"/>
          <w:sz w:val="24"/>
          <w:szCs w:val="24"/>
          <w:rPrChange w:id="35" w:author="Narendra" w:date="2021-08-21T13:02:00Z">
            <w:rPr>
              <w:rFonts w:ascii="Maiandra GD" w:eastAsia="Times New Roman" w:hAnsi="Maiandra GD" w:cs="Arial"/>
              <w:b/>
              <w:bCs/>
              <w:color w:val="000000"/>
              <w:sz w:val="24"/>
              <w:szCs w:val="24"/>
            </w:rPr>
          </w:rPrChange>
        </w:rPr>
        <w:t>HTTP Message Handlers for Authentication in Web API</w:t>
      </w:r>
    </w:p>
    <w:p w:rsidR="00E66B06" w:rsidRPr="008C6831" w:rsidRDefault="00E66B06" w:rsidP="00E66B06">
      <w:pPr>
        <w:shd w:val="clear" w:color="auto" w:fill="FFFFFF"/>
        <w:spacing w:after="0" w:line="240" w:lineRule="auto"/>
        <w:jc w:val="both"/>
        <w:textAlignment w:val="baseline"/>
        <w:outlineLvl w:val="4"/>
        <w:rPr>
          <w:rFonts w:ascii="Maiandra GD" w:eastAsia="Times New Roman" w:hAnsi="Maiandra GD" w:cs="Segoe UI"/>
          <w:color w:val="3A3A3A"/>
          <w:sz w:val="24"/>
          <w:szCs w:val="24"/>
          <w:rPrChange w:id="36" w:author="Narendra" w:date="2021-08-21T13:02:00Z">
            <w:rPr>
              <w:rFonts w:ascii="Maiandra GD" w:eastAsia="Times New Roman" w:hAnsi="Maiandra GD" w:cs="Segoe UI"/>
              <w:color w:val="3A3A3A"/>
              <w:sz w:val="24"/>
              <w:szCs w:val="24"/>
            </w:rPr>
          </w:rPrChange>
        </w:rPr>
      </w:pPr>
    </w:p>
    <w:p w:rsidR="00E66B06" w:rsidRPr="008C6831" w:rsidRDefault="00E66B06" w:rsidP="00E66B06">
      <w:pPr>
        <w:shd w:val="clear" w:color="auto" w:fill="FFFFFF"/>
        <w:spacing w:after="0" w:line="240" w:lineRule="auto"/>
        <w:jc w:val="both"/>
        <w:textAlignment w:val="baseline"/>
        <w:rPr>
          <w:rFonts w:ascii="Maiandra GD" w:eastAsia="Times New Roman" w:hAnsi="Maiandra GD" w:cs="Segoe UI"/>
          <w:color w:val="212529"/>
          <w:sz w:val="24"/>
          <w:szCs w:val="24"/>
          <w:rPrChange w:id="37" w:author="Narendra" w:date="2021-08-21T13:02:00Z">
            <w:rPr>
              <w:rFonts w:ascii="Maiandra GD" w:eastAsia="Times New Roman" w:hAnsi="Maiandra GD" w:cs="Segoe UI"/>
              <w:color w:val="212529"/>
              <w:sz w:val="24"/>
              <w:szCs w:val="24"/>
            </w:rPr>
          </w:rPrChange>
        </w:rPr>
      </w:pPr>
      <w:r w:rsidRPr="008C6831">
        <w:rPr>
          <w:rFonts w:ascii="Maiandra GD" w:eastAsia="Times New Roman" w:hAnsi="Maiandra GD" w:cs="Arial"/>
          <w:color w:val="000000"/>
          <w:sz w:val="24"/>
          <w:szCs w:val="24"/>
          <w:bdr w:val="none" w:sz="0" w:space="0" w:color="auto" w:frame="1"/>
          <w:rPrChange w:id="38" w:author="Narendra" w:date="2021-08-21T13:02:00Z">
            <w:rPr>
              <w:rFonts w:ascii="Maiandra GD" w:eastAsia="Times New Roman" w:hAnsi="Maiandra GD" w:cs="Arial"/>
              <w:color w:val="000000"/>
              <w:sz w:val="24"/>
              <w:szCs w:val="24"/>
              <w:bdr w:val="none" w:sz="0" w:space="0" w:color="auto" w:frame="1"/>
            </w:rPr>
          </w:rPrChange>
        </w:rPr>
        <w:t>Instead of using the host (i.e. IIS Server where the Web API service is hosted) for authentication, you can also write the authentication logic into a custom </w:t>
      </w:r>
      <w:r w:rsidRPr="008C6831">
        <w:rPr>
          <w:rFonts w:ascii="Maiandra GD" w:eastAsia="Times New Roman" w:hAnsi="Maiandra GD" w:cs="Arial"/>
          <w:b/>
          <w:bCs/>
          <w:color w:val="000000"/>
          <w:sz w:val="24"/>
          <w:szCs w:val="24"/>
          <w:rPrChange w:id="39" w:author="Narendra" w:date="2021-08-21T13:02:00Z">
            <w:rPr>
              <w:rFonts w:ascii="Maiandra GD" w:eastAsia="Times New Roman" w:hAnsi="Maiandra GD" w:cs="Arial"/>
              <w:b/>
              <w:bCs/>
              <w:color w:val="000000"/>
              <w:sz w:val="24"/>
              <w:szCs w:val="24"/>
            </w:rPr>
          </w:rPrChange>
        </w:rPr>
        <w:t>HTTP Message</w:t>
      </w:r>
      <w:r w:rsidRPr="008C6831">
        <w:rPr>
          <w:rFonts w:ascii="Maiandra GD" w:eastAsia="Times New Roman" w:hAnsi="Maiandra GD" w:cs="Arial"/>
          <w:color w:val="000000"/>
          <w:sz w:val="24"/>
          <w:szCs w:val="24"/>
          <w:bdr w:val="none" w:sz="0" w:space="0" w:color="auto" w:frame="1"/>
          <w:rPrChange w:id="40" w:author="Narendra" w:date="2021-08-21T13:02:00Z">
            <w:rPr>
              <w:rFonts w:ascii="Maiandra GD" w:eastAsia="Times New Roman" w:hAnsi="Maiandra GD" w:cs="Arial"/>
              <w:color w:val="000000"/>
              <w:sz w:val="24"/>
              <w:szCs w:val="24"/>
              <w:bdr w:val="none" w:sz="0" w:space="0" w:color="auto" w:frame="1"/>
            </w:rPr>
          </w:rPrChange>
        </w:rPr>
        <w:t> </w:t>
      </w:r>
      <w:r w:rsidRPr="008C6831">
        <w:rPr>
          <w:rFonts w:ascii="Maiandra GD" w:eastAsia="Times New Roman" w:hAnsi="Maiandra GD" w:cs="Arial"/>
          <w:b/>
          <w:bCs/>
          <w:color w:val="000000"/>
          <w:sz w:val="24"/>
          <w:szCs w:val="24"/>
          <w:rPrChange w:id="41" w:author="Narendra" w:date="2021-08-21T13:02:00Z">
            <w:rPr>
              <w:rFonts w:ascii="Maiandra GD" w:eastAsia="Times New Roman" w:hAnsi="Maiandra GD" w:cs="Arial"/>
              <w:b/>
              <w:bCs/>
              <w:color w:val="000000"/>
              <w:sz w:val="24"/>
              <w:szCs w:val="24"/>
            </w:rPr>
          </w:rPrChange>
        </w:rPr>
        <w:t>Handler</w:t>
      </w:r>
      <w:r w:rsidRPr="008C6831">
        <w:rPr>
          <w:rFonts w:ascii="Maiandra GD" w:eastAsia="Times New Roman" w:hAnsi="Maiandra GD" w:cs="Arial"/>
          <w:color w:val="000000"/>
          <w:sz w:val="24"/>
          <w:szCs w:val="24"/>
          <w:bdr w:val="none" w:sz="0" w:space="0" w:color="auto" w:frame="1"/>
          <w:rPrChange w:id="42" w:author="Narendra" w:date="2021-08-21T13:02:00Z">
            <w:rPr>
              <w:rFonts w:ascii="Maiandra GD" w:eastAsia="Times New Roman" w:hAnsi="Maiandra GD" w:cs="Arial"/>
              <w:color w:val="000000"/>
              <w:sz w:val="24"/>
              <w:szCs w:val="24"/>
              <w:bdr w:val="none" w:sz="0" w:space="0" w:color="auto" w:frame="1"/>
            </w:rPr>
          </w:rPrChange>
        </w:rPr>
        <w:t>. In that case, the </w:t>
      </w:r>
      <w:r w:rsidRPr="008C6831">
        <w:rPr>
          <w:rFonts w:ascii="Maiandra GD" w:eastAsia="Times New Roman" w:hAnsi="Maiandra GD" w:cs="Arial"/>
          <w:b/>
          <w:bCs/>
          <w:color w:val="000000"/>
          <w:sz w:val="24"/>
          <w:szCs w:val="24"/>
          <w:rPrChange w:id="43" w:author="Narendra" w:date="2021-08-21T13:02:00Z">
            <w:rPr>
              <w:rFonts w:ascii="Maiandra GD" w:eastAsia="Times New Roman" w:hAnsi="Maiandra GD" w:cs="Arial"/>
              <w:b/>
              <w:bCs/>
              <w:color w:val="000000"/>
              <w:sz w:val="24"/>
              <w:szCs w:val="24"/>
            </w:rPr>
          </w:rPrChange>
        </w:rPr>
        <w:t>HTTP Message Handler</w:t>
      </w:r>
      <w:r w:rsidRPr="008C6831">
        <w:rPr>
          <w:rFonts w:ascii="Maiandra GD" w:eastAsia="Times New Roman" w:hAnsi="Maiandra GD" w:cs="Arial"/>
          <w:color w:val="000000"/>
          <w:sz w:val="24"/>
          <w:szCs w:val="24"/>
          <w:bdr w:val="none" w:sz="0" w:space="0" w:color="auto" w:frame="1"/>
          <w:rPrChange w:id="44" w:author="Narendra" w:date="2021-08-21T13:02:00Z">
            <w:rPr>
              <w:rFonts w:ascii="Maiandra GD" w:eastAsia="Times New Roman" w:hAnsi="Maiandra GD" w:cs="Arial"/>
              <w:color w:val="000000"/>
              <w:sz w:val="24"/>
              <w:szCs w:val="24"/>
              <w:bdr w:val="none" w:sz="0" w:space="0" w:color="auto" w:frame="1"/>
            </w:rPr>
          </w:rPrChange>
        </w:rPr>
        <w:t> is going to check the incoming HTTP request for authenticating the user and then set the Principal Object.</w:t>
      </w:r>
    </w:p>
    <w:p w:rsidR="00E66B06" w:rsidRPr="008C6831" w:rsidRDefault="00E66B06" w:rsidP="00E66B06">
      <w:pPr>
        <w:shd w:val="clear" w:color="auto" w:fill="FFFFFF"/>
        <w:spacing w:after="0" w:line="240" w:lineRule="auto"/>
        <w:jc w:val="both"/>
        <w:textAlignment w:val="baseline"/>
        <w:outlineLvl w:val="4"/>
        <w:rPr>
          <w:rFonts w:ascii="Maiandra GD" w:eastAsia="Times New Roman" w:hAnsi="Maiandra GD" w:cs="Segoe UI"/>
          <w:color w:val="3A3A3A"/>
          <w:sz w:val="24"/>
          <w:szCs w:val="24"/>
          <w:rPrChange w:id="45" w:author="Narendra" w:date="2021-08-21T13:02:00Z">
            <w:rPr>
              <w:rFonts w:ascii="Maiandra GD" w:eastAsia="Times New Roman" w:hAnsi="Maiandra GD" w:cs="Segoe UI"/>
              <w:color w:val="3A3A3A"/>
              <w:sz w:val="24"/>
              <w:szCs w:val="24"/>
            </w:rPr>
          </w:rPrChange>
        </w:rPr>
      </w:pPr>
      <w:r w:rsidRPr="008C6831">
        <w:rPr>
          <w:rFonts w:ascii="Maiandra GD" w:eastAsia="Times New Roman" w:hAnsi="Maiandra GD" w:cs="Arial"/>
          <w:b/>
          <w:bCs/>
          <w:color w:val="000000"/>
          <w:sz w:val="24"/>
          <w:szCs w:val="24"/>
          <w:rPrChange w:id="46" w:author="Narendra" w:date="2021-08-21T13:02:00Z">
            <w:rPr>
              <w:rFonts w:ascii="Maiandra GD" w:eastAsia="Times New Roman" w:hAnsi="Maiandra GD" w:cs="Arial"/>
              <w:b/>
              <w:bCs/>
              <w:color w:val="000000"/>
              <w:sz w:val="24"/>
              <w:szCs w:val="24"/>
            </w:rPr>
          </w:rPrChange>
        </w:rPr>
        <w:t>Differences HTTP Message Handler over HTTP Module:</w:t>
      </w:r>
    </w:p>
    <w:p w:rsidR="00E66B06" w:rsidRPr="008C6831" w:rsidRDefault="00E66B06" w:rsidP="00E66B06">
      <w:pPr>
        <w:shd w:val="clear" w:color="auto" w:fill="FFFFFF"/>
        <w:spacing w:after="0" w:line="240" w:lineRule="auto"/>
        <w:jc w:val="both"/>
        <w:textAlignment w:val="baseline"/>
        <w:rPr>
          <w:rFonts w:ascii="Maiandra GD" w:eastAsia="Times New Roman" w:hAnsi="Maiandra GD" w:cs="Segoe UI"/>
          <w:color w:val="212529"/>
          <w:sz w:val="24"/>
          <w:szCs w:val="24"/>
          <w:rPrChange w:id="47" w:author="Narendra" w:date="2021-08-21T13:02:00Z">
            <w:rPr>
              <w:rFonts w:ascii="Maiandra GD" w:eastAsia="Times New Roman" w:hAnsi="Maiandra GD" w:cs="Segoe UI"/>
              <w:color w:val="212529"/>
              <w:sz w:val="24"/>
              <w:szCs w:val="24"/>
            </w:rPr>
          </w:rPrChange>
        </w:rPr>
      </w:pPr>
      <w:r w:rsidRPr="008C6831">
        <w:rPr>
          <w:rFonts w:ascii="Maiandra GD" w:eastAsia="Times New Roman" w:hAnsi="Maiandra GD" w:cs="Arial"/>
          <w:color w:val="000000"/>
          <w:sz w:val="24"/>
          <w:szCs w:val="24"/>
          <w:bdr w:val="none" w:sz="0" w:space="0" w:color="auto" w:frame="1"/>
          <w:rPrChange w:id="48" w:author="Narendra" w:date="2021-08-21T13:02:00Z">
            <w:rPr>
              <w:rFonts w:ascii="Maiandra GD" w:eastAsia="Times New Roman" w:hAnsi="Maiandra GD" w:cs="Arial"/>
              <w:color w:val="000000"/>
              <w:sz w:val="24"/>
              <w:szCs w:val="24"/>
              <w:bdr w:val="none" w:sz="0" w:space="0" w:color="auto" w:frame="1"/>
            </w:rPr>
          </w:rPrChange>
        </w:rPr>
        <w:t>An </w:t>
      </w:r>
      <w:r w:rsidRPr="008C6831">
        <w:rPr>
          <w:rFonts w:ascii="Maiandra GD" w:eastAsia="Times New Roman" w:hAnsi="Maiandra GD" w:cs="Arial"/>
          <w:b/>
          <w:bCs/>
          <w:color w:val="000000"/>
          <w:sz w:val="24"/>
          <w:szCs w:val="24"/>
          <w:rPrChange w:id="49" w:author="Narendra" w:date="2021-08-21T13:02:00Z">
            <w:rPr>
              <w:rFonts w:ascii="Maiandra GD" w:eastAsia="Times New Roman" w:hAnsi="Maiandra GD" w:cs="Arial"/>
              <w:b/>
              <w:bCs/>
              <w:color w:val="000000"/>
              <w:sz w:val="24"/>
              <w:szCs w:val="24"/>
            </w:rPr>
          </w:rPrChange>
        </w:rPr>
        <w:t>HTTP Module</w:t>
      </w:r>
      <w:r w:rsidRPr="008C6831">
        <w:rPr>
          <w:rFonts w:ascii="Maiandra GD" w:eastAsia="Times New Roman" w:hAnsi="Maiandra GD" w:cs="Arial"/>
          <w:color w:val="000000"/>
          <w:sz w:val="24"/>
          <w:szCs w:val="24"/>
          <w:bdr w:val="none" w:sz="0" w:space="0" w:color="auto" w:frame="1"/>
          <w:rPrChange w:id="50" w:author="Narendra" w:date="2021-08-21T13:02:00Z">
            <w:rPr>
              <w:rFonts w:ascii="Maiandra GD" w:eastAsia="Times New Roman" w:hAnsi="Maiandra GD" w:cs="Arial"/>
              <w:color w:val="000000"/>
              <w:sz w:val="24"/>
              <w:szCs w:val="24"/>
              <w:bdr w:val="none" w:sz="0" w:space="0" w:color="auto" w:frame="1"/>
            </w:rPr>
          </w:rPrChange>
        </w:rPr>
        <w:t> sees all the incoming requests that go through the ASP.NET pipeline whereas a message handler only sees the incoming requests which are routed to the Web API Service.</w:t>
      </w:r>
    </w:p>
    <w:p w:rsidR="00E66B06" w:rsidRPr="008C6831" w:rsidRDefault="00E66B06" w:rsidP="00E66B06">
      <w:pPr>
        <w:shd w:val="clear" w:color="auto" w:fill="FFFFFF"/>
        <w:spacing w:after="0" w:line="240" w:lineRule="auto"/>
        <w:jc w:val="both"/>
        <w:textAlignment w:val="baseline"/>
        <w:rPr>
          <w:rFonts w:ascii="Maiandra GD" w:eastAsia="Times New Roman" w:hAnsi="Maiandra GD" w:cs="Segoe UI"/>
          <w:color w:val="212529"/>
          <w:sz w:val="24"/>
          <w:szCs w:val="24"/>
          <w:rPrChange w:id="51" w:author="Narendra" w:date="2021-08-21T13:02:00Z">
            <w:rPr>
              <w:rFonts w:ascii="Maiandra GD" w:eastAsia="Times New Roman" w:hAnsi="Maiandra GD" w:cs="Segoe UI"/>
              <w:color w:val="212529"/>
              <w:sz w:val="24"/>
              <w:szCs w:val="24"/>
            </w:rPr>
          </w:rPrChange>
        </w:rPr>
      </w:pPr>
      <w:r w:rsidRPr="008C6831">
        <w:rPr>
          <w:rFonts w:ascii="Maiandra GD" w:eastAsia="Times New Roman" w:hAnsi="Maiandra GD" w:cs="Arial"/>
          <w:color w:val="000000"/>
          <w:sz w:val="24"/>
          <w:szCs w:val="24"/>
          <w:bdr w:val="none" w:sz="0" w:space="0" w:color="auto" w:frame="1"/>
          <w:rPrChange w:id="52" w:author="Narendra" w:date="2021-08-21T13:02:00Z">
            <w:rPr>
              <w:rFonts w:ascii="Maiandra GD" w:eastAsia="Times New Roman" w:hAnsi="Maiandra GD" w:cs="Arial"/>
              <w:color w:val="000000"/>
              <w:sz w:val="24"/>
              <w:szCs w:val="24"/>
              <w:bdr w:val="none" w:sz="0" w:space="0" w:color="auto" w:frame="1"/>
            </w:rPr>
          </w:rPrChange>
        </w:rPr>
        <w:t>It is also possible to select a specific </w:t>
      </w:r>
      <w:r w:rsidRPr="008C6831">
        <w:rPr>
          <w:rFonts w:ascii="Maiandra GD" w:eastAsia="Times New Roman" w:hAnsi="Maiandra GD" w:cs="Arial"/>
          <w:b/>
          <w:bCs/>
          <w:color w:val="000000"/>
          <w:sz w:val="24"/>
          <w:szCs w:val="24"/>
          <w:rPrChange w:id="53" w:author="Narendra" w:date="2021-08-21T13:02:00Z">
            <w:rPr>
              <w:rFonts w:ascii="Maiandra GD" w:eastAsia="Times New Roman" w:hAnsi="Maiandra GD" w:cs="Arial"/>
              <w:b/>
              <w:bCs/>
              <w:color w:val="000000"/>
              <w:sz w:val="24"/>
              <w:szCs w:val="24"/>
            </w:rPr>
          </w:rPrChange>
        </w:rPr>
        <w:t>HTTP Message Handler</w:t>
      </w:r>
      <w:r w:rsidRPr="008C6831">
        <w:rPr>
          <w:rFonts w:ascii="Maiandra GD" w:eastAsia="Times New Roman" w:hAnsi="Maiandra GD" w:cs="Arial"/>
          <w:color w:val="000000"/>
          <w:sz w:val="24"/>
          <w:szCs w:val="24"/>
          <w:bdr w:val="none" w:sz="0" w:space="0" w:color="auto" w:frame="1"/>
          <w:rPrChange w:id="54" w:author="Narendra" w:date="2021-08-21T13:02:00Z">
            <w:rPr>
              <w:rFonts w:ascii="Maiandra GD" w:eastAsia="Times New Roman" w:hAnsi="Maiandra GD" w:cs="Arial"/>
              <w:color w:val="000000"/>
              <w:sz w:val="24"/>
              <w:szCs w:val="24"/>
              <w:bdr w:val="none" w:sz="0" w:space="0" w:color="auto" w:frame="1"/>
            </w:rPr>
          </w:rPrChange>
        </w:rPr>
        <w:t> and then you can use that specific </w:t>
      </w:r>
      <w:r w:rsidRPr="008C6831">
        <w:rPr>
          <w:rFonts w:ascii="Maiandra GD" w:eastAsia="Times New Roman" w:hAnsi="Maiandra GD" w:cs="Arial"/>
          <w:b/>
          <w:bCs/>
          <w:color w:val="000000"/>
          <w:sz w:val="24"/>
          <w:szCs w:val="24"/>
          <w:rPrChange w:id="55" w:author="Narendra" w:date="2021-08-21T13:02:00Z">
            <w:rPr>
              <w:rFonts w:ascii="Maiandra GD" w:eastAsia="Times New Roman" w:hAnsi="Maiandra GD" w:cs="Arial"/>
              <w:b/>
              <w:bCs/>
              <w:color w:val="000000"/>
              <w:sz w:val="24"/>
              <w:szCs w:val="24"/>
            </w:rPr>
          </w:rPrChange>
        </w:rPr>
        <w:t>HTTP Message Handler</w:t>
      </w:r>
      <w:r w:rsidRPr="008C6831">
        <w:rPr>
          <w:rFonts w:ascii="Maiandra GD" w:eastAsia="Times New Roman" w:hAnsi="Maiandra GD" w:cs="Arial"/>
          <w:color w:val="000000"/>
          <w:sz w:val="24"/>
          <w:szCs w:val="24"/>
          <w:bdr w:val="none" w:sz="0" w:space="0" w:color="auto" w:frame="1"/>
          <w:rPrChange w:id="56" w:author="Narendra" w:date="2021-08-21T13:02:00Z">
            <w:rPr>
              <w:rFonts w:ascii="Maiandra GD" w:eastAsia="Times New Roman" w:hAnsi="Maiandra GD" w:cs="Arial"/>
              <w:color w:val="000000"/>
              <w:sz w:val="24"/>
              <w:szCs w:val="24"/>
              <w:bdr w:val="none" w:sz="0" w:space="0" w:color="auto" w:frame="1"/>
            </w:rPr>
          </w:rPrChange>
        </w:rPr>
        <w:t> for authentication for a specific route. The </w:t>
      </w:r>
      <w:r w:rsidRPr="008C6831">
        <w:rPr>
          <w:rFonts w:ascii="Maiandra GD" w:eastAsia="Times New Roman" w:hAnsi="Maiandra GD" w:cs="Arial"/>
          <w:b/>
          <w:bCs/>
          <w:color w:val="000000"/>
          <w:sz w:val="24"/>
          <w:szCs w:val="24"/>
          <w:rPrChange w:id="57" w:author="Narendra" w:date="2021-08-21T13:02:00Z">
            <w:rPr>
              <w:rFonts w:ascii="Maiandra GD" w:eastAsia="Times New Roman" w:hAnsi="Maiandra GD" w:cs="Arial"/>
              <w:b/>
              <w:bCs/>
              <w:color w:val="000000"/>
              <w:sz w:val="24"/>
              <w:szCs w:val="24"/>
            </w:rPr>
          </w:rPrChange>
        </w:rPr>
        <w:t>HTTP Modules</w:t>
      </w:r>
      <w:r w:rsidRPr="008C6831">
        <w:rPr>
          <w:rFonts w:ascii="Maiandra GD" w:eastAsia="Times New Roman" w:hAnsi="Maiandra GD" w:cs="Arial"/>
          <w:color w:val="000000"/>
          <w:sz w:val="24"/>
          <w:szCs w:val="24"/>
          <w:bdr w:val="none" w:sz="0" w:space="0" w:color="auto" w:frame="1"/>
          <w:rPrChange w:id="58" w:author="Narendra" w:date="2021-08-21T13:02:00Z">
            <w:rPr>
              <w:rFonts w:ascii="Maiandra GD" w:eastAsia="Times New Roman" w:hAnsi="Maiandra GD" w:cs="Arial"/>
              <w:color w:val="000000"/>
              <w:sz w:val="24"/>
              <w:szCs w:val="24"/>
              <w:bdr w:val="none" w:sz="0" w:space="0" w:color="auto" w:frame="1"/>
            </w:rPr>
          </w:rPrChange>
        </w:rPr>
        <w:t> are specific to IIS whereas the </w:t>
      </w:r>
      <w:r w:rsidRPr="008C6831">
        <w:rPr>
          <w:rFonts w:ascii="Maiandra GD" w:eastAsia="Times New Roman" w:hAnsi="Maiandra GD" w:cs="Arial"/>
          <w:b/>
          <w:bCs/>
          <w:color w:val="000000"/>
          <w:sz w:val="24"/>
          <w:szCs w:val="24"/>
          <w:rPrChange w:id="59" w:author="Narendra" w:date="2021-08-21T13:02:00Z">
            <w:rPr>
              <w:rFonts w:ascii="Maiandra GD" w:eastAsia="Times New Roman" w:hAnsi="Maiandra GD" w:cs="Arial"/>
              <w:b/>
              <w:bCs/>
              <w:color w:val="000000"/>
              <w:sz w:val="24"/>
              <w:szCs w:val="24"/>
            </w:rPr>
          </w:rPrChange>
        </w:rPr>
        <w:t>HTTP Message Handlers</w:t>
      </w:r>
      <w:r w:rsidRPr="008C6831">
        <w:rPr>
          <w:rFonts w:ascii="Maiandra GD" w:eastAsia="Times New Roman" w:hAnsi="Maiandra GD" w:cs="Arial"/>
          <w:color w:val="000000"/>
          <w:sz w:val="24"/>
          <w:szCs w:val="24"/>
          <w:bdr w:val="none" w:sz="0" w:space="0" w:color="auto" w:frame="1"/>
          <w:rPrChange w:id="60" w:author="Narendra" w:date="2021-08-21T13:02:00Z">
            <w:rPr>
              <w:rFonts w:ascii="Maiandra GD" w:eastAsia="Times New Roman" w:hAnsi="Maiandra GD" w:cs="Arial"/>
              <w:color w:val="000000"/>
              <w:sz w:val="24"/>
              <w:szCs w:val="24"/>
              <w:bdr w:val="none" w:sz="0" w:space="0" w:color="auto" w:frame="1"/>
            </w:rPr>
          </w:rPrChange>
        </w:rPr>
        <w:t> can be used with both </w:t>
      </w:r>
      <w:r w:rsidRPr="008C6831">
        <w:rPr>
          <w:rFonts w:ascii="Maiandra GD" w:eastAsia="Times New Roman" w:hAnsi="Maiandra GD" w:cs="Arial"/>
          <w:b/>
          <w:bCs/>
          <w:color w:val="000000"/>
          <w:sz w:val="24"/>
          <w:szCs w:val="24"/>
          <w:rPrChange w:id="61" w:author="Narendra" w:date="2021-08-21T13:02:00Z">
            <w:rPr>
              <w:rFonts w:ascii="Maiandra GD" w:eastAsia="Times New Roman" w:hAnsi="Maiandra GD" w:cs="Arial"/>
              <w:b/>
              <w:bCs/>
              <w:color w:val="000000"/>
              <w:sz w:val="24"/>
              <w:szCs w:val="24"/>
            </w:rPr>
          </w:rPrChange>
        </w:rPr>
        <w:t>web-hosting</w:t>
      </w:r>
      <w:r w:rsidRPr="008C6831">
        <w:rPr>
          <w:rFonts w:ascii="Maiandra GD" w:eastAsia="Times New Roman" w:hAnsi="Maiandra GD" w:cs="Arial"/>
          <w:color w:val="000000"/>
          <w:sz w:val="24"/>
          <w:szCs w:val="24"/>
          <w:bdr w:val="none" w:sz="0" w:space="0" w:color="auto" w:frame="1"/>
          <w:rPrChange w:id="62" w:author="Narendra" w:date="2021-08-21T13:02:00Z">
            <w:rPr>
              <w:rFonts w:ascii="Maiandra GD" w:eastAsia="Times New Roman" w:hAnsi="Maiandra GD" w:cs="Arial"/>
              <w:color w:val="000000"/>
              <w:sz w:val="24"/>
              <w:szCs w:val="24"/>
              <w:bdr w:val="none" w:sz="0" w:space="0" w:color="auto" w:frame="1"/>
            </w:rPr>
          </w:rPrChange>
        </w:rPr>
        <w:t> (within a server) and </w:t>
      </w:r>
      <w:r w:rsidRPr="008C6831">
        <w:rPr>
          <w:rFonts w:ascii="Maiandra GD" w:eastAsia="Times New Roman" w:hAnsi="Maiandra GD" w:cs="Arial"/>
          <w:b/>
          <w:bCs/>
          <w:color w:val="000000"/>
          <w:sz w:val="24"/>
          <w:szCs w:val="24"/>
          <w:rPrChange w:id="63" w:author="Narendra" w:date="2021-08-21T13:02:00Z">
            <w:rPr>
              <w:rFonts w:ascii="Maiandra GD" w:eastAsia="Times New Roman" w:hAnsi="Maiandra GD" w:cs="Arial"/>
              <w:b/>
              <w:bCs/>
              <w:color w:val="000000"/>
              <w:sz w:val="24"/>
              <w:szCs w:val="24"/>
            </w:rPr>
          </w:rPrChange>
        </w:rPr>
        <w:t>self-hosting</w:t>
      </w:r>
      <w:r w:rsidRPr="008C6831">
        <w:rPr>
          <w:rFonts w:ascii="Maiandra GD" w:eastAsia="Times New Roman" w:hAnsi="Maiandra GD" w:cs="Arial"/>
          <w:color w:val="000000"/>
          <w:sz w:val="24"/>
          <w:szCs w:val="24"/>
          <w:bdr w:val="none" w:sz="0" w:space="0" w:color="auto" w:frame="1"/>
          <w:rPrChange w:id="64" w:author="Narendra" w:date="2021-08-21T13:02:00Z">
            <w:rPr>
              <w:rFonts w:ascii="Maiandra GD" w:eastAsia="Times New Roman" w:hAnsi="Maiandra GD" w:cs="Arial"/>
              <w:color w:val="000000"/>
              <w:sz w:val="24"/>
              <w:szCs w:val="24"/>
              <w:bdr w:val="none" w:sz="0" w:space="0" w:color="auto" w:frame="1"/>
            </w:rPr>
          </w:rPrChange>
        </w:rPr>
        <w:t> (within an application).</w:t>
      </w:r>
    </w:p>
    <w:p w:rsidR="00E66B06" w:rsidRPr="008C6831" w:rsidRDefault="00E66B06" w:rsidP="00E66B06">
      <w:pPr>
        <w:shd w:val="clear" w:color="auto" w:fill="FFFFFF"/>
        <w:spacing w:after="0" w:line="240" w:lineRule="auto"/>
        <w:jc w:val="both"/>
        <w:textAlignment w:val="baseline"/>
        <w:rPr>
          <w:rFonts w:ascii="Maiandra GD" w:eastAsia="Times New Roman" w:hAnsi="Maiandra GD" w:cs="Arial"/>
          <w:color w:val="000000"/>
          <w:sz w:val="24"/>
          <w:szCs w:val="24"/>
          <w:bdr w:val="none" w:sz="0" w:space="0" w:color="auto" w:frame="1"/>
          <w:rPrChange w:id="65" w:author="Narendra" w:date="2021-08-21T13:02:00Z">
            <w:rPr>
              <w:rFonts w:ascii="Maiandra GD" w:eastAsia="Times New Roman" w:hAnsi="Maiandra GD" w:cs="Arial"/>
              <w:color w:val="000000"/>
              <w:sz w:val="24"/>
              <w:szCs w:val="24"/>
              <w:bdr w:val="none" w:sz="0" w:space="0" w:color="auto" w:frame="1"/>
            </w:rPr>
          </w:rPrChange>
        </w:rPr>
      </w:pPr>
      <w:r w:rsidRPr="008C6831">
        <w:rPr>
          <w:rFonts w:ascii="Maiandra GD" w:eastAsia="Times New Roman" w:hAnsi="Maiandra GD" w:cs="Arial"/>
          <w:color w:val="000000"/>
          <w:sz w:val="24"/>
          <w:szCs w:val="24"/>
          <w:bdr w:val="none" w:sz="0" w:space="0" w:color="auto" w:frame="1"/>
          <w:rPrChange w:id="66" w:author="Narendra" w:date="2021-08-21T13:02:00Z">
            <w:rPr>
              <w:rFonts w:ascii="Maiandra GD" w:eastAsia="Times New Roman" w:hAnsi="Maiandra GD" w:cs="Arial"/>
              <w:color w:val="000000"/>
              <w:sz w:val="24"/>
              <w:szCs w:val="24"/>
              <w:bdr w:val="none" w:sz="0" w:space="0" w:color="auto" w:frame="1"/>
            </w:rPr>
          </w:rPrChange>
        </w:rPr>
        <w:t>The HTTP Modules participate in IIS logging, auditing, and so on. Generally, if you don’t want to support self-hosting, then HTTP Module is a better option but if you want to support self-hosting then HTTP Message Handler is a better option.</w:t>
      </w:r>
    </w:p>
    <w:p w:rsidR="00E66B06" w:rsidRPr="008C6831" w:rsidRDefault="00E66B06" w:rsidP="00E66B06">
      <w:pPr>
        <w:shd w:val="clear" w:color="auto" w:fill="FFFFFF"/>
        <w:spacing w:after="0" w:line="240" w:lineRule="auto"/>
        <w:jc w:val="both"/>
        <w:textAlignment w:val="baseline"/>
        <w:rPr>
          <w:rFonts w:ascii="Maiandra GD" w:eastAsia="Times New Roman" w:hAnsi="Maiandra GD" w:cs="Segoe UI"/>
          <w:color w:val="212529"/>
          <w:sz w:val="24"/>
          <w:szCs w:val="24"/>
          <w:rPrChange w:id="67" w:author="Narendra" w:date="2021-08-21T13:02:00Z">
            <w:rPr>
              <w:rFonts w:ascii="Maiandra GD" w:eastAsia="Times New Roman" w:hAnsi="Maiandra GD" w:cs="Segoe UI"/>
              <w:color w:val="212529"/>
              <w:sz w:val="24"/>
              <w:szCs w:val="24"/>
            </w:rPr>
          </w:rPrChange>
        </w:rPr>
      </w:pPr>
    </w:p>
    <w:p w:rsidR="00E66B06" w:rsidRPr="008C6831" w:rsidRDefault="00E66B06" w:rsidP="00E66B06">
      <w:pPr>
        <w:shd w:val="clear" w:color="auto" w:fill="FFFFFF"/>
        <w:spacing w:after="0" w:line="240" w:lineRule="auto"/>
        <w:jc w:val="both"/>
        <w:textAlignment w:val="baseline"/>
        <w:outlineLvl w:val="4"/>
        <w:rPr>
          <w:rFonts w:ascii="Maiandra GD" w:eastAsia="Times New Roman" w:hAnsi="Maiandra GD" w:cs="Arial"/>
          <w:b/>
          <w:bCs/>
          <w:color w:val="000000"/>
          <w:sz w:val="24"/>
          <w:szCs w:val="24"/>
          <w:rPrChange w:id="68" w:author="Narendra" w:date="2021-08-21T13:02:00Z">
            <w:rPr>
              <w:rFonts w:ascii="Maiandra GD" w:eastAsia="Times New Roman" w:hAnsi="Maiandra GD" w:cs="Arial"/>
              <w:b/>
              <w:bCs/>
              <w:color w:val="000000"/>
              <w:sz w:val="24"/>
              <w:szCs w:val="24"/>
            </w:rPr>
          </w:rPrChange>
        </w:rPr>
      </w:pPr>
      <w:r w:rsidRPr="008C6831">
        <w:rPr>
          <w:rFonts w:ascii="Maiandra GD" w:eastAsia="Times New Roman" w:hAnsi="Maiandra GD" w:cs="Arial"/>
          <w:b/>
          <w:bCs/>
          <w:color w:val="000000"/>
          <w:sz w:val="24"/>
          <w:szCs w:val="24"/>
          <w:rPrChange w:id="69" w:author="Narendra" w:date="2021-08-21T13:02:00Z">
            <w:rPr>
              <w:rFonts w:ascii="Maiandra GD" w:eastAsia="Times New Roman" w:hAnsi="Maiandra GD" w:cs="Arial"/>
              <w:b/>
              <w:bCs/>
              <w:color w:val="000000"/>
              <w:sz w:val="24"/>
              <w:szCs w:val="24"/>
            </w:rPr>
          </w:rPrChange>
        </w:rPr>
        <w:t>Setting the Principal Object</w:t>
      </w:r>
    </w:p>
    <w:p w:rsidR="00E66B06" w:rsidRPr="008C6831" w:rsidRDefault="00E66B06" w:rsidP="00E66B06">
      <w:pPr>
        <w:shd w:val="clear" w:color="auto" w:fill="FFFFFF"/>
        <w:spacing w:after="0" w:line="240" w:lineRule="auto"/>
        <w:jc w:val="both"/>
        <w:textAlignment w:val="baseline"/>
        <w:outlineLvl w:val="4"/>
        <w:rPr>
          <w:rFonts w:ascii="Maiandra GD" w:eastAsia="Times New Roman" w:hAnsi="Maiandra GD" w:cs="Segoe UI"/>
          <w:color w:val="3A3A3A"/>
          <w:sz w:val="24"/>
          <w:szCs w:val="24"/>
          <w:rPrChange w:id="70" w:author="Narendra" w:date="2021-08-21T13:02:00Z">
            <w:rPr>
              <w:rFonts w:ascii="Maiandra GD" w:eastAsia="Times New Roman" w:hAnsi="Maiandra GD" w:cs="Segoe UI"/>
              <w:color w:val="3A3A3A"/>
              <w:sz w:val="24"/>
              <w:szCs w:val="24"/>
            </w:rPr>
          </w:rPrChange>
        </w:rPr>
      </w:pPr>
    </w:p>
    <w:p w:rsidR="00E66B06" w:rsidRPr="008C6831" w:rsidRDefault="00E66B06" w:rsidP="00E66B06">
      <w:pPr>
        <w:shd w:val="clear" w:color="auto" w:fill="FFFFFF"/>
        <w:spacing w:after="0" w:line="240" w:lineRule="auto"/>
        <w:jc w:val="both"/>
        <w:textAlignment w:val="baseline"/>
        <w:rPr>
          <w:rFonts w:ascii="Maiandra GD" w:eastAsia="Times New Roman" w:hAnsi="Maiandra GD" w:cs="Segoe UI"/>
          <w:color w:val="212529"/>
          <w:sz w:val="24"/>
          <w:szCs w:val="24"/>
          <w:rPrChange w:id="71" w:author="Narendra" w:date="2021-08-21T13:02:00Z">
            <w:rPr>
              <w:rFonts w:ascii="Maiandra GD" w:eastAsia="Times New Roman" w:hAnsi="Maiandra GD" w:cs="Segoe UI"/>
              <w:color w:val="212529"/>
              <w:sz w:val="24"/>
              <w:szCs w:val="24"/>
            </w:rPr>
          </w:rPrChange>
        </w:rPr>
      </w:pPr>
      <w:r w:rsidRPr="008C6831">
        <w:rPr>
          <w:rFonts w:ascii="Maiandra GD" w:eastAsia="Times New Roman" w:hAnsi="Maiandra GD" w:cs="Arial"/>
          <w:color w:val="000000"/>
          <w:sz w:val="24"/>
          <w:szCs w:val="24"/>
          <w:bdr w:val="none" w:sz="0" w:space="0" w:color="auto" w:frame="1"/>
          <w:rPrChange w:id="72" w:author="Narendra" w:date="2021-08-21T13:02:00Z">
            <w:rPr>
              <w:rFonts w:ascii="Maiandra GD" w:eastAsia="Times New Roman" w:hAnsi="Maiandra GD" w:cs="Arial"/>
              <w:color w:val="000000"/>
              <w:sz w:val="24"/>
              <w:szCs w:val="24"/>
              <w:bdr w:val="none" w:sz="0" w:space="0" w:color="auto" w:frame="1"/>
            </w:rPr>
          </w:rPrChange>
        </w:rPr>
        <w:t>If  you are going to implement your own custom logic for authenticating the user then you can set the principal object at two places which are as follows:</w:t>
      </w:r>
    </w:p>
    <w:p w:rsidR="00E66B06" w:rsidRPr="008C6831" w:rsidRDefault="00E66B06" w:rsidP="00E66B06">
      <w:pPr>
        <w:shd w:val="clear" w:color="auto" w:fill="FFFFFF"/>
        <w:spacing w:after="0" w:line="240" w:lineRule="auto"/>
        <w:jc w:val="both"/>
        <w:textAlignment w:val="baseline"/>
        <w:rPr>
          <w:rFonts w:ascii="Maiandra GD" w:eastAsia="Times New Roman" w:hAnsi="Maiandra GD" w:cs="Segoe UI"/>
          <w:color w:val="212529"/>
          <w:sz w:val="24"/>
          <w:szCs w:val="24"/>
          <w:rPrChange w:id="73" w:author="Narendra" w:date="2021-08-21T13:02:00Z">
            <w:rPr>
              <w:rFonts w:ascii="Maiandra GD" w:eastAsia="Times New Roman" w:hAnsi="Maiandra GD" w:cs="Segoe UI"/>
              <w:color w:val="212529"/>
              <w:sz w:val="24"/>
              <w:szCs w:val="24"/>
            </w:rPr>
          </w:rPrChange>
        </w:rPr>
      </w:pPr>
      <w:r w:rsidRPr="008C6831">
        <w:rPr>
          <w:rFonts w:ascii="Maiandra GD" w:eastAsia="Times New Roman" w:hAnsi="Maiandra GD" w:cs="Arial"/>
          <w:b/>
          <w:bCs/>
          <w:color w:val="0000FF"/>
          <w:sz w:val="24"/>
          <w:szCs w:val="24"/>
          <w:rPrChange w:id="74" w:author="Narendra" w:date="2021-08-21T13:02:00Z">
            <w:rPr>
              <w:rFonts w:ascii="Maiandra GD" w:eastAsia="Times New Roman" w:hAnsi="Maiandra GD" w:cs="Arial"/>
              <w:b/>
              <w:bCs/>
              <w:color w:val="0000FF"/>
              <w:sz w:val="24"/>
              <w:szCs w:val="24"/>
            </w:rPr>
          </w:rPrChange>
        </w:rPr>
        <w:t>Thread.CurrentPrincipal</w:t>
      </w:r>
      <w:r w:rsidRPr="008C6831">
        <w:rPr>
          <w:rFonts w:ascii="Maiandra GD" w:eastAsia="Times New Roman" w:hAnsi="Maiandra GD" w:cs="Arial"/>
          <w:color w:val="000000"/>
          <w:sz w:val="24"/>
          <w:szCs w:val="24"/>
          <w:bdr w:val="none" w:sz="0" w:space="0" w:color="auto" w:frame="1"/>
          <w:rPrChange w:id="75" w:author="Narendra" w:date="2021-08-21T13:02:00Z">
            <w:rPr>
              <w:rFonts w:ascii="Maiandra GD" w:eastAsia="Times New Roman" w:hAnsi="Maiandra GD" w:cs="Arial"/>
              <w:color w:val="000000"/>
              <w:sz w:val="24"/>
              <w:szCs w:val="24"/>
              <w:bdr w:val="none" w:sz="0" w:space="0" w:color="auto" w:frame="1"/>
            </w:rPr>
          </w:rPrChange>
        </w:rPr>
        <w:t>. This is the standard way to set the thread’s principal in .NET.</w:t>
      </w:r>
    </w:p>
    <w:p w:rsidR="00E66B06" w:rsidRPr="008C6831" w:rsidRDefault="00E66B06" w:rsidP="00E66B06">
      <w:pPr>
        <w:shd w:val="clear" w:color="auto" w:fill="FFFFFF"/>
        <w:spacing w:after="0" w:line="240" w:lineRule="auto"/>
        <w:jc w:val="both"/>
        <w:textAlignment w:val="baseline"/>
        <w:rPr>
          <w:rFonts w:ascii="Maiandra GD" w:eastAsia="Times New Roman" w:hAnsi="Maiandra GD" w:cs="Segoe UI"/>
          <w:color w:val="212529"/>
          <w:sz w:val="24"/>
          <w:szCs w:val="24"/>
          <w:rPrChange w:id="76" w:author="Narendra" w:date="2021-08-21T13:02:00Z">
            <w:rPr>
              <w:rFonts w:ascii="Maiandra GD" w:eastAsia="Times New Roman" w:hAnsi="Maiandra GD" w:cs="Segoe UI"/>
              <w:color w:val="212529"/>
              <w:sz w:val="24"/>
              <w:szCs w:val="24"/>
            </w:rPr>
          </w:rPrChange>
        </w:rPr>
      </w:pPr>
      <w:r w:rsidRPr="008C6831">
        <w:rPr>
          <w:rFonts w:ascii="Maiandra GD" w:eastAsia="Times New Roman" w:hAnsi="Maiandra GD" w:cs="Arial"/>
          <w:b/>
          <w:bCs/>
          <w:color w:val="0000FF"/>
          <w:sz w:val="24"/>
          <w:szCs w:val="24"/>
          <w:rPrChange w:id="77" w:author="Narendra" w:date="2021-08-21T13:02:00Z">
            <w:rPr>
              <w:rFonts w:ascii="Maiandra GD" w:eastAsia="Times New Roman" w:hAnsi="Maiandra GD" w:cs="Arial"/>
              <w:b/>
              <w:bCs/>
              <w:color w:val="0000FF"/>
              <w:sz w:val="24"/>
              <w:szCs w:val="24"/>
            </w:rPr>
          </w:rPrChange>
        </w:rPr>
        <w:t>HttpContext.Current.User</w:t>
      </w:r>
      <w:r w:rsidRPr="008C6831">
        <w:rPr>
          <w:rFonts w:ascii="Maiandra GD" w:eastAsia="Times New Roman" w:hAnsi="Maiandra GD" w:cs="Arial"/>
          <w:color w:val="0000FF"/>
          <w:sz w:val="24"/>
          <w:szCs w:val="24"/>
          <w:bdr w:val="none" w:sz="0" w:space="0" w:color="auto" w:frame="1"/>
          <w:rPrChange w:id="78" w:author="Narendra" w:date="2021-08-21T13:02:00Z">
            <w:rPr>
              <w:rFonts w:ascii="Maiandra GD" w:eastAsia="Times New Roman" w:hAnsi="Maiandra GD" w:cs="Arial"/>
              <w:color w:val="0000FF"/>
              <w:sz w:val="24"/>
              <w:szCs w:val="24"/>
              <w:bdr w:val="none" w:sz="0" w:space="0" w:color="auto" w:frame="1"/>
            </w:rPr>
          </w:rPrChange>
        </w:rPr>
        <w:t>.</w:t>
      </w:r>
      <w:r w:rsidRPr="008C6831">
        <w:rPr>
          <w:rFonts w:ascii="Maiandra GD" w:eastAsia="Times New Roman" w:hAnsi="Maiandra GD" w:cs="Arial"/>
          <w:color w:val="000000"/>
          <w:sz w:val="24"/>
          <w:szCs w:val="24"/>
          <w:bdr w:val="none" w:sz="0" w:space="0" w:color="auto" w:frame="1"/>
          <w:rPrChange w:id="79" w:author="Narendra" w:date="2021-08-21T13:02:00Z">
            <w:rPr>
              <w:rFonts w:ascii="Maiandra GD" w:eastAsia="Times New Roman" w:hAnsi="Maiandra GD" w:cs="Arial"/>
              <w:color w:val="000000"/>
              <w:sz w:val="24"/>
              <w:szCs w:val="24"/>
              <w:bdr w:val="none" w:sz="0" w:space="0" w:color="auto" w:frame="1"/>
            </w:rPr>
          </w:rPrChange>
        </w:rPr>
        <w:t> This property is specific to ASP.NET.</w:t>
      </w:r>
    </w:p>
    <w:p w:rsidR="00E66B06" w:rsidRPr="008C6831" w:rsidRDefault="00E66B06" w:rsidP="00E66B06">
      <w:pPr>
        <w:shd w:val="clear" w:color="auto" w:fill="FFFFFF"/>
        <w:spacing w:after="0" w:line="240" w:lineRule="auto"/>
        <w:jc w:val="both"/>
        <w:textAlignment w:val="baseline"/>
        <w:rPr>
          <w:rFonts w:ascii="Maiandra GD" w:eastAsia="Times New Roman" w:hAnsi="Maiandra GD" w:cs="Arial"/>
          <w:color w:val="000000"/>
          <w:sz w:val="24"/>
          <w:szCs w:val="24"/>
          <w:bdr w:val="none" w:sz="0" w:space="0" w:color="auto" w:frame="1"/>
          <w:rPrChange w:id="80" w:author="Narendra" w:date="2021-08-21T13:02:00Z">
            <w:rPr>
              <w:rFonts w:ascii="Maiandra GD" w:eastAsia="Times New Roman" w:hAnsi="Maiandra GD" w:cs="Arial"/>
              <w:color w:val="000000"/>
              <w:sz w:val="24"/>
              <w:szCs w:val="24"/>
              <w:bdr w:val="none" w:sz="0" w:space="0" w:color="auto" w:frame="1"/>
            </w:rPr>
          </w:rPrChange>
        </w:rPr>
      </w:pPr>
      <w:r w:rsidRPr="008C6831">
        <w:rPr>
          <w:rFonts w:ascii="Maiandra GD" w:eastAsia="Times New Roman" w:hAnsi="Maiandra GD" w:cs="Arial"/>
          <w:color w:val="000000"/>
          <w:sz w:val="24"/>
          <w:szCs w:val="24"/>
          <w:bdr w:val="none" w:sz="0" w:space="0" w:color="auto" w:frame="1"/>
          <w:rPrChange w:id="81" w:author="Narendra" w:date="2021-08-21T13:02:00Z">
            <w:rPr>
              <w:rFonts w:ascii="Maiandra GD" w:eastAsia="Times New Roman" w:hAnsi="Maiandra GD" w:cs="Arial"/>
              <w:color w:val="000000"/>
              <w:sz w:val="24"/>
              <w:szCs w:val="24"/>
              <w:bdr w:val="none" w:sz="0" w:space="0" w:color="auto" w:frame="1"/>
            </w:rPr>
          </w:rPrChange>
        </w:rPr>
        <w:t>The following image shows how to create and set the principal object with the current thread. Here I am showing you both the options to set the Principal object.</w:t>
      </w:r>
    </w:p>
    <w:p w:rsidR="00E66B06" w:rsidRPr="008C6831" w:rsidRDefault="00E66B06" w:rsidP="00E66B06">
      <w:pPr>
        <w:shd w:val="clear" w:color="auto" w:fill="FFFFFF"/>
        <w:spacing w:after="0" w:line="240" w:lineRule="auto"/>
        <w:jc w:val="both"/>
        <w:textAlignment w:val="baseline"/>
        <w:rPr>
          <w:rFonts w:ascii="Maiandra GD" w:eastAsia="Times New Roman" w:hAnsi="Maiandra GD" w:cs="Segoe UI"/>
          <w:color w:val="212529"/>
          <w:sz w:val="24"/>
          <w:szCs w:val="24"/>
          <w:rPrChange w:id="82" w:author="Narendra" w:date="2021-08-21T13:02:00Z">
            <w:rPr>
              <w:rFonts w:ascii="Maiandra GD" w:eastAsia="Times New Roman" w:hAnsi="Maiandra GD" w:cs="Segoe UI"/>
              <w:color w:val="212529"/>
              <w:sz w:val="24"/>
              <w:szCs w:val="24"/>
            </w:rPr>
          </w:rPrChange>
        </w:rPr>
      </w:pPr>
    </w:p>
    <w:p w:rsidR="00E66B06" w:rsidRPr="008C6831" w:rsidRDefault="00E66B06" w:rsidP="00E66B06">
      <w:pPr>
        <w:shd w:val="clear" w:color="auto" w:fill="FFFFFF"/>
        <w:spacing w:after="384" w:line="240" w:lineRule="auto"/>
        <w:textAlignment w:val="baseline"/>
        <w:rPr>
          <w:rFonts w:ascii="Maiandra GD" w:eastAsia="Times New Roman" w:hAnsi="Maiandra GD" w:cs="Segoe UI"/>
          <w:color w:val="212529"/>
          <w:sz w:val="24"/>
          <w:szCs w:val="24"/>
        </w:rPr>
      </w:pPr>
      <w:r w:rsidRPr="008C6831">
        <w:rPr>
          <w:rFonts w:ascii="Maiandra GD" w:eastAsia="Times New Roman" w:hAnsi="Maiandra GD" w:cs="Segoe UI"/>
          <w:noProof/>
          <w:color w:val="212529"/>
          <w:sz w:val="24"/>
          <w:szCs w:val="24"/>
        </w:rPr>
        <w:drawing>
          <wp:inline distT="0" distB="0" distL="0" distR="0">
            <wp:extent cx="4352925" cy="2687458"/>
            <wp:effectExtent l="19050" t="0" r="9525" b="0"/>
            <wp:docPr id="3" name="Picture 3" descr="Authentication and Authorization in Web API - Setting Principal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uthentication and Authorization in Web API - Setting Principal Object"/>
                    <pic:cNvPicPr>
                      <a:picLocks noChangeAspect="1" noChangeArrowheads="1"/>
                    </pic:cNvPicPr>
                  </pic:nvPicPr>
                  <pic:blipFill>
                    <a:blip r:embed="rId7"/>
                    <a:srcRect/>
                    <a:stretch>
                      <a:fillRect/>
                    </a:stretch>
                  </pic:blipFill>
                  <pic:spPr bwMode="auto">
                    <a:xfrm>
                      <a:off x="0" y="0"/>
                      <a:ext cx="4352925" cy="2687458"/>
                    </a:xfrm>
                    <a:prstGeom prst="rect">
                      <a:avLst/>
                    </a:prstGeom>
                    <a:noFill/>
                    <a:ln w="9525">
                      <a:noFill/>
                      <a:miter lim="800000"/>
                      <a:headEnd/>
                      <a:tailEnd/>
                    </a:ln>
                  </pic:spPr>
                </pic:pic>
              </a:graphicData>
            </a:graphic>
          </wp:inline>
        </w:drawing>
      </w:r>
    </w:p>
    <w:p w:rsidR="00E66B06" w:rsidRPr="008C6831" w:rsidRDefault="00E66B06" w:rsidP="00E66B06">
      <w:pPr>
        <w:shd w:val="clear" w:color="auto" w:fill="FFFFFF"/>
        <w:spacing w:after="0" w:line="240" w:lineRule="auto"/>
        <w:jc w:val="both"/>
        <w:textAlignment w:val="baseline"/>
        <w:rPr>
          <w:rFonts w:ascii="Maiandra GD" w:eastAsia="Times New Roman" w:hAnsi="Maiandra GD" w:cs="Arial"/>
          <w:color w:val="000000"/>
          <w:sz w:val="24"/>
          <w:szCs w:val="24"/>
          <w:bdr w:val="none" w:sz="0" w:space="0" w:color="auto" w:frame="1"/>
          <w:rPrChange w:id="83" w:author="Narendra" w:date="2021-08-21T13:02:00Z">
            <w:rPr>
              <w:rFonts w:ascii="Maiandra GD" w:eastAsia="Times New Roman" w:hAnsi="Maiandra GD" w:cs="Arial"/>
              <w:color w:val="000000"/>
              <w:sz w:val="24"/>
              <w:szCs w:val="24"/>
              <w:bdr w:val="none" w:sz="0" w:space="0" w:color="auto" w:frame="1"/>
            </w:rPr>
          </w:rPrChange>
        </w:rPr>
      </w:pPr>
      <w:r w:rsidRPr="008C6831">
        <w:rPr>
          <w:rFonts w:ascii="Maiandra GD" w:eastAsia="Times New Roman" w:hAnsi="Maiandra GD" w:cs="Arial"/>
          <w:color w:val="000000"/>
          <w:sz w:val="24"/>
          <w:szCs w:val="24"/>
          <w:bdr w:val="none" w:sz="0" w:space="0" w:color="auto" w:frame="1"/>
        </w:rPr>
        <w:lastRenderedPageBreak/>
        <w:t>If you are going to host the Web API service in IIS, then you need to set the principal object in both places because of the security concerns i.e. security becomes inconsistent. In the case of Self-hos</w:t>
      </w:r>
      <w:r w:rsidRPr="008C6831">
        <w:rPr>
          <w:rFonts w:ascii="Maiandra GD" w:eastAsia="Times New Roman" w:hAnsi="Maiandra GD" w:cs="Arial"/>
          <w:color w:val="000000"/>
          <w:sz w:val="24"/>
          <w:szCs w:val="24"/>
          <w:bdr w:val="none" w:sz="0" w:space="0" w:color="auto" w:frame="1"/>
          <w:rPrChange w:id="84" w:author="Narendra" w:date="2021-08-21T13:02:00Z">
            <w:rPr>
              <w:rFonts w:ascii="Maiandra GD" w:eastAsia="Times New Roman" w:hAnsi="Maiandra GD" w:cs="Arial"/>
              <w:color w:val="000000"/>
              <w:sz w:val="24"/>
              <w:szCs w:val="24"/>
              <w:bdr w:val="none" w:sz="0" w:space="0" w:color="auto" w:frame="1"/>
            </w:rPr>
          </w:rPrChange>
        </w:rPr>
        <w:t>ting the </w:t>
      </w:r>
      <w:r w:rsidRPr="008C6831">
        <w:rPr>
          <w:rFonts w:ascii="Maiandra GD" w:eastAsia="Times New Roman" w:hAnsi="Maiandra GD" w:cs="Arial"/>
          <w:b/>
          <w:bCs/>
          <w:color w:val="000000"/>
          <w:sz w:val="24"/>
          <w:szCs w:val="24"/>
          <w:rPrChange w:id="85" w:author="Narendra" w:date="2021-08-21T13:02:00Z">
            <w:rPr>
              <w:rFonts w:ascii="Maiandra GD" w:eastAsia="Times New Roman" w:hAnsi="Maiandra GD" w:cs="Arial"/>
              <w:b/>
              <w:bCs/>
              <w:color w:val="000000"/>
              <w:sz w:val="24"/>
              <w:szCs w:val="24"/>
            </w:rPr>
          </w:rPrChange>
        </w:rPr>
        <w:t>HttpContext.Current</w:t>
      </w:r>
      <w:r w:rsidRPr="008C6831">
        <w:rPr>
          <w:rFonts w:ascii="Maiandra GD" w:eastAsia="Times New Roman" w:hAnsi="Maiandra GD" w:cs="Arial"/>
          <w:color w:val="000000"/>
          <w:sz w:val="24"/>
          <w:szCs w:val="24"/>
          <w:bdr w:val="none" w:sz="0" w:space="0" w:color="auto" w:frame="1"/>
          <w:rPrChange w:id="86" w:author="Narendra" w:date="2021-08-21T13:02:00Z">
            <w:rPr>
              <w:rFonts w:ascii="Maiandra GD" w:eastAsia="Times New Roman" w:hAnsi="Maiandra GD" w:cs="Arial"/>
              <w:color w:val="000000"/>
              <w:sz w:val="24"/>
              <w:szCs w:val="24"/>
              <w:bdr w:val="none" w:sz="0" w:space="0" w:color="auto" w:frame="1"/>
            </w:rPr>
          </w:rPrChange>
        </w:rPr>
        <w:t> value is null. To ensure your code is host-agnostic (i.e. to support both web hosting and self-hosting), you need to check for null before assigning the Principal object to the </w:t>
      </w:r>
      <w:r w:rsidRPr="008C6831">
        <w:rPr>
          <w:rFonts w:ascii="Maiandra GD" w:eastAsia="Times New Roman" w:hAnsi="Maiandra GD" w:cs="Arial"/>
          <w:b/>
          <w:bCs/>
          <w:color w:val="000000"/>
          <w:sz w:val="24"/>
          <w:szCs w:val="24"/>
          <w:rPrChange w:id="87" w:author="Narendra" w:date="2021-08-21T13:02:00Z">
            <w:rPr>
              <w:rFonts w:ascii="Maiandra GD" w:eastAsia="Times New Roman" w:hAnsi="Maiandra GD" w:cs="Arial"/>
              <w:b/>
              <w:bCs/>
              <w:color w:val="000000"/>
              <w:sz w:val="24"/>
              <w:szCs w:val="24"/>
            </w:rPr>
          </w:rPrChange>
        </w:rPr>
        <w:t>HttpContext.Current</w:t>
      </w:r>
      <w:r w:rsidRPr="008C6831">
        <w:rPr>
          <w:rFonts w:ascii="Maiandra GD" w:eastAsia="Times New Roman" w:hAnsi="Maiandra GD" w:cs="Arial"/>
          <w:color w:val="000000"/>
          <w:sz w:val="24"/>
          <w:szCs w:val="24"/>
          <w:bdr w:val="none" w:sz="0" w:space="0" w:color="auto" w:frame="1"/>
          <w:rPrChange w:id="88" w:author="Narendra" w:date="2021-08-21T13:02:00Z">
            <w:rPr>
              <w:rFonts w:ascii="Maiandra GD" w:eastAsia="Times New Roman" w:hAnsi="Maiandra GD" w:cs="Arial"/>
              <w:color w:val="000000"/>
              <w:sz w:val="24"/>
              <w:szCs w:val="24"/>
              <w:bdr w:val="none" w:sz="0" w:space="0" w:color="auto" w:frame="1"/>
            </w:rPr>
          </w:rPrChange>
        </w:rPr>
        <w:t> as shown in the above image.</w:t>
      </w:r>
    </w:p>
    <w:p w:rsidR="00E66B06" w:rsidRPr="008C6831" w:rsidRDefault="00E66B06" w:rsidP="00E66B06">
      <w:pPr>
        <w:shd w:val="clear" w:color="auto" w:fill="FFFFFF"/>
        <w:spacing w:after="0" w:line="240" w:lineRule="auto"/>
        <w:jc w:val="both"/>
        <w:textAlignment w:val="baseline"/>
        <w:rPr>
          <w:rFonts w:ascii="Maiandra GD" w:eastAsia="Times New Roman" w:hAnsi="Maiandra GD" w:cs="Segoe UI"/>
          <w:color w:val="212529"/>
          <w:sz w:val="24"/>
          <w:szCs w:val="24"/>
          <w:rPrChange w:id="89" w:author="Narendra" w:date="2021-08-21T13:02:00Z">
            <w:rPr>
              <w:rFonts w:ascii="Maiandra GD" w:eastAsia="Times New Roman" w:hAnsi="Maiandra GD" w:cs="Segoe UI"/>
              <w:color w:val="212529"/>
              <w:sz w:val="24"/>
              <w:szCs w:val="24"/>
            </w:rPr>
          </w:rPrChange>
        </w:rPr>
      </w:pPr>
    </w:p>
    <w:p w:rsidR="00E66B06" w:rsidRPr="008C6831" w:rsidRDefault="00E66B06" w:rsidP="00E66B06">
      <w:pPr>
        <w:shd w:val="clear" w:color="auto" w:fill="FFFFFF"/>
        <w:spacing w:after="0" w:line="240" w:lineRule="auto"/>
        <w:jc w:val="both"/>
        <w:textAlignment w:val="baseline"/>
        <w:outlineLvl w:val="3"/>
        <w:rPr>
          <w:rFonts w:ascii="Maiandra GD" w:eastAsia="Times New Roman" w:hAnsi="Maiandra GD" w:cs="Arial"/>
          <w:b/>
          <w:bCs/>
          <w:color w:val="000000"/>
          <w:sz w:val="24"/>
          <w:szCs w:val="24"/>
          <w:rPrChange w:id="90" w:author="Narendra" w:date="2021-08-21T13:02:00Z">
            <w:rPr>
              <w:rFonts w:ascii="Maiandra GD" w:eastAsia="Times New Roman" w:hAnsi="Maiandra GD" w:cs="Arial"/>
              <w:b/>
              <w:bCs/>
              <w:color w:val="000000"/>
              <w:sz w:val="24"/>
              <w:szCs w:val="24"/>
            </w:rPr>
          </w:rPrChange>
        </w:rPr>
      </w:pPr>
      <w:r w:rsidRPr="008C6831">
        <w:rPr>
          <w:rFonts w:ascii="Maiandra GD" w:eastAsia="Times New Roman" w:hAnsi="Maiandra GD" w:cs="Arial"/>
          <w:b/>
          <w:bCs/>
          <w:color w:val="000000"/>
          <w:sz w:val="24"/>
          <w:szCs w:val="24"/>
          <w:rPrChange w:id="91" w:author="Narendra" w:date="2021-08-21T13:02:00Z">
            <w:rPr>
              <w:rFonts w:ascii="Maiandra GD" w:eastAsia="Times New Roman" w:hAnsi="Maiandra GD" w:cs="Arial"/>
              <w:b/>
              <w:bCs/>
              <w:color w:val="000000"/>
              <w:sz w:val="24"/>
              <w:szCs w:val="24"/>
            </w:rPr>
          </w:rPrChange>
        </w:rPr>
        <w:t>Authorization in Web API</w:t>
      </w:r>
    </w:p>
    <w:p w:rsidR="00E66B06" w:rsidRPr="008C6831" w:rsidRDefault="00E66B06" w:rsidP="00E66B06">
      <w:pPr>
        <w:shd w:val="clear" w:color="auto" w:fill="FFFFFF"/>
        <w:spacing w:after="0" w:line="240" w:lineRule="auto"/>
        <w:jc w:val="both"/>
        <w:textAlignment w:val="baseline"/>
        <w:outlineLvl w:val="3"/>
        <w:rPr>
          <w:rFonts w:ascii="Maiandra GD" w:eastAsia="Times New Roman" w:hAnsi="Maiandra GD" w:cs="Segoe UI"/>
          <w:color w:val="3A3A3A"/>
          <w:sz w:val="24"/>
          <w:szCs w:val="24"/>
          <w:rPrChange w:id="92" w:author="Narendra" w:date="2021-08-21T13:02:00Z">
            <w:rPr>
              <w:rFonts w:ascii="Maiandra GD" w:eastAsia="Times New Roman" w:hAnsi="Maiandra GD" w:cs="Segoe UI"/>
              <w:color w:val="3A3A3A"/>
              <w:sz w:val="24"/>
              <w:szCs w:val="24"/>
            </w:rPr>
          </w:rPrChange>
        </w:rPr>
      </w:pPr>
    </w:p>
    <w:p w:rsidR="00E66B06" w:rsidRPr="008C6831" w:rsidRDefault="00E66B06" w:rsidP="00E66B06">
      <w:pPr>
        <w:shd w:val="clear" w:color="auto" w:fill="FFFFFF"/>
        <w:spacing w:after="0" w:line="240" w:lineRule="auto"/>
        <w:jc w:val="both"/>
        <w:textAlignment w:val="baseline"/>
        <w:rPr>
          <w:rFonts w:ascii="Maiandra GD" w:eastAsia="Times New Roman" w:hAnsi="Maiandra GD" w:cs="Segoe UI"/>
          <w:color w:val="212529"/>
          <w:sz w:val="24"/>
          <w:szCs w:val="24"/>
          <w:rPrChange w:id="93" w:author="Narendra" w:date="2021-08-21T13:02:00Z">
            <w:rPr>
              <w:rFonts w:ascii="Maiandra GD" w:eastAsia="Times New Roman" w:hAnsi="Maiandra GD" w:cs="Segoe UI"/>
              <w:color w:val="212529"/>
              <w:sz w:val="24"/>
              <w:szCs w:val="24"/>
            </w:rPr>
          </w:rPrChange>
        </w:rPr>
      </w:pPr>
      <w:r w:rsidRPr="008C6831">
        <w:rPr>
          <w:rFonts w:ascii="Maiandra GD" w:eastAsia="Times New Roman" w:hAnsi="Maiandra GD" w:cs="Arial"/>
          <w:color w:val="000000"/>
          <w:sz w:val="24"/>
          <w:szCs w:val="24"/>
          <w:bdr w:val="none" w:sz="0" w:space="0" w:color="auto" w:frame="1"/>
          <w:rPrChange w:id="94" w:author="Narendra" w:date="2021-08-21T13:02:00Z">
            <w:rPr>
              <w:rFonts w:ascii="Maiandra GD" w:eastAsia="Times New Roman" w:hAnsi="Maiandra GD" w:cs="Arial"/>
              <w:color w:val="000000"/>
              <w:sz w:val="24"/>
              <w:szCs w:val="24"/>
              <w:bdr w:val="none" w:sz="0" w:space="0" w:color="auto" w:frame="1"/>
            </w:rPr>
          </w:rPrChange>
        </w:rPr>
        <w:t>The Authorization Process is going to happen before executing the Controller Action Method which provides you the flexibility to decide whether you want to grant access to that resource or not.</w:t>
      </w:r>
    </w:p>
    <w:p w:rsidR="00E66B06" w:rsidRPr="008C6831" w:rsidRDefault="00E66B06" w:rsidP="00E66B06">
      <w:pPr>
        <w:shd w:val="clear" w:color="auto" w:fill="FFFFFF"/>
        <w:spacing w:after="0" w:line="240" w:lineRule="auto"/>
        <w:jc w:val="both"/>
        <w:textAlignment w:val="baseline"/>
        <w:rPr>
          <w:rFonts w:ascii="Maiandra GD" w:eastAsia="Times New Roman" w:hAnsi="Maiandra GD" w:cs="Segoe UI"/>
          <w:color w:val="212529"/>
          <w:sz w:val="24"/>
          <w:szCs w:val="24"/>
          <w:rPrChange w:id="95" w:author="Narendra" w:date="2021-08-21T13:02:00Z">
            <w:rPr>
              <w:rFonts w:ascii="Maiandra GD" w:eastAsia="Times New Roman" w:hAnsi="Maiandra GD" w:cs="Segoe UI"/>
              <w:color w:val="212529"/>
              <w:sz w:val="24"/>
              <w:szCs w:val="24"/>
            </w:rPr>
          </w:rPrChange>
        </w:rPr>
      </w:pPr>
      <w:r w:rsidRPr="008C6831">
        <w:rPr>
          <w:rFonts w:ascii="Maiandra GD" w:eastAsia="Times New Roman" w:hAnsi="Maiandra GD" w:cs="Arial"/>
          <w:color w:val="000000"/>
          <w:sz w:val="24"/>
          <w:szCs w:val="24"/>
          <w:bdr w:val="none" w:sz="0" w:space="0" w:color="auto" w:frame="1"/>
          <w:rPrChange w:id="96" w:author="Narendra" w:date="2021-08-21T13:02:00Z">
            <w:rPr>
              <w:rFonts w:ascii="Maiandra GD" w:eastAsia="Times New Roman" w:hAnsi="Maiandra GD" w:cs="Arial"/>
              <w:color w:val="000000"/>
              <w:sz w:val="24"/>
              <w:szCs w:val="24"/>
              <w:bdr w:val="none" w:sz="0" w:space="0" w:color="auto" w:frame="1"/>
            </w:rPr>
          </w:rPrChange>
        </w:rPr>
        <w:t>We can implement this in ASP.NET Web API by using the Authorization filters which will be executed before the controller action method executed. So, if the request is not authorized for that specific resource, then the filter returns an error response to the client without executing the controller action method. The following diagram explains the above.</w:t>
      </w:r>
    </w:p>
    <w:p w:rsidR="00E66B06" w:rsidRPr="008C6831" w:rsidRDefault="00E66B06" w:rsidP="00E66B06">
      <w:pPr>
        <w:shd w:val="clear" w:color="auto" w:fill="FFFFFF"/>
        <w:spacing w:after="384" w:line="240" w:lineRule="auto"/>
        <w:textAlignment w:val="baseline"/>
        <w:rPr>
          <w:rFonts w:ascii="Maiandra GD" w:eastAsia="Times New Roman" w:hAnsi="Maiandra GD" w:cs="Segoe UI"/>
          <w:color w:val="212529"/>
          <w:sz w:val="24"/>
          <w:szCs w:val="24"/>
        </w:rPr>
      </w:pPr>
      <w:r w:rsidRPr="008C6831">
        <w:rPr>
          <w:rFonts w:ascii="Maiandra GD" w:eastAsia="Times New Roman" w:hAnsi="Maiandra GD" w:cs="Segoe UI"/>
          <w:noProof/>
          <w:color w:val="212529"/>
          <w:sz w:val="24"/>
          <w:szCs w:val="24"/>
        </w:rPr>
        <w:drawing>
          <wp:inline distT="0" distB="0" distL="0" distR="0">
            <wp:extent cx="5587287" cy="1485900"/>
            <wp:effectExtent l="19050" t="0" r="0" b="0"/>
            <wp:docPr id="4" name="Picture 4" descr="Authentication and Authorization in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uthentication and Authorization in Web API"/>
                    <pic:cNvPicPr>
                      <a:picLocks noChangeAspect="1" noChangeArrowheads="1"/>
                    </pic:cNvPicPr>
                  </pic:nvPicPr>
                  <pic:blipFill>
                    <a:blip r:embed="rId8"/>
                    <a:srcRect/>
                    <a:stretch>
                      <a:fillRect/>
                    </a:stretch>
                  </pic:blipFill>
                  <pic:spPr bwMode="auto">
                    <a:xfrm>
                      <a:off x="0" y="0"/>
                      <a:ext cx="5587287" cy="1485900"/>
                    </a:xfrm>
                    <a:prstGeom prst="rect">
                      <a:avLst/>
                    </a:prstGeom>
                    <a:noFill/>
                    <a:ln w="9525">
                      <a:noFill/>
                      <a:miter lim="800000"/>
                      <a:headEnd/>
                      <a:tailEnd/>
                    </a:ln>
                  </pic:spPr>
                </pic:pic>
              </a:graphicData>
            </a:graphic>
          </wp:inline>
        </w:drawing>
      </w:r>
    </w:p>
    <w:p w:rsidR="00E66B06" w:rsidRPr="008C6831" w:rsidRDefault="00E66B06" w:rsidP="00E66B06">
      <w:pPr>
        <w:shd w:val="clear" w:color="auto" w:fill="FFFFFF"/>
        <w:spacing w:after="0" w:line="240" w:lineRule="auto"/>
        <w:jc w:val="both"/>
        <w:textAlignment w:val="baseline"/>
        <w:outlineLvl w:val="4"/>
        <w:rPr>
          <w:rFonts w:ascii="Maiandra GD" w:eastAsia="Times New Roman" w:hAnsi="Maiandra GD" w:cs="Arial"/>
          <w:b/>
          <w:bCs/>
          <w:color w:val="000000"/>
          <w:sz w:val="24"/>
          <w:szCs w:val="24"/>
        </w:rPr>
      </w:pPr>
      <w:r w:rsidRPr="008C6831">
        <w:rPr>
          <w:rFonts w:ascii="Maiandra GD" w:eastAsia="Times New Roman" w:hAnsi="Maiandra GD" w:cs="Arial"/>
          <w:b/>
          <w:bCs/>
          <w:color w:val="000000"/>
          <w:sz w:val="24"/>
          <w:szCs w:val="24"/>
        </w:rPr>
        <w:t>Using the [Authorize] Attribute</w:t>
      </w:r>
    </w:p>
    <w:p w:rsidR="00E66B06" w:rsidRPr="008C6831" w:rsidRDefault="00E66B06" w:rsidP="00E66B06">
      <w:pPr>
        <w:shd w:val="clear" w:color="auto" w:fill="FFFFFF"/>
        <w:spacing w:after="0" w:line="240" w:lineRule="auto"/>
        <w:jc w:val="both"/>
        <w:textAlignment w:val="baseline"/>
        <w:outlineLvl w:val="4"/>
        <w:rPr>
          <w:rFonts w:ascii="Maiandra GD" w:eastAsia="Times New Roman" w:hAnsi="Maiandra GD" w:cs="Segoe UI"/>
          <w:color w:val="3A3A3A"/>
          <w:sz w:val="24"/>
          <w:szCs w:val="24"/>
          <w:rPrChange w:id="97" w:author="Narendra" w:date="2021-08-21T13:02:00Z">
            <w:rPr>
              <w:rFonts w:ascii="Maiandra GD" w:eastAsia="Times New Roman" w:hAnsi="Maiandra GD" w:cs="Segoe UI"/>
              <w:color w:val="3A3A3A"/>
              <w:sz w:val="24"/>
              <w:szCs w:val="24"/>
            </w:rPr>
          </w:rPrChange>
        </w:rPr>
      </w:pPr>
    </w:p>
    <w:p w:rsidR="00E66B06" w:rsidRPr="008C6831" w:rsidRDefault="00E66B06" w:rsidP="00E66B06">
      <w:pPr>
        <w:shd w:val="clear" w:color="auto" w:fill="FFFFFF"/>
        <w:spacing w:after="0" w:line="240" w:lineRule="auto"/>
        <w:jc w:val="both"/>
        <w:textAlignment w:val="baseline"/>
        <w:rPr>
          <w:rFonts w:ascii="Maiandra GD" w:eastAsia="Times New Roman" w:hAnsi="Maiandra GD" w:cs="Segoe UI"/>
          <w:color w:val="212529"/>
          <w:sz w:val="24"/>
          <w:szCs w:val="24"/>
          <w:rPrChange w:id="98" w:author="Narendra" w:date="2021-08-21T13:02:00Z">
            <w:rPr>
              <w:rFonts w:ascii="Maiandra GD" w:eastAsia="Times New Roman" w:hAnsi="Maiandra GD" w:cs="Segoe UI"/>
              <w:color w:val="212529"/>
              <w:sz w:val="24"/>
              <w:szCs w:val="24"/>
            </w:rPr>
          </w:rPrChange>
        </w:rPr>
      </w:pPr>
      <w:r w:rsidRPr="008C6831">
        <w:rPr>
          <w:rFonts w:ascii="Maiandra GD" w:eastAsia="Times New Roman" w:hAnsi="Maiandra GD" w:cs="Arial"/>
          <w:color w:val="000000"/>
          <w:sz w:val="24"/>
          <w:szCs w:val="24"/>
          <w:bdr w:val="none" w:sz="0" w:space="0" w:color="auto" w:frame="1"/>
          <w:rPrChange w:id="99" w:author="Narendra" w:date="2021-08-21T13:02:00Z">
            <w:rPr>
              <w:rFonts w:ascii="Maiandra GD" w:eastAsia="Times New Roman" w:hAnsi="Maiandra GD" w:cs="Arial"/>
              <w:color w:val="000000"/>
              <w:sz w:val="24"/>
              <w:szCs w:val="24"/>
              <w:bdr w:val="none" w:sz="0" w:space="0" w:color="auto" w:frame="1"/>
            </w:rPr>
          </w:rPrChange>
        </w:rPr>
        <w:t>The ASP.NET Web API Framework provides a built-in authorization filter attribute i.e. </w:t>
      </w:r>
      <w:r w:rsidRPr="008C6831">
        <w:rPr>
          <w:rFonts w:ascii="Maiandra GD" w:eastAsia="Times New Roman" w:hAnsi="Maiandra GD" w:cs="Arial"/>
          <w:b/>
          <w:bCs/>
          <w:color w:val="000000"/>
          <w:sz w:val="24"/>
          <w:szCs w:val="24"/>
          <w:rPrChange w:id="100" w:author="Narendra" w:date="2021-08-21T13:02:00Z">
            <w:rPr>
              <w:rFonts w:ascii="Maiandra GD" w:eastAsia="Times New Roman" w:hAnsi="Maiandra GD" w:cs="Arial"/>
              <w:b/>
              <w:bCs/>
              <w:color w:val="000000"/>
              <w:sz w:val="24"/>
              <w:szCs w:val="24"/>
            </w:rPr>
          </w:rPrChange>
        </w:rPr>
        <w:t>AuthorizeAttribute</w:t>
      </w:r>
      <w:r w:rsidRPr="008C6831">
        <w:rPr>
          <w:rFonts w:ascii="Maiandra GD" w:eastAsia="Times New Roman" w:hAnsi="Maiandra GD" w:cs="Arial"/>
          <w:color w:val="000000"/>
          <w:sz w:val="24"/>
          <w:szCs w:val="24"/>
          <w:bdr w:val="none" w:sz="0" w:space="0" w:color="auto" w:frame="1"/>
          <w:rPrChange w:id="101" w:author="Narendra" w:date="2021-08-21T13:02:00Z">
            <w:rPr>
              <w:rFonts w:ascii="Maiandra GD" w:eastAsia="Times New Roman" w:hAnsi="Maiandra GD" w:cs="Arial"/>
              <w:color w:val="000000"/>
              <w:sz w:val="24"/>
              <w:szCs w:val="24"/>
              <w:bdr w:val="none" w:sz="0" w:space="0" w:color="auto" w:frame="1"/>
            </w:rPr>
          </w:rPrChange>
        </w:rPr>
        <w:t> and you can use this built-in filter attribute to checks whether the user is authenticated or not. If not, then it simply returns the HTTP status code </w:t>
      </w:r>
      <w:r w:rsidRPr="008C6831">
        <w:rPr>
          <w:rFonts w:ascii="Maiandra GD" w:eastAsia="Times New Roman" w:hAnsi="Maiandra GD" w:cs="Arial"/>
          <w:b/>
          <w:bCs/>
          <w:color w:val="000000"/>
          <w:sz w:val="24"/>
          <w:szCs w:val="24"/>
          <w:rPrChange w:id="102" w:author="Narendra" w:date="2021-08-21T13:02:00Z">
            <w:rPr>
              <w:rFonts w:ascii="Maiandra GD" w:eastAsia="Times New Roman" w:hAnsi="Maiandra GD" w:cs="Arial"/>
              <w:b/>
              <w:bCs/>
              <w:color w:val="000000"/>
              <w:sz w:val="24"/>
              <w:szCs w:val="24"/>
            </w:rPr>
          </w:rPrChange>
        </w:rPr>
        <w:t>401 Unauthorized</w:t>
      </w:r>
      <w:r w:rsidRPr="008C6831">
        <w:rPr>
          <w:rFonts w:ascii="Maiandra GD" w:eastAsia="Times New Roman" w:hAnsi="Maiandra GD" w:cs="Arial"/>
          <w:color w:val="000000"/>
          <w:sz w:val="24"/>
          <w:szCs w:val="24"/>
          <w:bdr w:val="none" w:sz="0" w:space="0" w:color="auto" w:frame="1"/>
          <w:rPrChange w:id="103" w:author="Narendra" w:date="2021-08-21T13:02:00Z">
            <w:rPr>
              <w:rFonts w:ascii="Maiandra GD" w:eastAsia="Times New Roman" w:hAnsi="Maiandra GD" w:cs="Arial"/>
              <w:color w:val="000000"/>
              <w:sz w:val="24"/>
              <w:szCs w:val="24"/>
              <w:bdr w:val="none" w:sz="0" w:space="0" w:color="auto" w:frame="1"/>
            </w:rPr>
          </w:rPrChange>
        </w:rPr>
        <w:t>, without invoking the controller action method.</w:t>
      </w:r>
    </w:p>
    <w:p w:rsidR="00E66B06" w:rsidRPr="008C6831" w:rsidRDefault="00E66B06" w:rsidP="00E66B06">
      <w:pPr>
        <w:shd w:val="clear" w:color="auto" w:fill="FFFFFF"/>
        <w:spacing w:after="0" w:line="240" w:lineRule="auto"/>
        <w:jc w:val="both"/>
        <w:textAlignment w:val="baseline"/>
        <w:rPr>
          <w:rFonts w:ascii="Maiandra GD" w:eastAsia="Times New Roman" w:hAnsi="Maiandra GD" w:cs="Segoe UI"/>
          <w:color w:val="212529"/>
          <w:sz w:val="24"/>
          <w:szCs w:val="24"/>
          <w:rPrChange w:id="104" w:author="Narendra" w:date="2021-08-21T13:02:00Z">
            <w:rPr>
              <w:rFonts w:ascii="Maiandra GD" w:eastAsia="Times New Roman" w:hAnsi="Maiandra GD" w:cs="Segoe UI"/>
              <w:color w:val="212529"/>
              <w:sz w:val="24"/>
              <w:szCs w:val="24"/>
            </w:rPr>
          </w:rPrChange>
        </w:rPr>
      </w:pPr>
      <w:r w:rsidRPr="008C6831">
        <w:rPr>
          <w:rFonts w:ascii="Maiandra GD" w:eastAsia="Times New Roman" w:hAnsi="Maiandra GD" w:cs="Arial"/>
          <w:color w:val="000000"/>
          <w:sz w:val="24"/>
          <w:szCs w:val="24"/>
          <w:bdr w:val="none" w:sz="0" w:space="0" w:color="auto" w:frame="1"/>
          <w:rPrChange w:id="105" w:author="Narendra" w:date="2021-08-21T13:02:00Z">
            <w:rPr>
              <w:rFonts w:ascii="Maiandra GD" w:eastAsia="Times New Roman" w:hAnsi="Maiandra GD" w:cs="Arial"/>
              <w:color w:val="000000"/>
              <w:sz w:val="24"/>
              <w:szCs w:val="24"/>
              <w:bdr w:val="none" w:sz="0" w:space="0" w:color="auto" w:frame="1"/>
            </w:rPr>
          </w:rPrChange>
        </w:rPr>
        <w:t>You can apply the above built-in filter globally, at the controller level, or at the action level.</w:t>
      </w:r>
    </w:p>
    <w:p w:rsidR="00E66B06" w:rsidRPr="008C6831" w:rsidRDefault="00E66B06" w:rsidP="00E66B06">
      <w:pPr>
        <w:shd w:val="clear" w:color="auto" w:fill="FFFFFF"/>
        <w:spacing w:after="0" w:line="240" w:lineRule="auto"/>
        <w:jc w:val="both"/>
        <w:textAlignment w:val="baseline"/>
        <w:outlineLvl w:val="5"/>
        <w:rPr>
          <w:rFonts w:ascii="Maiandra GD" w:eastAsia="Times New Roman" w:hAnsi="Maiandra GD" w:cs="Segoe UI"/>
          <w:color w:val="3A3A3A"/>
          <w:sz w:val="24"/>
          <w:szCs w:val="24"/>
        </w:rPr>
      </w:pPr>
      <w:r w:rsidRPr="008C6831">
        <w:rPr>
          <w:rFonts w:ascii="Maiandra GD" w:eastAsia="Times New Roman" w:hAnsi="Maiandra GD" w:cs="Arial"/>
          <w:b/>
          <w:bCs/>
          <w:color w:val="000000"/>
          <w:sz w:val="24"/>
          <w:szCs w:val="24"/>
          <w:rPrChange w:id="106" w:author="Narendra" w:date="2021-08-21T13:02:00Z">
            <w:rPr>
              <w:rFonts w:ascii="Maiandra GD" w:eastAsia="Times New Roman" w:hAnsi="Maiandra GD" w:cs="Arial"/>
              <w:b/>
              <w:bCs/>
              <w:color w:val="000000"/>
              <w:sz w:val="24"/>
              <w:szCs w:val="24"/>
            </w:rPr>
          </w:rPrChange>
        </w:rPr>
        <w:t>At Globally</w:t>
      </w:r>
      <w:r w:rsidRPr="008C6831">
        <w:rPr>
          <w:rFonts w:ascii="Maiandra GD" w:eastAsia="Times New Roman" w:hAnsi="Maiandra GD" w:cs="Arial"/>
          <w:color w:val="000000"/>
          <w:sz w:val="24"/>
          <w:szCs w:val="24"/>
          <w:bdr w:val="none" w:sz="0" w:space="0" w:color="auto" w:frame="1"/>
          <w:rPrChange w:id="107" w:author="Narendra" w:date="2021-08-21T13:02:00Z">
            <w:rPr>
              <w:rFonts w:ascii="Maiandra GD" w:eastAsia="Times New Roman" w:hAnsi="Maiandra GD" w:cs="Arial"/>
              <w:color w:val="000000"/>
              <w:sz w:val="24"/>
              <w:szCs w:val="24"/>
              <w:bdr w:val="none" w:sz="0" w:space="0" w:color="auto" w:frame="1"/>
            </w:rPr>
          </w:rPrChange>
        </w:rPr>
        <w:t>:</w:t>
      </w:r>
    </w:p>
    <w:p w:rsidR="00E66B06" w:rsidRPr="008C6831" w:rsidRDefault="00E66B06" w:rsidP="00E66B06">
      <w:pPr>
        <w:shd w:val="clear" w:color="auto" w:fill="FFFFFF"/>
        <w:spacing w:after="0" w:line="240" w:lineRule="auto"/>
        <w:jc w:val="both"/>
        <w:textAlignment w:val="baseline"/>
        <w:rPr>
          <w:rFonts w:ascii="Maiandra GD" w:eastAsia="Times New Roman" w:hAnsi="Maiandra GD" w:cs="Segoe UI"/>
          <w:color w:val="212529"/>
          <w:sz w:val="24"/>
          <w:szCs w:val="24"/>
          <w:rPrChange w:id="108" w:author="Narendra" w:date="2021-08-21T13:02:00Z">
            <w:rPr>
              <w:rFonts w:ascii="Maiandra GD" w:eastAsia="Times New Roman" w:hAnsi="Maiandra GD" w:cs="Segoe UI"/>
              <w:color w:val="212529"/>
              <w:sz w:val="24"/>
              <w:szCs w:val="24"/>
            </w:rPr>
          </w:rPrChange>
        </w:rPr>
      </w:pPr>
      <w:r w:rsidRPr="008C6831">
        <w:rPr>
          <w:rFonts w:ascii="Maiandra GD" w:eastAsia="Times New Roman" w:hAnsi="Maiandra GD" w:cs="Arial"/>
          <w:color w:val="000000"/>
          <w:sz w:val="24"/>
          <w:szCs w:val="24"/>
          <w:bdr w:val="none" w:sz="0" w:space="0" w:color="auto" w:frame="1"/>
          <w:rPrChange w:id="109" w:author="Narendra" w:date="2021-08-21T13:02:00Z">
            <w:rPr>
              <w:rFonts w:ascii="Maiandra GD" w:eastAsia="Times New Roman" w:hAnsi="Maiandra GD" w:cs="Arial"/>
              <w:color w:val="000000"/>
              <w:sz w:val="24"/>
              <w:szCs w:val="24"/>
              <w:bdr w:val="none" w:sz="0" w:space="0" w:color="auto" w:frame="1"/>
            </w:rPr>
          </w:rPrChange>
        </w:rPr>
        <w:t>If you want to check the authentication for all the Web API controllers, then it is better to add the </w:t>
      </w:r>
      <w:r w:rsidRPr="008C6831">
        <w:rPr>
          <w:rFonts w:ascii="Maiandra GD" w:eastAsia="Times New Roman" w:hAnsi="Maiandra GD" w:cs="Arial"/>
          <w:b/>
          <w:bCs/>
          <w:color w:val="000000"/>
          <w:sz w:val="24"/>
          <w:szCs w:val="24"/>
          <w:rPrChange w:id="110" w:author="Narendra" w:date="2021-08-21T13:02:00Z">
            <w:rPr>
              <w:rFonts w:ascii="Maiandra GD" w:eastAsia="Times New Roman" w:hAnsi="Maiandra GD" w:cs="Arial"/>
              <w:b/>
              <w:bCs/>
              <w:color w:val="000000"/>
              <w:sz w:val="24"/>
              <w:szCs w:val="24"/>
            </w:rPr>
          </w:rPrChange>
        </w:rPr>
        <w:t>AuthorizeAttribute</w:t>
      </w:r>
      <w:r w:rsidRPr="008C6831">
        <w:rPr>
          <w:rFonts w:ascii="Maiandra GD" w:eastAsia="Times New Roman" w:hAnsi="Maiandra GD" w:cs="Arial"/>
          <w:color w:val="000000"/>
          <w:sz w:val="24"/>
          <w:szCs w:val="24"/>
          <w:bdr w:val="none" w:sz="0" w:space="0" w:color="auto" w:frame="1"/>
          <w:rPrChange w:id="111" w:author="Narendra" w:date="2021-08-21T13:02:00Z">
            <w:rPr>
              <w:rFonts w:ascii="Maiandra GD" w:eastAsia="Times New Roman" w:hAnsi="Maiandra GD" w:cs="Arial"/>
              <w:color w:val="000000"/>
              <w:sz w:val="24"/>
              <w:szCs w:val="24"/>
              <w:bdr w:val="none" w:sz="0" w:space="0" w:color="auto" w:frame="1"/>
            </w:rPr>
          </w:rPrChange>
        </w:rPr>
        <w:t> filter to the global filter list within the </w:t>
      </w:r>
      <w:r w:rsidRPr="008C6831">
        <w:rPr>
          <w:rFonts w:ascii="Maiandra GD" w:eastAsia="Times New Roman" w:hAnsi="Maiandra GD" w:cs="Arial"/>
          <w:b/>
          <w:bCs/>
          <w:color w:val="000000"/>
          <w:sz w:val="24"/>
          <w:szCs w:val="24"/>
          <w:rPrChange w:id="112" w:author="Narendra" w:date="2021-08-21T13:02:00Z">
            <w:rPr>
              <w:rFonts w:ascii="Maiandra GD" w:eastAsia="Times New Roman" w:hAnsi="Maiandra GD" w:cs="Arial"/>
              <w:b/>
              <w:bCs/>
              <w:color w:val="000000"/>
              <w:sz w:val="24"/>
              <w:szCs w:val="24"/>
            </w:rPr>
          </w:rPrChange>
        </w:rPr>
        <w:t>Register</w:t>
      </w:r>
      <w:r w:rsidRPr="008C6831">
        <w:rPr>
          <w:rFonts w:ascii="Maiandra GD" w:eastAsia="Times New Roman" w:hAnsi="Maiandra GD" w:cs="Arial"/>
          <w:color w:val="000000"/>
          <w:sz w:val="24"/>
          <w:szCs w:val="24"/>
          <w:bdr w:val="none" w:sz="0" w:space="0" w:color="auto" w:frame="1"/>
          <w:rPrChange w:id="113" w:author="Narendra" w:date="2021-08-21T13:02:00Z">
            <w:rPr>
              <w:rFonts w:ascii="Maiandra GD" w:eastAsia="Times New Roman" w:hAnsi="Maiandra GD" w:cs="Arial"/>
              <w:color w:val="000000"/>
              <w:sz w:val="24"/>
              <w:szCs w:val="24"/>
              <w:bdr w:val="none" w:sz="0" w:space="0" w:color="auto" w:frame="1"/>
            </w:rPr>
          </w:rPrChange>
        </w:rPr>
        <w:t> method of the </w:t>
      </w:r>
      <w:r w:rsidRPr="008C6831">
        <w:rPr>
          <w:rFonts w:ascii="Maiandra GD" w:eastAsia="Times New Roman" w:hAnsi="Maiandra GD" w:cs="Arial"/>
          <w:b/>
          <w:bCs/>
          <w:color w:val="000000"/>
          <w:sz w:val="24"/>
          <w:szCs w:val="24"/>
          <w:rPrChange w:id="114" w:author="Narendra" w:date="2021-08-21T13:02:00Z">
            <w:rPr>
              <w:rFonts w:ascii="Maiandra GD" w:eastAsia="Times New Roman" w:hAnsi="Maiandra GD" w:cs="Arial"/>
              <w:b/>
              <w:bCs/>
              <w:color w:val="000000"/>
              <w:sz w:val="24"/>
              <w:szCs w:val="24"/>
            </w:rPr>
          </w:rPrChange>
        </w:rPr>
        <w:t>WebApiConfig</w:t>
      </w:r>
      <w:r w:rsidRPr="008C6831">
        <w:rPr>
          <w:rFonts w:ascii="Maiandra GD" w:eastAsia="Times New Roman" w:hAnsi="Maiandra GD" w:cs="Arial"/>
          <w:color w:val="000000"/>
          <w:sz w:val="24"/>
          <w:szCs w:val="24"/>
          <w:bdr w:val="none" w:sz="0" w:space="0" w:color="auto" w:frame="1"/>
          <w:rPrChange w:id="115" w:author="Narendra" w:date="2021-08-21T13:02:00Z">
            <w:rPr>
              <w:rFonts w:ascii="Maiandra GD" w:eastAsia="Times New Roman" w:hAnsi="Maiandra GD" w:cs="Arial"/>
              <w:color w:val="000000"/>
              <w:sz w:val="24"/>
              <w:szCs w:val="24"/>
              <w:bdr w:val="none" w:sz="0" w:space="0" w:color="auto" w:frame="1"/>
            </w:rPr>
          </w:rPrChange>
        </w:rPr>
        <w:t> class as shown in the below image:</w:t>
      </w:r>
    </w:p>
    <w:p w:rsidR="00E66B06" w:rsidRPr="008C6831" w:rsidRDefault="00E66B06" w:rsidP="00E66B06">
      <w:pPr>
        <w:shd w:val="clear" w:color="auto" w:fill="FFFFFF"/>
        <w:spacing w:after="384" w:line="240" w:lineRule="auto"/>
        <w:textAlignment w:val="baseline"/>
        <w:rPr>
          <w:rFonts w:ascii="Maiandra GD" w:eastAsia="Times New Roman" w:hAnsi="Maiandra GD" w:cs="Segoe UI"/>
          <w:color w:val="212529"/>
          <w:sz w:val="24"/>
          <w:szCs w:val="24"/>
        </w:rPr>
      </w:pPr>
      <w:r w:rsidRPr="008C6831">
        <w:rPr>
          <w:rFonts w:ascii="Maiandra GD" w:eastAsia="Times New Roman" w:hAnsi="Maiandra GD" w:cs="Segoe UI"/>
          <w:noProof/>
          <w:color w:val="212529"/>
          <w:sz w:val="24"/>
          <w:szCs w:val="24"/>
        </w:rPr>
        <w:lastRenderedPageBreak/>
        <w:drawing>
          <wp:inline distT="0" distB="0" distL="0" distR="0">
            <wp:extent cx="6096000" cy="3800475"/>
            <wp:effectExtent l="19050" t="0" r="0" b="0"/>
            <wp:docPr id="5" name="Picture 5" descr="Authentication and Authorization in Web API - Applying Authorize Filter Glob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uthentication and Authorization in Web API - Applying Authorize Filter Globally"/>
                    <pic:cNvPicPr>
                      <a:picLocks noChangeAspect="1" noChangeArrowheads="1"/>
                    </pic:cNvPicPr>
                  </pic:nvPicPr>
                  <pic:blipFill>
                    <a:blip r:embed="rId9"/>
                    <a:srcRect/>
                    <a:stretch>
                      <a:fillRect/>
                    </a:stretch>
                  </pic:blipFill>
                  <pic:spPr bwMode="auto">
                    <a:xfrm>
                      <a:off x="0" y="0"/>
                      <a:ext cx="6096000" cy="3800475"/>
                    </a:xfrm>
                    <a:prstGeom prst="rect">
                      <a:avLst/>
                    </a:prstGeom>
                    <a:noFill/>
                    <a:ln w="9525">
                      <a:noFill/>
                      <a:miter lim="800000"/>
                      <a:headEnd/>
                      <a:tailEnd/>
                    </a:ln>
                  </pic:spPr>
                </pic:pic>
              </a:graphicData>
            </a:graphic>
          </wp:inline>
        </w:drawing>
      </w:r>
    </w:p>
    <w:p w:rsidR="00E66B06" w:rsidRPr="008C6831" w:rsidRDefault="00E66B06" w:rsidP="00E66B06">
      <w:pPr>
        <w:shd w:val="clear" w:color="auto" w:fill="FFFFFF"/>
        <w:spacing w:after="0" w:line="240" w:lineRule="auto"/>
        <w:jc w:val="both"/>
        <w:textAlignment w:val="baseline"/>
        <w:outlineLvl w:val="5"/>
        <w:rPr>
          <w:rFonts w:ascii="Maiandra GD" w:eastAsia="Times New Roman" w:hAnsi="Maiandra GD" w:cs="Segoe UI"/>
          <w:color w:val="3A3A3A"/>
          <w:sz w:val="24"/>
          <w:szCs w:val="24"/>
          <w:rPrChange w:id="116" w:author="Narendra" w:date="2021-08-21T13:02:00Z">
            <w:rPr>
              <w:rFonts w:ascii="Maiandra GD" w:eastAsia="Times New Roman" w:hAnsi="Maiandra GD" w:cs="Segoe UI"/>
              <w:color w:val="3A3A3A"/>
              <w:sz w:val="24"/>
              <w:szCs w:val="24"/>
            </w:rPr>
          </w:rPrChange>
        </w:rPr>
      </w:pPr>
      <w:r w:rsidRPr="008C6831">
        <w:rPr>
          <w:rFonts w:ascii="Maiandra GD" w:eastAsia="Times New Roman" w:hAnsi="Maiandra GD" w:cs="Arial"/>
          <w:b/>
          <w:bCs/>
          <w:color w:val="000000"/>
          <w:sz w:val="24"/>
          <w:szCs w:val="24"/>
          <w:rPrChange w:id="117" w:author="Narendra" w:date="2021-08-21T13:02:00Z">
            <w:rPr>
              <w:rFonts w:ascii="Maiandra GD" w:eastAsia="Times New Roman" w:hAnsi="Maiandra GD" w:cs="Arial"/>
              <w:b/>
              <w:bCs/>
              <w:color w:val="000000"/>
              <w:sz w:val="24"/>
              <w:szCs w:val="24"/>
            </w:rPr>
          </w:rPrChange>
        </w:rPr>
        <w:t>At Controller Level</w:t>
      </w:r>
      <w:r w:rsidRPr="008C6831">
        <w:rPr>
          <w:rFonts w:ascii="Maiandra GD" w:eastAsia="Times New Roman" w:hAnsi="Maiandra GD" w:cs="Arial"/>
          <w:color w:val="000000"/>
          <w:sz w:val="24"/>
          <w:szCs w:val="24"/>
          <w:bdr w:val="none" w:sz="0" w:space="0" w:color="auto" w:frame="1"/>
          <w:rPrChange w:id="118" w:author="Narendra" w:date="2021-08-21T13:02:00Z">
            <w:rPr>
              <w:rFonts w:ascii="Maiandra GD" w:eastAsia="Times New Roman" w:hAnsi="Maiandra GD" w:cs="Arial"/>
              <w:color w:val="000000"/>
              <w:sz w:val="24"/>
              <w:szCs w:val="24"/>
              <w:bdr w:val="none" w:sz="0" w:space="0" w:color="auto" w:frame="1"/>
            </w:rPr>
          </w:rPrChange>
        </w:rPr>
        <w:t>:</w:t>
      </w:r>
    </w:p>
    <w:p w:rsidR="00E66B06" w:rsidRPr="008C6831" w:rsidRDefault="00E66B06" w:rsidP="00E66B06">
      <w:pPr>
        <w:shd w:val="clear" w:color="auto" w:fill="FFFFFF"/>
        <w:spacing w:after="0" w:line="240" w:lineRule="auto"/>
        <w:jc w:val="both"/>
        <w:textAlignment w:val="baseline"/>
        <w:rPr>
          <w:rFonts w:ascii="Maiandra GD" w:eastAsia="Times New Roman" w:hAnsi="Maiandra GD" w:cs="Segoe UI"/>
          <w:color w:val="212529"/>
          <w:sz w:val="24"/>
          <w:szCs w:val="24"/>
          <w:rPrChange w:id="119" w:author="Narendra" w:date="2021-08-21T13:02:00Z">
            <w:rPr>
              <w:rFonts w:ascii="Maiandra GD" w:eastAsia="Times New Roman" w:hAnsi="Maiandra GD" w:cs="Segoe UI"/>
              <w:color w:val="212529"/>
              <w:sz w:val="24"/>
              <w:szCs w:val="24"/>
            </w:rPr>
          </w:rPrChange>
        </w:rPr>
      </w:pPr>
      <w:r w:rsidRPr="008C6831">
        <w:rPr>
          <w:rFonts w:ascii="Maiandra GD" w:eastAsia="Times New Roman" w:hAnsi="Maiandra GD" w:cs="Arial"/>
          <w:color w:val="000000"/>
          <w:sz w:val="24"/>
          <w:szCs w:val="24"/>
          <w:bdr w:val="none" w:sz="0" w:space="0" w:color="auto" w:frame="1"/>
          <w:rPrChange w:id="120" w:author="Narendra" w:date="2021-08-21T13:02:00Z">
            <w:rPr>
              <w:rFonts w:ascii="Maiandra GD" w:eastAsia="Times New Roman" w:hAnsi="Maiandra GD" w:cs="Arial"/>
              <w:color w:val="000000"/>
              <w:sz w:val="24"/>
              <w:szCs w:val="24"/>
              <w:bdr w:val="none" w:sz="0" w:space="0" w:color="auto" w:frame="1"/>
            </w:rPr>
          </w:rPrChange>
        </w:rPr>
        <w:t>If you want to provide authentication for all the action methods of a specific controller, then it is better and recommended to add the </w:t>
      </w:r>
      <w:r w:rsidRPr="008C6831">
        <w:rPr>
          <w:rFonts w:ascii="Maiandra GD" w:eastAsia="Times New Roman" w:hAnsi="Maiandra GD" w:cs="Arial"/>
          <w:b/>
          <w:bCs/>
          <w:color w:val="000000"/>
          <w:sz w:val="24"/>
          <w:szCs w:val="24"/>
          <w:rPrChange w:id="121" w:author="Narendra" w:date="2021-08-21T13:02:00Z">
            <w:rPr>
              <w:rFonts w:ascii="Maiandra GD" w:eastAsia="Times New Roman" w:hAnsi="Maiandra GD" w:cs="Arial"/>
              <w:b/>
              <w:bCs/>
              <w:color w:val="000000"/>
              <w:sz w:val="24"/>
              <w:szCs w:val="24"/>
            </w:rPr>
          </w:rPrChange>
        </w:rPr>
        <w:t>Authorize</w:t>
      </w:r>
      <w:r w:rsidRPr="008C6831">
        <w:rPr>
          <w:rFonts w:ascii="Maiandra GD" w:eastAsia="Times New Roman" w:hAnsi="Maiandra GD" w:cs="Arial"/>
          <w:color w:val="000000"/>
          <w:sz w:val="24"/>
          <w:szCs w:val="24"/>
          <w:bdr w:val="none" w:sz="0" w:space="0" w:color="auto" w:frame="1"/>
          <w:rPrChange w:id="122" w:author="Narendra" w:date="2021-08-21T13:02:00Z">
            <w:rPr>
              <w:rFonts w:ascii="Maiandra GD" w:eastAsia="Times New Roman" w:hAnsi="Maiandra GD" w:cs="Arial"/>
              <w:color w:val="000000"/>
              <w:sz w:val="24"/>
              <w:szCs w:val="24"/>
              <w:bdr w:val="none" w:sz="0" w:space="0" w:color="auto" w:frame="1"/>
            </w:rPr>
          </w:rPrChange>
        </w:rPr>
        <w:t> filter at the controller level as shown in the below image.</w:t>
      </w:r>
    </w:p>
    <w:p w:rsidR="00E66B06" w:rsidRPr="008C6831" w:rsidRDefault="00E66B06" w:rsidP="00E66B06">
      <w:pPr>
        <w:shd w:val="clear" w:color="auto" w:fill="FFFFFF"/>
        <w:spacing w:after="384" w:line="240" w:lineRule="auto"/>
        <w:textAlignment w:val="baseline"/>
        <w:rPr>
          <w:rFonts w:ascii="Maiandra GD" w:eastAsia="Times New Roman" w:hAnsi="Maiandra GD" w:cs="Segoe UI"/>
          <w:color w:val="212529"/>
          <w:sz w:val="24"/>
          <w:szCs w:val="24"/>
        </w:rPr>
      </w:pPr>
      <w:r w:rsidRPr="008C6831">
        <w:rPr>
          <w:rFonts w:ascii="Maiandra GD" w:eastAsia="Times New Roman" w:hAnsi="Maiandra GD" w:cs="Segoe UI"/>
          <w:noProof/>
          <w:color w:val="212529"/>
          <w:sz w:val="24"/>
          <w:szCs w:val="24"/>
        </w:rPr>
        <w:drawing>
          <wp:inline distT="0" distB="0" distL="0" distR="0">
            <wp:extent cx="6267450" cy="3181350"/>
            <wp:effectExtent l="19050" t="0" r="0" b="0"/>
            <wp:docPr id="6" name="Picture 6" descr="Authentication and Authorization in Web API - At Controller 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uthentication and Authorization in Web API - At Controller Level"/>
                    <pic:cNvPicPr>
                      <a:picLocks noChangeAspect="1" noChangeArrowheads="1"/>
                    </pic:cNvPicPr>
                  </pic:nvPicPr>
                  <pic:blipFill>
                    <a:blip r:embed="rId10"/>
                    <a:srcRect/>
                    <a:stretch>
                      <a:fillRect/>
                    </a:stretch>
                  </pic:blipFill>
                  <pic:spPr bwMode="auto">
                    <a:xfrm>
                      <a:off x="0" y="0"/>
                      <a:ext cx="6267450" cy="3181350"/>
                    </a:xfrm>
                    <a:prstGeom prst="rect">
                      <a:avLst/>
                    </a:prstGeom>
                    <a:noFill/>
                    <a:ln w="9525">
                      <a:noFill/>
                      <a:miter lim="800000"/>
                      <a:headEnd/>
                      <a:tailEnd/>
                    </a:ln>
                  </pic:spPr>
                </pic:pic>
              </a:graphicData>
            </a:graphic>
          </wp:inline>
        </w:drawing>
      </w:r>
    </w:p>
    <w:p w:rsidR="00E66B06" w:rsidRPr="008C6831" w:rsidRDefault="00E66B06" w:rsidP="00E66B06">
      <w:pPr>
        <w:shd w:val="clear" w:color="auto" w:fill="FFFFFF"/>
        <w:spacing w:after="0" w:line="240" w:lineRule="auto"/>
        <w:jc w:val="both"/>
        <w:textAlignment w:val="baseline"/>
        <w:outlineLvl w:val="5"/>
        <w:rPr>
          <w:rFonts w:ascii="Maiandra GD" w:eastAsia="Times New Roman" w:hAnsi="Maiandra GD" w:cs="Segoe UI"/>
          <w:color w:val="3A3A3A"/>
          <w:sz w:val="24"/>
          <w:szCs w:val="24"/>
        </w:rPr>
      </w:pPr>
      <w:r w:rsidRPr="008C6831">
        <w:rPr>
          <w:rFonts w:ascii="Maiandra GD" w:eastAsia="Times New Roman" w:hAnsi="Maiandra GD" w:cs="Arial"/>
          <w:b/>
          <w:bCs/>
          <w:color w:val="000000"/>
          <w:sz w:val="24"/>
          <w:szCs w:val="24"/>
        </w:rPr>
        <w:lastRenderedPageBreak/>
        <w:t>At Action Level</w:t>
      </w:r>
      <w:r w:rsidRPr="008C6831">
        <w:rPr>
          <w:rFonts w:ascii="Maiandra GD" w:eastAsia="Times New Roman" w:hAnsi="Maiandra GD" w:cs="Arial"/>
          <w:color w:val="000000"/>
          <w:sz w:val="24"/>
          <w:szCs w:val="24"/>
          <w:bdr w:val="none" w:sz="0" w:space="0" w:color="auto" w:frame="1"/>
        </w:rPr>
        <w:t>:</w:t>
      </w:r>
    </w:p>
    <w:p w:rsidR="00E66B06" w:rsidRPr="008C6831" w:rsidRDefault="00E66B06" w:rsidP="00E66B06">
      <w:pPr>
        <w:shd w:val="clear" w:color="auto" w:fill="FFFFFF"/>
        <w:spacing w:after="0" w:line="240" w:lineRule="auto"/>
        <w:jc w:val="both"/>
        <w:textAlignment w:val="baseline"/>
        <w:rPr>
          <w:rFonts w:ascii="Maiandra GD" w:eastAsia="Times New Roman" w:hAnsi="Maiandra GD" w:cs="Segoe UI"/>
          <w:color w:val="212529"/>
          <w:sz w:val="24"/>
          <w:szCs w:val="24"/>
          <w:rPrChange w:id="123" w:author="Narendra" w:date="2021-08-21T13:02:00Z">
            <w:rPr>
              <w:rFonts w:ascii="Maiandra GD" w:eastAsia="Times New Roman" w:hAnsi="Maiandra GD" w:cs="Segoe UI"/>
              <w:color w:val="212529"/>
              <w:sz w:val="24"/>
              <w:szCs w:val="24"/>
            </w:rPr>
          </w:rPrChange>
        </w:rPr>
      </w:pPr>
      <w:r w:rsidRPr="008C6831">
        <w:rPr>
          <w:rFonts w:ascii="Maiandra GD" w:eastAsia="Times New Roman" w:hAnsi="Maiandra GD" w:cs="Arial"/>
          <w:color w:val="000000"/>
          <w:sz w:val="24"/>
          <w:szCs w:val="24"/>
          <w:bdr w:val="none" w:sz="0" w:space="0" w:color="auto" w:frame="1"/>
          <w:rPrChange w:id="124" w:author="Narendra" w:date="2021-08-21T13:02:00Z">
            <w:rPr>
              <w:rFonts w:ascii="Maiandra GD" w:eastAsia="Times New Roman" w:hAnsi="Maiandra GD" w:cs="Arial"/>
              <w:color w:val="000000"/>
              <w:sz w:val="24"/>
              <w:szCs w:val="24"/>
              <w:bdr w:val="none" w:sz="0" w:space="0" w:color="auto" w:frame="1"/>
            </w:rPr>
          </w:rPrChange>
        </w:rPr>
        <w:t>If you want to provide authentication for specific action methods of a controller, then it is better to add the </w:t>
      </w:r>
      <w:r w:rsidRPr="008C6831">
        <w:rPr>
          <w:rFonts w:ascii="Maiandra GD" w:eastAsia="Times New Roman" w:hAnsi="Maiandra GD" w:cs="Arial"/>
          <w:b/>
          <w:bCs/>
          <w:color w:val="000000"/>
          <w:sz w:val="24"/>
          <w:szCs w:val="24"/>
          <w:rPrChange w:id="125" w:author="Narendra" w:date="2021-08-21T13:02:00Z">
            <w:rPr>
              <w:rFonts w:ascii="Maiandra GD" w:eastAsia="Times New Roman" w:hAnsi="Maiandra GD" w:cs="Arial"/>
              <w:b/>
              <w:bCs/>
              <w:color w:val="000000"/>
              <w:sz w:val="24"/>
              <w:szCs w:val="24"/>
            </w:rPr>
          </w:rPrChange>
        </w:rPr>
        <w:t>Authorize </w:t>
      </w:r>
      <w:r w:rsidRPr="008C6831">
        <w:rPr>
          <w:rFonts w:ascii="Maiandra GD" w:eastAsia="Times New Roman" w:hAnsi="Maiandra GD" w:cs="Arial"/>
          <w:color w:val="000000"/>
          <w:sz w:val="24"/>
          <w:szCs w:val="24"/>
          <w:bdr w:val="none" w:sz="0" w:space="0" w:color="auto" w:frame="1"/>
          <w:rPrChange w:id="126" w:author="Narendra" w:date="2021-08-21T13:02:00Z">
            <w:rPr>
              <w:rFonts w:ascii="Maiandra GD" w:eastAsia="Times New Roman" w:hAnsi="Maiandra GD" w:cs="Arial"/>
              <w:color w:val="000000"/>
              <w:sz w:val="24"/>
              <w:szCs w:val="24"/>
              <w:bdr w:val="none" w:sz="0" w:space="0" w:color="auto" w:frame="1"/>
            </w:rPr>
          </w:rPrChange>
        </w:rPr>
        <w:t>filter attribute to the action method which required authentication as shown in the below image.</w:t>
      </w:r>
    </w:p>
    <w:p w:rsidR="00E66B06" w:rsidRPr="008C6831" w:rsidRDefault="00E66B06" w:rsidP="00E66B06">
      <w:pPr>
        <w:shd w:val="clear" w:color="auto" w:fill="FFFFFF"/>
        <w:spacing w:after="384" w:line="240" w:lineRule="auto"/>
        <w:textAlignment w:val="baseline"/>
        <w:rPr>
          <w:rFonts w:ascii="Maiandra GD" w:eastAsia="Times New Roman" w:hAnsi="Maiandra GD" w:cs="Segoe UI"/>
          <w:color w:val="212529"/>
          <w:sz w:val="24"/>
          <w:szCs w:val="24"/>
        </w:rPr>
      </w:pPr>
      <w:r w:rsidRPr="008C6831">
        <w:rPr>
          <w:rFonts w:ascii="Maiandra GD" w:eastAsia="Times New Roman" w:hAnsi="Maiandra GD" w:cs="Segoe UI"/>
          <w:noProof/>
          <w:color w:val="212529"/>
          <w:sz w:val="24"/>
          <w:szCs w:val="24"/>
        </w:rPr>
        <w:drawing>
          <wp:inline distT="0" distB="0" distL="0" distR="0">
            <wp:extent cx="6038850" cy="2438400"/>
            <wp:effectExtent l="19050" t="0" r="0" b="0"/>
            <wp:docPr id="7" name="Picture 7" descr="Authentication and Authorization in Web API - At Action 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uthentication and Authorization in Web API - At Action Level"/>
                    <pic:cNvPicPr>
                      <a:picLocks noChangeAspect="1" noChangeArrowheads="1"/>
                    </pic:cNvPicPr>
                  </pic:nvPicPr>
                  <pic:blipFill>
                    <a:blip r:embed="rId11"/>
                    <a:srcRect/>
                    <a:stretch>
                      <a:fillRect/>
                    </a:stretch>
                  </pic:blipFill>
                  <pic:spPr bwMode="auto">
                    <a:xfrm>
                      <a:off x="0" y="0"/>
                      <a:ext cx="6038850" cy="2438400"/>
                    </a:xfrm>
                    <a:prstGeom prst="rect">
                      <a:avLst/>
                    </a:prstGeom>
                    <a:noFill/>
                    <a:ln w="9525">
                      <a:noFill/>
                      <a:miter lim="800000"/>
                      <a:headEnd/>
                      <a:tailEnd/>
                    </a:ln>
                  </pic:spPr>
                </pic:pic>
              </a:graphicData>
            </a:graphic>
          </wp:inline>
        </w:drawing>
      </w:r>
    </w:p>
    <w:p w:rsidR="00E66B06" w:rsidRPr="008C6831" w:rsidRDefault="00E66B06" w:rsidP="00E66B06">
      <w:pPr>
        <w:shd w:val="clear" w:color="auto" w:fill="FFFFFF"/>
        <w:spacing w:after="0" w:line="240" w:lineRule="auto"/>
        <w:jc w:val="both"/>
        <w:textAlignment w:val="baseline"/>
        <w:rPr>
          <w:rFonts w:ascii="Maiandra GD" w:eastAsia="Times New Roman" w:hAnsi="Maiandra GD" w:cs="Segoe UI"/>
          <w:color w:val="212529"/>
          <w:sz w:val="24"/>
          <w:szCs w:val="24"/>
          <w:rPrChange w:id="127" w:author="Narendra" w:date="2021-08-21T13:02:00Z">
            <w:rPr>
              <w:rFonts w:ascii="Maiandra GD" w:eastAsia="Times New Roman" w:hAnsi="Maiandra GD" w:cs="Segoe UI"/>
              <w:color w:val="212529"/>
              <w:sz w:val="24"/>
              <w:szCs w:val="24"/>
            </w:rPr>
          </w:rPrChange>
        </w:rPr>
      </w:pPr>
      <w:r w:rsidRPr="008C6831">
        <w:rPr>
          <w:rFonts w:ascii="Maiandra GD" w:eastAsia="Times New Roman" w:hAnsi="Maiandra GD" w:cs="Arial"/>
          <w:color w:val="000000"/>
          <w:sz w:val="24"/>
          <w:szCs w:val="24"/>
          <w:bdr w:val="none" w:sz="0" w:space="0" w:color="auto" w:frame="1"/>
          <w:rPrChange w:id="128" w:author="Narendra" w:date="2021-08-21T13:02:00Z">
            <w:rPr>
              <w:rFonts w:ascii="Maiandra GD" w:eastAsia="Times New Roman" w:hAnsi="Maiandra GD" w:cs="Arial"/>
              <w:color w:val="000000"/>
              <w:sz w:val="24"/>
              <w:szCs w:val="24"/>
              <w:bdr w:val="none" w:sz="0" w:space="0" w:color="auto" w:frame="1"/>
            </w:rPr>
          </w:rPrChange>
        </w:rPr>
        <w:t>Another way of doing this is, restrict the controller by decorating the controller with </w:t>
      </w:r>
      <w:r w:rsidRPr="008C6831">
        <w:rPr>
          <w:rFonts w:ascii="Maiandra GD" w:eastAsia="Times New Roman" w:hAnsi="Maiandra GD" w:cs="Arial"/>
          <w:b/>
          <w:bCs/>
          <w:color w:val="000000"/>
          <w:sz w:val="24"/>
          <w:szCs w:val="24"/>
          <w:rPrChange w:id="129" w:author="Narendra" w:date="2021-08-21T13:02:00Z">
            <w:rPr>
              <w:rFonts w:ascii="Maiandra GD" w:eastAsia="Times New Roman" w:hAnsi="Maiandra GD" w:cs="Arial"/>
              <w:b/>
              <w:bCs/>
              <w:color w:val="000000"/>
              <w:sz w:val="24"/>
              <w:szCs w:val="24"/>
            </w:rPr>
          </w:rPrChange>
        </w:rPr>
        <w:t>Authorize</w:t>
      </w:r>
      <w:r w:rsidRPr="008C6831">
        <w:rPr>
          <w:rFonts w:ascii="Maiandra GD" w:eastAsia="Times New Roman" w:hAnsi="Maiandra GD" w:cs="Arial"/>
          <w:color w:val="000000"/>
          <w:sz w:val="24"/>
          <w:szCs w:val="24"/>
          <w:bdr w:val="none" w:sz="0" w:space="0" w:color="auto" w:frame="1"/>
          <w:rPrChange w:id="130" w:author="Narendra" w:date="2021-08-21T13:02:00Z">
            <w:rPr>
              <w:rFonts w:ascii="Maiandra GD" w:eastAsia="Times New Roman" w:hAnsi="Maiandra GD" w:cs="Arial"/>
              <w:color w:val="000000"/>
              <w:sz w:val="24"/>
              <w:szCs w:val="24"/>
              <w:bdr w:val="none" w:sz="0" w:space="0" w:color="auto" w:frame="1"/>
            </w:rPr>
          </w:rPrChange>
        </w:rPr>
        <w:t> filter attribute and then allow anonymous access to the action methods which does not require authentication by using the </w:t>
      </w:r>
      <w:r w:rsidRPr="008C6831">
        <w:rPr>
          <w:rFonts w:ascii="Maiandra GD" w:eastAsia="Times New Roman" w:hAnsi="Maiandra GD" w:cs="Arial"/>
          <w:b/>
          <w:bCs/>
          <w:color w:val="000000"/>
          <w:sz w:val="24"/>
          <w:szCs w:val="24"/>
          <w:rPrChange w:id="131" w:author="Narendra" w:date="2021-08-21T13:02:00Z">
            <w:rPr>
              <w:rFonts w:ascii="Maiandra GD" w:eastAsia="Times New Roman" w:hAnsi="Maiandra GD" w:cs="Arial"/>
              <w:b/>
              <w:bCs/>
              <w:color w:val="000000"/>
              <w:sz w:val="24"/>
              <w:szCs w:val="24"/>
            </w:rPr>
          </w:rPrChange>
        </w:rPr>
        <w:t>AllowAnonymous</w:t>
      </w:r>
      <w:r w:rsidRPr="008C6831">
        <w:rPr>
          <w:rFonts w:ascii="Maiandra GD" w:eastAsia="Times New Roman" w:hAnsi="Maiandra GD" w:cs="Arial"/>
          <w:color w:val="000000"/>
          <w:sz w:val="24"/>
          <w:szCs w:val="24"/>
          <w:bdr w:val="none" w:sz="0" w:space="0" w:color="auto" w:frame="1"/>
          <w:rPrChange w:id="132" w:author="Narendra" w:date="2021-08-21T13:02:00Z">
            <w:rPr>
              <w:rFonts w:ascii="Maiandra GD" w:eastAsia="Times New Roman" w:hAnsi="Maiandra GD" w:cs="Arial"/>
              <w:color w:val="000000"/>
              <w:sz w:val="24"/>
              <w:szCs w:val="24"/>
              <w:bdr w:val="none" w:sz="0" w:space="0" w:color="auto" w:frame="1"/>
            </w:rPr>
          </w:rPrChange>
        </w:rPr>
        <w:t> attribute. In the below example, the Post method is restricted, but the Get method allows anonymous access.</w:t>
      </w:r>
    </w:p>
    <w:p w:rsidR="00E66B06" w:rsidRPr="008C6831" w:rsidRDefault="00E66B06" w:rsidP="00E66B06">
      <w:pPr>
        <w:shd w:val="clear" w:color="auto" w:fill="FFFFFF"/>
        <w:spacing w:after="384" w:line="240" w:lineRule="auto"/>
        <w:textAlignment w:val="baseline"/>
        <w:rPr>
          <w:rFonts w:ascii="Maiandra GD" w:eastAsia="Times New Roman" w:hAnsi="Maiandra GD" w:cs="Segoe UI"/>
          <w:color w:val="212529"/>
          <w:sz w:val="24"/>
          <w:szCs w:val="24"/>
        </w:rPr>
      </w:pPr>
      <w:r w:rsidRPr="008C6831">
        <w:rPr>
          <w:rFonts w:ascii="Maiandra GD" w:eastAsia="Times New Roman" w:hAnsi="Maiandra GD" w:cs="Segoe UI"/>
          <w:noProof/>
          <w:color w:val="212529"/>
          <w:sz w:val="24"/>
          <w:szCs w:val="24"/>
        </w:rPr>
        <w:drawing>
          <wp:inline distT="0" distB="0" distL="0" distR="0">
            <wp:extent cx="6362700" cy="2771775"/>
            <wp:effectExtent l="19050" t="0" r="0" b="0"/>
            <wp:docPr id="8" name="Picture 8" descr="Authentication and Authorization in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uthentication and Authorization in Web API"/>
                    <pic:cNvPicPr>
                      <a:picLocks noChangeAspect="1" noChangeArrowheads="1"/>
                    </pic:cNvPicPr>
                  </pic:nvPicPr>
                  <pic:blipFill>
                    <a:blip r:embed="rId12"/>
                    <a:srcRect/>
                    <a:stretch>
                      <a:fillRect/>
                    </a:stretch>
                  </pic:blipFill>
                  <pic:spPr bwMode="auto">
                    <a:xfrm>
                      <a:off x="0" y="0"/>
                      <a:ext cx="6362700" cy="2771775"/>
                    </a:xfrm>
                    <a:prstGeom prst="rect">
                      <a:avLst/>
                    </a:prstGeom>
                    <a:noFill/>
                    <a:ln w="9525">
                      <a:noFill/>
                      <a:miter lim="800000"/>
                      <a:headEnd/>
                      <a:tailEnd/>
                    </a:ln>
                  </pic:spPr>
                </pic:pic>
              </a:graphicData>
            </a:graphic>
          </wp:inline>
        </w:drawing>
      </w:r>
    </w:p>
    <w:p w:rsidR="00E66B06" w:rsidRPr="008C6831" w:rsidRDefault="00E66B06" w:rsidP="00E66B06">
      <w:pPr>
        <w:shd w:val="clear" w:color="auto" w:fill="FFFFFF"/>
        <w:spacing w:after="0" w:line="240" w:lineRule="auto"/>
        <w:jc w:val="both"/>
        <w:textAlignment w:val="baseline"/>
        <w:rPr>
          <w:rFonts w:ascii="Maiandra GD" w:eastAsia="Times New Roman" w:hAnsi="Maiandra GD" w:cs="Segoe UI"/>
          <w:color w:val="212529"/>
          <w:sz w:val="24"/>
          <w:szCs w:val="24"/>
          <w:rPrChange w:id="133" w:author="Narendra" w:date="2021-08-21T13:02:00Z">
            <w:rPr>
              <w:rFonts w:ascii="Maiandra GD" w:eastAsia="Times New Roman" w:hAnsi="Maiandra GD" w:cs="Segoe UI"/>
              <w:color w:val="212529"/>
              <w:sz w:val="24"/>
              <w:szCs w:val="24"/>
            </w:rPr>
          </w:rPrChange>
        </w:rPr>
      </w:pPr>
      <w:r w:rsidRPr="008C6831">
        <w:rPr>
          <w:rFonts w:ascii="Maiandra GD" w:eastAsia="Times New Roman" w:hAnsi="Maiandra GD" w:cs="Arial"/>
          <w:color w:val="000000"/>
          <w:sz w:val="24"/>
          <w:szCs w:val="24"/>
          <w:bdr w:val="none" w:sz="0" w:space="0" w:color="auto" w:frame="1"/>
          <w:rPrChange w:id="134" w:author="Narendra" w:date="2021-08-21T13:02:00Z">
            <w:rPr>
              <w:rFonts w:ascii="Maiandra GD" w:eastAsia="Times New Roman" w:hAnsi="Maiandra GD" w:cs="Arial"/>
              <w:color w:val="000000"/>
              <w:sz w:val="24"/>
              <w:szCs w:val="24"/>
              <w:bdr w:val="none" w:sz="0" w:space="0" w:color="auto" w:frame="1"/>
            </w:rPr>
          </w:rPrChange>
        </w:rPr>
        <w:t>As of now, we have discussed two things. If we want to check the authentication before invoking the action method then we need to use the built-in </w:t>
      </w:r>
      <w:r w:rsidRPr="008C6831">
        <w:rPr>
          <w:rFonts w:ascii="Maiandra GD" w:eastAsia="Times New Roman" w:hAnsi="Maiandra GD" w:cs="Arial"/>
          <w:b/>
          <w:bCs/>
          <w:color w:val="000000"/>
          <w:sz w:val="24"/>
          <w:szCs w:val="24"/>
          <w:rPrChange w:id="135" w:author="Narendra" w:date="2021-08-21T13:02:00Z">
            <w:rPr>
              <w:rFonts w:ascii="Maiandra GD" w:eastAsia="Times New Roman" w:hAnsi="Maiandra GD" w:cs="Arial"/>
              <w:b/>
              <w:bCs/>
              <w:color w:val="000000"/>
              <w:sz w:val="24"/>
              <w:szCs w:val="24"/>
            </w:rPr>
          </w:rPrChange>
        </w:rPr>
        <w:t>Authorize</w:t>
      </w:r>
      <w:r w:rsidRPr="008C6831">
        <w:rPr>
          <w:rFonts w:ascii="Maiandra GD" w:eastAsia="Times New Roman" w:hAnsi="Maiandra GD" w:cs="Arial"/>
          <w:color w:val="000000"/>
          <w:sz w:val="24"/>
          <w:szCs w:val="24"/>
          <w:bdr w:val="none" w:sz="0" w:space="0" w:color="auto" w:frame="1"/>
          <w:rPrChange w:id="136" w:author="Narendra" w:date="2021-08-21T13:02:00Z">
            <w:rPr>
              <w:rFonts w:ascii="Maiandra GD" w:eastAsia="Times New Roman" w:hAnsi="Maiandra GD" w:cs="Arial"/>
              <w:color w:val="000000"/>
              <w:sz w:val="24"/>
              <w:szCs w:val="24"/>
              <w:bdr w:val="none" w:sz="0" w:space="0" w:color="auto" w:frame="1"/>
            </w:rPr>
          </w:rPrChange>
        </w:rPr>
        <w:t xml:space="preserve"> Filter Attribute. If we want any action method to be accessed by the anonymous users then we need to </w:t>
      </w:r>
      <w:r w:rsidRPr="008C6831">
        <w:rPr>
          <w:rFonts w:ascii="Maiandra GD" w:eastAsia="Times New Roman" w:hAnsi="Maiandra GD" w:cs="Arial"/>
          <w:color w:val="000000"/>
          <w:sz w:val="24"/>
          <w:szCs w:val="24"/>
          <w:bdr w:val="none" w:sz="0" w:space="0" w:color="auto" w:frame="1"/>
          <w:rPrChange w:id="137" w:author="Narendra" w:date="2021-08-21T13:02:00Z">
            <w:rPr>
              <w:rFonts w:ascii="Maiandra GD" w:eastAsia="Times New Roman" w:hAnsi="Maiandra GD" w:cs="Arial"/>
              <w:color w:val="000000"/>
              <w:sz w:val="24"/>
              <w:szCs w:val="24"/>
              <w:bdr w:val="none" w:sz="0" w:space="0" w:color="auto" w:frame="1"/>
            </w:rPr>
          </w:rPrChange>
        </w:rPr>
        <w:lastRenderedPageBreak/>
        <w:t>decorate that action method with the </w:t>
      </w:r>
      <w:r w:rsidRPr="008C6831">
        <w:rPr>
          <w:rFonts w:ascii="Maiandra GD" w:eastAsia="Times New Roman" w:hAnsi="Maiandra GD" w:cs="Arial"/>
          <w:b/>
          <w:bCs/>
          <w:color w:val="000000"/>
          <w:sz w:val="24"/>
          <w:szCs w:val="24"/>
          <w:rPrChange w:id="138" w:author="Narendra" w:date="2021-08-21T13:02:00Z">
            <w:rPr>
              <w:rFonts w:ascii="Maiandra GD" w:eastAsia="Times New Roman" w:hAnsi="Maiandra GD" w:cs="Arial"/>
              <w:b/>
              <w:bCs/>
              <w:color w:val="000000"/>
              <w:sz w:val="24"/>
              <w:szCs w:val="24"/>
            </w:rPr>
          </w:rPrChange>
        </w:rPr>
        <w:t>AllowAnonymous</w:t>
      </w:r>
      <w:r w:rsidRPr="008C6831">
        <w:rPr>
          <w:rFonts w:ascii="Maiandra GD" w:eastAsia="Times New Roman" w:hAnsi="Maiandra GD" w:cs="Arial"/>
          <w:color w:val="000000"/>
          <w:sz w:val="24"/>
          <w:szCs w:val="24"/>
          <w:bdr w:val="none" w:sz="0" w:space="0" w:color="auto" w:frame="1"/>
          <w:rPrChange w:id="139" w:author="Narendra" w:date="2021-08-21T13:02:00Z">
            <w:rPr>
              <w:rFonts w:ascii="Maiandra GD" w:eastAsia="Times New Roman" w:hAnsi="Maiandra GD" w:cs="Arial"/>
              <w:color w:val="000000"/>
              <w:sz w:val="24"/>
              <w:szCs w:val="24"/>
              <w:bdr w:val="none" w:sz="0" w:space="0" w:color="auto" w:frame="1"/>
            </w:rPr>
          </w:rPrChange>
        </w:rPr>
        <w:t> attribute. Along the way, we can also limit access to specific users or to users with specific roles.</w:t>
      </w:r>
    </w:p>
    <w:p w:rsidR="00E66B06" w:rsidRPr="008C6831" w:rsidRDefault="00E66B06" w:rsidP="00E66B06">
      <w:pPr>
        <w:shd w:val="clear" w:color="auto" w:fill="FFFFFF"/>
        <w:spacing w:after="0" w:line="240" w:lineRule="auto"/>
        <w:jc w:val="both"/>
        <w:textAlignment w:val="baseline"/>
        <w:outlineLvl w:val="5"/>
        <w:rPr>
          <w:rFonts w:ascii="Maiandra GD" w:eastAsia="Times New Roman" w:hAnsi="Maiandra GD" w:cs="Segoe UI"/>
          <w:color w:val="3A3A3A"/>
          <w:sz w:val="24"/>
          <w:szCs w:val="24"/>
          <w:rPrChange w:id="140" w:author="Narendra" w:date="2021-08-21T13:02:00Z">
            <w:rPr>
              <w:rFonts w:ascii="Maiandra GD" w:eastAsia="Times New Roman" w:hAnsi="Maiandra GD" w:cs="Segoe UI"/>
              <w:color w:val="3A3A3A"/>
              <w:sz w:val="24"/>
              <w:szCs w:val="24"/>
            </w:rPr>
          </w:rPrChange>
        </w:rPr>
      </w:pPr>
      <w:r w:rsidRPr="008C6831">
        <w:rPr>
          <w:rFonts w:ascii="Maiandra GD" w:eastAsia="Times New Roman" w:hAnsi="Maiandra GD" w:cs="Arial"/>
          <w:b/>
          <w:bCs/>
          <w:color w:val="000000"/>
          <w:sz w:val="24"/>
          <w:szCs w:val="24"/>
          <w:rPrChange w:id="141" w:author="Narendra" w:date="2021-08-21T13:02:00Z">
            <w:rPr>
              <w:rFonts w:ascii="Maiandra GD" w:eastAsia="Times New Roman" w:hAnsi="Maiandra GD" w:cs="Arial"/>
              <w:b/>
              <w:bCs/>
              <w:color w:val="000000"/>
              <w:sz w:val="24"/>
              <w:szCs w:val="24"/>
            </w:rPr>
          </w:rPrChange>
        </w:rPr>
        <w:t>Restrict by Users:</w:t>
      </w:r>
    </w:p>
    <w:p w:rsidR="00E66B06" w:rsidRPr="008C6831" w:rsidRDefault="00E66B06" w:rsidP="00E66B06">
      <w:pPr>
        <w:shd w:val="clear" w:color="auto" w:fill="FFFFFF"/>
        <w:spacing w:after="384" w:line="240" w:lineRule="auto"/>
        <w:textAlignment w:val="baseline"/>
        <w:rPr>
          <w:rFonts w:ascii="Maiandra GD" w:eastAsia="Times New Roman" w:hAnsi="Maiandra GD" w:cs="Segoe UI"/>
          <w:color w:val="212529"/>
          <w:sz w:val="24"/>
          <w:szCs w:val="24"/>
        </w:rPr>
      </w:pPr>
      <w:r w:rsidRPr="008C6831">
        <w:rPr>
          <w:rFonts w:ascii="Maiandra GD" w:eastAsia="Times New Roman" w:hAnsi="Maiandra GD" w:cs="Segoe UI"/>
          <w:noProof/>
          <w:color w:val="212529"/>
          <w:sz w:val="24"/>
          <w:szCs w:val="24"/>
        </w:rPr>
        <w:drawing>
          <wp:inline distT="0" distB="0" distL="0" distR="0">
            <wp:extent cx="5162550" cy="1857375"/>
            <wp:effectExtent l="19050" t="0" r="0" b="0"/>
            <wp:docPr id="9" name="Picture 9" descr="Authentication and Authorization in Web API - Restricted by 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uthentication and Authorization in Web API - Restricted by Users"/>
                    <pic:cNvPicPr>
                      <a:picLocks noChangeAspect="1" noChangeArrowheads="1"/>
                    </pic:cNvPicPr>
                  </pic:nvPicPr>
                  <pic:blipFill>
                    <a:blip r:embed="rId13"/>
                    <a:srcRect/>
                    <a:stretch>
                      <a:fillRect/>
                    </a:stretch>
                  </pic:blipFill>
                  <pic:spPr bwMode="auto">
                    <a:xfrm>
                      <a:off x="0" y="0"/>
                      <a:ext cx="5162550" cy="1857375"/>
                    </a:xfrm>
                    <a:prstGeom prst="rect">
                      <a:avLst/>
                    </a:prstGeom>
                    <a:noFill/>
                    <a:ln w="9525">
                      <a:noFill/>
                      <a:miter lim="800000"/>
                      <a:headEnd/>
                      <a:tailEnd/>
                    </a:ln>
                  </pic:spPr>
                </pic:pic>
              </a:graphicData>
            </a:graphic>
          </wp:inline>
        </w:drawing>
      </w:r>
    </w:p>
    <w:p w:rsidR="00E66B06" w:rsidRPr="008C6831" w:rsidRDefault="00E66B06" w:rsidP="00E66B06">
      <w:pPr>
        <w:shd w:val="clear" w:color="auto" w:fill="FFFFFF"/>
        <w:spacing w:after="0" w:line="240" w:lineRule="auto"/>
        <w:jc w:val="both"/>
        <w:textAlignment w:val="baseline"/>
        <w:outlineLvl w:val="5"/>
        <w:rPr>
          <w:rFonts w:ascii="Maiandra GD" w:eastAsia="Times New Roman" w:hAnsi="Maiandra GD" w:cs="Segoe UI"/>
          <w:color w:val="3A3A3A"/>
          <w:sz w:val="24"/>
          <w:szCs w:val="24"/>
          <w:rPrChange w:id="142" w:author="Narendra" w:date="2021-08-21T13:02:00Z">
            <w:rPr>
              <w:rFonts w:ascii="Maiandra GD" w:eastAsia="Times New Roman" w:hAnsi="Maiandra GD" w:cs="Segoe UI"/>
              <w:color w:val="3A3A3A"/>
              <w:sz w:val="24"/>
              <w:szCs w:val="24"/>
            </w:rPr>
          </w:rPrChange>
        </w:rPr>
      </w:pPr>
      <w:r w:rsidRPr="008C6831">
        <w:rPr>
          <w:rFonts w:ascii="Maiandra GD" w:eastAsia="Times New Roman" w:hAnsi="Maiandra GD" w:cs="Arial"/>
          <w:b/>
          <w:bCs/>
          <w:color w:val="000000"/>
          <w:sz w:val="24"/>
          <w:szCs w:val="24"/>
          <w:rPrChange w:id="143" w:author="Narendra" w:date="2021-08-21T13:02:00Z">
            <w:rPr>
              <w:rFonts w:ascii="Maiandra GD" w:eastAsia="Times New Roman" w:hAnsi="Maiandra GD" w:cs="Arial"/>
              <w:b/>
              <w:bCs/>
              <w:color w:val="000000"/>
              <w:sz w:val="24"/>
              <w:szCs w:val="24"/>
            </w:rPr>
          </w:rPrChange>
        </w:rPr>
        <w:t>Restrict by Roles:</w:t>
      </w:r>
    </w:p>
    <w:p w:rsidR="00E66B06" w:rsidRPr="008C6831" w:rsidRDefault="00E66B06" w:rsidP="00E66B06">
      <w:pPr>
        <w:shd w:val="clear" w:color="auto" w:fill="FFFFFF"/>
        <w:spacing w:after="384" w:line="240" w:lineRule="auto"/>
        <w:textAlignment w:val="baseline"/>
        <w:rPr>
          <w:rFonts w:ascii="Maiandra GD" w:eastAsia="Times New Roman" w:hAnsi="Maiandra GD" w:cs="Segoe UI"/>
          <w:color w:val="212529"/>
          <w:sz w:val="24"/>
          <w:szCs w:val="24"/>
        </w:rPr>
      </w:pPr>
      <w:r w:rsidRPr="008C6831">
        <w:rPr>
          <w:rFonts w:ascii="Maiandra GD" w:eastAsia="Times New Roman" w:hAnsi="Maiandra GD" w:cs="Segoe UI"/>
          <w:noProof/>
          <w:color w:val="212529"/>
          <w:sz w:val="24"/>
          <w:szCs w:val="24"/>
        </w:rPr>
        <w:drawing>
          <wp:inline distT="0" distB="0" distL="0" distR="0">
            <wp:extent cx="5248275" cy="1905000"/>
            <wp:effectExtent l="19050" t="0" r="9525" b="0"/>
            <wp:docPr id="10" name="Picture 10" descr="Authentication and Authorization in Web API - Restricted by Ro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uthentication and Authorization in Web API - Restricted by Roles"/>
                    <pic:cNvPicPr>
                      <a:picLocks noChangeAspect="1" noChangeArrowheads="1"/>
                    </pic:cNvPicPr>
                  </pic:nvPicPr>
                  <pic:blipFill>
                    <a:blip r:embed="rId14"/>
                    <a:srcRect/>
                    <a:stretch>
                      <a:fillRect/>
                    </a:stretch>
                  </pic:blipFill>
                  <pic:spPr bwMode="auto">
                    <a:xfrm>
                      <a:off x="0" y="0"/>
                      <a:ext cx="5248275" cy="1905000"/>
                    </a:xfrm>
                    <a:prstGeom prst="rect">
                      <a:avLst/>
                    </a:prstGeom>
                    <a:noFill/>
                    <a:ln w="9525">
                      <a:noFill/>
                      <a:miter lim="800000"/>
                      <a:headEnd/>
                      <a:tailEnd/>
                    </a:ln>
                  </pic:spPr>
                </pic:pic>
              </a:graphicData>
            </a:graphic>
          </wp:inline>
        </w:drawing>
      </w:r>
    </w:p>
    <w:p w:rsidR="00E66B06" w:rsidRPr="008C6831" w:rsidRDefault="00E66B06" w:rsidP="00E66B06">
      <w:pPr>
        <w:shd w:val="clear" w:color="auto" w:fill="FFFFFF"/>
        <w:spacing w:after="0" w:line="240" w:lineRule="auto"/>
        <w:jc w:val="both"/>
        <w:textAlignment w:val="baseline"/>
        <w:rPr>
          <w:rFonts w:ascii="Maiandra GD" w:eastAsia="Times New Roman" w:hAnsi="Maiandra GD" w:cs="Segoe UI"/>
          <w:color w:val="212529"/>
          <w:sz w:val="24"/>
          <w:szCs w:val="24"/>
          <w:rPrChange w:id="144" w:author="Narendra" w:date="2021-08-21T13:02:00Z">
            <w:rPr>
              <w:rFonts w:ascii="Maiandra GD" w:eastAsia="Times New Roman" w:hAnsi="Maiandra GD" w:cs="Segoe UI"/>
              <w:color w:val="212529"/>
              <w:sz w:val="24"/>
              <w:szCs w:val="24"/>
            </w:rPr>
          </w:rPrChange>
        </w:rPr>
      </w:pPr>
      <w:r w:rsidRPr="008C6831">
        <w:rPr>
          <w:rFonts w:ascii="Maiandra GD" w:eastAsia="Times New Roman" w:hAnsi="Maiandra GD" w:cs="Arial"/>
          <w:b/>
          <w:bCs/>
          <w:color w:val="000000"/>
          <w:sz w:val="24"/>
          <w:szCs w:val="24"/>
          <w:rPrChange w:id="145" w:author="Narendra" w:date="2021-08-21T13:02:00Z">
            <w:rPr>
              <w:rFonts w:ascii="Maiandra GD" w:eastAsia="Times New Roman" w:hAnsi="Maiandra GD" w:cs="Arial"/>
              <w:b/>
              <w:bCs/>
              <w:color w:val="000000"/>
              <w:sz w:val="24"/>
              <w:szCs w:val="24"/>
            </w:rPr>
          </w:rPrChange>
        </w:rPr>
        <w:t>Note:</w:t>
      </w:r>
      <w:r w:rsidRPr="008C6831">
        <w:rPr>
          <w:rFonts w:ascii="Maiandra GD" w:eastAsia="Times New Roman" w:hAnsi="Maiandra GD" w:cs="Arial"/>
          <w:color w:val="000000"/>
          <w:sz w:val="24"/>
          <w:szCs w:val="24"/>
          <w:bdr w:val="none" w:sz="0" w:space="0" w:color="auto" w:frame="1"/>
          <w:rPrChange w:id="146" w:author="Narendra" w:date="2021-08-21T13:02:00Z">
            <w:rPr>
              <w:rFonts w:ascii="Maiandra GD" w:eastAsia="Times New Roman" w:hAnsi="Maiandra GD" w:cs="Arial"/>
              <w:color w:val="000000"/>
              <w:sz w:val="24"/>
              <w:szCs w:val="24"/>
              <w:bdr w:val="none" w:sz="0" w:space="0" w:color="auto" w:frame="1"/>
            </w:rPr>
          </w:rPrChange>
        </w:rPr>
        <w:t> The point to remember here is that the </w:t>
      </w:r>
      <w:r w:rsidRPr="008C6831">
        <w:rPr>
          <w:rFonts w:ascii="Maiandra GD" w:eastAsia="Times New Roman" w:hAnsi="Maiandra GD" w:cs="Arial"/>
          <w:b/>
          <w:bCs/>
          <w:color w:val="000000"/>
          <w:sz w:val="24"/>
          <w:szCs w:val="24"/>
          <w:rPrChange w:id="147" w:author="Narendra" w:date="2021-08-21T13:02:00Z">
            <w:rPr>
              <w:rFonts w:ascii="Maiandra GD" w:eastAsia="Times New Roman" w:hAnsi="Maiandra GD" w:cs="Arial"/>
              <w:b/>
              <w:bCs/>
              <w:color w:val="000000"/>
              <w:sz w:val="24"/>
              <w:szCs w:val="24"/>
            </w:rPr>
          </w:rPrChange>
        </w:rPr>
        <w:t>AuthorizeAttribute </w:t>
      </w:r>
      <w:r w:rsidRPr="008C6831">
        <w:rPr>
          <w:rFonts w:ascii="Maiandra GD" w:eastAsia="Times New Roman" w:hAnsi="Maiandra GD" w:cs="Arial"/>
          <w:color w:val="000000"/>
          <w:sz w:val="24"/>
          <w:szCs w:val="24"/>
          <w:bdr w:val="none" w:sz="0" w:space="0" w:color="auto" w:frame="1"/>
          <w:rPrChange w:id="148" w:author="Narendra" w:date="2021-08-21T13:02:00Z">
            <w:rPr>
              <w:rFonts w:ascii="Maiandra GD" w:eastAsia="Times New Roman" w:hAnsi="Maiandra GD" w:cs="Arial"/>
              <w:color w:val="000000"/>
              <w:sz w:val="24"/>
              <w:szCs w:val="24"/>
              <w:bdr w:val="none" w:sz="0" w:space="0" w:color="auto" w:frame="1"/>
            </w:rPr>
          </w:rPrChange>
        </w:rPr>
        <w:t>filter for Web API is located in the </w:t>
      </w:r>
      <w:r w:rsidRPr="008C6831">
        <w:rPr>
          <w:rFonts w:ascii="Maiandra GD" w:eastAsia="Times New Roman" w:hAnsi="Maiandra GD" w:cs="Arial"/>
          <w:b/>
          <w:bCs/>
          <w:color w:val="000000"/>
          <w:sz w:val="24"/>
          <w:szCs w:val="24"/>
          <w:rPrChange w:id="149" w:author="Narendra" w:date="2021-08-21T13:02:00Z">
            <w:rPr>
              <w:rFonts w:ascii="Maiandra GD" w:eastAsia="Times New Roman" w:hAnsi="Maiandra GD" w:cs="Arial"/>
              <w:b/>
              <w:bCs/>
              <w:color w:val="000000"/>
              <w:sz w:val="24"/>
              <w:szCs w:val="24"/>
            </w:rPr>
          </w:rPrChange>
        </w:rPr>
        <w:t>System.Web.Http</w:t>
      </w:r>
      <w:r w:rsidRPr="008C6831">
        <w:rPr>
          <w:rFonts w:ascii="Maiandra GD" w:eastAsia="Times New Roman" w:hAnsi="Maiandra GD" w:cs="Arial"/>
          <w:color w:val="000000"/>
          <w:sz w:val="24"/>
          <w:szCs w:val="24"/>
          <w:bdr w:val="none" w:sz="0" w:space="0" w:color="auto" w:frame="1"/>
          <w:rPrChange w:id="150" w:author="Narendra" w:date="2021-08-21T13:02:00Z">
            <w:rPr>
              <w:rFonts w:ascii="Maiandra GD" w:eastAsia="Times New Roman" w:hAnsi="Maiandra GD" w:cs="Arial"/>
              <w:color w:val="000000"/>
              <w:sz w:val="24"/>
              <w:szCs w:val="24"/>
              <w:bdr w:val="none" w:sz="0" w:space="0" w:color="auto" w:frame="1"/>
            </w:rPr>
          </w:rPrChange>
        </w:rPr>
        <w:t> namespace. In MVC there is also an </w:t>
      </w:r>
      <w:r w:rsidRPr="008C6831">
        <w:rPr>
          <w:rFonts w:ascii="Maiandra GD" w:eastAsia="Times New Roman" w:hAnsi="Maiandra GD" w:cs="Arial"/>
          <w:b/>
          <w:bCs/>
          <w:color w:val="000000"/>
          <w:sz w:val="24"/>
          <w:szCs w:val="24"/>
          <w:rPrChange w:id="151" w:author="Narendra" w:date="2021-08-21T13:02:00Z">
            <w:rPr>
              <w:rFonts w:ascii="Maiandra GD" w:eastAsia="Times New Roman" w:hAnsi="Maiandra GD" w:cs="Arial"/>
              <w:b/>
              <w:bCs/>
              <w:color w:val="000000"/>
              <w:sz w:val="24"/>
              <w:szCs w:val="24"/>
            </w:rPr>
          </w:rPrChange>
        </w:rPr>
        <w:t>AuthorizeAttribute </w:t>
      </w:r>
      <w:r w:rsidRPr="008C6831">
        <w:rPr>
          <w:rFonts w:ascii="Maiandra GD" w:eastAsia="Times New Roman" w:hAnsi="Maiandra GD" w:cs="Arial"/>
          <w:color w:val="000000"/>
          <w:sz w:val="24"/>
          <w:szCs w:val="24"/>
          <w:bdr w:val="none" w:sz="0" w:space="0" w:color="auto" w:frame="1"/>
          <w:rPrChange w:id="152" w:author="Narendra" w:date="2021-08-21T13:02:00Z">
            <w:rPr>
              <w:rFonts w:ascii="Maiandra GD" w:eastAsia="Times New Roman" w:hAnsi="Maiandra GD" w:cs="Arial"/>
              <w:color w:val="000000"/>
              <w:sz w:val="24"/>
              <w:szCs w:val="24"/>
              <w:bdr w:val="none" w:sz="0" w:space="0" w:color="auto" w:frame="1"/>
            </w:rPr>
          </w:rPrChange>
        </w:rPr>
        <w:t>filter which is located in the </w:t>
      </w:r>
      <w:r w:rsidRPr="008C6831">
        <w:rPr>
          <w:rFonts w:ascii="Maiandra GD" w:eastAsia="Times New Roman" w:hAnsi="Maiandra GD" w:cs="Arial"/>
          <w:b/>
          <w:bCs/>
          <w:color w:val="000000"/>
          <w:sz w:val="24"/>
          <w:szCs w:val="24"/>
          <w:rPrChange w:id="153" w:author="Narendra" w:date="2021-08-21T13:02:00Z">
            <w:rPr>
              <w:rFonts w:ascii="Maiandra GD" w:eastAsia="Times New Roman" w:hAnsi="Maiandra GD" w:cs="Arial"/>
              <w:b/>
              <w:bCs/>
              <w:color w:val="000000"/>
              <w:sz w:val="24"/>
              <w:szCs w:val="24"/>
            </w:rPr>
          </w:rPrChange>
        </w:rPr>
        <w:t>System.Web.Mvc</w:t>
      </w:r>
      <w:r w:rsidRPr="008C6831">
        <w:rPr>
          <w:rFonts w:ascii="Maiandra GD" w:eastAsia="Times New Roman" w:hAnsi="Maiandra GD" w:cs="Arial"/>
          <w:color w:val="000000"/>
          <w:sz w:val="24"/>
          <w:szCs w:val="24"/>
          <w:bdr w:val="none" w:sz="0" w:space="0" w:color="auto" w:frame="1"/>
          <w:rPrChange w:id="154" w:author="Narendra" w:date="2021-08-21T13:02:00Z">
            <w:rPr>
              <w:rFonts w:ascii="Maiandra GD" w:eastAsia="Times New Roman" w:hAnsi="Maiandra GD" w:cs="Arial"/>
              <w:color w:val="000000"/>
              <w:sz w:val="24"/>
              <w:szCs w:val="24"/>
              <w:bdr w:val="none" w:sz="0" w:space="0" w:color="auto" w:frame="1"/>
            </w:rPr>
          </w:rPrChange>
        </w:rPr>
        <w:t> namespace, which is not compatible with Web API controllers.</w:t>
      </w:r>
    </w:p>
    <w:p w:rsidR="00E66B06" w:rsidRPr="008C6831" w:rsidRDefault="00E66B06" w:rsidP="00E66B06">
      <w:pPr>
        <w:shd w:val="clear" w:color="auto" w:fill="FFFFFF"/>
        <w:spacing w:after="0" w:line="240" w:lineRule="auto"/>
        <w:jc w:val="both"/>
        <w:textAlignment w:val="baseline"/>
        <w:outlineLvl w:val="4"/>
        <w:rPr>
          <w:rFonts w:ascii="Maiandra GD" w:eastAsia="Times New Roman" w:hAnsi="Maiandra GD" w:cs="Segoe UI"/>
          <w:color w:val="3A3A3A"/>
          <w:sz w:val="24"/>
          <w:szCs w:val="24"/>
          <w:rPrChange w:id="155" w:author="Narendra" w:date="2021-08-21T13:02:00Z">
            <w:rPr>
              <w:rFonts w:ascii="Maiandra GD" w:eastAsia="Times New Roman" w:hAnsi="Maiandra GD" w:cs="Segoe UI"/>
              <w:color w:val="3A3A3A"/>
              <w:sz w:val="24"/>
              <w:szCs w:val="24"/>
            </w:rPr>
          </w:rPrChange>
        </w:rPr>
      </w:pPr>
      <w:r w:rsidRPr="008C6831">
        <w:rPr>
          <w:rFonts w:ascii="Maiandra GD" w:eastAsia="Times New Roman" w:hAnsi="Maiandra GD" w:cs="Arial"/>
          <w:b/>
          <w:bCs/>
          <w:color w:val="000000"/>
          <w:sz w:val="24"/>
          <w:szCs w:val="24"/>
          <w:rPrChange w:id="156" w:author="Narendra" w:date="2021-08-21T13:02:00Z">
            <w:rPr>
              <w:rFonts w:ascii="Maiandra GD" w:eastAsia="Times New Roman" w:hAnsi="Maiandra GD" w:cs="Arial"/>
              <w:b/>
              <w:bCs/>
              <w:color w:val="000000"/>
              <w:sz w:val="24"/>
              <w:szCs w:val="24"/>
            </w:rPr>
          </w:rPrChange>
        </w:rPr>
        <w:t>Authorization Inside a Controller Action</w:t>
      </w:r>
    </w:p>
    <w:p w:rsidR="00E66B06" w:rsidRPr="008C6831" w:rsidRDefault="00E66B06" w:rsidP="00E66B06">
      <w:pPr>
        <w:shd w:val="clear" w:color="auto" w:fill="FFFFFF"/>
        <w:spacing w:after="0" w:line="240" w:lineRule="auto"/>
        <w:jc w:val="both"/>
        <w:textAlignment w:val="baseline"/>
        <w:rPr>
          <w:rFonts w:ascii="Maiandra GD" w:eastAsia="Times New Roman" w:hAnsi="Maiandra GD" w:cs="Segoe UI"/>
          <w:color w:val="212529"/>
          <w:sz w:val="24"/>
          <w:szCs w:val="24"/>
          <w:rPrChange w:id="157" w:author="Narendra" w:date="2021-08-21T13:02:00Z">
            <w:rPr>
              <w:rFonts w:ascii="Maiandra GD" w:eastAsia="Times New Roman" w:hAnsi="Maiandra GD" w:cs="Segoe UI"/>
              <w:color w:val="212529"/>
              <w:sz w:val="24"/>
              <w:szCs w:val="24"/>
            </w:rPr>
          </w:rPrChange>
        </w:rPr>
      </w:pPr>
      <w:r w:rsidRPr="008C6831">
        <w:rPr>
          <w:rFonts w:ascii="Maiandra GD" w:eastAsia="Times New Roman" w:hAnsi="Maiandra GD" w:cs="Arial"/>
          <w:color w:val="000000"/>
          <w:sz w:val="24"/>
          <w:szCs w:val="24"/>
          <w:bdr w:val="none" w:sz="0" w:space="0" w:color="auto" w:frame="1"/>
          <w:rPrChange w:id="158" w:author="Narendra" w:date="2021-08-21T13:02:00Z">
            <w:rPr>
              <w:rFonts w:ascii="Maiandra GD" w:eastAsia="Times New Roman" w:hAnsi="Maiandra GD" w:cs="Arial"/>
              <w:color w:val="000000"/>
              <w:sz w:val="24"/>
              <w:szCs w:val="24"/>
              <w:bdr w:val="none" w:sz="0" w:space="0" w:color="auto" w:frame="1"/>
            </w:rPr>
          </w:rPrChange>
        </w:rPr>
        <w:t>In some scenarios, you might allow a request to proceed, but you need to change the behavior based on the principal. For example, the information that you are going to return from the action depends on the user’s role. Within a controller action method, you can get the current principal object from the </w:t>
      </w:r>
      <w:r w:rsidRPr="008C6831">
        <w:rPr>
          <w:rFonts w:ascii="Maiandra GD" w:eastAsia="Times New Roman" w:hAnsi="Maiandra GD" w:cs="Arial"/>
          <w:b/>
          <w:bCs/>
          <w:color w:val="000000"/>
          <w:sz w:val="24"/>
          <w:szCs w:val="24"/>
          <w:rPrChange w:id="159" w:author="Narendra" w:date="2021-08-21T13:02:00Z">
            <w:rPr>
              <w:rFonts w:ascii="Maiandra GD" w:eastAsia="Times New Roman" w:hAnsi="Maiandra GD" w:cs="Arial"/>
              <w:b/>
              <w:bCs/>
              <w:color w:val="000000"/>
              <w:sz w:val="24"/>
              <w:szCs w:val="24"/>
            </w:rPr>
          </w:rPrChange>
        </w:rPr>
        <w:t>ApiController.User</w:t>
      </w:r>
      <w:r w:rsidRPr="008C6831">
        <w:rPr>
          <w:rFonts w:ascii="Maiandra GD" w:eastAsia="Times New Roman" w:hAnsi="Maiandra GD" w:cs="Arial"/>
          <w:color w:val="000000"/>
          <w:sz w:val="24"/>
          <w:szCs w:val="24"/>
          <w:bdr w:val="none" w:sz="0" w:space="0" w:color="auto" w:frame="1"/>
          <w:rPrChange w:id="160" w:author="Narendra" w:date="2021-08-21T13:02:00Z">
            <w:rPr>
              <w:rFonts w:ascii="Maiandra GD" w:eastAsia="Times New Roman" w:hAnsi="Maiandra GD" w:cs="Arial"/>
              <w:color w:val="000000"/>
              <w:sz w:val="24"/>
              <w:szCs w:val="24"/>
              <w:bdr w:val="none" w:sz="0" w:space="0" w:color="auto" w:frame="1"/>
            </w:rPr>
          </w:rPrChange>
        </w:rPr>
        <w:t> property is shown in the below image.</w:t>
      </w:r>
    </w:p>
    <w:p w:rsidR="00E66B06" w:rsidRPr="008C6831" w:rsidRDefault="00E66B06" w:rsidP="00E66B06">
      <w:pPr>
        <w:pBdr>
          <w:bottom w:val="double" w:sz="6" w:space="1" w:color="auto"/>
        </w:pBdr>
        <w:shd w:val="clear" w:color="auto" w:fill="FFFFFF"/>
        <w:spacing w:after="384" w:line="240" w:lineRule="auto"/>
        <w:textAlignment w:val="baseline"/>
        <w:rPr>
          <w:rFonts w:ascii="Maiandra GD" w:eastAsia="Times New Roman" w:hAnsi="Maiandra GD" w:cs="Segoe UI"/>
          <w:color w:val="212529"/>
          <w:sz w:val="24"/>
          <w:szCs w:val="24"/>
        </w:rPr>
      </w:pPr>
      <w:r w:rsidRPr="008C6831">
        <w:rPr>
          <w:rFonts w:ascii="Maiandra GD" w:eastAsia="Times New Roman" w:hAnsi="Maiandra GD" w:cs="Segoe UI"/>
          <w:noProof/>
          <w:color w:val="212529"/>
          <w:sz w:val="24"/>
          <w:szCs w:val="24"/>
        </w:rPr>
        <w:lastRenderedPageBreak/>
        <w:drawing>
          <wp:inline distT="0" distB="0" distL="0" distR="0">
            <wp:extent cx="4943475" cy="3000375"/>
            <wp:effectExtent l="19050" t="0" r="9525" b="0"/>
            <wp:docPr id="11" name="Picture 11" descr="Authentication and Authorization in Web API - Authorization within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uthentication and Authorization in Web API - Authorization within Controller"/>
                    <pic:cNvPicPr>
                      <a:picLocks noChangeAspect="1" noChangeArrowheads="1"/>
                    </pic:cNvPicPr>
                  </pic:nvPicPr>
                  <pic:blipFill>
                    <a:blip r:embed="rId15"/>
                    <a:srcRect/>
                    <a:stretch>
                      <a:fillRect/>
                    </a:stretch>
                  </pic:blipFill>
                  <pic:spPr bwMode="auto">
                    <a:xfrm>
                      <a:off x="0" y="0"/>
                      <a:ext cx="4943475" cy="3000375"/>
                    </a:xfrm>
                    <a:prstGeom prst="rect">
                      <a:avLst/>
                    </a:prstGeom>
                    <a:noFill/>
                    <a:ln w="9525">
                      <a:noFill/>
                      <a:miter lim="800000"/>
                      <a:headEnd/>
                      <a:tailEnd/>
                    </a:ln>
                  </pic:spPr>
                </pic:pic>
              </a:graphicData>
            </a:graphic>
          </wp:inline>
        </w:drawing>
      </w:r>
    </w:p>
    <w:p w:rsidR="006E519F" w:rsidRDefault="006E519F" w:rsidP="006E519F">
      <w:pPr>
        <w:spacing w:after="48" w:line="240" w:lineRule="auto"/>
        <w:textAlignment w:val="baseline"/>
        <w:outlineLvl w:val="0"/>
        <w:rPr>
          <w:rFonts w:ascii="Maiandra GD" w:eastAsia="Times New Roman" w:hAnsi="Maiandra GD" w:cs="Times New Roman"/>
          <w:b/>
          <w:color w:val="3A3A3A"/>
          <w:kern w:val="36"/>
          <w:sz w:val="24"/>
          <w:szCs w:val="24"/>
        </w:rPr>
      </w:pPr>
      <w:r w:rsidRPr="00275001">
        <w:rPr>
          <w:rFonts w:ascii="Maiandra GD" w:eastAsia="Times New Roman" w:hAnsi="Maiandra GD" w:cs="Times New Roman"/>
          <w:b/>
          <w:color w:val="3A3A3A"/>
          <w:kern w:val="36"/>
          <w:sz w:val="24"/>
          <w:szCs w:val="24"/>
          <w:highlight w:val="yellow"/>
        </w:rPr>
        <w:t>ASP.NET Web API Basic Authentication</w:t>
      </w:r>
    </w:p>
    <w:p w:rsidR="00275001" w:rsidRPr="00275001" w:rsidRDefault="00275001" w:rsidP="006E519F">
      <w:pPr>
        <w:spacing w:after="48" w:line="240" w:lineRule="auto"/>
        <w:textAlignment w:val="baseline"/>
        <w:outlineLvl w:val="0"/>
        <w:rPr>
          <w:rFonts w:ascii="Maiandra GD" w:eastAsia="Times New Roman" w:hAnsi="Maiandra GD" w:cs="Times New Roman"/>
          <w:b/>
          <w:color w:val="3A3A3A"/>
          <w:kern w:val="36"/>
          <w:sz w:val="24"/>
          <w:szCs w:val="24"/>
          <w:rPrChange w:id="161" w:author="Narendra" w:date="2021-08-21T13:02:00Z">
            <w:rPr>
              <w:rFonts w:ascii="Times New Roman" w:eastAsia="Times New Roman" w:hAnsi="Times New Roman" w:cs="Times New Roman"/>
              <w:color w:val="3A3A3A"/>
              <w:kern w:val="36"/>
              <w:sz w:val="48"/>
              <w:szCs w:val="48"/>
            </w:rPr>
          </w:rPrChange>
        </w:rPr>
      </w:pP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162"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
        <w:t>In this article, I am going to discuss how to implement the </w:t>
      </w:r>
      <w:r w:rsidRPr="008C6831">
        <w:rPr>
          <w:rFonts w:ascii="Maiandra GD" w:eastAsia="Times New Roman" w:hAnsi="Maiandra GD" w:cs="Arial"/>
          <w:b/>
          <w:bCs/>
          <w:color w:val="000000"/>
          <w:sz w:val="24"/>
          <w:szCs w:val="24"/>
        </w:rPr>
        <w:t>ASP.NET Web API Basic Authentication</w:t>
      </w:r>
      <w:r w:rsidRPr="008C6831">
        <w:rPr>
          <w:rFonts w:ascii="Maiandra GD" w:eastAsia="Times New Roman" w:hAnsi="Maiandra GD" w:cs="Arial"/>
          <w:color w:val="000000"/>
          <w:sz w:val="24"/>
          <w:szCs w:val="24"/>
          <w:bdr w:val="none" w:sz="0" w:space="0" w:color="auto" w:frame="1"/>
        </w:rPr>
        <w:t> step by step with an example. Please read our previous article where we discussed the basics of</w:t>
      </w:r>
      <w:r w:rsidRPr="008C6831">
        <w:rPr>
          <w:rFonts w:ascii="Maiandra GD" w:eastAsia="Times New Roman" w:hAnsi="Maiandra GD" w:cs="Arial"/>
          <w:color w:val="212529"/>
          <w:sz w:val="24"/>
          <w:szCs w:val="24"/>
          <w:bdr w:val="none" w:sz="0" w:space="0" w:color="auto" w:frame="1"/>
        </w:rPr>
        <w:t> </w:t>
      </w:r>
      <w:r w:rsidRPr="008C6831">
        <w:rPr>
          <w:rFonts w:ascii="Maiandra GD" w:eastAsia="Times New Roman" w:hAnsi="Maiandra GD" w:cs="Arial"/>
          <w:color w:val="212529"/>
          <w:sz w:val="24"/>
          <w:szCs w:val="24"/>
          <w:bdr w:val="none" w:sz="0" w:space="0" w:color="auto" w:frame="1"/>
        </w:rPr>
        <w:fldChar w:fldCharType="begin"/>
      </w:r>
      <w:r w:rsidRPr="008C6831">
        <w:rPr>
          <w:rFonts w:ascii="Maiandra GD" w:eastAsia="Times New Roman" w:hAnsi="Maiandra GD" w:cs="Arial"/>
          <w:color w:val="212529"/>
          <w:sz w:val="24"/>
          <w:szCs w:val="24"/>
          <w:bdr w:val="none" w:sz="0" w:space="0" w:color="auto" w:frame="1"/>
          <w:rPrChange w:id="163" w:author="Narendra" w:date="2021-08-21T13:02:00Z">
            <w:rPr>
              <w:rFonts w:ascii="Arial" w:eastAsia="Times New Roman" w:hAnsi="Arial" w:cs="Arial"/>
              <w:color w:val="212529"/>
              <w:sz w:val="23"/>
              <w:szCs w:val="23"/>
              <w:bdr w:val="none" w:sz="0" w:space="0" w:color="auto" w:frame="1"/>
            </w:rPr>
          </w:rPrChange>
        </w:rPr>
        <w:instrText xml:space="preserve"> HYPERLINK "https://dotnettutorials.net/lesson/authentication-and-authorization-in-web-api/" </w:instrText>
      </w:r>
      <w:r w:rsidRPr="008C6831">
        <w:rPr>
          <w:rFonts w:ascii="Maiandra GD" w:eastAsia="Times New Roman" w:hAnsi="Maiandra GD" w:cs="Arial"/>
          <w:color w:val="212529"/>
          <w:sz w:val="24"/>
          <w:szCs w:val="24"/>
          <w:bdr w:val="none" w:sz="0" w:space="0" w:color="auto" w:frame="1"/>
        </w:rPr>
        <w:fldChar w:fldCharType="separate"/>
      </w:r>
      <w:r w:rsidRPr="008C6831">
        <w:rPr>
          <w:rFonts w:ascii="Maiandra GD" w:eastAsia="Times New Roman" w:hAnsi="Maiandra GD" w:cs="Arial"/>
          <w:b/>
          <w:bCs/>
          <w:color w:val="007BFF"/>
          <w:sz w:val="24"/>
          <w:szCs w:val="24"/>
          <w:rPrChange w:id="164" w:author="Narendra" w:date="2021-08-21T13:02:00Z">
            <w:rPr>
              <w:rFonts w:ascii="Arial" w:eastAsia="Times New Roman" w:hAnsi="Arial" w:cs="Arial"/>
              <w:b/>
              <w:bCs/>
              <w:color w:val="007BFF"/>
              <w:sz w:val="23"/>
            </w:rPr>
          </w:rPrChange>
        </w:rPr>
        <w:t>Authentication and Authorization in Web API.</w:t>
      </w:r>
      <w:r w:rsidRPr="008C6831">
        <w:rPr>
          <w:rFonts w:ascii="Maiandra GD" w:eastAsia="Times New Roman" w:hAnsi="Maiandra GD" w:cs="Arial"/>
          <w:color w:val="212529"/>
          <w:sz w:val="24"/>
          <w:szCs w:val="24"/>
          <w:bdr w:val="none" w:sz="0" w:space="0" w:color="auto" w:frame="1"/>
        </w:rPr>
        <w:fldChar w:fldCharType="end"/>
      </w:r>
      <w:r w:rsidRPr="008C6831">
        <w:rPr>
          <w:rFonts w:ascii="Maiandra GD" w:eastAsia="Times New Roman" w:hAnsi="Maiandra GD" w:cs="Arial"/>
          <w:color w:val="212529"/>
          <w:sz w:val="24"/>
          <w:szCs w:val="24"/>
          <w:bdr w:val="none" w:sz="0" w:space="0" w:color="auto" w:frame="1"/>
          <w:rPrChange w:id="165" w:author="Narendra" w:date="2021-08-21T13:02:00Z">
            <w:rPr>
              <w:rFonts w:ascii="Arial" w:eastAsia="Times New Roman" w:hAnsi="Arial" w:cs="Arial"/>
              <w:color w:val="212529"/>
              <w:sz w:val="23"/>
              <w:szCs w:val="23"/>
              <w:bdr w:val="none" w:sz="0" w:space="0" w:color="auto" w:frame="1"/>
            </w:rPr>
          </w:rPrChange>
        </w:rPr>
        <w:t> </w:t>
      </w:r>
      <w:r w:rsidRPr="008C6831">
        <w:rPr>
          <w:rFonts w:ascii="Maiandra GD" w:eastAsia="Times New Roman" w:hAnsi="Maiandra GD" w:cs="Arial"/>
          <w:color w:val="000000"/>
          <w:sz w:val="24"/>
          <w:szCs w:val="24"/>
          <w:bdr w:val="none" w:sz="0" w:space="0" w:color="auto" w:frame="1"/>
          <w:rPrChange w:id="166" w:author="Narendra" w:date="2021-08-21T13:02:00Z">
            <w:rPr>
              <w:rFonts w:ascii="Arial" w:eastAsia="Times New Roman" w:hAnsi="Arial" w:cs="Arial"/>
              <w:color w:val="000000"/>
              <w:sz w:val="23"/>
              <w:szCs w:val="23"/>
              <w:bdr w:val="none" w:sz="0" w:space="0" w:color="auto" w:frame="1"/>
            </w:rPr>
          </w:rPrChange>
        </w:rPr>
        <w:t>As part of this article, we are going to discuss the following pointers.</w:t>
      </w:r>
    </w:p>
    <w:p w:rsidR="006E519F" w:rsidRPr="008C6831" w:rsidRDefault="006E519F" w:rsidP="006E519F">
      <w:pPr>
        <w:numPr>
          <w:ilvl w:val="0"/>
          <w:numId w:val="1"/>
        </w:numPr>
        <w:shd w:val="clear" w:color="auto" w:fill="FFFFFF"/>
        <w:spacing w:after="0" w:line="240" w:lineRule="auto"/>
        <w:textAlignment w:val="baseline"/>
        <w:rPr>
          <w:rFonts w:ascii="Maiandra GD" w:eastAsia="Times New Roman" w:hAnsi="Maiandra GD" w:cs="Segoe UI"/>
          <w:color w:val="212529"/>
          <w:sz w:val="24"/>
          <w:szCs w:val="24"/>
          <w:rPrChange w:id="167"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sz w:val="24"/>
          <w:szCs w:val="24"/>
          <w:rPrChange w:id="168" w:author="Narendra" w:date="2021-08-21T13:02:00Z">
            <w:rPr>
              <w:rFonts w:ascii="Arial" w:eastAsia="Times New Roman" w:hAnsi="Arial" w:cs="Arial"/>
              <w:b/>
              <w:bCs/>
              <w:sz w:val="23"/>
            </w:rPr>
          </w:rPrChange>
        </w:rPr>
        <w:t>Why do we need Authentication in Web API?</w:t>
      </w:r>
    </w:p>
    <w:p w:rsidR="006E519F" w:rsidRPr="008C6831" w:rsidRDefault="006E519F" w:rsidP="006E519F">
      <w:pPr>
        <w:numPr>
          <w:ilvl w:val="0"/>
          <w:numId w:val="1"/>
        </w:numPr>
        <w:shd w:val="clear" w:color="auto" w:fill="FFFFFF"/>
        <w:spacing w:after="0" w:line="240" w:lineRule="auto"/>
        <w:textAlignment w:val="baseline"/>
        <w:rPr>
          <w:rFonts w:ascii="Maiandra GD" w:eastAsia="Times New Roman" w:hAnsi="Maiandra GD" w:cs="Segoe UI"/>
          <w:color w:val="212529"/>
          <w:sz w:val="24"/>
          <w:szCs w:val="24"/>
          <w:rPrChange w:id="169"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sz w:val="24"/>
          <w:szCs w:val="24"/>
          <w:rPrChange w:id="170" w:author="Narendra" w:date="2021-08-21T13:02:00Z">
            <w:rPr>
              <w:rFonts w:ascii="Arial" w:eastAsia="Times New Roman" w:hAnsi="Arial" w:cs="Arial"/>
              <w:b/>
              <w:bCs/>
              <w:sz w:val="23"/>
            </w:rPr>
          </w:rPrChange>
        </w:rPr>
        <w:t>How does Basic Authentication Work in Web API?</w:t>
      </w:r>
    </w:p>
    <w:p w:rsidR="006E519F" w:rsidRPr="008C6831" w:rsidRDefault="006E519F" w:rsidP="006E519F">
      <w:pPr>
        <w:numPr>
          <w:ilvl w:val="0"/>
          <w:numId w:val="1"/>
        </w:numPr>
        <w:shd w:val="clear" w:color="auto" w:fill="FFFFFF"/>
        <w:spacing w:after="0" w:line="240" w:lineRule="auto"/>
        <w:textAlignment w:val="baseline"/>
        <w:rPr>
          <w:rFonts w:ascii="Maiandra GD" w:eastAsia="Times New Roman" w:hAnsi="Maiandra GD" w:cs="Segoe UI"/>
          <w:color w:val="212529"/>
          <w:sz w:val="24"/>
          <w:szCs w:val="24"/>
          <w:rPrChange w:id="171"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sz w:val="24"/>
          <w:szCs w:val="24"/>
          <w:rPrChange w:id="172" w:author="Narendra" w:date="2021-08-21T13:02:00Z">
            <w:rPr>
              <w:rFonts w:ascii="Arial" w:eastAsia="Times New Roman" w:hAnsi="Arial" w:cs="Arial"/>
              <w:b/>
              <w:bCs/>
              <w:sz w:val="23"/>
            </w:rPr>
          </w:rPrChange>
        </w:rPr>
        <w:t>How to Implement Basic Authentication in ASP.NET Web API?</w:t>
      </w:r>
    </w:p>
    <w:p w:rsidR="006E519F" w:rsidRPr="008C6831" w:rsidRDefault="006E519F" w:rsidP="006E519F">
      <w:pPr>
        <w:numPr>
          <w:ilvl w:val="0"/>
          <w:numId w:val="1"/>
        </w:numPr>
        <w:shd w:val="clear" w:color="auto" w:fill="FFFFFF"/>
        <w:spacing w:after="0" w:line="240" w:lineRule="auto"/>
        <w:textAlignment w:val="baseline"/>
        <w:rPr>
          <w:rFonts w:ascii="Maiandra GD" w:eastAsia="Times New Roman" w:hAnsi="Maiandra GD" w:cs="Segoe UI"/>
          <w:color w:val="212529"/>
          <w:sz w:val="24"/>
          <w:szCs w:val="24"/>
          <w:rPrChange w:id="173"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sz w:val="24"/>
          <w:szCs w:val="24"/>
          <w:rPrChange w:id="174" w:author="Narendra" w:date="2021-08-21T13:02:00Z">
            <w:rPr>
              <w:rFonts w:ascii="Arial" w:eastAsia="Times New Roman" w:hAnsi="Arial" w:cs="Arial"/>
              <w:b/>
              <w:bCs/>
              <w:sz w:val="23"/>
            </w:rPr>
          </w:rPrChange>
        </w:rPr>
        <w:t>How to Enable Basic Authentication in Web API?</w:t>
      </w:r>
    </w:p>
    <w:p w:rsidR="006E519F" w:rsidRPr="008C6831" w:rsidRDefault="006E519F" w:rsidP="006E519F">
      <w:pPr>
        <w:numPr>
          <w:ilvl w:val="0"/>
          <w:numId w:val="1"/>
        </w:numPr>
        <w:shd w:val="clear" w:color="auto" w:fill="FFFFFF"/>
        <w:spacing w:after="0" w:line="240" w:lineRule="auto"/>
        <w:textAlignment w:val="baseline"/>
        <w:rPr>
          <w:rFonts w:ascii="Maiandra GD" w:eastAsia="Times New Roman" w:hAnsi="Maiandra GD" w:cs="Segoe UI"/>
          <w:color w:val="212529"/>
          <w:sz w:val="24"/>
          <w:szCs w:val="24"/>
          <w:rPrChange w:id="175"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sz w:val="24"/>
          <w:szCs w:val="24"/>
          <w:rPrChange w:id="176" w:author="Narendra" w:date="2021-08-21T13:02:00Z">
            <w:rPr>
              <w:rFonts w:ascii="Arial" w:eastAsia="Times New Roman" w:hAnsi="Arial" w:cs="Arial"/>
              <w:b/>
              <w:bCs/>
              <w:sz w:val="23"/>
            </w:rPr>
          </w:rPrChange>
        </w:rPr>
        <w:t>Testing the ASP.NET Web API Basic Authentication using Postman</w:t>
      </w:r>
    </w:p>
    <w:p w:rsidR="00275001" w:rsidRDefault="00275001" w:rsidP="006E519F">
      <w:pPr>
        <w:shd w:val="clear" w:color="auto" w:fill="FFFFFF"/>
        <w:spacing w:after="0" w:line="240" w:lineRule="auto"/>
        <w:textAlignment w:val="baseline"/>
        <w:outlineLvl w:val="4"/>
        <w:rPr>
          <w:rFonts w:ascii="Maiandra GD" w:eastAsia="Times New Roman" w:hAnsi="Maiandra GD" w:cs="Arial"/>
          <w:b/>
          <w:bCs/>
          <w:color w:val="000000"/>
          <w:sz w:val="24"/>
          <w:szCs w:val="24"/>
        </w:rPr>
      </w:pPr>
    </w:p>
    <w:p w:rsidR="006E519F" w:rsidRPr="008C6831" w:rsidRDefault="006E519F" w:rsidP="006E519F">
      <w:pPr>
        <w:shd w:val="clear" w:color="auto" w:fill="FFFFFF"/>
        <w:spacing w:after="0" w:line="240" w:lineRule="auto"/>
        <w:textAlignment w:val="baseline"/>
        <w:outlineLvl w:val="4"/>
        <w:rPr>
          <w:rFonts w:ascii="Maiandra GD" w:eastAsia="Times New Roman" w:hAnsi="Maiandra GD" w:cs="Segoe UI"/>
          <w:color w:val="3A3A3A"/>
          <w:sz w:val="24"/>
          <w:szCs w:val="24"/>
          <w:rPrChange w:id="177" w:author="Narendra" w:date="2021-08-21T13:02:00Z">
            <w:rPr>
              <w:rFonts w:ascii="Segoe UI" w:eastAsia="Times New Roman" w:hAnsi="Segoe UI" w:cs="Segoe UI"/>
              <w:color w:val="3A3A3A"/>
              <w:sz w:val="20"/>
              <w:szCs w:val="20"/>
            </w:rPr>
          </w:rPrChange>
        </w:rPr>
      </w:pPr>
      <w:r w:rsidRPr="008C6831">
        <w:rPr>
          <w:rFonts w:ascii="Maiandra GD" w:eastAsia="Times New Roman" w:hAnsi="Maiandra GD" w:cs="Arial"/>
          <w:b/>
          <w:bCs/>
          <w:color w:val="000000"/>
          <w:sz w:val="24"/>
          <w:szCs w:val="24"/>
          <w:rPrChange w:id="178" w:author="Narendra" w:date="2021-08-21T13:02:00Z">
            <w:rPr>
              <w:rFonts w:ascii="Arial" w:eastAsia="Times New Roman" w:hAnsi="Arial" w:cs="Arial"/>
              <w:b/>
              <w:bCs/>
              <w:color w:val="000000"/>
              <w:sz w:val="27"/>
            </w:rPr>
          </w:rPrChange>
        </w:rPr>
        <w:t>Why do we need Authentication in Web API?</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179"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80" w:author="Narendra" w:date="2021-08-21T13:02:00Z">
            <w:rPr>
              <w:rFonts w:ascii="Arial" w:eastAsia="Times New Roman" w:hAnsi="Arial" w:cs="Arial"/>
              <w:color w:val="000000"/>
              <w:sz w:val="23"/>
              <w:szCs w:val="23"/>
              <w:bdr w:val="none" w:sz="0" w:space="0" w:color="auto" w:frame="1"/>
            </w:rPr>
          </w:rPrChange>
        </w:rPr>
        <w:t>Let’s start the discussion with one of the Rest Constraint i.e. Stateless Constraint. The Stateless Constraint is one of the Rest Constraints which states that the communication between the client and server must be stateless between the requests. This means that we should not be storing the client information on the server which required to process the request. The request that is coming from the client should contain all the necessary information that is required by the server to process that request. This ensures that each request coming from the client can be treated independently by the server.</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181"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82" w:author="Narendra" w:date="2021-08-21T13:02:00Z">
            <w:rPr>
              <w:rFonts w:ascii="Arial" w:eastAsia="Times New Roman" w:hAnsi="Arial" w:cs="Arial"/>
              <w:color w:val="000000"/>
              <w:sz w:val="23"/>
              <w:szCs w:val="23"/>
              <w:bdr w:val="none" w:sz="0" w:space="0" w:color="auto" w:frame="1"/>
            </w:rPr>
          </w:rPrChange>
        </w:rPr>
        <w:t>The above approach is fine and the advantage is that we can separate the client or server at any given point in time without affecting others. Here, the client can be any type of application including JavaScript or any other programming language like Java, PHP, or C#. The server does not remember the client once the request has been processed, So, each and every request coming from the client is new to the server and the server needs to check the request (most of the time the HTTP header) to identify the user. </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183"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84" w:author="Narendra" w:date="2021-08-21T13:02:00Z">
            <w:rPr>
              <w:rFonts w:ascii="Arial" w:eastAsia="Times New Roman" w:hAnsi="Arial" w:cs="Arial"/>
              <w:color w:val="000000"/>
              <w:sz w:val="23"/>
              <w:szCs w:val="23"/>
              <w:bdr w:val="none" w:sz="0" w:space="0" w:color="auto" w:frame="1"/>
            </w:rPr>
          </w:rPrChange>
        </w:rPr>
        <w:lastRenderedPageBreak/>
        <w:t>So, in order to process the request by the server, the client needs to pass its credentials with each and every request and then the server will check and match the credentials with any persistent storage (most of the time it may be a database). If the credentials are found in the persistent storage then the server will treat that HTTP request as a valid request and process it else it simply returns an unauthorized error to the client.</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185"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86" w:author="Narendra" w:date="2021-08-21T13:02:00Z">
            <w:rPr>
              <w:rFonts w:ascii="Arial" w:eastAsia="Times New Roman" w:hAnsi="Arial" w:cs="Arial"/>
              <w:color w:val="000000"/>
              <w:sz w:val="23"/>
              <w:szCs w:val="23"/>
              <w:bdr w:val="none" w:sz="0" w:space="0" w:color="auto" w:frame="1"/>
            </w:rPr>
          </w:rPrChange>
        </w:rPr>
        <w:t>We can implement Authentication and Authorization in many ways in an application. Here, in this article, I am going to discuss how to implement </w:t>
      </w:r>
      <w:r w:rsidRPr="008C6831">
        <w:rPr>
          <w:rFonts w:ascii="Maiandra GD" w:eastAsia="Times New Roman" w:hAnsi="Maiandra GD" w:cs="Arial"/>
          <w:b/>
          <w:bCs/>
          <w:color w:val="000000"/>
          <w:sz w:val="24"/>
          <w:szCs w:val="24"/>
          <w:rPrChange w:id="187" w:author="Narendra" w:date="2021-08-21T13:02:00Z">
            <w:rPr>
              <w:rFonts w:ascii="Arial" w:eastAsia="Times New Roman" w:hAnsi="Arial" w:cs="Arial"/>
              <w:b/>
              <w:bCs/>
              <w:color w:val="000000"/>
              <w:sz w:val="23"/>
            </w:rPr>
          </w:rPrChange>
        </w:rPr>
        <w:t>ASP.NET Web API Basic Authentication</w:t>
      </w:r>
      <w:r w:rsidRPr="008C6831">
        <w:rPr>
          <w:rFonts w:ascii="Maiandra GD" w:eastAsia="Times New Roman" w:hAnsi="Maiandra GD" w:cs="Arial"/>
          <w:color w:val="000000"/>
          <w:sz w:val="24"/>
          <w:szCs w:val="24"/>
          <w:bdr w:val="none" w:sz="0" w:space="0" w:color="auto" w:frame="1"/>
          <w:rPrChange w:id="188" w:author="Narendra" w:date="2021-08-21T13:02:00Z">
            <w:rPr>
              <w:rFonts w:ascii="Arial" w:eastAsia="Times New Roman" w:hAnsi="Arial" w:cs="Arial"/>
              <w:color w:val="000000"/>
              <w:sz w:val="23"/>
              <w:szCs w:val="23"/>
              <w:bdr w:val="none" w:sz="0" w:space="0" w:color="auto" w:frame="1"/>
            </w:rPr>
          </w:rPrChange>
        </w:rPr>
        <w:t>.</w:t>
      </w:r>
    </w:p>
    <w:p w:rsidR="00275001" w:rsidRDefault="00275001" w:rsidP="006E519F">
      <w:pPr>
        <w:shd w:val="clear" w:color="auto" w:fill="FFFFFF"/>
        <w:spacing w:after="0" w:line="240" w:lineRule="auto"/>
        <w:jc w:val="both"/>
        <w:textAlignment w:val="baseline"/>
        <w:outlineLvl w:val="4"/>
        <w:rPr>
          <w:rFonts w:ascii="Maiandra GD" w:eastAsia="Times New Roman" w:hAnsi="Maiandra GD" w:cs="Arial"/>
          <w:b/>
          <w:bCs/>
          <w:color w:val="000000"/>
          <w:sz w:val="24"/>
          <w:szCs w:val="24"/>
        </w:rPr>
      </w:pPr>
    </w:p>
    <w:p w:rsidR="006E519F" w:rsidRPr="008C6831" w:rsidRDefault="006E519F" w:rsidP="006E519F">
      <w:pPr>
        <w:shd w:val="clear" w:color="auto" w:fill="FFFFFF"/>
        <w:spacing w:after="0" w:line="240" w:lineRule="auto"/>
        <w:jc w:val="both"/>
        <w:textAlignment w:val="baseline"/>
        <w:outlineLvl w:val="4"/>
        <w:rPr>
          <w:rFonts w:ascii="Maiandra GD" w:eastAsia="Times New Roman" w:hAnsi="Maiandra GD" w:cs="Segoe UI"/>
          <w:color w:val="3A3A3A"/>
          <w:sz w:val="24"/>
          <w:szCs w:val="24"/>
          <w:rPrChange w:id="189" w:author="Narendra" w:date="2021-08-21T13:02:00Z">
            <w:rPr>
              <w:rFonts w:ascii="Segoe UI" w:eastAsia="Times New Roman" w:hAnsi="Segoe UI" w:cs="Segoe UI"/>
              <w:color w:val="3A3A3A"/>
              <w:sz w:val="20"/>
              <w:szCs w:val="20"/>
            </w:rPr>
          </w:rPrChange>
        </w:rPr>
      </w:pPr>
      <w:r w:rsidRPr="008C6831">
        <w:rPr>
          <w:rFonts w:ascii="Maiandra GD" w:eastAsia="Times New Roman" w:hAnsi="Maiandra GD" w:cs="Arial"/>
          <w:b/>
          <w:bCs/>
          <w:color w:val="000000"/>
          <w:sz w:val="24"/>
          <w:szCs w:val="24"/>
          <w:rPrChange w:id="190" w:author="Narendra" w:date="2021-08-21T13:02:00Z">
            <w:rPr>
              <w:rFonts w:ascii="Arial" w:eastAsia="Times New Roman" w:hAnsi="Arial" w:cs="Arial"/>
              <w:b/>
              <w:bCs/>
              <w:color w:val="000000"/>
              <w:sz w:val="27"/>
            </w:rPr>
          </w:rPrChange>
        </w:rPr>
        <w:t>How does Basic Authentication Work in Web API?</w:t>
      </w:r>
    </w:p>
    <w:p w:rsidR="006E519F" w:rsidRPr="008C6831" w:rsidRDefault="006E519F" w:rsidP="006E519F">
      <w:pPr>
        <w:shd w:val="clear" w:color="auto" w:fill="FFFFFF"/>
        <w:spacing w:after="0" w:line="240" w:lineRule="auto"/>
        <w:textAlignment w:val="baseline"/>
        <w:rPr>
          <w:rFonts w:ascii="Maiandra GD" w:eastAsia="Times New Roman" w:hAnsi="Maiandra GD" w:cs="Segoe UI"/>
          <w:color w:val="212529"/>
          <w:sz w:val="24"/>
          <w:szCs w:val="24"/>
          <w:rPrChange w:id="191"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92" w:author="Narendra" w:date="2021-08-21T13:02:00Z">
            <w:rPr>
              <w:rFonts w:ascii="Arial" w:eastAsia="Times New Roman" w:hAnsi="Arial" w:cs="Arial"/>
              <w:color w:val="000000"/>
              <w:sz w:val="23"/>
              <w:szCs w:val="23"/>
              <w:bdr w:val="none" w:sz="0" w:space="0" w:color="auto" w:frame="1"/>
            </w:rPr>
          </w:rPrChange>
        </w:rPr>
        <w:t>Before implementing the Basic Authentication in ASP.NET Web API, let us first understand how does the basic authentication work in Web API? To understand how does basic authentication works, please have a look at the following diagram.</w:t>
      </w:r>
    </w:p>
    <w:p w:rsidR="006E519F" w:rsidRPr="008C6831" w:rsidRDefault="006E519F" w:rsidP="006E519F">
      <w:pPr>
        <w:shd w:val="clear" w:color="auto" w:fill="FFFFFF"/>
        <w:spacing w:after="384" w:line="240" w:lineRule="auto"/>
        <w:textAlignment w:val="baseline"/>
        <w:rPr>
          <w:rFonts w:ascii="Maiandra GD" w:eastAsia="Times New Roman" w:hAnsi="Maiandra GD" w:cs="Segoe UI"/>
          <w:color w:val="212529"/>
          <w:sz w:val="24"/>
          <w:szCs w:val="24"/>
          <w:rPrChange w:id="193"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Segoe UI"/>
          <w:noProof/>
          <w:color w:val="212529"/>
          <w:sz w:val="24"/>
          <w:szCs w:val="24"/>
          <w:rPrChange w:id="194" w:author="Narendra" w:date="2021-08-21T13:02:00Z">
            <w:rPr>
              <w:rFonts w:ascii="Segoe UI" w:eastAsia="Times New Roman" w:hAnsi="Segoe UI" w:cs="Segoe UI"/>
              <w:noProof/>
              <w:color w:val="212529"/>
              <w:sz w:val="23"/>
              <w:szCs w:val="23"/>
            </w:rPr>
          </w:rPrChange>
        </w:rPr>
        <w:drawing>
          <wp:inline distT="0" distB="0" distL="0" distR="0">
            <wp:extent cx="6315075" cy="2971800"/>
            <wp:effectExtent l="19050" t="0" r="9525" b="0"/>
            <wp:docPr id="23" name="Picture 23" descr="How does Basic Authentication Work in ASP.NET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ow does Basic Authentication Work in ASP.NET Web API?"/>
                    <pic:cNvPicPr>
                      <a:picLocks noChangeAspect="1" noChangeArrowheads="1"/>
                    </pic:cNvPicPr>
                  </pic:nvPicPr>
                  <pic:blipFill>
                    <a:blip r:embed="rId16"/>
                    <a:srcRect/>
                    <a:stretch>
                      <a:fillRect/>
                    </a:stretch>
                  </pic:blipFill>
                  <pic:spPr bwMode="auto">
                    <a:xfrm>
                      <a:off x="0" y="0"/>
                      <a:ext cx="6315075" cy="2971800"/>
                    </a:xfrm>
                    <a:prstGeom prst="rect">
                      <a:avLst/>
                    </a:prstGeom>
                    <a:noFill/>
                    <a:ln w="9525">
                      <a:noFill/>
                      <a:miter lim="800000"/>
                      <a:headEnd/>
                      <a:tailEnd/>
                    </a:ln>
                  </pic:spPr>
                </pic:pic>
              </a:graphicData>
            </a:graphic>
          </wp:inline>
        </w:drawing>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195"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96" w:author="Narendra" w:date="2021-08-21T13:02:00Z">
            <w:rPr>
              <w:rFonts w:ascii="Arial" w:eastAsia="Times New Roman" w:hAnsi="Arial" w:cs="Arial"/>
              <w:color w:val="000000"/>
              <w:sz w:val="23"/>
              <w:szCs w:val="23"/>
              <w:bdr w:val="none" w:sz="0" w:space="0" w:color="auto" w:frame="1"/>
            </w:rPr>
          </w:rPrChange>
        </w:rPr>
        <w:t>In Basic Authentication, if the client didn’t send the credentials in the request header (most of the time it is Authorization header), then the server will return</w:t>
      </w:r>
      <w:r w:rsidRPr="008C6831">
        <w:rPr>
          <w:rFonts w:ascii="Maiandra GD" w:eastAsia="Times New Roman" w:hAnsi="Maiandra GD" w:cs="Arial"/>
          <w:b/>
          <w:bCs/>
          <w:color w:val="000000"/>
          <w:sz w:val="24"/>
          <w:szCs w:val="24"/>
          <w:rPrChange w:id="197" w:author="Narendra" w:date="2021-08-21T13:02:00Z">
            <w:rPr>
              <w:rFonts w:ascii="Arial" w:eastAsia="Times New Roman" w:hAnsi="Arial" w:cs="Arial"/>
              <w:b/>
              <w:bCs/>
              <w:color w:val="000000"/>
              <w:sz w:val="23"/>
            </w:rPr>
          </w:rPrChange>
        </w:rPr>
        <w:t> 401</w:t>
      </w:r>
      <w:r w:rsidRPr="008C6831">
        <w:rPr>
          <w:rFonts w:ascii="Maiandra GD" w:eastAsia="Times New Roman" w:hAnsi="Maiandra GD" w:cs="Arial"/>
          <w:color w:val="000000"/>
          <w:sz w:val="24"/>
          <w:szCs w:val="24"/>
          <w:bdr w:val="none" w:sz="0" w:space="0" w:color="auto" w:frame="1"/>
          <w:rPrChange w:id="198" w:author="Narendra" w:date="2021-08-21T13:02:00Z">
            <w:rPr>
              <w:rFonts w:ascii="Arial" w:eastAsia="Times New Roman" w:hAnsi="Arial" w:cs="Arial"/>
              <w:color w:val="000000"/>
              <w:sz w:val="23"/>
              <w:szCs w:val="23"/>
              <w:bdr w:val="none" w:sz="0" w:space="0" w:color="auto" w:frame="1"/>
            </w:rPr>
          </w:rPrChange>
        </w:rPr>
        <w:t> (</w:t>
      </w:r>
      <w:r w:rsidRPr="008C6831">
        <w:rPr>
          <w:rFonts w:ascii="Maiandra GD" w:eastAsia="Times New Roman" w:hAnsi="Maiandra GD" w:cs="Arial"/>
          <w:b/>
          <w:bCs/>
          <w:color w:val="000000"/>
          <w:sz w:val="24"/>
          <w:szCs w:val="24"/>
          <w:rPrChange w:id="199" w:author="Narendra" w:date="2021-08-21T13:02:00Z">
            <w:rPr>
              <w:rFonts w:ascii="Arial" w:eastAsia="Times New Roman" w:hAnsi="Arial" w:cs="Arial"/>
              <w:b/>
              <w:bCs/>
              <w:color w:val="000000"/>
              <w:sz w:val="23"/>
            </w:rPr>
          </w:rPrChange>
        </w:rPr>
        <w:t>Unauthorized</w:t>
      </w:r>
      <w:r w:rsidRPr="008C6831">
        <w:rPr>
          <w:rFonts w:ascii="Maiandra GD" w:eastAsia="Times New Roman" w:hAnsi="Maiandra GD" w:cs="Arial"/>
          <w:color w:val="000000"/>
          <w:sz w:val="24"/>
          <w:szCs w:val="24"/>
          <w:bdr w:val="none" w:sz="0" w:space="0" w:color="auto" w:frame="1"/>
          <w:rPrChange w:id="200" w:author="Narendra" w:date="2021-08-21T13:02:00Z">
            <w:rPr>
              <w:rFonts w:ascii="Arial" w:eastAsia="Times New Roman" w:hAnsi="Arial" w:cs="Arial"/>
              <w:color w:val="000000"/>
              <w:sz w:val="23"/>
              <w:szCs w:val="23"/>
              <w:bdr w:val="none" w:sz="0" w:space="0" w:color="auto" w:frame="1"/>
            </w:rPr>
          </w:rPrChange>
        </w:rPr>
        <w:t>). The response will also include a </w:t>
      </w:r>
      <w:r w:rsidRPr="008C6831">
        <w:rPr>
          <w:rFonts w:ascii="Maiandra GD" w:eastAsia="Times New Roman" w:hAnsi="Maiandra GD" w:cs="Arial"/>
          <w:b/>
          <w:bCs/>
          <w:color w:val="000000"/>
          <w:sz w:val="24"/>
          <w:szCs w:val="24"/>
          <w:rPrChange w:id="201" w:author="Narendra" w:date="2021-08-21T13:02:00Z">
            <w:rPr>
              <w:rFonts w:ascii="Arial" w:eastAsia="Times New Roman" w:hAnsi="Arial" w:cs="Arial"/>
              <w:b/>
              <w:bCs/>
              <w:color w:val="000000"/>
              <w:sz w:val="23"/>
            </w:rPr>
          </w:rPrChange>
        </w:rPr>
        <w:t>WWW-Authenticate</w:t>
      </w:r>
      <w:r w:rsidRPr="008C6831">
        <w:rPr>
          <w:rFonts w:ascii="Maiandra GD" w:eastAsia="Times New Roman" w:hAnsi="Maiandra GD" w:cs="Arial"/>
          <w:color w:val="000000"/>
          <w:sz w:val="24"/>
          <w:szCs w:val="24"/>
          <w:bdr w:val="none" w:sz="0" w:space="0" w:color="auto" w:frame="1"/>
          <w:rPrChange w:id="202" w:author="Narendra" w:date="2021-08-21T13:02:00Z">
            <w:rPr>
              <w:rFonts w:ascii="Arial" w:eastAsia="Times New Roman" w:hAnsi="Arial" w:cs="Arial"/>
              <w:color w:val="000000"/>
              <w:sz w:val="23"/>
              <w:szCs w:val="23"/>
              <w:bdr w:val="none" w:sz="0" w:space="0" w:color="auto" w:frame="1"/>
            </w:rPr>
          </w:rPrChange>
        </w:rPr>
        <w:t> header, indicating that the server supports Basic Authentication and that you can see in the above image for the first request which does not include the Authorization header.</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203"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204" w:author="Narendra" w:date="2021-08-21T13:02:00Z">
            <w:rPr>
              <w:rFonts w:ascii="Arial" w:eastAsia="Times New Roman" w:hAnsi="Arial" w:cs="Arial"/>
              <w:color w:val="000000"/>
              <w:sz w:val="23"/>
              <w:szCs w:val="23"/>
              <w:bdr w:val="none" w:sz="0" w:space="0" w:color="auto" w:frame="1"/>
            </w:rPr>
          </w:rPrChange>
        </w:rPr>
        <w:t>The client sends another request to the server, with the client credentials in the Authorization header. Generally, the client credentials are formatted as the string “</w:t>
      </w:r>
      <w:r w:rsidRPr="008C6831">
        <w:rPr>
          <w:rFonts w:ascii="Maiandra GD" w:eastAsia="Times New Roman" w:hAnsi="Maiandra GD" w:cs="Arial"/>
          <w:b/>
          <w:bCs/>
          <w:color w:val="000000"/>
          <w:sz w:val="24"/>
          <w:szCs w:val="24"/>
          <w:rPrChange w:id="205" w:author="Narendra" w:date="2021-08-21T13:02:00Z">
            <w:rPr>
              <w:rFonts w:ascii="Arial" w:eastAsia="Times New Roman" w:hAnsi="Arial" w:cs="Arial"/>
              <w:b/>
              <w:bCs/>
              <w:color w:val="000000"/>
              <w:sz w:val="23"/>
            </w:rPr>
          </w:rPrChange>
        </w:rPr>
        <w:t>name:password</w:t>
      </w:r>
      <w:r w:rsidRPr="008C6831">
        <w:rPr>
          <w:rFonts w:ascii="Maiandra GD" w:eastAsia="Times New Roman" w:hAnsi="Maiandra GD" w:cs="Arial"/>
          <w:color w:val="000000"/>
          <w:sz w:val="24"/>
          <w:szCs w:val="24"/>
          <w:bdr w:val="none" w:sz="0" w:space="0" w:color="auto" w:frame="1"/>
          <w:rPrChange w:id="206" w:author="Narendra" w:date="2021-08-21T13:02:00Z">
            <w:rPr>
              <w:rFonts w:ascii="Arial" w:eastAsia="Times New Roman" w:hAnsi="Arial" w:cs="Arial"/>
              <w:color w:val="000000"/>
              <w:sz w:val="23"/>
              <w:szCs w:val="23"/>
              <w:bdr w:val="none" w:sz="0" w:space="0" w:color="auto" w:frame="1"/>
            </w:rPr>
          </w:rPrChange>
        </w:rPr>
        <w:t>“, base64-encoded format and this time server validates the client and processes the request and if everything is fine, then you will get 200 OK status which you can see in the above image for the second request.</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207"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208" w:author="Narendra" w:date="2021-08-21T13:02:00Z">
            <w:rPr>
              <w:rFonts w:ascii="Arial" w:eastAsia="Times New Roman" w:hAnsi="Arial" w:cs="Arial"/>
              <w:color w:val="000000"/>
              <w:sz w:val="23"/>
              <w:szCs w:val="23"/>
              <w:bdr w:val="none" w:sz="0" w:space="0" w:color="auto" w:frame="1"/>
            </w:rPr>
          </w:rPrChange>
        </w:rPr>
        <w:t>In Basic Authentication, as we attach the sensitive data (i,e. username and password) in each and every HTTP request, it should be transferred in an encoded format (base64-</w:t>
      </w:r>
      <w:r w:rsidRPr="008C6831">
        <w:rPr>
          <w:rFonts w:ascii="Maiandra GD" w:eastAsia="Times New Roman" w:hAnsi="Maiandra GD" w:cs="Arial"/>
          <w:color w:val="000000"/>
          <w:sz w:val="24"/>
          <w:szCs w:val="24"/>
          <w:bdr w:val="none" w:sz="0" w:space="0" w:color="auto" w:frame="1"/>
          <w:rPrChange w:id="209" w:author="Narendra" w:date="2021-08-21T13:02:00Z">
            <w:rPr>
              <w:rFonts w:ascii="Arial" w:eastAsia="Times New Roman" w:hAnsi="Arial" w:cs="Arial"/>
              <w:color w:val="000000"/>
              <w:sz w:val="23"/>
              <w:szCs w:val="23"/>
              <w:bdr w:val="none" w:sz="0" w:space="0" w:color="auto" w:frame="1"/>
            </w:rPr>
          </w:rPrChange>
        </w:rPr>
        <w:lastRenderedPageBreak/>
        <w:t>encoded format) and the protocol should be HTTPS, then only we can protect our data over the internet.</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210"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211" w:author="Narendra" w:date="2021-08-21T13:02:00Z">
            <w:rPr>
              <w:rFonts w:ascii="Arial" w:eastAsia="Times New Roman" w:hAnsi="Arial" w:cs="Arial"/>
              <w:color w:val="000000"/>
              <w:sz w:val="23"/>
              <w:szCs w:val="23"/>
              <w:bdr w:val="none" w:sz="0" w:space="0" w:color="auto" w:frame="1"/>
            </w:rPr>
          </w:rPrChange>
        </w:rPr>
        <w:t>The </w:t>
      </w:r>
      <w:r w:rsidRPr="008C6831">
        <w:rPr>
          <w:rFonts w:ascii="Maiandra GD" w:eastAsia="Times New Roman" w:hAnsi="Maiandra GD" w:cs="Arial"/>
          <w:b/>
          <w:bCs/>
          <w:color w:val="000000"/>
          <w:sz w:val="24"/>
          <w:szCs w:val="24"/>
          <w:rPrChange w:id="212" w:author="Narendra" w:date="2021-08-21T13:02:00Z">
            <w:rPr>
              <w:rFonts w:ascii="Arial" w:eastAsia="Times New Roman" w:hAnsi="Arial" w:cs="Arial"/>
              <w:b/>
              <w:bCs/>
              <w:color w:val="000000"/>
              <w:sz w:val="23"/>
            </w:rPr>
          </w:rPrChange>
        </w:rPr>
        <w:t>ASP.NET Web API Basic Authentication</w:t>
      </w:r>
      <w:r w:rsidRPr="008C6831">
        <w:rPr>
          <w:rFonts w:ascii="Maiandra GD" w:eastAsia="Times New Roman" w:hAnsi="Maiandra GD" w:cs="Arial"/>
          <w:color w:val="000000"/>
          <w:sz w:val="24"/>
          <w:szCs w:val="24"/>
          <w:bdr w:val="none" w:sz="0" w:space="0" w:color="auto" w:frame="1"/>
          <w:rPrChange w:id="213" w:author="Narendra" w:date="2021-08-21T13:02:00Z">
            <w:rPr>
              <w:rFonts w:ascii="Arial" w:eastAsia="Times New Roman" w:hAnsi="Arial" w:cs="Arial"/>
              <w:color w:val="000000"/>
              <w:sz w:val="23"/>
              <w:szCs w:val="23"/>
              <w:bdr w:val="none" w:sz="0" w:space="0" w:color="auto" w:frame="1"/>
            </w:rPr>
          </w:rPrChange>
        </w:rPr>
        <w:t> is performed within the context of a “</w:t>
      </w:r>
      <w:r w:rsidRPr="008C6831">
        <w:rPr>
          <w:rFonts w:ascii="Maiandra GD" w:eastAsia="Times New Roman" w:hAnsi="Maiandra GD" w:cs="Arial"/>
          <w:b/>
          <w:bCs/>
          <w:color w:val="000000"/>
          <w:sz w:val="24"/>
          <w:szCs w:val="24"/>
          <w:rPrChange w:id="214" w:author="Narendra" w:date="2021-08-21T13:02:00Z">
            <w:rPr>
              <w:rFonts w:ascii="Arial" w:eastAsia="Times New Roman" w:hAnsi="Arial" w:cs="Arial"/>
              <w:b/>
              <w:bCs/>
              <w:color w:val="000000"/>
              <w:sz w:val="23"/>
            </w:rPr>
          </w:rPrChange>
        </w:rPr>
        <w:t>realm</w:t>
      </w:r>
      <w:r w:rsidRPr="008C6831">
        <w:rPr>
          <w:rFonts w:ascii="Maiandra GD" w:eastAsia="Times New Roman" w:hAnsi="Maiandra GD" w:cs="Arial"/>
          <w:color w:val="000000"/>
          <w:sz w:val="24"/>
          <w:szCs w:val="24"/>
          <w:bdr w:val="none" w:sz="0" w:space="0" w:color="auto" w:frame="1"/>
          <w:rPrChange w:id="215" w:author="Narendra" w:date="2021-08-21T13:02:00Z">
            <w:rPr>
              <w:rFonts w:ascii="Arial" w:eastAsia="Times New Roman" w:hAnsi="Arial" w:cs="Arial"/>
              <w:color w:val="000000"/>
              <w:sz w:val="23"/>
              <w:szCs w:val="23"/>
              <w:bdr w:val="none" w:sz="0" w:space="0" w:color="auto" w:frame="1"/>
            </w:rPr>
          </w:rPrChange>
        </w:rPr>
        <w:t>.” The server includes the name of the realm in the </w:t>
      </w:r>
      <w:r w:rsidRPr="008C6831">
        <w:rPr>
          <w:rFonts w:ascii="Maiandra GD" w:eastAsia="Times New Roman" w:hAnsi="Maiandra GD" w:cs="Arial"/>
          <w:b/>
          <w:bCs/>
          <w:color w:val="000000"/>
          <w:sz w:val="24"/>
          <w:szCs w:val="24"/>
          <w:rPrChange w:id="216" w:author="Narendra" w:date="2021-08-21T13:02:00Z">
            <w:rPr>
              <w:rFonts w:ascii="Arial" w:eastAsia="Times New Roman" w:hAnsi="Arial" w:cs="Arial"/>
              <w:b/>
              <w:bCs/>
              <w:color w:val="000000"/>
              <w:sz w:val="23"/>
            </w:rPr>
          </w:rPrChange>
        </w:rPr>
        <w:t>WWW-Authenticate</w:t>
      </w:r>
      <w:r w:rsidRPr="008C6831">
        <w:rPr>
          <w:rFonts w:ascii="Maiandra GD" w:eastAsia="Times New Roman" w:hAnsi="Maiandra GD" w:cs="Arial"/>
          <w:color w:val="000000"/>
          <w:sz w:val="24"/>
          <w:szCs w:val="24"/>
          <w:bdr w:val="none" w:sz="0" w:space="0" w:color="auto" w:frame="1"/>
          <w:rPrChange w:id="217" w:author="Narendra" w:date="2021-08-21T13:02:00Z">
            <w:rPr>
              <w:rFonts w:ascii="Arial" w:eastAsia="Times New Roman" w:hAnsi="Arial" w:cs="Arial"/>
              <w:color w:val="000000"/>
              <w:sz w:val="23"/>
              <w:szCs w:val="23"/>
              <w:bdr w:val="none" w:sz="0" w:space="0" w:color="auto" w:frame="1"/>
            </w:rPr>
          </w:rPrChange>
        </w:rPr>
        <w:t> header. The user’s credentials are valid within that realm. The exact scope of a realm is defined by the server. For example, you might define several realms in order to partition resources.</w:t>
      </w:r>
    </w:p>
    <w:p w:rsidR="00275001" w:rsidRDefault="00275001" w:rsidP="006E519F">
      <w:pPr>
        <w:shd w:val="clear" w:color="auto" w:fill="FFFFFF"/>
        <w:spacing w:after="0" w:line="240" w:lineRule="auto"/>
        <w:textAlignment w:val="baseline"/>
        <w:outlineLvl w:val="4"/>
        <w:rPr>
          <w:rFonts w:ascii="Maiandra GD" w:eastAsia="Times New Roman" w:hAnsi="Maiandra GD" w:cs="Arial"/>
          <w:b/>
          <w:bCs/>
          <w:color w:val="000000"/>
          <w:sz w:val="24"/>
          <w:szCs w:val="24"/>
        </w:rPr>
      </w:pPr>
    </w:p>
    <w:p w:rsidR="006E519F" w:rsidRPr="008C6831" w:rsidRDefault="006E519F" w:rsidP="006E519F">
      <w:pPr>
        <w:shd w:val="clear" w:color="auto" w:fill="FFFFFF"/>
        <w:spacing w:after="0" w:line="240" w:lineRule="auto"/>
        <w:textAlignment w:val="baseline"/>
        <w:outlineLvl w:val="4"/>
        <w:rPr>
          <w:rFonts w:ascii="Maiandra GD" w:eastAsia="Times New Roman" w:hAnsi="Maiandra GD" w:cs="Segoe UI"/>
          <w:color w:val="3A3A3A"/>
          <w:sz w:val="24"/>
          <w:szCs w:val="24"/>
          <w:rPrChange w:id="218" w:author="Narendra" w:date="2021-08-21T13:02:00Z">
            <w:rPr>
              <w:rFonts w:ascii="Segoe UI" w:eastAsia="Times New Roman" w:hAnsi="Segoe UI" w:cs="Segoe UI"/>
              <w:color w:val="3A3A3A"/>
              <w:sz w:val="20"/>
              <w:szCs w:val="20"/>
            </w:rPr>
          </w:rPrChange>
        </w:rPr>
      </w:pPr>
      <w:r w:rsidRPr="008C6831">
        <w:rPr>
          <w:rFonts w:ascii="Maiandra GD" w:eastAsia="Times New Roman" w:hAnsi="Maiandra GD" w:cs="Arial"/>
          <w:b/>
          <w:bCs/>
          <w:color w:val="000000"/>
          <w:sz w:val="24"/>
          <w:szCs w:val="24"/>
          <w:rPrChange w:id="219" w:author="Narendra" w:date="2021-08-21T13:02:00Z">
            <w:rPr>
              <w:rFonts w:ascii="Arial" w:eastAsia="Times New Roman" w:hAnsi="Arial" w:cs="Arial"/>
              <w:b/>
              <w:bCs/>
              <w:color w:val="000000"/>
              <w:sz w:val="27"/>
            </w:rPr>
          </w:rPrChange>
        </w:rPr>
        <w:t>Implementing Basic Authentication in ASP.NET Web API</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220"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221" w:author="Narendra" w:date="2021-08-21T13:02:00Z">
            <w:rPr>
              <w:rFonts w:ascii="Arial" w:eastAsia="Times New Roman" w:hAnsi="Arial" w:cs="Arial"/>
              <w:color w:val="000000"/>
              <w:sz w:val="23"/>
              <w:szCs w:val="23"/>
              <w:bdr w:val="none" w:sz="0" w:space="0" w:color="auto" w:frame="1"/>
            </w:rPr>
          </w:rPrChange>
        </w:rPr>
        <w:t>First, create an ASP.NET Web Application with the name </w:t>
      </w:r>
      <w:r w:rsidRPr="008C6831">
        <w:rPr>
          <w:rFonts w:ascii="Maiandra GD" w:eastAsia="Times New Roman" w:hAnsi="Maiandra GD" w:cs="Arial"/>
          <w:b/>
          <w:bCs/>
          <w:color w:val="000000"/>
          <w:sz w:val="24"/>
          <w:szCs w:val="24"/>
          <w:rPrChange w:id="222" w:author="Narendra" w:date="2021-08-21T13:02:00Z">
            <w:rPr>
              <w:rFonts w:ascii="Arial" w:eastAsia="Times New Roman" w:hAnsi="Arial" w:cs="Arial"/>
              <w:b/>
              <w:bCs/>
              <w:color w:val="000000"/>
              <w:sz w:val="23"/>
            </w:rPr>
          </w:rPrChange>
        </w:rPr>
        <w:t>BasicAuthenticationWEBAPI</w:t>
      </w:r>
      <w:r w:rsidRPr="008C6831">
        <w:rPr>
          <w:rFonts w:ascii="Maiandra GD" w:eastAsia="Times New Roman" w:hAnsi="Maiandra GD" w:cs="Arial"/>
          <w:color w:val="000000"/>
          <w:sz w:val="24"/>
          <w:szCs w:val="24"/>
          <w:bdr w:val="none" w:sz="0" w:space="0" w:color="auto" w:frame="1"/>
          <w:rPrChange w:id="223" w:author="Narendra" w:date="2021-08-21T13:02:00Z">
            <w:rPr>
              <w:rFonts w:ascii="Arial" w:eastAsia="Times New Roman" w:hAnsi="Arial" w:cs="Arial"/>
              <w:color w:val="000000"/>
              <w:sz w:val="23"/>
              <w:szCs w:val="23"/>
              <w:bdr w:val="none" w:sz="0" w:space="0" w:color="auto" w:frame="1"/>
            </w:rPr>
          </w:rPrChange>
        </w:rPr>
        <w:t> (you can give any name) as shown in the below image.</w:t>
      </w:r>
    </w:p>
    <w:p w:rsidR="006E519F" w:rsidRPr="008C6831" w:rsidRDefault="006E519F" w:rsidP="006E519F">
      <w:pPr>
        <w:shd w:val="clear" w:color="auto" w:fill="FFFFFF"/>
        <w:spacing w:after="384" w:line="240" w:lineRule="auto"/>
        <w:textAlignment w:val="baseline"/>
        <w:rPr>
          <w:rFonts w:ascii="Maiandra GD" w:eastAsia="Times New Roman" w:hAnsi="Maiandra GD" w:cs="Segoe UI"/>
          <w:color w:val="212529"/>
          <w:sz w:val="24"/>
          <w:szCs w:val="24"/>
          <w:rPrChange w:id="224"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Segoe UI"/>
          <w:noProof/>
          <w:color w:val="212529"/>
          <w:sz w:val="24"/>
          <w:szCs w:val="24"/>
          <w:rPrChange w:id="225" w:author="Narendra" w:date="2021-08-21T13:02:00Z">
            <w:rPr>
              <w:rFonts w:ascii="Segoe UI" w:eastAsia="Times New Roman" w:hAnsi="Segoe UI" w:cs="Segoe UI"/>
              <w:noProof/>
              <w:color w:val="212529"/>
              <w:sz w:val="23"/>
              <w:szCs w:val="23"/>
            </w:rPr>
          </w:rPrChange>
        </w:rPr>
        <w:drawing>
          <wp:inline distT="0" distB="0" distL="0" distR="0">
            <wp:extent cx="6505575" cy="3533775"/>
            <wp:effectExtent l="19050" t="0" r="9525" b="0"/>
            <wp:docPr id="24" name="Picture 24" descr="Implementing Basic Authentication in ASP.NET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plementing Basic Authentication in ASP.NET Web API"/>
                    <pic:cNvPicPr>
                      <a:picLocks noChangeAspect="1" noChangeArrowheads="1"/>
                    </pic:cNvPicPr>
                  </pic:nvPicPr>
                  <pic:blipFill>
                    <a:blip r:embed="rId17"/>
                    <a:srcRect/>
                    <a:stretch>
                      <a:fillRect/>
                    </a:stretch>
                  </pic:blipFill>
                  <pic:spPr bwMode="auto">
                    <a:xfrm>
                      <a:off x="0" y="0"/>
                      <a:ext cx="6505575" cy="3533775"/>
                    </a:xfrm>
                    <a:prstGeom prst="rect">
                      <a:avLst/>
                    </a:prstGeom>
                    <a:noFill/>
                    <a:ln w="9525">
                      <a:noFill/>
                      <a:miter lim="800000"/>
                      <a:headEnd/>
                      <a:tailEnd/>
                    </a:ln>
                  </pic:spPr>
                </pic:pic>
              </a:graphicData>
            </a:graphic>
          </wp:inline>
        </w:drawing>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226"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227" w:author="Narendra" w:date="2021-08-21T13:02:00Z">
            <w:rPr>
              <w:rFonts w:ascii="Arial" w:eastAsia="Times New Roman" w:hAnsi="Arial" w:cs="Arial"/>
              <w:color w:val="000000"/>
              <w:sz w:val="23"/>
              <w:szCs w:val="23"/>
              <w:bdr w:val="none" w:sz="0" w:space="0" w:color="auto" w:frame="1"/>
            </w:rPr>
          </w:rPrChange>
        </w:rPr>
        <w:t>Once you click on the </w:t>
      </w:r>
      <w:r w:rsidRPr="008C6831">
        <w:rPr>
          <w:rFonts w:ascii="Maiandra GD" w:eastAsia="Times New Roman" w:hAnsi="Maiandra GD" w:cs="Arial"/>
          <w:b/>
          <w:bCs/>
          <w:color w:val="000000"/>
          <w:sz w:val="24"/>
          <w:szCs w:val="24"/>
          <w:rPrChange w:id="228" w:author="Narendra" w:date="2021-08-21T13:02:00Z">
            <w:rPr>
              <w:rFonts w:ascii="Arial" w:eastAsia="Times New Roman" w:hAnsi="Arial" w:cs="Arial"/>
              <w:b/>
              <w:bCs/>
              <w:color w:val="000000"/>
              <w:sz w:val="23"/>
            </w:rPr>
          </w:rPrChange>
        </w:rPr>
        <w:t>OK</w:t>
      </w:r>
      <w:r w:rsidRPr="008C6831">
        <w:rPr>
          <w:rFonts w:ascii="Maiandra GD" w:eastAsia="Times New Roman" w:hAnsi="Maiandra GD" w:cs="Arial"/>
          <w:color w:val="000000"/>
          <w:sz w:val="24"/>
          <w:szCs w:val="24"/>
          <w:bdr w:val="none" w:sz="0" w:space="0" w:color="auto" w:frame="1"/>
          <w:rPrChange w:id="229" w:author="Narendra" w:date="2021-08-21T13:02:00Z">
            <w:rPr>
              <w:rFonts w:ascii="Arial" w:eastAsia="Times New Roman" w:hAnsi="Arial" w:cs="Arial"/>
              <w:color w:val="000000"/>
              <w:sz w:val="23"/>
              <w:szCs w:val="23"/>
              <w:bdr w:val="none" w:sz="0" w:space="0" w:color="auto" w:frame="1"/>
            </w:rPr>
          </w:rPrChange>
        </w:rPr>
        <w:t> button, it will open the “</w:t>
      </w:r>
      <w:r w:rsidRPr="008C6831">
        <w:rPr>
          <w:rFonts w:ascii="Maiandra GD" w:eastAsia="Times New Roman" w:hAnsi="Maiandra GD" w:cs="Arial"/>
          <w:b/>
          <w:bCs/>
          <w:color w:val="000000"/>
          <w:sz w:val="24"/>
          <w:szCs w:val="24"/>
          <w:rPrChange w:id="230" w:author="Narendra" w:date="2021-08-21T13:02:00Z">
            <w:rPr>
              <w:rFonts w:ascii="Arial" w:eastAsia="Times New Roman" w:hAnsi="Arial" w:cs="Arial"/>
              <w:b/>
              <w:bCs/>
              <w:color w:val="000000"/>
              <w:sz w:val="23"/>
            </w:rPr>
          </w:rPrChange>
        </w:rPr>
        <w:t>Select a template</w:t>
      </w:r>
      <w:r w:rsidRPr="008C6831">
        <w:rPr>
          <w:rFonts w:ascii="Maiandra GD" w:eastAsia="Times New Roman" w:hAnsi="Maiandra GD" w:cs="Arial"/>
          <w:color w:val="000000"/>
          <w:sz w:val="24"/>
          <w:szCs w:val="24"/>
          <w:bdr w:val="none" w:sz="0" w:space="0" w:color="auto" w:frame="1"/>
          <w:rPrChange w:id="231" w:author="Narendra" w:date="2021-08-21T13:02:00Z">
            <w:rPr>
              <w:rFonts w:ascii="Arial" w:eastAsia="Times New Roman" w:hAnsi="Arial" w:cs="Arial"/>
              <w:color w:val="000000"/>
              <w:sz w:val="23"/>
              <w:szCs w:val="23"/>
              <w:bdr w:val="none" w:sz="0" w:space="0" w:color="auto" w:frame="1"/>
            </w:rPr>
          </w:rPrChange>
        </w:rPr>
        <w:t>” window. From the “</w:t>
      </w:r>
      <w:r w:rsidRPr="008C6831">
        <w:rPr>
          <w:rFonts w:ascii="Maiandra GD" w:eastAsia="Times New Roman" w:hAnsi="Maiandra GD" w:cs="Arial"/>
          <w:b/>
          <w:bCs/>
          <w:color w:val="000000"/>
          <w:sz w:val="24"/>
          <w:szCs w:val="24"/>
          <w:rPrChange w:id="232" w:author="Narendra" w:date="2021-08-21T13:02:00Z">
            <w:rPr>
              <w:rFonts w:ascii="Arial" w:eastAsia="Times New Roman" w:hAnsi="Arial" w:cs="Arial"/>
              <w:b/>
              <w:bCs/>
              <w:color w:val="000000"/>
              <w:sz w:val="23"/>
            </w:rPr>
          </w:rPrChange>
        </w:rPr>
        <w:t>Select a template</w:t>
      </w:r>
      <w:r w:rsidRPr="008C6831">
        <w:rPr>
          <w:rFonts w:ascii="Maiandra GD" w:eastAsia="Times New Roman" w:hAnsi="Maiandra GD" w:cs="Arial"/>
          <w:color w:val="000000"/>
          <w:sz w:val="24"/>
          <w:szCs w:val="24"/>
          <w:bdr w:val="none" w:sz="0" w:space="0" w:color="auto" w:frame="1"/>
          <w:rPrChange w:id="233" w:author="Narendra" w:date="2021-08-21T13:02:00Z">
            <w:rPr>
              <w:rFonts w:ascii="Arial" w:eastAsia="Times New Roman" w:hAnsi="Arial" w:cs="Arial"/>
              <w:color w:val="000000"/>
              <w:sz w:val="23"/>
              <w:szCs w:val="23"/>
              <w:bdr w:val="none" w:sz="0" w:space="0" w:color="auto" w:frame="1"/>
            </w:rPr>
          </w:rPrChange>
        </w:rPr>
        <w:t>” window choose</w:t>
      </w:r>
    </w:p>
    <w:p w:rsidR="006E519F" w:rsidRPr="008C6831" w:rsidRDefault="006E519F" w:rsidP="006E519F">
      <w:pPr>
        <w:numPr>
          <w:ilvl w:val="0"/>
          <w:numId w:val="2"/>
        </w:numPr>
        <w:shd w:val="clear" w:color="auto" w:fill="FFFFFF"/>
        <w:spacing w:after="0" w:line="240" w:lineRule="auto"/>
        <w:jc w:val="both"/>
        <w:textAlignment w:val="baseline"/>
        <w:rPr>
          <w:rFonts w:ascii="Maiandra GD" w:eastAsia="Times New Roman" w:hAnsi="Maiandra GD" w:cs="Segoe UI"/>
          <w:color w:val="212529"/>
          <w:sz w:val="24"/>
          <w:szCs w:val="24"/>
          <w:rPrChange w:id="234"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color w:val="000000"/>
          <w:sz w:val="24"/>
          <w:szCs w:val="24"/>
          <w:rPrChange w:id="235" w:author="Narendra" w:date="2021-08-21T13:02:00Z">
            <w:rPr>
              <w:rFonts w:ascii="Arial" w:eastAsia="Times New Roman" w:hAnsi="Arial" w:cs="Arial"/>
              <w:b/>
              <w:bCs/>
              <w:color w:val="000000"/>
              <w:sz w:val="23"/>
            </w:rPr>
          </w:rPrChange>
        </w:rPr>
        <w:t>Empty template</w:t>
      </w:r>
    </w:p>
    <w:p w:rsidR="006E519F" w:rsidRPr="008C6831" w:rsidRDefault="006E519F" w:rsidP="006E519F">
      <w:pPr>
        <w:numPr>
          <w:ilvl w:val="0"/>
          <w:numId w:val="2"/>
        </w:numPr>
        <w:shd w:val="clear" w:color="auto" w:fill="FFFFFF"/>
        <w:spacing w:after="0" w:line="240" w:lineRule="auto"/>
        <w:jc w:val="both"/>
        <w:textAlignment w:val="baseline"/>
        <w:rPr>
          <w:rFonts w:ascii="Maiandra GD" w:eastAsia="Times New Roman" w:hAnsi="Maiandra GD" w:cs="Segoe UI"/>
          <w:color w:val="212529"/>
          <w:sz w:val="24"/>
          <w:szCs w:val="24"/>
          <w:rPrChange w:id="236"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color w:val="000000"/>
          <w:sz w:val="24"/>
          <w:szCs w:val="24"/>
          <w:rPrChange w:id="237" w:author="Narendra" w:date="2021-08-21T13:02:00Z">
            <w:rPr>
              <w:rFonts w:ascii="Arial" w:eastAsia="Times New Roman" w:hAnsi="Arial" w:cs="Arial"/>
              <w:b/>
              <w:bCs/>
              <w:color w:val="000000"/>
              <w:sz w:val="23"/>
            </w:rPr>
          </w:rPrChange>
        </w:rPr>
        <w:t>Web API Checkbox</w:t>
      </w:r>
    </w:p>
    <w:p w:rsidR="006E519F" w:rsidRPr="008C6831" w:rsidRDefault="006E519F" w:rsidP="006E519F">
      <w:pPr>
        <w:numPr>
          <w:ilvl w:val="0"/>
          <w:numId w:val="2"/>
        </w:numPr>
        <w:shd w:val="clear" w:color="auto" w:fill="FFFFFF"/>
        <w:spacing w:after="0" w:line="240" w:lineRule="auto"/>
        <w:jc w:val="both"/>
        <w:textAlignment w:val="baseline"/>
        <w:rPr>
          <w:rFonts w:ascii="Maiandra GD" w:eastAsia="Times New Roman" w:hAnsi="Maiandra GD" w:cs="Segoe UI"/>
          <w:color w:val="212529"/>
          <w:sz w:val="24"/>
          <w:szCs w:val="24"/>
          <w:rPrChange w:id="238"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color w:val="000000"/>
          <w:sz w:val="24"/>
          <w:szCs w:val="24"/>
          <w:rPrChange w:id="239" w:author="Narendra" w:date="2021-08-21T13:02:00Z">
            <w:rPr>
              <w:rFonts w:ascii="Arial" w:eastAsia="Times New Roman" w:hAnsi="Arial" w:cs="Arial"/>
              <w:b/>
              <w:bCs/>
              <w:color w:val="000000"/>
              <w:sz w:val="23"/>
            </w:rPr>
          </w:rPrChange>
        </w:rPr>
        <w:t>No Authentication</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240"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241" w:author="Narendra" w:date="2021-08-21T13:02:00Z">
            <w:rPr>
              <w:rFonts w:ascii="Arial" w:eastAsia="Times New Roman" w:hAnsi="Arial" w:cs="Arial"/>
              <w:color w:val="000000"/>
              <w:sz w:val="23"/>
              <w:szCs w:val="23"/>
              <w:bdr w:val="none" w:sz="0" w:space="0" w:color="auto" w:frame="1"/>
            </w:rPr>
          </w:rPrChange>
        </w:rPr>
        <w:t>And finally, click on the </w:t>
      </w:r>
      <w:r w:rsidRPr="008C6831">
        <w:rPr>
          <w:rFonts w:ascii="Maiandra GD" w:eastAsia="Times New Roman" w:hAnsi="Maiandra GD" w:cs="Arial"/>
          <w:b/>
          <w:bCs/>
          <w:color w:val="000000"/>
          <w:sz w:val="24"/>
          <w:szCs w:val="24"/>
          <w:rPrChange w:id="242" w:author="Narendra" w:date="2021-08-21T13:02:00Z">
            <w:rPr>
              <w:rFonts w:ascii="Arial" w:eastAsia="Times New Roman" w:hAnsi="Arial" w:cs="Arial"/>
              <w:b/>
              <w:bCs/>
              <w:color w:val="000000"/>
              <w:sz w:val="23"/>
            </w:rPr>
          </w:rPrChange>
        </w:rPr>
        <w:t>OK</w:t>
      </w:r>
      <w:r w:rsidRPr="008C6831">
        <w:rPr>
          <w:rFonts w:ascii="Maiandra GD" w:eastAsia="Times New Roman" w:hAnsi="Maiandra GD" w:cs="Arial"/>
          <w:color w:val="000000"/>
          <w:sz w:val="24"/>
          <w:szCs w:val="24"/>
          <w:bdr w:val="none" w:sz="0" w:space="0" w:color="auto" w:frame="1"/>
          <w:rPrChange w:id="243" w:author="Narendra" w:date="2021-08-21T13:02:00Z">
            <w:rPr>
              <w:rFonts w:ascii="Arial" w:eastAsia="Times New Roman" w:hAnsi="Arial" w:cs="Arial"/>
              <w:color w:val="000000"/>
              <w:sz w:val="23"/>
              <w:szCs w:val="23"/>
              <w:bdr w:val="none" w:sz="0" w:space="0" w:color="auto" w:frame="1"/>
            </w:rPr>
          </w:rPrChange>
        </w:rPr>
        <w:t> button as shown below</w:t>
      </w:r>
    </w:p>
    <w:p w:rsidR="006E519F" w:rsidRPr="008C6831" w:rsidRDefault="006E519F" w:rsidP="006E519F">
      <w:pPr>
        <w:shd w:val="clear" w:color="auto" w:fill="FFFFFF"/>
        <w:spacing w:after="384" w:line="240" w:lineRule="auto"/>
        <w:textAlignment w:val="baseline"/>
        <w:rPr>
          <w:rFonts w:ascii="Maiandra GD" w:eastAsia="Times New Roman" w:hAnsi="Maiandra GD" w:cs="Segoe UI"/>
          <w:color w:val="212529"/>
          <w:sz w:val="24"/>
          <w:szCs w:val="24"/>
          <w:rPrChange w:id="244"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Segoe UI"/>
          <w:noProof/>
          <w:color w:val="212529"/>
          <w:sz w:val="24"/>
          <w:szCs w:val="24"/>
          <w:rPrChange w:id="245" w:author="Narendra" w:date="2021-08-21T13:02:00Z">
            <w:rPr>
              <w:rFonts w:ascii="Segoe UI" w:eastAsia="Times New Roman" w:hAnsi="Segoe UI" w:cs="Segoe UI"/>
              <w:noProof/>
              <w:color w:val="212529"/>
              <w:sz w:val="23"/>
              <w:szCs w:val="23"/>
            </w:rPr>
          </w:rPrChange>
        </w:rPr>
        <w:lastRenderedPageBreak/>
        <w:drawing>
          <wp:inline distT="0" distB="0" distL="0" distR="0">
            <wp:extent cx="5346683" cy="4181475"/>
            <wp:effectExtent l="19050" t="0" r="6367" b="0"/>
            <wp:docPr id="25" name="Picture 25" descr="Selecting Project Template in Web API for Basic Authent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electing Project Template in Web API for Basic Authentication"/>
                    <pic:cNvPicPr>
                      <a:picLocks noChangeAspect="1" noChangeArrowheads="1"/>
                    </pic:cNvPicPr>
                  </pic:nvPicPr>
                  <pic:blipFill>
                    <a:blip r:embed="rId18"/>
                    <a:srcRect/>
                    <a:stretch>
                      <a:fillRect/>
                    </a:stretch>
                  </pic:blipFill>
                  <pic:spPr bwMode="auto">
                    <a:xfrm>
                      <a:off x="0" y="0"/>
                      <a:ext cx="5346683" cy="4181475"/>
                    </a:xfrm>
                    <a:prstGeom prst="rect">
                      <a:avLst/>
                    </a:prstGeom>
                    <a:noFill/>
                    <a:ln w="9525">
                      <a:noFill/>
                      <a:miter lim="800000"/>
                      <a:headEnd/>
                      <a:tailEnd/>
                    </a:ln>
                  </pic:spPr>
                </pic:pic>
              </a:graphicData>
            </a:graphic>
          </wp:inline>
        </w:drawing>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246"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247" w:author="Narendra" w:date="2021-08-21T13:02:00Z">
            <w:rPr>
              <w:rFonts w:ascii="Arial" w:eastAsia="Times New Roman" w:hAnsi="Arial" w:cs="Arial"/>
              <w:color w:val="000000"/>
              <w:sz w:val="23"/>
              <w:szCs w:val="23"/>
              <w:bdr w:val="none" w:sz="0" w:space="0" w:color="auto" w:frame="1"/>
            </w:rPr>
          </w:rPrChange>
        </w:rPr>
        <w:t>Once you click on the </w:t>
      </w:r>
      <w:r w:rsidRPr="008C6831">
        <w:rPr>
          <w:rFonts w:ascii="Maiandra GD" w:eastAsia="Times New Roman" w:hAnsi="Maiandra GD" w:cs="Arial"/>
          <w:b/>
          <w:bCs/>
          <w:color w:val="000000"/>
          <w:sz w:val="24"/>
          <w:szCs w:val="24"/>
          <w:rPrChange w:id="248" w:author="Narendra" w:date="2021-08-21T13:02:00Z">
            <w:rPr>
              <w:rFonts w:ascii="Arial" w:eastAsia="Times New Roman" w:hAnsi="Arial" w:cs="Arial"/>
              <w:b/>
              <w:bCs/>
              <w:color w:val="000000"/>
              <w:sz w:val="23"/>
            </w:rPr>
          </w:rPrChange>
        </w:rPr>
        <w:t>OK</w:t>
      </w:r>
      <w:r w:rsidRPr="008C6831">
        <w:rPr>
          <w:rFonts w:ascii="Maiandra GD" w:eastAsia="Times New Roman" w:hAnsi="Maiandra GD" w:cs="Arial"/>
          <w:color w:val="000000"/>
          <w:sz w:val="24"/>
          <w:szCs w:val="24"/>
          <w:bdr w:val="none" w:sz="0" w:space="0" w:color="auto" w:frame="1"/>
          <w:rPrChange w:id="249" w:author="Narendra" w:date="2021-08-21T13:02:00Z">
            <w:rPr>
              <w:rFonts w:ascii="Arial" w:eastAsia="Times New Roman" w:hAnsi="Arial" w:cs="Arial"/>
              <w:color w:val="000000"/>
              <w:sz w:val="23"/>
              <w:szCs w:val="23"/>
              <w:bdr w:val="none" w:sz="0" w:space="0" w:color="auto" w:frame="1"/>
            </w:rPr>
          </w:rPrChange>
        </w:rPr>
        <w:t> Button it will take some time to create the project for us.</w:t>
      </w:r>
    </w:p>
    <w:p w:rsidR="00275001" w:rsidRDefault="00275001" w:rsidP="006E519F">
      <w:pPr>
        <w:shd w:val="clear" w:color="auto" w:fill="FFFFFF"/>
        <w:spacing w:after="0" w:line="240" w:lineRule="auto"/>
        <w:jc w:val="both"/>
        <w:textAlignment w:val="baseline"/>
        <w:outlineLvl w:val="4"/>
        <w:rPr>
          <w:rFonts w:ascii="Maiandra GD" w:eastAsia="Times New Roman" w:hAnsi="Maiandra GD" w:cs="Arial"/>
          <w:b/>
          <w:bCs/>
          <w:color w:val="000000"/>
          <w:sz w:val="24"/>
          <w:szCs w:val="24"/>
        </w:rPr>
      </w:pPr>
    </w:p>
    <w:p w:rsidR="006E519F" w:rsidRPr="008C6831" w:rsidRDefault="006E519F" w:rsidP="006E519F">
      <w:pPr>
        <w:shd w:val="clear" w:color="auto" w:fill="FFFFFF"/>
        <w:spacing w:after="0" w:line="240" w:lineRule="auto"/>
        <w:jc w:val="both"/>
        <w:textAlignment w:val="baseline"/>
        <w:outlineLvl w:val="4"/>
        <w:rPr>
          <w:rFonts w:ascii="Maiandra GD" w:eastAsia="Times New Roman" w:hAnsi="Maiandra GD" w:cs="Segoe UI"/>
          <w:color w:val="3A3A3A"/>
          <w:sz w:val="24"/>
          <w:szCs w:val="24"/>
          <w:rPrChange w:id="250" w:author="Narendra" w:date="2021-08-21T13:02:00Z">
            <w:rPr>
              <w:rFonts w:ascii="Segoe UI" w:eastAsia="Times New Roman" w:hAnsi="Segoe UI" w:cs="Segoe UI"/>
              <w:color w:val="3A3A3A"/>
              <w:sz w:val="20"/>
              <w:szCs w:val="20"/>
            </w:rPr>
          </w:rPrChange>
        </w:rPr>
      </w:pPr>
      <w:r w:rsidRPr="008C6831">
        <w:rPr>
          <w:rFonts w:ascii="Maiandra GD" w:eastAsia="Times New Roman" w:hAnsi="Maiandra GD" w:cs="Arial"/>
          <w:b/>
          <w:bCs/>
          <w:color w:val="000000"/>
          <w:sz w:val="24"/>
          <w:szCs w:val="24"/>
          <w:rPrChange w:id="251" w:author="Narendra" w:date="2021-08-21T13:02:00Z">
            <w:rPr>
              <w:rFonts w:ascii="Arial" w:eastAsia="Times New Roman" w:hAnsi="Arial" w:cs="Arial"/>
              <w:b/>
              <w:bCs/>
              <w:color w:val="000000"/>
              <w:sz w:val="27"/>
            </w:rPr>
          </w:rPrChange>
        </w:rPr>
        <w:t>Creating Models</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252"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253" w:author="Narendra" w:date="2021-08-21T13:02:00Z">
            <w:rPr>
              <w:rFonts w:ascii="Arial" w:eastAsia="Times New Roman" w:hAnsi="Arial" w:cs="Arial"/>
              <w:color w:val="000000"/>
              <w:sz w:val="23"/>
              <w:szCs w:val="23"/>
              <w:bdr w:val="none" w:sz="0" w:space="0" w:color="auto" w:frame="1"/>
            </w:rPr>
          </w:rPrChange>
        </w:rPr>
        <w:t>Now we need to create two models i.e. </w:t>
      </w:r>
      <w:r w:rsidRPr="008C6831">
        <w:rPr>
          <w:rFonts w:ascii="Maiandra GD" w:eastAsia="Times New Roman" w:hAnsi="Maiandra GD" w:cs="Arial"/>
          <w:b/>
          <w:bCs/>
          <w:color w:val="000000"/>
          <w:sz w:val="24"/>
          <w:szCs w:val="24"/>
          <w:rPrChange w:id="254" w:author="Narendra" w:date="2021-08-21T13:02:00Z">
            <w:rPr>
              <w:rFonts w:ascii="Arial" w:eastAsia="Times New Roman" w:hAnsi="Arial" w:cs="Arial"/>
              <w:b/>
              <w:bCs/>
              <w:color w:val="000000"/>
              <w:sz w:val="23"/>
            </w:rPr>
          </w:rPrChange>
        </w:rPr>
        <w:t>User</w:t>
      </w:r>
      <w:r w:rsidRPr="008C6831">
        <w:rPr>
          <w:rFonts w:ascii="Maiandra GD" w:eastAsia="Times New Roman" w:hAnsi="Maiandra GD" w:cs="Arial"/>
          <w:color w:val="000000"/>
          <w:sz w:val="24"/>
          <w:szCs w:val="24"/>
          <w:bdr w:val="none" w:sz="0" w:space="0" w:color="auto" w:frame="1"/>
          <w:rPrChange w:id="255" w:author="Narendra" w:date="2021-08-21T13:02:00Z">
            <w:rPr>
              <w:rFonts w:ascii="Arial" w:eastAsia="Times New Roman" w:hAnsi="Arial" w:cs="Arial"/>
              <w:color w:val="000000"/>
              <w:sz w:val="23"/>
              <w:szCs w:val="23"/>
              <w:bdr w:val="none" w:sz="0" w:space="0" w:color="auto" w:frame="1"/>
            </w:rPr>
          </w:rPrChange>
        </w:rPr>
        <w:t> and </w:t>
      </w:r>
      <w:r w:rsidRPr="008C6831">
        <w:rPr>
          <w:rFonts w:ascii="Maiandra GD" w:eastAsia="Times New Roman" w:hAnsi="Maiandra GD" w:cs="Arial"/>
          <w:b/>
          <w:bCs/>
          <w:color w:val="000000"/>
          <w:sz w:val="24"/>
          <w:szCs w:val="24"/>
          <w:rPrChange w:id="256" w:author="Narendra" w:date="2021-08-21T13:02:00Z">
            <w:rPr>
              <w:rFonts w:ascii="Arial" w:eastAsia="Times New Roman" w:hAnsi="Arial" w:cs="Arial"/>
              <w:b/>
              <w:bCs/>
              <w:color w:val="000000"/>
              <w:sz w:val="23"/>
            </w:rPr>
          </w:rPrChange>
        </w:rPr>
        <w:t>Employee</w:t>
      </w:r>
      <w:r w:rsidRPr="008C6831">
        <w:rPr>
          <w:rFonts w:ascii="Maiandra GD" w:eastAsia="Times New Roman" w:hAnsi="Maiandra GD" w:cs="Arial"/>
          <w:color w:val="000000"/>
          <w:sz w:val="24"/>
          <w:szCs w:val="24"/>
          <w:bdr w:val="none" w:sz="0" w:space="0" w:color="auto" w:frame="1"/>
          <w:rPrChange w:id="257" w:author="Narendra" w:date="2021-08-21T13:02:00Z">
            <w:rPr>
              <w:rFonts w:ascii="Arial" w:eastAsia="Times New Roman" w:hAnsi="Arial" w:cs="Arial"/>
              <w:color w:val="000000"/>
              <w:sz w:val="23"/>
              <w:szCs w:val="23"/>
              <w:bdr w:val="none" w:sz="0" w:space="0" w:color="auto" w:frame="1"/>
            </w:rPr>
          </w:rPrChange>
        </w:rPr>
        <w:t>. So Right-click on the Models folder and add a class file with the Name </w:t>
      </w:r>
      <w:r w:rsidRPr="008C6831">
        <w:rPr>
          <w:rFonts w:ascii="Maiandra GD" w:eastAsia="Times New Roman" w:hAnsi="Maiandra GD" w:cs="Arial"/>
          <w:b/>
          <w:bCs/>
          <w:color w:val="000000"/>
          <w:sz w:val="24"/>
          <w:szCs w:val="24"/>
          <w:rPrChange w:id="258" w:author="Narendra" w:date="2021-08-21T13:02:00Z">
            <w:rPr>
              <w:rFonts w:ascii="Arial" w:eastAsia="Times New Roman" w:hAnsi="Arial" w:cs="Arial"/>
              <w:b/>
              <w:bCs/>
              <w:color w:val="000000"/>
              <w:sz w:val="23"/>
            </w:rPr>
          </w:rPrChange>
        </w:rPr>
        <w:t>User.cs</w:t>
      </w:r>
      <w:r w:rsidRPr="008C6831">
        <w:rPr>
          <w:rFonts w:ascii="Maiandra GD" w:eastAsia="Times New Roman" w:hAnsi="Maiandra GD" w:cs="Arial"/>
          <w:color w:val="000000"/>
          <w:sz w:val="24"/>
          <w:szCs w:val="24"/>
          <w:bdr w:val="none" w:sz="0" w:space="0" w:color="auto" w:frame="1"/>
          <w:rPrChange w:id="259" w:author="Narendra" w:date="2021-08-21T13:02:00Z">
            <w:rPr>
              <w:rFonts w:ascii="Arial" w:eastAsia="Times New Roman" w:hAnsi="Arial" w:cs="Arial"/>
              <w:color w:val="000000"/>
              <w:sz w:val="23"/>
              <w:szCs w:val="23"/>
              <w:bdr w:val="none" w:sz="0" w:space="0" w:color="auto" w:frame="1"/>
            </w:rPr>
          </w:rPrChange>
        </w:rPr>
        <w:t> and then copy and paste the below code into it. This is a very simple class having only three properties i.e. ID, UserName and Password.</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6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261" w:author="Narendra" w:date="2021-08-21T13:02:00Z">
            <w:rPr>
              <w:rFonts w:ascii="inherit" w:eastAsia="Times New Roman" w:hAnsi="inherit" w:cs="Consolas"/>
              <w:b/>
              <w:bCs/>
              <w:color w:val="D171DD"/>
              <w:sz w:val="25"/>
            </w:rPr>
          </w:rPrChange>
        </w:rPr>
        <w:t xml:space="preserve">namespace </w:t>
      </w:r>
      <w:r w:rsidRPr="008C6831">
        <w:rPr>
          <w:rFonts w:ascii="Maiandra GD" w:eastAsia="Times New Roman" w:hAnsi="Maiandra GD" w:cs="Consolas"/>
          <w:i/>
          <w:iCs/>
          <w:color w:val="4284AE"/>
          <w:sz w:val="24"/>
          <w:szCs w:val="24"/>
          <w:rPrChange w:id="262" w:author="Narendra" w:date="2021-08-21T13:02:00Z">
            <w:rPr>
              <w:rFonts w:ascii="inherit" w:eastAsia="Times New Roman" w:hAnsi="inherit" w:cs="Consolas"/>
              <w:i/>
              <w:iCs/>
              <w:color w:val="4284AE"/>
              <w:sz w:val="25"/>
            </w:rPr>
          </w:rPrChange>
        </w:rPr>
        <w:t>BasicAuthenticationWEBAPI.Models</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6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264"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6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266"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267"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268" w:author="Narendra" w:date="2021-08-21T13:02:00Z">
            <w:rPr>
              <w:rFonts w:ascii="inherit" w:eastAsia="Times New Roman" w:hAnsi="inherit" w:cs="Consolas"/>
              <w:b/>
              <w:bCs/>
              <w:color w:val="D171DD"/>
              <w:sz w:val="25"/>
            </w:rPr>
          </w:rPrChange>
        </w:rPr>
        <w:t>class</w:t>
      </w:r>
      <w:r w:rsidRPr="008C6831">
        <w:rPr>
          <w:rFonts w:ascii="Maiandra GD" w:eastAsia="Times New Roman" w:hAnsi="Maiandra GD" w:cs="Consolas"/>
          <w:color w:val="CFD5E0"/>
          <w:sz w:val="24"/>
          <w:szCs w:val="24"/>
          <w:rPrChange w:id="269" w:author="Narendra" w:date="2021-08-21T13:02:00Z">
            <w:rPr>
              <w:rFonts w:ascii="inherit" w:eastAsia="Times New Roman" w:hAnsi="inherit" w:cs="Consolas"/>
              <w:color w:val="CFD5E0"/>
              <w:sz w:val="25"/>
            </w:rPr>
          </w:rPrChange>
        </w:rPr>
        <w:t xml:space="preserve"> User</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7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271"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7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273"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274"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275" w:author="Narendra" w:date="2021-08-21T13:02:00Z">
            <w:rPr>
              <w:rFonts w:ascii="inherit" w:eastAsia="Times New Roman" w:hAnsi="inherit" w:cs="Consolas"/>
              <w:b/>
              <w:bCs/>
              <w:color w:val="D171DD"/>
              <w:sz w:val="25"/>
            </w:rPr>
          </w:rPrChange>
        </w:rPr>
        <w:t>int</w:t>
      </w:r>
      <w:r w:rsidRPr="008C6831">
        <w:rPr>
          <w:rFonts w:ascii="Maiandra GD" w:eastAsia="Times New Roman" w:hAnsi="Maiandra GD" w:cs="Consolas"/>
          <w:color w:val="CFD5E0"/>
          <w:sz w:val="24"/>
          <w:szCs w:val="24"/>
          <w:rPrChange w:id="276" w:author="Narendra" w:date="2021-08-21T13:02:00Z">
            <w:rPr>
              <w:rFonts w:ascii="inherit" w:eastAsia="Times New Roman" w:hAnsi="inherit" w:cs="Consolas"/>
              <w:color w:val="CFD5E0"/>
              <w:sz w:val="25"/>
            </w:rPr>
          </w:rPrChange>
        </w:rPr>
        <w:t xml:space="preserve"> ID </w:t>
      </w:r>
      <w:r w:rsidRPr="008C6831">
        <w:rPr>
          <w:rFonts w:ascii="Maiandra GD" w:eastAsia="Times New Roman" w:hAnsi="Maiandra GD" w:cs="Consolas"/>
          <w:b/>
          <w:bCs/>
          <w:color w:val="6B7C8B"/>
          <w:sz w:val="24"/>
          <w:szCs w:val="24"/>
          <w:rPrChange w:id="27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278"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279" w:author="Narendra" w:date="2021-08-21T13:02:00Z">
            <w:rPr>
              <w:rFonts w:ascii="inherit" w:eastAsia="Times New Roman" w:hAnsi="inherit" w:cs="Consolas"/>
              <w:b/>
              <w:bCs/>
              <w:color w:val="D171DD"/>
              <w:sz w:val="25"/>
            </w:rPr>
          </w:rPrChange>
        </w:rPr>
        <w:t>get</w:t>
      </w:r>
      <w:r w:rsidRPr="008C6831">
        <w:rPr>
          <w:rFonts w:ascii="Maiandra GD" w:eastAsia="Times New Roman" w:hAnsi="Maiandra GD" w:cs="Consolas"/>
          <w:color w:val="CFD5E0"/>
          <w:sz w:val="24"/>
          <w:szCs w:val="24"/>
          <w:rPrChange w:id="280"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281" w:author="Narendra" w:date="2021-08-21T13:02:00Z">
            <w:rPr>
              <w:rFonts w:ascii="inherit" w:eastAsia="Times New Roman" w:hAnsi="inherit" w:cs="Consolas"/>
              <w:b/>
              <w:bCs/>
              <w:color w:val="D171DD"/>
              <w:sz w:val="25"/>
            </w:rPr>
          </w:rPrChange>
        </w:rPr>
        <w:t>set</w:t>
      </w:r>
      <w:r w:rsidRPr="008C6831">
        <w:rPr>
          <w:rFonts w:ascii="Maiandra GD" w:eastAsia="Times New Roman" w:hAnsi="Maiandra GD" w:cs="Consolas"/>
          <w:color w:val="CFD5E0"/>
          <w:sz w:val="24"/>
          <w:szCs w:val="24"/>
          <w:rPrChange w:id="282"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283"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8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285"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286" w:author="Narendra" w:date="2021-08-21T13:02:00Z">
            <w:rPr>
              <w:rFonts w:ascii="inherit" w:eastAsia="Times New Roman" w:hAnsi="inherit" w:cs="Consolas"/>
              <w:color w:val="CFD5E0"/>
              <w:sz w:val="25"/>
            </w:rPr>
          </w:rPrChange>
        </w:rPr>
        <w:t xml:space="preserve"> string UserName </w:t>
      </w:r>
      <w:r w:rsidRPr="008C6831">
        <w:rPr>
          <w:rFonts w:ascii="Maiandra GD" w:eastAsia="Times New Roman" w:hAnsi="Maiandra GD" w:cs="Consolas"/>
          <w:b/>
          <w:bCs/>
          <w:color w:val="6B7C8B"/>
          <w:sz w:val="24"/>
          <w:szCs w:val="24"/>
          <w:rPrChange w:id="28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288"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289" w:author="Narendra" w:date="2021-08-21T13:02:00Z">
            <w:rPr>
              <w:rFonts w:ascii="inherit" w:eastAsia="Times New Roman" w:hAnsi="inherit" w:cs="Consolas"/>
              <w:b/>
              <w:bCs/>
              <w:color w:val="D171DD"/>
              <w:sz w:val="25"/>
            </w:rPr>
          </w:rPrChange>
        </w:rPr>
        <w:t>get</w:t>
      </w:r>
      <w:r w:rsidRPr="008C6831">
        <w:rPr>
          <w:rFonts w:ascii="Maiandra GD" w:eastAsia="Times New Roman" w:hAnsi="Maiandra GD" w:cs="Consolas"/>
          <w:color w:val="CFD5E0"/>
          <w:sz w:val="24"/>
          <w:szCs w:val="24"/>
          <w:rPrChange w:id="290"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291" w:author="Narendra" w:date="2021-08-21T13:02:00Z">
            <w:rPr>
              <w:rFonts w:ascii="inherit" w:eastAsia="Times New Roman" w:hAnsi="inherit" w:cs="Consolas"/>
              <w:b/>
              <w:bCs/>
              <w:color w:val="D171DD"/>
              <w:sz w:val="25"/>
            </w:rPr>
          </w:rPrChange>
        </w:rPr>
        <w:t>set</w:t>
      </w:r>
      <w:r w:rsidRPr="008C6831">
        <w:rPr>
          <w:rFonts w:ascii="Maiandra GD" w:eastAsia="Times New Roman" w:hAnsi="Maiandra GD" w:cs="Consolas"/>
          <w:color w:val="CFD5E0"/>
          <w:sz w:val="24"/>
          <w:szCs w:val="24"/>
          <w:rPrChange w:id="292"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293"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9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295"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296" w:author="Narendra" w:date="2021-08-21T13:02:00Z">
            <w:rPr>
              <w:rFonts w:ascii="inherit" w:eastAsia="Times New Roman" w:hAnsi="inherit" w:cs="Consolas"/>
              <w:color w:val="CFD5E0"/>
              <w:sz w:val="25"/>
            </w:rPr>
          </w:rPrChange>
        </w:rPr>
        <w:t xml:space="preserve"> string Password </w:t>
      </w:r>
      <w:r w:rsidRPr="008C6831">
        <w:rPr>
          <w:rFonts w:ascii="Maiandra GD" w:eastAsia="Times New Roman" w:hAnsi="Maiandra GD" w:cs="Consolas"/>
          <w:b/>
          <w:bCs/>
          <w:color w:val="6B7C8B"/>
          <w:sz w:val="24"/>
          <w:szCs w:val="24"/>
          <w:rPrChange w:id="29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298"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299" w:author="Narendra" w:date="2021-08-21T13:02:00Z">
            <w:rPr>
              <w:rFonts w:ascii="inherit" w:eastAsia="Times New Roman" w:hAnsi="inherit" w:cs="Consolas"/>
              <w:b/>
              <w:bCs/>
              <w:color w:val="D171DD"/>
              <w:sz w:val="25"/>
            </w:rPr>
          </w:rPrChange>
        </w:rPr>
        <w:t>get</w:t>
      </w:r>
      <w:r w:rsidRPr="008C6831">
        <w:rPr>
          <w:rFonts w:ascii="Maiandra GD" w:eastAsia="Times New Roman" w:hAnsi="Maiandra GD" w:cs="Consolas"/>
          <w:color w:val="CFD5E0"/>
          <w:sz w:val="24"/>
          <w:szCs w:val="24"/>
          <w:rPrChange w:id="300"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301" w:author="Narendra" w:date="2021-08-21T13:02:00Z">
            <w:rPr>
              <w:rFonts w:ascii="inherit" w:eastAsia="Times New Roman" w:hAnsi="inherit" w:cs="Consolas"/>
              <w:b/>
              <w:bCs/>
              <w:color w:val="D171DD"/>
              <w:sz w:val="25"/>
            </w:rPr>
          </w:rPrChange>
        </w:rPr>
        <w:t>set</w:t>
      </w:r>
      <w:r w:rsidRPr="008C6831">
        <w:rPr>
          <w:rFonts w:ascii="Maiandra GD" w:eastAsia="Times New Roman" w:hAnsi="Maiandra GD" w:cs="Consolas"/>
          <w:color w:val="CFD5E0"/>
          <w:sz w:val="24"/>
          <w:szCs w:val="24"/>
          <w:rPrChange w:id="302"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303"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0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305"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line="384" w:lineRule="atLeast"/>
        <w:textAlignment w:val="baseline"/>
        <w:rPr>
          <w:rFonts w:ascii="Maiandra GD" w:eastAsia="Times New Roman" w:hAnsi="Maiandra GD" w:cs="Consolas"/>
          <w:color w:val="596174"/>
          <w:sz w:val="24"/>
          <w:szCs w:val="24"/>
          <w:rPrChange w:id="30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307"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308"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309" w:author="Narendra" w:date="2021-08-21T13:02:00Z">
            <w:rPr>
              <w:rFonts w:ascii="Arial" w:eastAsia="Times New Roman" w:hAnsi="Arial" w:cs="Arial"/>
              <w:color w:val="000000"/>
              <w:sz w:val="23"/>
              <w:szCs w:val="23"/>
              <w:bdr w:val="none" w:sz="0" w:space="0" w:color="auto" w:frame="1"/>
            </w:rPr>
          </w:rPrChange>
        </w:rPr>
        <w:lastRenderedPageBreak/>
        <w:t>Similarly, right-click on the Models folder and add a class file with the Name </w:t>
      </w:r>
      <w:r w:rsidRPr="008C6831">
        <w:rPr>
          <w:rFonts w:ascii="Maiandra GD" w:eastAsia="Times New Roman" w:hAnsi="Maiandra GD" w:cs="Arial"/>
          <w:b/>
          <w:bCs/>
          <w:color w:val="000000"/>
          <w:sz w:val="24"/>
          <w:szCs w:val="24"/>
          <w:rPrChange w:id="310" w:author="Narendra" w:date="2021-08-21T13:02:00Z">
            <w:rPr>
              <w:rFonts w:ascii="Arial" w:eastAsia="Times New Roman" w:hAnsi="Arial" w:cs="Arial"/>
              <w:b/>
              <w:bCs/>
              <w:color w:val="000000"/>
              <w:sz w:val="23"/>
            </w:rPr>
          </w:rPrChange>
        </w:rPr>
        <w:t>Employee.cs</w:t>
      </w:r>
      <w:r w:rsidRPr="008C6831">
        <w:rPr>
          <w:rFonts w:ascii="Maiandra GD" w:eastAsia="Times New Roman" w:hAnsi="Maiandra GD" w:cs="Arial"/>
          <w:color w:val="000000"/>
          <w:sz w:val="24"/>
          <w:szCs w:val="24"/>
          <w:bdr w:val="none" w:sz="0" w:space="0" w:color="auto" w:frame="1"/>
          <w:rPrChange w:id="311" w:author="Narendra" w:date="2021-08-21T13:02:00Z">
            <w:rPr>
              <w:rFonts w:ascii="Arial" w:eastAsia="Times New Roman" w:hAnsi="Arial" w:cs="Arial"/>
              <w:color w:val="000000"/>
              <w:sz w:val="23"/>
              <w:szCs w:val="23"/>
              <w:bdr w:val="none" w:sz="0" w:space="0" w:color="auto" w:frame="1"/>
            </w:rPr>
          </w:rPrChange>
        </w:rPr>
        <w:t> and then copy and paste the below code into it. This is also a very simple class having 5 properties i.e. ID, Name, Gender, Dept, and Salary.</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1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313" w:author="Narendra" w:date="2021-08-21T13:02:00Z">
            <w:rPr>
              <w:rFonts w:ascii="inherit" w:eastAsia="Times New Roman" w:hAnsi="inherit" w:cs="Consolas"/>
              <w:b/>
              <w:bCs/>
              <w:color w:val="D171DD"/>
              <w:sz w:val="25"/>
            </w:rPr>
          </w:rPrChange>
        </w:rPr>
        <w:t xml:space="preserve">namespace </w:t>
      </w:r>
      <w:r w:rsidRPr="008C6831">
        <w:rPr>
          <w:rFonts w:ascii="Maiandra GD" w:eastAsia="Times New Roman" w:hAnsi="Maiandra GD" w:cs="Consolas"/>
          <w:i/>
          <w:iCs/>
          <w:color w:val="4284AE"/>
          <w:sz w:val="24"/>
          <w:szCs w:val="24"/>
          <w:rPrChange w:id="314" w:author="Narendra" w:date="2021-08-21T13:02:00Z">
            <w:rPr>
              <w:rFonts w:ascii="inherit" w:eastAsia="Times New Roman" w:hAnsi="inherit" w:cs="Consolas"/>
              <w:i/>
              <w:iCs/>
              <w:color w:val="4284AE"/>
              <w:sz w:val="25"/>
            </w:rPr>
          </w:rPrChange>
        </w:rPr>
        <w:t>BasicAuthenticationWEBAPI.Models</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1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316"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1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318"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319"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320" w:author="Narendra" w:date="2021-08-21T13:02:00Z">
            <w:rPr>
              <w:rFonts w:ascii="inherit" w:eastAsia="Times New Roman" w:hAnsi="inherit" w:cs="Consolas"/>
              <w:b/>
              <w:bCs/>
              <w:color w:val="D171DD"/>
              <w:sz w:val="25"/>
            </w:rPr>
          </w:rPrChange>
        </w:rPr>
        <w:t>class</w:t>
      </w:r>
      <w:r w:rsidRPr="008C6831">
        <w:rPr>
          <w:rFonts w:ascii="Maiandra GD" w:eastAsia="Times New Roman" w:hAnsi="Maiandra GD" w:cs="Consolas"/>
          <w:color w:val="CFD5E0"/>
          <w:sz w:val="24"/>
          <w:szCs w:val="24"/>
          <w:rPrChange w:id="321" w:author="Narendra" w:date="2021-08-21T13:02:00Z">
            <w:rPr>
              <w:rFonts w:ascii="inherit" w:eastAsia="Times New Roman" w:hAnsi="inherit" w:cs="Consolas"/>
              <w:color w:val="CFD5E0"/>
              <w:sz w:val="25"/>
            </w:rPr>
          </w:rPrChange>
        </w:rPr>
        <w:t xml:space="preserve"> Employee</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2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323"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2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325"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326"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327" w:author="Narendra" w:date="2021-08-21T13:02:00Z">
            <w:rPr>
              <w:rFonts w:ascii="inherit" w:eastAsia="Times New Roman" w:hAnsi="inherit" w:cs="Consolas"/>
              <w:b/>
              <w:bCs/>
              <w:color w:val="D171DD"/>
              <w:sz w:val="25"/>
            </w:rPr>
          </w:rPrChange>
        </w:rPr>
        <w:t>int</w:t>
      </w:r>
      <w:r w:rsidRPr="008C6831">
        <w:rPr>
          <w:rFonts w:ascii="Maiandra GD" w:eastAsia="Times New Roman" w:hAnsi="Maiandra GD" w:cs="Consolas"/>
          <w:color w:val="CFD5E0"/>
          <w:sz w:val="24"/>
          <w:szCs w:val="24"/>
          <w:rPrChange w:id="328" w:author="Narendra" w:date="2021-08-21T13:02:00Z">
            <w:rPr>
              <w:rFonts w:ascii="inherit" w:eastAsia="Times New Roman" w:hAnsi="inherit" w:cs="Consolas"/>
              <w:color w:val="CFD5E0"/>
              <w:sz w:val="25"/>
            </w:rPr>
          </w:rPrChange>
        </w:rPr>
        <w:t xml:space="preserve"> ID </w:t>
      </w:r>
      <w:r w:rsidRPr="008C6831">
        <w:rPr>
          <w:rFonts w:ascii="Maiandra GD" w:eastAsia="Times New Roman" w:hAnsi="Maiandra GD" w:cs="Consolas"/>
          <w:b/>
          <w:bCs/>
          <w:color w:val="6B7C8B"/>
          <w:sz w:val="24"/>
          <w:szCs w:val="24"/>
          <w:rPrChange w:id="32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330"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331" w:author="Narendra" w:date="2021-08-21T13:02:00Z">
            <w:rPr>
              <w:rFonts w:ascii="inherit" w:eastAsia="Times New Roman" w:hAnsi="inherit" w:cs="Consolas"/>
              <w:b/>
              <w:bCs/>
              <w:color w:val="D171DD"/>
              <w:sz w:val="25"/>
            </w:rPr>
          </w:rPrChange>
        </w:rPr>
        <w:t>get</w:t>
      </w:r>
      <w:r w:rsidRPr="008C6831">
        <w:rPr>
          <w:rFonts w:ascii="Maiandra GD" w:eastAsia="Times New Roman" w:hAnsi="Maiandra GD" w:cs="Consolas"/>
          <w:color w:val="CFD5E0"/>
          <w:sz w:val="24"/>
          <w:szCs w:val="24"/>
          <w:rPrChange w:id="332"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333" w:author="Narendra" w:date="2021-08-21T13:02:00Z">
            <w:rPr>
              <w:rFonts w:ascii="inherit" w:eastAsia="Times New Roman" w:hAnsi="inherit" w:cs="Consolas"/>
              <w:b/>
              <w:bCs/>
              <w:color w:val="D171DD"/>
              <w:sz w:val="25"/>
            </w:rPr>
          </w:rPrChange>
        </w:rPr>
        <w:t>set</w:t>
      </w:r>
      <w:r w:rsidRPr="008C6831">
        <w:rPr>
          <w:rFonts w:ascii="Maiandra GD" w:eastAsia="Times New Roman" w:hAnsi="Maiandra GD" w:cs="Consolas"/>
          <w:color w:val="CFD5E0"/>
          <w:sz w:val="24"/>
          <w:szCs w:val="24"/>
          <w:rPrChange w:id="334"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335"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3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337"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338" w:author="Narendra" w:date="2021-08-21T13:02:00Z">
            <w:rPr>
              <w:rFonts w:ascii="inherit" w:eastAsia="Times New Roman" w:hAnsi="inherit" w:cs="Consolas"/>
              <w:color w:val="CFD5E0"/>
              <w:sz w:val="25"/>
            </w:rPr>
          </w:rPrChange>
        </w:rPr>
        <w:t xml:space="preserve"> string Name </w:t>
      </w:r>
      <w:r w:rsidRPr="008C6831">
        <w:rPr>
          <w:rFonts w:ascii="Maiandra GD" w:eastAsia="Times New Roman" w:hAnsi="Maiandra GD" w:cs="Consolas"/>
          <w:b/>
          <w:bCs/>
          <w:color w:val="6B7C8B"/>
          <w:sz w:val="24"/>
          <w:szCs w:val="24"/>
          <w:rPrChange w:id="33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340"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341" w:author="Narendra" w:date="2021-08-21T13:02:00Z">
            <w:rPr>
              <w:rFonts w:ascii="inherit" w:eastAsia="Times New Roman" w:hAnsi="inherit" w:cs="Consolas"/>
              <w:b/>
              <w:bCs/>
              <w:color w:val="D171DD"/>
              <w:sz w:val="25"/>
            </w:rPr>
          </w:rPrChange>
        </w:rPr>
        <w:t>get</w:t>
      </w:r>
      <w:r w:rsidRPr="008C6831">
        <w:rPr>
          <w:rFonts w:ascii="Maiandra GD" w:eastAsia="Times New Roman" w:hAnsi="Maiandra GD" w:cs="Consolas"/>
          <w:color w:val="CFD5E0"/>
          <w:sz w:val="24"/>
          <w:szCs w:val="24"/>
          <w:rPrChange w:id="342"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343" w:author="Narendra" w:date="2021-08-21T13:02:00Z">
            <w:rPr>
              <w:rFonts w:ascii="inherit" w:eastAsia="Times New Roman" w:hAnsi="inherit" w:cs="Consolas"/>
              <w:b/>
              <w:bCs/>
              <w:color w:val="D171DD"/>
              <w:sz w:val="25"/>
            </w:rPr>
          </w:rPrChange>
        </w:rPr>
        <w:t>set</w:t>
      </w:r>
      <w:r w:rsidRPr="008C6831">
        <w:rPr>
          <w:rFonts w:ascii="Maiandra GD" w:eastAsia="Times New Roman" w:hAnsi="Maiandra GD" w:cs="Consolas"/>
          <w:color w:val="CFD5E0"/>
          <w:sz w:val="24"/>
          <w:szCs w:val="24"/>
          <w:rPrChange w:id="344"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345"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4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347"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348" w:author="Narendra" w:date="2021-08-21T13:02:00Z">
            <w:rPr>
              <w:rFonts w:ascii="inherit" w:eastAsia="Times New Roman" w:hAnsi="inherit" w:cs="Consolas"/>
              <w:color w:val="CFD5E0"/>
              <w:sz w:val="25"/>
            </w:rPr>
          </w:rPrChange>
        </w:rPr>
        <w:t xml:space="preserve"> string Gender </w:t>
      </w:r>
      <w:r w:rsidRPr="008C6831">
        <w:rPr>
          <w:rFonts w:ascii="Maiandra GD" w:eastAsia="Times New Roman" w:hAnsi="Maiandra GD" w:cs="Consolas"/>
          <w:b/>
          <w:bCs/>
          <w:color w:val="6B7C8B"/>
          <w:sz w:val="24"/>
          <w:szCs w:val="24"/>
          <w:rPrChange w:id="34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350"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351" w:author="Narendra" w:date="2021-08-21T13:02:00Z">
            <w:rPr>
              <w:rFonts w:ascii="inherit" w:eastAsia="Times New Roman" w:hAnsi="inherit" w:cs="Consolas"/>
              <w:b/>
              <w:bCs/>
              <w:color w:val="D171DD"/>
              <w:sz w:val="25"/>
            </w:rPr>
          </w:rPrChange>
        </w:rPr>
        <w:t>get</w:t>
      </w:r>
      <w:r w:rsidRPr="008C6831">
        <w:rPr>
          <w:rFonts w:ascii="Maiandra GD" w:eastAsia="Times New Roman" w:hAnsi="Maiandra GD" w:cs="Consolas"/>
          <w:color w:val="CFD5E0"/>
          <w:sz w:val="24"/>
          <w:szCs w:val="24"/>
          <w:rPrChange w:id="352"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353" w:author="Narendra" w:date="2021-08-21T13:02:00Z">
            <w:rPr>
              <w:rFonts w:ascii="inherit" w:eastAsia="Times New Roman" w:hAnsi="inherit" w:cs="Consolas"/>
              <w:b/>
              <w:bCs/>
              <w:color w:val="D171DD"/>
              <w:sz w:val="25"/>
            </w:rPr>
          </w:rPrChange>
        </w:rPr>
        <w:t>set</w:t>
      </w:r>
      <w:r w:rsidRPr="008C6831">
        <w:rPr>
          <w:rFonts w:ascii="Maiandra GD" w:eastAsia="Times New Roman" w:hAnsi="Maiandra GD" w:cs="Consolas"/>
          <w:color w:val="CFD5E0"/>
          <w:sz w:val="24"/>
          <w:szCs w:val="24"/>
          <w:rPrChange w:id="354"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355"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5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357"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358" w:author="Narendra" w:date="2021-08-21T13:02:00Z">
            <w:rPr>
              <w:rFonts w:ascii="inherit" w:eastAsia="Times New Roman" w:hAnsi="inherit" w:cs="Consolas"/>
              <w:color w:val="CFD5E0"/>
              <w:sz w:val="25"/>
            </w:rPr>
          </w:rPrChange>
        </w:rPr>
        <w:t xml:space="preserve"> string Dept </w:t>
      </w:r>
      <w:r w:rsidRPr="008C6831">
        <w:rPr>
          <w:rFonts w:ascii="Maiandra GD" w:eastAsia="Times New Roman" w:hAnsi="Maiandra GD" w:cs="Consolas"/>
          <w:b/>
          <w:bCs/>
          <w:color w:val="6B7C8B"/>
          <w:sz w:val="24"/>
          <w:szCs w:val="24"/>
          <w:rPrChange w:id="35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360"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361" w:author="Narendra" w:date="2021-08-21T13:02:00Z">
            <w:rPr>
              <w:rFonts w:ascii="inherit" w:eastAsia="Times New Roman" w:hAnsi="inherit" w:cs="Consolas"/>
              <w:b/>
              <w:bCs/>
              <w:color w:val="D171DD"/>
              <w:sz w:val="25"/>
            </w:rPr>
          </w:rPrChange>
        </w:rPr>
        <w:t>get</w:t>
      </w:r>
      <w:r w:rsidRPr="008C6831">
        <w:rPr>
          <w:rFonts w:ascii="Maiandra GD" w:eastAsia="Times New Roman" w:hAnsi="Maiandra GD" w:cs="Consolas"/>
          <w:color w:val="CFD5E0"/>
          <w:sz w:val="24"/>
          <w:szCs w:val="24"/>
          <w:rPrChange w:id="362"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363" w:author="Narendra" w:date="2021-08-21T13:02:00Z">
            <w:rPr>
              <w:rFonts w:ascii="inherit" w:eastAsia="Times New Roman" w:hAnsi="inherit" w:cs="Consolas"/>
              <w:b/>
              <w:bCs/>
              <w:color w:val="D171DD"/>
              <w:sz w:val="25"/>
            </w:rPr>
          </w:rPrChange>
        </w:rPr>
        <w:t>set</w:t>
      </w:r>
      <w:r w:rsidRPr="008C6831">
        <w:rPr>
          <w:rFonts w:ascii="Maiandra GD" w:eastAsia="Times New Roman" w:hAnsi="Maiandra GD" w:cs="Consolas"/>
          <w:color w:val="CFD5E0"/>
          <w:sz w:val="24"/>
          <w:szCs w:val="24"/>
          <w:rPrChange w:id="364"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365"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6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367"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368"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369" w:author="Narendra" w:date="2021-08-21T13:02:00Z">
            <w:rPr>
              <w:rFonts w:ascii="inherit" w:eastAsia="Times New Roman" w:hAnsi="inherit" w:cs="Consolas"/>
              <w:b/>
              <w:bCs/>
              <w:color w:val="D171DD"/>
              <w:sz w:val="25"/>
            </w:rPr>
          </w:rPrChange>
        </w:rPr>
        <w:t>int</w:t>
      </w:r>
      <w:r w:rsidRPr="008C6831">
        <w:rPr>
          <w:rFonts w:ascii="Maiandra GD" w:eastAsia="Times New Roman" w:hAnsi="Maiandra GD" w:cs="Consolas"/>
          <w:color w:val="CFD5E0"/>
          <w:sz w:val="24"/>
          <w:szCs w:val="24"/>
          <w:rPrChange w:id="370" w:author="Narendra" w:date="2021-08-21T13:02:00Z">
            <w:rPr>
              <w:rFonts w:ascii="inherit" w:eastAsia="Times New Roman" w:hAnsi="inherit" w:cs="Consolas"/>
              <w:color w:val="CFD5E0"/>
              <w:sz w:val="25"/>
            </w:rPr>
          </w:rPrChange>
        </w:rPr>
        <w:t xml:space="preserve"> Salary </w:t>
      </w:r>
      <w:r w:rsidRPr="008C6831">
        <w:rPr>
          <w:rFonts w:ascii="Maiandra GD" w:eastAsia="Times New Roman" w:hAnsi="Maiandra GD" w:cs="Consolas"/>
          <w:b/>
          <w:bCs/>
          <w:color w:val="6B7C8B"/>
          <w:sz w:val="24"/>
          <w:szCs w:val="24"/>
          <w:rPrChange w:id="37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372"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373" w:author="Narendra" w:date="2021-08-21T13:02:00Z">
            <w:rPr>
              <w:rFonts w:ascii="inherit" w:eastAsia="Times New Roman" w:hAnsi="inherit" w:cs="Consolas"/>
              <w:b/>
              <w:bCs/>
              <w:color w:val="D171DD"/>
              <w:sz w:val="25"/>
            </w:rPr>
          </w:rPrChange>
        </w:rPr>
        <w:t>get</w:t>
      </w:r>
      <w:r w:rsidRPr="008C6831">
        <w:rPr>
          <w:rFonts w:ascii="Maiandra GD" w:eastAsia="Times New Roman" w:hAnsi="Maiandra GD" w:cs="Consolas"/>
          <w:color w:val="CFD5E0"/>
          <w:sz w:val="24"/>
          <w:szCs w:val="24"/>
          <w:rPrChange w:id="374"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375" w:author="Narendra" w:date="2021-08-21T13:02:00Z">
            <w:rPr>
              <w:rFonts w:ascii="inherit" w:eastAsia="Times New Roman" w:hAnsi="inherit" w:cs="Consolas"/>
              <w:b/>
              <w:bCs/>
              <w:color w:val="D171DD"/>
              <w:sz w:val="25"/>
            </w:rPr>
          </w:rPrChange>
        </w:rPr>
        <w:t>set</w:t>
      </w:r>
      <w:r w:rsidRPr="008C6831">
        <w:rPr>
          <w:rFonts w:ascii="Maiandra GD" w:eastAsia="Times New Roman" w:hAnsi="Maiandra GD" w:cs="Consolas"/>
          <w:color w:val="CFD5E0"/>
          <w:sz w:val="24"/>
          <w:szCs w:val="24"/>
          <w:rPrChange w:id="376"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377"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7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379"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line="384" w:lineRule="atLeast"/>
        <w:textAlignment w:val="baseline"/>
        <w:rPr>
          <w:rFonts w:ascii="Maiandra GD" w:eastAsia="Times New Roman" w:hAnsi="Maiandra GD" w:cs="Consolas"/>
          <w:color w:val="596174"/>
          <w:sz w:val="24"/>
          <w:szCs w:val="24"/>
          <w:rPrChange w:id="38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381" w:author="Narendra" w:date="2021-08-21T13:02:00Z">
            <w:rPr>
              <w:rFonts w:ascii="inherit" w:eastAsia="Times New Roman" w:hAnsi="inherit" w:cs="Consolas"/>
              <w:b/>
              <w:bCs/>
              <w:color w:val="6B7C8B"/>
              <w:sz w:val="25"/>
            </w:rPr>
          </w:rPrChange>
        </w:rPr>
        <w:t>}</w:t>
      </w:r>
    </w:p>
    <w:p w:rsidR="00275001" w:rsidRDefault="00275001" w:rsidP="006E519F">
      <w:pPr>
        <w:shd w:val="clear" w:color="auto" w:fill="FFFFFF"/>
        <w:spacing w:after="0" w:line="240" w:lineRule="auto"/>
        <w:textAlignment w:val="baseline"/>
        <w:outlineLvl w:val="4"/>
        <w:rPr>
          <w:rFonts w:ascii="Maiandra GD" w:eastAsia="Times New Roman" w:hAnsi="Maiandra GD" w:cs="Arial"/>
          <w:b/>
          <w:bCs/>
          <w:color w:val="3A3A3A"/>
          <w:sz w:val="24"/>
          <w:szCs w:val="24"/>
        </w:rPr>
      </w:pPr>
    </w:p>
    <w:p w:rsidR="006E519F" w:rsidRPr="008C6831" w:rsidRDefault="006E519F" w:rsidP="006E519F">
      <w:pPr>
        <w:shd w:val="clear" w:color="auto" w:fill="FFFFFF"/>
        <w:spacing w:after="0" w:line="240" w:lineRule="auto"/>
        <w:textAlignment w:val="baseline"/>
        <w:outlineLvl w:val="4"/>
        <w:rPr>
          <w:rFonts w:ascii="Maiandra GD" w:eastAsia="Times New Roman" w:hAnsi="Maiandra GD" w:cs="Segoe UI"/>
          <w:color w:val="3A3A3A"/>
          <w:sz w:val="24"/>
          <w:szCs w:val="24"/>
          <w:rPrChange w:id="382" w:author="Narendra" w:date="2021-08-21T13:02:00Z">
            <w:rPr>
              <w:rFonts w:ascii="Segoe UI" w:eastAsia="Times New Roman" w:hAnsi="Segoe UI" w:cs="Segoe UI"/>
              <w:color w:val="3A3A3A"/>
              <w:sz w:val="20"/>
              <w:szCs w:val="20"/>
            </w:rPr>
          </w:rPrChange>
        </w:rPr>
      </w:pPr>
      <w:r w:rsidRPr="008C6831">
        <w:rPr>
          <w:rFonts w:ascii="Maiandra GD" w:eastAsia="Times New Roman" w:hAnsi="Maiandra GD" w:cs="Arial"/>
          <w:b/>
          <w:bCs/>
          <w:color w:val="3A3A3A"/>
          <w:sz w:val="24"/>
          <w:szCs w:val="24"/>
          <w:rPrChange w:id="383" w:author="Narendra" w:date="2021-08-21T13:02:00Z">
            <w:rPr>
              <w:rFonts w:ascii="Arial" w:eastAsia="Times New Roman" w:hAnsi="Arial" w:cs="Arial"/>
              <w:b/>
              <w:bCs/>
              <w:color w:val="3A3A3A"/>
              <w:sz w:val="27"/>
            </w:rPr>
          </w:rPrChange>
        </w:rPr>
        <w:t>Creating Business Layer:</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384"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385" w:author="Narendra" w:date="2021-08-21T13:02:00Z">
            <w:rPr>
              <w:rFonts w:ascii="Arial" w:eastAsia="Times New Roman" w:hAnsi="Arial" w:cs="Arial"/>
              <w:color w:val="000000"/>
              <w:sz w:val="23"/>
              <w:szCs w:val="23"/>
              <w:bdr w:val="none" w:sz="0" w:space="0" w:color="auto" w:frame="1"/>
            </w:rPr>
          </w:rPrChange>
        </w:rPr>
        <w:t>Now we will create two classes that will return the list of users and the list of employees. Right-click on the Models folder and add a class file with the Name </w:t>
      </w:r>
      <w:r w:rsidRPr="008C6831">
        <w:rPr>
          <w:rFonts w:ascii="Maiandra GD" w:eastAsia="Times New Roman" w:hAnsi="Maiandra GD" w:cs="Arial"/>
          <w:b/>
          <w:bCs/>
          <w:color w:val="000000"/>
          <w:sz w:val="24"/>
          <w:szCs w:val="24"/>
          <w:rPrChange w:id="386" w:author="Narendra" w:date="2021-08-21T13:02:00Z">
            <w:rPr>
              <w:rFonts w:ascii="Arial" w:eastAsia="Times New Roman" w:hAnsi="Arial" w:cs="Arial"/>
              <w:b/>
              <w:bCs/>
              <w:color w:val="000000"/>
              <w:sz w:val="23"/>
            </w:rPr>
          </w:rPrChange>
        </w:rPr>
        <w:t>UserBL.cs</w:t>
      </w:r>
      <w:r w:rsidRPr="008C6831">
        <w:rPr>
          <w:rFonts w:ascii="Maiandra GD" w:eastAsia="Times New Roman" w:hAnsi="Maiandra GD" w:cs="Arial"/>
          <w:color w:val="000000"/>
          <w:sz w:val="24"/>
          <w:szCs w:val="24"/>
          <w:bdr w:val="none" w:sz="0" w:space="0" w:color="auto" w:frame="1"/>
          <w:rPrChange w:id="387" w:author="Narendra" w:date="2021-08-21T13:02:00Z">
            <w:rPr>
              <w:rFonts w:ascii="Arial" w:eastAsia="Times New Roman" w:hAnsi="Arial" w:cs="Arial"/>
              <w:color w:val="000000"/>
              <w:sz w:val="23"/>
              <w:szCs w:val="23"/>
              <w:bdr w:val="none" w:sz="0" w:space="0" w:color="auto" w:frame="1"/>
            </w:rPr>
          </w:rPrChange>
        </w:rPr>
        <w:t> and then copy and paste the below code. As you can see, here we created one method to return the list of users. In real-time, you will get the list of users from a database, but here, we are hardcoded the user’s list.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8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389" w:author="Narendra" w:date="2021-08-21T13:02:00Z">
            <w:rPr>
              <w:rFonts w:ascii="inherit" w:eastAsia="Times New Roman" w:hAnsi="inherit" w:cs="Consolas"/>
              <w:b/>
              <w:bCs/>
              <w:color w:val="D171DD"/>
              <w:sz w:val="25"/>
            </w:rPr>
          </w:rPrChange>
        </w:rPr>
        <w:t xml:space="preserve">namespace </w:t>
      </w:r>
      <w:r w:rsidRPr="008C6831">
        <w:rPr>
          <w:rFonts w:ascii="Maiandra GD" w:eastAsia="Times New Roman" w:hAnsi="Maiandra GD" w:cs="Consolas"/>
          <w:i/>
          <w:iCs/>
          <w:color w:val="4284AE"/>
          <w:sz w:val="24"/>
          <w:szCs w:val="24"/>
          <w:rPrChange w:id="390" w:author="Narendra" w:date="2021-08-21T13:02:00Z">
            <w:rPr>
              <w:rFonts w:ascii="inherit" w:eastAsia="Times New Roman" w:hAnsi="inherit" w:cs="Consolas"/>
              <w:i/>
              <w:iCs/>
              <w:color w:val="4284AE"/>
              <w:sz w:val="25"/>
            </w:rPr>
          </w:rPrChange>
        </w:rPr>
        <w:t>BasicAuthenticationWEBAPI.Models</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9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392"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9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394"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395"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396" w:author="Narendra" w:date="2021-08-21T13:02:00Z">
            <w:rPr>
              <w:rFonts w:ascii="inherit" w:eastAsia="Times New Roman" w:hAnsi="inherit" w:cs="Consolas"/>
              <w:b/>
              <w:bCs/>
              <w:color w:val="D171DD"/>
              <w:sz w:val="25"/>
            </w:rPr>
          </w:rPrChange>
        </w:rPr>
        <w:t>class</w:t>
      </w:r>
      <w:r w:rsidRPr="008C6831">
        <w:rPr>
          <w:rFonts w:ascii="Maiandra GD" w:eastAsia="Times New Roman" w:hAnsi="Maiandra GD" w:cs="Consolas"/>
          <w:color w:val="CFD5E0"/>
          <w:sz w:val="24"/>
          <w:szCs w:val="24"/>
          <w:rPrChange w:id="397" w:author="Narendra" w:date="2021-08-21T13:02:00Z">
            <w:rPr>
              <w:rFonts w:ascii="inherit" w:eastAsia="Times New Roman" w:hAnsi="inherit" w:cs="Consolas"/>
              <w:color w:val="CFD5E0"/>
              <w:sz w:val="25"/>
            </w:rPr>
          </w:rPrChange>
        </w:rPr>
        <w:t xml:space="preserve"> UsersBL</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9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399"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0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401"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402" w:author="Narendra" w:date="2021-08-21T13:02:00Z">
            <w:rPr>
              <w:rFonts w:ascii="inherit" w:eastAsia="Times New Roman" w:hAnsi="inherit" w:cs="Consolas"/>
              <w:color w:val="CFD5E0"/>
              <w:sz w:val="25"/>
            </w:rPr>
          </w:rPrChange>
        </w:rPr>
        <w:t xml:space="preserve"> List</w:t>
      </w:r>
      <w:r w:rsidRPr="008C6831">
        <w:rPr>
          <w:rFonts w:ascii="Maiandra GD" w:eastAsia="Times New Roman" w:hAnsi="Maiandra GD" w:cs="Consolas"/>
          <w:b/>
          <w:bCs/>
          <w:color w:val="6B7C8B"/>
          <w:sz w:val="24"/>
          <w:szCs w:val="24"/>
          <w:rPrChange w:id="403" w:author="Narendra" w:date="2021-08-21T13:02:00Z">
            <w:rPr>
              <w:rFonts w:ascii="inherit" w:eastAsia="Times New Roman" w:hAnsi="inherit" w:cs="Consolas"/>
              <w:b/>
              <w:bCs/>
              <w:color w:val="6B7C8B"/>
              <w:sz w:val="25"/>
            </w:rPr>
          </w:rPrChange>
        </w:rPr>
        <w:t>&lt;</w:t>
      </w:r>
      <w:r w:rsidRPr="008C6831">
        <w:rPr>
          <w:rFonts w:ascii="Maiandra GD" w:eastAsia="Times New Roman" w:hAnsi="Maiandra GD" w:cs="Consolas"/>
          <w:color w:val="CFD5E0"/>
          <w:sz w:val="24"/>
          <w:szCs w:val="24"/>
          <w:rPrChange w:id="404" w:author="Narendra" w:date="2021-08-21T13:02:00Z">
            <w:rPr>
              <w:rFonts w:ascii="inherit" w:eastAsia="Times New Roman" w:hAnsi="inherit" w:cs="Consolas"/>
              <w:color w:val="CFD5E0"/>
              <w:sz w:val="25"/>
            </w:rPr>
          </w:rPrChange>
        </w:rPr>
        <w:t>User</w:t>
      </w:r>
      <w:r w:rsidRPr="008C6831">
        <w:rPr>
          <w:rFonts w:ascii="Maiandra GD" w:eastAsia="Times New Roman" w:hAnsi="Maiandra GD" w:cs="Consolas"/>
          <w:b/>
          <w:bCs/>
          <w:color w:val="6B7C8B"/>
          <w:sz w:val="24"/>
          <w:szCs w:val="24"/>
          <w:rPrChange w:id="405" w:author="Narendra" w:date="2021-08-21T13:02:00Z">
            <w:rPr>
              <w:rFonts w:ascii="inherit" w:eastAsia="Times New Roman" w:hAnsi="inherit" w:cs="Consolas"/>
              <w:b/>
              <w:bCs/>
              <w:color w:val="6B7C8B"/>
              <w:sz w:val="25"/>
            </w:rPr>
          </w:rPrChange>
        </w:rPr>
        <w:t>&gt;</w:t>
      </w:r>
      <w:r w:rsidRPr="008C6831">
        <w:rPr>
          <w:rFonts w:ascii="Maiandra GD" w:eastAsia="Times New Roman" w:hAnsi="Maiandra GD" w:cs="Consolas"/>
          <w:color w:val="CFD5E0"/>
          <w:sz w:val="24"/>
          <w:szCs w:val="24"/>
          <w:rPrChange w:id="406"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407" w:author="Narendra" w:date="2021-08-21T13:02:00Z">
            <w:rPr>
              <w:rFonts w:ascii="inherit" w:eastAsia="Times New Roman" w:hAnsi="inherit" w:cs="Consolas"/>
              <w:color w:val="4284AE"/>
              <w:sz w:val="25"/>
            </w:rPr>
          </w:rPrChange>
        </w:rPr>
        <w:t>GetUsers</w:t>
      </w:r>
      <w:r w:rsidRPr="008C6831">
        <w:rPr>
          <w:rFonts w:ascii="Maiandra GD" w:eastAsia="Times New Roman" w:hAnsi="Maiandra GD" w:cs="Consolas"/>
          <w:b/>
          <w:bCs/>
          <w:color w:val="6B7C8B"/>
          <w:sz w:val="24"/>
          <w:szCs w:val="24"/>
          <w:rPrChange w:id="408"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0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410"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1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412" w:author="Narendra" w:date="2021-08-21T13:02:00Z">
            <w:rPr>
              <w:rFonts w:ascii="inherit" w:eastAsia="Times New Roman" w:hAnsi="inherit" w:cs="Consolas"/>
              <w:color w:val="6B7C8B"/>
              <w:sz w:val="25"/>
            </w:rPr>
          </w:rPrChange>
        </w:rPr>
        <w:t>// In Real-time you need to get the data from any persistent storage</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1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414" w:author="Narendra" w:date="2021-08-21T13:02:00Z">
            <w:rPr>
              <w:rFonts w:ascii="inherit" w:eastAsia="Times New Roman" w:hAnsi="inherit" w:cs="Consolas"/>
              <w:color w:val="6B7C8B"/>
              <w:sz w:val="25"/>
            </w:rPr>
          </w:rPrChange>
        </w:rPr>
        <w:t>// For Simplicity of this demo and to keep focus on Basic Authentication</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1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416" w:author="Narendra" w:date="2021-08-21T13:02:00Z">
            <w:rPr>
              <w:rFonts w:ascii="inherit" w:eastAsia="Times New Roman" w:hAnsi="inherit" w:cs="Consolas"/>
              <w:color w:val="6B7C8B"/>
              <w:sz w:val="25"/>
            </w:rPr>
          </w:rPrChange>
        </w:rPr>
        <w:t>// Here we are hardcoded the data</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1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418" w:author="Narendra" w:date="2021-08-21T13:02:00Z">
            <w:rPr>
              <w:rFonts w:ascii="inherit" w:eastAsia="Times New Roman" w:hAnsi="inherit" w:cs="Consolas"/>
              <w:color w:val="CFD5E0"/>
              <w:sz w:val="25"/>
            </w:rPr>
          </w:rPrChange>
        </w:rPr>
        <w:t>List</w:t>
      </w:r>
      <w:r w:rsidRPr="008C6831">
        <w:rPr>
          <w:rFonts w:ascii="Maiandra GD" w:eastAsia="Times New Roman" w:hAnsi="Maiandra GD" w:cs="Consolas"/>
          <w:b/>
          <w:bCs/>
          <w:color w:val="6B7C8B"/>
          <w:sz w:val="24"/>
          <w:szCs w:val="24"/>
          <w:rPrChange w:id="419" w:author="Narendra" w:date="2021-08-21T13:02:00Z">
            <w:rPr>
              <w:rFonts w:ascii="inherit" w:eastAsia="Times New Roman" w:hAnsi="inherit" w:cs="Consolas"/>
              <w:b/>
              <w:bCs/>
              <w:color w:val="6B7C8B"/>
              <w:sz w:val="25"/>
            </w:rPr>
          </w:rPrChange>
        </w:rPr>
        <w:t>&lt;</w:t>
      </w:r>
      <w:r w:rsidRPr="008C6831">
        <w:rPr>
          <w:rFonts w:ascii="Maiandra GD" w:eastAsia="Times New Roman" w:hAnsi="Maiandra GD" w:cs="Consolas"/>
          <w:color w:val="CFD5E0"/>
          <w:sz w:val="24"/>
          <w:szCs w:val="24"/>
          <w:rPrChange w:id="420" w:author="Narendra" w:date="2021-08-21T13:02:00Z">
            <w:rPr>
              <w:rFonts w:ascii="inherit" w:eastAsia="Times New Roman" w:hAnsi="inherit" w:cs="Consolas"/>
              <w:color w:val="CFD5E0"/>
              <w:sz w:val="25"/>
            </w:rPr>
          </w:rPrChange>
        </w:rPr>
        <w:t>User</w:t>
      </w:r>
      <w:r w:rsidRPr="008C6831">
        <w:rPr>
          <w:rFonts w:ascii="Maiandra GD" w:eastAsia="Times New Roman" w:hAnsi="Maiandra GD" w:cs="Consolas"/>
          <w:b/>
          <w:bCs/>
          <w:color w:val="6B7C8B"/>
          <w:sz w:val="24"/>
          <w:szCs w:val="24"/>
          <w:rPrChange w:id="421" w:author="Narendra" w:date="2021-08-21T13:02:00Z">
            <w:rPr>
              <w:rFonts w:ascii="inherit" w:eastAsia="Times New Roman" w:hAnsi="inherit" w:cs="Consolas"/>
              <w:b/>
              <w:bCs/>
              <w:color w:val="6B7C8B"/>
              <w:sz w:val="25"/>
            </w:rPr>
          </w:rPrChange>
        </w:rPr>
        <w:t>&gt;</w:t>
      </w:r>
      <w:r w:rsidRPr="008C6831">
        <w:rPr>
          <w:rFonts w:ascii="Maiandra GD" w:eastAsia="Times New Roman" w:hAnsi="Maiandra GD" w:cs="Consolas"/>
          <w:color w:val="CFD5E0"/>
          <w:sz w:val="24"/>
          <w:szCs w:val="24"/>
          <w:rPrChange w:id="422" w:author="Narendra" w:date="2021-08-21T13:02:00Z">
            <w:rPr>
              <w:rFonts w:ascii="inherit" w:eastAsia="Times New Roman" w:hAnsi="inherit" w:cs="Consolas"/>
              <w:color w:val="CFD5E0"/>
              <w:sz w:val="25"/>
            </w:rPr>
          </w:rPrChange>
        </w:rPr>
        <w:t xml:space="preserve"> userList = </w:t>
      </w:r>
      <w:r w:rsidRPr="008C6831">
        <w:rPr>
          <w:rFonts w:ascii="Maiandra GD" w:eastAsia="Times New Roman" w:hAnsi="Maiandra GD" w:cs="Consolas"/>
          <w:color w:val="4284AE"/>
          <w:sz w:val="24"/>
          <w:szCs w:val="24"/>
          <w:rPrChange w:id="423"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424" w:author="Narendra" w:date="2021-08-21T13:02:00Z">
            <w:rPr>
              <w:rFonts w:ascii="inherit" w:eastAsia="Times New Roman" w:hAnsi="inherit" w:cs="Consolas"/>
              <w:color w:val="CFD5E0"/>
              <w:sz w:val="25"/>
            </w:rPr>
          </w:rPrChange>
        </w:rPr>
        <w:t xml:space="preserve"> List</w:t>
      </w:r>
      <w:r w:rsidRPr="008C6831">
        <w:rPr>
          <w:rFonts w:ascii="Maiandra GD" w:eastAsia="Times New Roman" w:hAnsi="Maiandra GD" w:cs="Consolas"/>
          <w:b/>
          <w:bCs/>
          <w:color w:val="6B7C8B"/>
          <w:sz w:val="24"/>
          <w:szCs w:val="24"/>
          <w:rPrChange w:id="425" w:author="Narendra" w:date="2021-08-21T13:02:00Z">
            <w:rPr>
              <w:rFonts w:ascii="inherit" w:eastAsia="Times New Roman" w:hAnsi="inherit" w:cs="Consolas"/>
              <w:b/>
              <w:bCs/>
              <w:color w:val="6B7C8B"/>
              <w:sz w:val="25"/>
            </w:rPr>
          </w:rPrChange>
        </w:rPr>
        <w:t>&lt;</w:t>
      </w:r>
      <w:r w:rsidRPr="008C6831">
        <w:rPr>
          <w:rFonts w:ascii="Maiandra GD" w:eastAsia="Times New Roman" w:hAnsi="Maiandra GD" w:cs="Consolas"/>
          <w:color w:val="CFD5E0"/>
          <w:sz w:val="24"/>
          <w:szCs w:val="24"/>
          <w:rPrChange w:id="426" w:author="Narendra" w:date="2021-08-21T13:02:00Z">
            <w:rPr>
              <w:rFonts w:ascii="inherit" w:eastAsia="Times New Roman" w:hAnsi="inherit" w:cs="Consolas"/>
              <w:color w:val="CFD5E0"/>
              <w:sz w:val="25"/>
            </w:rPr>
          </w:rPrChange>
        </w:rPr>
        <w:t>User</w:t>
      </w:r>
      <w:r w:rsidRPr="008C6831">
        <w:rPr>
          <w:rFonts w:ascii="Maiandra GD" w:eastAsia="Times New Roman" w:hAnsi="Maiandra GD" w:cs="Consolas"/>
          <w:b/>
          <w:bCs/>
          <w:color w:val="6B7C8B"/>
          <w:sz w:val="24"/>
          <w:szCs w:val="24"/>
          <w:rPrChange w:id="427" w:author="Narendra" w:date="2021-08-21T13:02:00Z">
            <w:rPr>
              <w:rFonts w:ascii="inherit" w:eastAsia="Times New Roman" w:hAnsi="inherit" w:cs="Consolas"/>
              <w:b/>
              <w:bCs/>
              <w:color w:val="6B7C8B"/>
              <w:sz w:val="25"/>
            </w:rPr>
          </w:rPrChange>
        </w:rPr>
        <w:t>&gt;()</w:t>
      </w:r>
      <w:r w:rsidRPr="008C6831">
        <w:rPr>
          <w:rFonts w:ascii="Maiandra GD" w:eastAsia="Times New Roman" w:hAnsi="Maiandra GD" w:cs="Consolas"/>
          <w:color w:val="CFD5E0"/>
          <w:sz w:val="24"/>
          <w:szCs w:val="24"/>
          <w:rPrChange w:id="428"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2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430" w:author="Narendra" w:date="2021-08-21T13:02:00Z">
            <w:rPr>
              <w:rFonts w:ascii="inherit" w:eastAsia="Times New Roman" w:hAnsi="inherit" w:cs="Consolas"/>
              <w:color w:val="CFD5E0"/>
              <w:sz w:val="25"/>
            </w:rPr>
          </w:rPrChange>
        </w:rPr>
        <w:t>userList.</w:t>
      </w:r>
      <w:r w:rsidRPr="008C6831">
        <w:rPr>
          <w:rFonts w:ascii="Maiandra GD" w:eastAsia="Times New Roman" w:hAnsi="Maiandra GD" w:cs="Consolas"/>
          <w:color w:val="4284AE"/>
          <w:sz w:val="24"/>
          <w:szCs w:val="24"/>
          <w:rPrChange w:id="431" w:author="Narendra" w:date="2021-08-21T13:02:00Z">
            <w:rPr>
              <w:rFonts w:ascii="inherit" w:eastAsia="Times New Roman" w:hAnsi="inherit" w:cs="Consolas"/>
              <w:color w:val="4284AE"/>
              <w:sz w:val="25"/>
            </w:rPr>
          </w:rPrChange>
        </w:rPr>
        <w:t>Add</w:t>
      </w:r>
      <w:r w:rsidRPr="008C6831">
        <w:rPr>
          <w:rFonts w:ascii="Maiandra GD" w:eastAsia="Times New Roman" w:hAnsi="Maiandra GD" w:cs="Consolas"/>
          <w:b/>
          <w:bCs/>
          <w:color w:val="6B7C8B"/>
          <w:sz w:val="24"/>
          <w:szCs w:val="24"/>
          <w:rPrChange w:id="43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4284AE"/>
          <w:sz w:val="24"/>
          <w:szCs w:val="24"/>
          <w:rPrChange w:id="433"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434"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435" w:author="Narendra" w:date="2021-08-21T13:02:00Z">
            <w:rPr>
              <w:rFonts w:ascii="inherit" w:eastAsia="Times New Roman" w:hAnsi="inherit" w:cs="Consolas"/>
              <w:color w:val="4284AE"/>
              <w:sz w:val="25"/>
            </w:rPr>
          </w:rPrChange>
        </w:rPr>
        <w:t>User</w:t>
      </w:r>
      <w:r w:rsidRPr="008C6831">
        <w:rPr>
          <w:rFonts w:ascii="Maiandra GD" w:eastAsia="Times New Roman" w:hAnsi="Maiandra GD" w:cs="Consolas"/>
          <w:b/>
          <w:bCs/>
          <w:color w:val="6B7C8B"/>
          <w:sz w:val="24"/>
          <w:szCs w:val="24"/>
          <w:rPrChange w:id="436"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3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438"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3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440" w:author="Narendra" w:date="2021-08-21T13:02:00Z">
            <w:rPr>
              <w:rFonts w:ascii="inherit" w:eastAsia="Times New Roman" w:hAnsi="inherit" w:cs="Consolas"/>
              <w:color w:val="CFD5E0"/>
              <w:sz w:val="25"/>
            </w:rPr>
          </w:rPrChange>
        </w:rPr>
        <w:t xml:space="preserve">ID = </w:t>
      </w:r>
      <w:r w:rsidRPr="008C6831">
        <w:rPr>
          <w:rFonts w:ascii="Maiandra GD" w:eastAsia="Times New Roman" w:hAnsi="Maiandra GD" w:cs="Consolas"/>
          <w:color w:val="D19A66"/>
          <w:sz w:val="24"/>
          <w:szCs w:val="24"/>
          <w:rPrChange w:id="441" w:author="Narendra" w:date="2021-08-21T13:02:00Z">
            <w:rPr>
              <w:rFonts w:ascii="inherit" w:eastAsia="Times New Roman" w:hAnsi="inherit" w:cs="Consolas"/>
              <w:color w:val="D19A66"/>
              <w:sz w:val="25"/>
            </w:rPr>
          </w:rPrChange>
        </w:rPr>
        <w:t>101</w:t>
      </w:r>
      <w:r w:rsidRPr="008C6831">
        <w:rPr>
          <w:rFonts w:ascii="Maiandra GD" w:eastAsia="Times New Roman" w:hAnsi="Maiandra GD" w:cs="Consolas"/>
          <w:color w:val="CFD5E0"/>
          <w:sz w:val="24"/>
          <w:szCs w:val="24"/>
          <w:rPrChange w:id="442"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4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444" w:author="Narendra" w:date="2021-08-21T13:02:00Z">
            <w:rPr>
              <w:rFonts w:ascii="inherit" w:eastAsia="Times New Roman" w:hAnsi="inherit" w:cs="Consolas"/>
              <w:color w:val="CFD5E0"/>
              <w:sz w:val="25"/>
            </w:rPr>
          </w:rPrChange>
        </w:rPr>
        <w:t xml:space="preserve">UserName = </w:t>
      </w:r>
      <w:r w:rsidRPr="008C6831">
        <w:rPr>
          <w:rFonts w:ascii="Maiandra GD" w:eastAsia="Times New Roman" w:hAnsi="Maiandra GD" w:cs="Consolas"/>
          <w:color w:val="7CC379"/>
          <w:sz w:val="24"/>
          <w:szCs w:val="24"/>
          <w:rPrChange w:id="445" w:author="Narendra" w:date="2021-08-21T13:02:00Z">
            <w:rPr>
              <w:rFonts w:ascii="inherit" w:eastAsia="Times New Roman" w:hAnsi="inherit" w:cs="Consolas"/>
              <w:color w:val="7CC379"/>
              <w:sz w:val="25"/>
            </w:rPr>
          </w:rPrChange>
        </w:rPr>
        <w:t>"MaleUser"</w:t>
      </w:r>
      <w:r w:rsidRPr="008C6831">
        <w:rPr>
          <w:rFonts w:ascii="Maiandra GD" w:eastAsia="Times New Roman" w:hAnsi="Maiandra GD" w:cs="Consolas"/>
          <w:color w:val="CFD5E0"/>
          <w:sz w:val="24"/>
          <w:szCs w:val="24"/>
          <w:rPrChange w:id="446"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4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448" w:author="Narendra" w:date="2021-08-21T13:02:00Z">
            <w:rPr>
              <w:rFonts w:ascii="inherit" w:eastAsia="Times New Roman" w:hAnsi="inherit" w:cs="Consolas"/>
              <w:color w:val="CFD5E0"/>
              <w:sz w:val="25"/>
            </w:rPr>
          </w:rPrChange>
        </w:rPr>
        <w:lastRenderedPageBreak/>
        <w:t xml:space="preserve">Password = </w:t>
      </w:r>
      <w:r w:rsidRPr="008C6831">
        <w:rPr>
          <w:rFonts w:ascii="Maiandra GD" w:eastAsia="Times New Roman" w:hAnsi="Maiandra GD" w:cs="Consolas"/>
          <w:color w:val="7CC379"/>
          <w:sz w:val="24"/>
          <w:szCs w:val="24"/>
          <w:rPrChange w:id="449" w:author="Narendra" w:date="2021-08-21T13:02:00Z">
            <w:rPr>
              <w:rFonts w:ascii="inherit" w:eastAsia="Times New Roman" w:hAnsi="inherit" w:cs="Consolas"/>
              <w:color w:val="7CC379"/>
              <w:sz w:val="25"/>
            </w:rPr>
          </w:rPrChange>
        </w:rPr>
        <w:t>"123456"</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5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45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452"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5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454" w:author="Narendra" w:date="2021-08-21T13:02:00Z">
            <w:rPr>
              <w:rFonts w:ascii="inherit" w:eastAsia="Times New Roman" w:hAnsi="inherit" w:cs="Consolas"/>
              <w:color w:val="CFD5E0"/>
              <w:sz w:val="25"/>
            </w:rPr>
          </w:rPrChange>
        </w:rPr>
        <w:t>userList.</w:t>
      </w:r>
      <w:r w:rsidRPr="008C6831">
        <w:rPr>
          <w:rFonts w:ascii="Maiandra GD" w:eastAsia="Times New Roman" w:hAnsi="Maiandra GD" w:cs="Consolas"/>
          <w:color w:val="4284AE"/>
          <w:sz w:val="24"/>
          <w:szCs w:val="24"/>
          <w:rPrChange w:id="455" w:author="Narendra" w:date="2021-08-21T13:02:00Z">
            <w:rPr>
              <w:rFonts w:ascii="inherit" w:eastAsia="Times New Roman" w:hAnsi="inherit" w:cs="Consolas"/>
              <w:color w:val="4284AE"/>
              <w:sz w:val="25"/>
            </w:rPr>
          </w:rPrChange>
        </w:rPr>
        <w:t>Add</w:t>
      </w:r>
      <w:r w:rsidRPr="008C6831">
        <w:rPr>
          <w:rFonts w:ascii="Maiandra GD" w:eastAsia="Times New Roman" w:hAnsi="Maiandra GD" w:cs="Consolas"/>
          <w:b/>
          <w:bCs/>
          <w:color w:val="6B7C8B"/>
          <w:sz w:val="24"/>
          <w:szCs w:val="24"/>
          <w:rPrChange w:id="456"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4284AE"/>
          <w:sz w:val="24"/>
          <w:szCs w:val="24"/>
          <w:rPrChange w:id="457"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458"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459" w:author="Narendra" w:date="2021-08-21T13:02:00Z">
            <w:rPr>
              <w:rFonts w:ascii="inherit" w:eastAsia="Times New Roman" w:hAnsi="inherit" w:cs="Consolas"/>
              <w:color w:val="4284AE"/>
              <w:sz w:val="25"/>
            </w:rPr>
          </w:rPrChange>
        </w:rPr>
        <w:t>User</w:t>
      </w:r>
      <w:r w:rsidRPr="008C6831">
        <w:rPr>
          <w:rFonts w:ascii="Maiandra GD" w:eastAsia="Times New Roman" w:hAnsi="Maiandra GD" w:cs="Consolas"/>
          <w:b/>
          <w:bCs/>
          <w:color w:val="6B7C8B"/>
          <w:sz w:val="24"/>
          <w:szCs w:val="24"/>
          <w:rPrChange w:id="460"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6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462"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6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464" w:author="Narendra" w:date="2021-08-21T13:02:00Z">
            <w:rPr>
              <w:rFonts w:ascii="inherit" w:eastAsia="Times New Roman" w:hAnsi="inherit" w:cs="Consolas"/>
              <w:color w:val="CFD5E0"/>
              <w:sz w:val="25"/>
            </w:rPr>
          </w:rPrChange>
        </w:rPr>
        <w:t xml:space="preserve">ID = </w:t>
      </w:r>
      <w:r w:rsidRPr="008C6831">
        <w:rPr>
          <w:rFonts w:ascii="Maiandra GD" w:eastAsia="Times New Roman" w:hAnsi="Maiandra GD" w:cs="Consolas"/>
          <w:color w:val="D19A66"/>
          <w:sz w:val="24"/>
          <w:szCs w:val="24"/>
          <w:rPrChange w:id="465" w:author="Narendra" w:date="2021-08-21T13:02:00Z">
            <w:rPr>
              <w:rFonts w:ascii="inherit" w:eastAsia="Times New Roman" w:hAnsi="inherit" w:cs="Consolas"/>
              <w:color w:val="D19A66"/>
              <w:sz w:val="25"/>
            </w:rPr>
          </w:rPrChange>
        </w:rPr>
        <w:t>101</w:t>
      </w:r>
      <w:r w:rsidRPr="008C6831">
        <w:rPr>
          <w:rFonts w:ascii="Maiandra GD" w:eastAsia="Times New Roman" w:hAnsi="Maiandra GD" w:cs="Consolas"/>
          <w:color w:val="CFD5E0"/>
          <w:sz w:val="24"/>
          <w:szCs w:val="24"/>
          <w:rPrChange w:id="466"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6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468" w:author="Narendra" w:date="2021-08-21T13:02:00Z">
            <w:rPr>
              <w:rFonts w:ascii="inherit" w:eastAsia="Times New Roman" w:hAnsi="inherit" w:cs="Consolas"/>
              <w:color w:val="CFD5E0"/>
              <w:sz w:val="25"/>
            </w:rPr>
          </w:rPrChange>
        </w:rPr>
        <w:t xml:space="preserve">UserName = </w:t>
      </w:r>
      <w:r w:rsidRPr="008C6831">
        <w:rPr>
          <w:rFonts w:ascii="Maiandra GD" w:eastAsia="Times New Roman" w:hAnsi="Maiandra GD" w:cs="Consolas"/>
          <w:color w:val="7CC379"/>
          <w:sz w:val="24"/>
          <w:szCs w:val="24"/>
          <w:rPrChange w:id="469" w:author="Narendra" w:date="2021-08-21T13:02:00Z">
            <w:rPr>
              <w:rFonts w:ascii="inherit" w:eastAsia="Times New Roman" w:hAnsi="inherit" w:cs="Consolas"/>
              <w:color w:val="7CC379"/>
              <w:sz w:val="25"/>
            </w:rPr>
          </w:rPrChange>
        </w:rPr>
        <w:t>"FemaleUser"</w:t>
      </w:r>
      <w:r w:rsidRPr="008C6831">
        <w:rPr>
          <w:rFonts w:ascii="Maiandra GD" w:eastAsia="Times New Roman" w:hAnsi="Maiandra GD" w:cs="Consolas"/>
          <w:color w:val="CFD5E0"/>
          <w:sz w:val="24"/>
          <w:szCs w:val="24"/>
          <w:rPrChange w:id="470"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7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472" w:author="Narendra" w:date="2021-08-21T13:02:00Z">
            <w:rPr>
              <w:rFonts w:ascii="inherit" w:eastAsia="Times New Roman" w:hAnsi="inherit" w:cs="Consolas"/>
              <w:color w:val="CFD5E0"/>
              <w:sz w:val="25"/>
            </w:rPr>
          </w:rPrChange>
        </w:rPr>
        <w:t xml:space="preserve">Password = </w:t>
      </w:r>
      <w:r w:rsidRPr="008C6831">
        <w:rPr>
          <w:rFonts w:ascii="Maiandra GD" w:eastAsia="Times New Roman" w:hAnsi="Maiandra GD" w:cs="Consolas"/>
          <w:color w:val="7CC379"/>
          <w:sz w:val="24"/>
          <w:szCs w:val="24"/>
          <w:rPrChange w:id="473" w:author="Narendra" w:date="2021-08-21T13:02:00Z">
            <w:rPr>
              <w:rFonts w:ascii="inherit" w:eastAsia="Times New Roman" w:hAnsi="inherit" w:cs="Consolas"/>
              <w:color w:val="7CC379"/>
              <w:sz w:val="25"/>
            </w:rPr>
          </w:rPrChange>
        </w:rPr>
        <w:t>"abcdef"</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7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475"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476"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7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478" w:author="Narendra" w:date="2021-08-21T13:02:00Z">
            <w:rPr>
              <w:rFonts w:ascii="inherit" w:eastAsia="Times New Roman" w:hAnsi="inherit" w:cs="Consolas"/>
              <w:b/>
              <w:bCs/>
              <w:color w:val="D171DD"/>
              <w:sz w:val="25"/>
            </w:rPr>
          </w:rPrChange>
        </w:rPr>
        <w:t>return</w:t>
      </w:r>
      <w:r w:rsidRPr="008C6831">
        <w:rPr>
          <w:rFonts w:ascii="Maiandra GD" w:eastAsia="Times New Roman" w:hAnsi="Maiandra GD" w:cs="Consolas"/>
          <w:color w:val="CFD5E0"/>
          <w:sz w:val="24"/>
          <w:szCs w:val="24"/>
          <w:rPrChange w:id="479" w:author="Narendra" w:date="2021-08-21T13:02:00Z">
            <w:rPr>
              <w:rFonts w:ascii="inherit" w:eastAsia="Times New Roman" w:hAnsi="inherit" w:cs="Consolas"/>
              <w:color w:val="CFD5E0"/>
              <w:sz w:val="25"/>
            </w:rPr>
          </w:rPrChange>
        </w:rPr>
        <w:t xml:space="preserve"> userList;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8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481"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8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483"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line="384" w:lineRule="atLeast"/>
        <w:textAlignment w:val="baseline"/>
        <w:rPr>
          <w:rFonts w:ascii="Maiandra GD" w:eastAsia="Times New Roman" w:hAnsi="Maiandra GD" w:cs="Consolas"/>
          <w:color w:val="596174"/>
          <w:sz w:val="24"/>
          <w:szCs w:val="24"/>
          <w:rPrChange w:id="48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485"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486"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487" w:author="Narendra" w:date="2021-08-21T13:02:00Z">
            <w:rPr>
              <w:rFonts w:ascii="Arial" w:eastAsia="Times New Roman" w:hAnsi="Arial" w:cs="Arial"/>
              <w:color w:val="000000"/>
              <w:sz w:val="23"/>
              <w:szCs w:val="23"/>
              <w:bdr w:val="none" w:sz="0" w:space="0" w:color="auto" w:frame="1"/>
            </w:rPr>
          </w:rPrChange>
        </w:rPr>
        <w:t>Similarly, right-click on the Models folder and add a class file with the Name </w:t>
      </w:r>
      <w:r w:rsidRPr="008C6831">
        <w:rPr>
          <w:rFonts w:ascii="Maiandra GD" w:eastAsia="Times New Roman" w:hAnsi="Maiandra GD" w:cs="Arial"/>
          <w:b/>
          <w:bCs/>
          <w:color w:val="000000"/>
          <w:sz w:val="24"/>
          <w:szCs w:val="24"/>
          <w:rPrChange w:id="488" w:author="Narendra" w:date="2021-08-21T13:02:00Z">
            <w:rPr>
              <w:rFonts w:ascii="Arial" w:eastAsia="Times New Roman" w:hAnsi="Arial" w:cs="Arial"/>
              <w:b/>
              <w:bCs/>
              <w:color w:val="000000"/>
              <w:sz w:val="23"/>
            </w:rPr>
          </w:rPrChange>
        </w:rPr>
        <w:t>EmployeeBL.cs</w:t>
      </w:r>
      <w:r w:rsidRPr="008C6831">
        <w:rPr>
          <w:rFonts w:ascii="Maiandra GD" w:eastAsia="Times New Roman" w:hAnsi="Maiandra GD" w:cs="Arial"/>
          <w:color w:val="000000"/>
          <w:sz w:val="24"/>
          <w:szCs w:val="24"/>
          <w:bdr w:val="none" w:sz="0" w:space="0" w:color="auto" w:frame="1"/>
          <w:rPrChange w:id="489" w:author="Narendra" w:date="2021-08-21T13:02:00Z">
            <w:rPr>
              <w:rFonts w:ascii="Arial" w:eastAsia="Times New Roman" w:hAnsi="Arial" w:cs="Arial"/>
              <w:color w:val="000000"/>
              <w:sz w:val="23"/>
              <w:szCs w:val="23"/>
              <w:bdr w:val="none" w:sz="0" w:space="0" w:color="auto" w:frame="1"/>
            </w:rPr>
          </w:rPrChange>
        </w:rPr>
        <w:t> and then copy and paste the below code into it. As you can see, here we created one method to return the list of employees. In real-time, you will get the list of employees from a database, but here, we are hardcoded the employee’s list.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9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491" w:author="Narendra" w:date="2021-08-21T13:02:00Z">
            <w:rPr>
              <w:rFonts w:ascii="inherit" w:eastAsia="Times New Roman" w:hAnsi="inherit" w:cs="Consolas"/>
              <w:b/>
              <w:bCs/>
              <w:color w:val="D171DD"/>
              <w:sz w:val="25"/>
            </w:rPr>
          </w:rPrChange>
        </w:rPr>
        <w:t xml:space="preserve">namespace </w:t>
      </w:r>
      <w:r w:rsidRPr="008C6831">
        <w:rPr>
          <w:rFonts w:ascii="Maiandra GD" w:eastAsia="Times New Roman" w:hAnsi="Maiandra GD" w:cs="Consolas"/>
          <w:i/>
          <w:iCs/>
          <w:color w:val="4284AE"/>
          <w:sz w:val="24"/>
          <w:szCs w:val="24"/>
          <w:rPrChange w:id="492" w:author="Narendra" w:date="2021-08-21T13:02:00Z">
            <w:rPr>
              <w:rFonts w:ascii="inherit" w:eastAsia="Times New Roman" w:hAnsi="inherit" w:cs="Consolas"/>
              <w:i/>
              <w:iCs/>
              <w:color w:val="4284AE"/>
              <w:sz w:val="25"/>
            </w:rPr>
          </w:rPrChange>
        </w:rPr>
        <w:t>BasicAuthenticationWEBAPI.Models</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9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494"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9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496"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497"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498" w:author="Narendra" w:date="2021-08-21T13:02:00Z">
            <w:rPr>
              <w:rFonts w:ascii="inherit" w:eastAsia="Times New Roman" w:hAnsi="inherit" w:cs="Consolas"/>
              <w:b/>
              <w:bCs/>
              <w:color w:val="D171DD"/>
              <w:sz w:val="25"/>
            </w:rPr>
          </w:rPrChange>
        </w:rPr>
        <w:t>class</w:t>
      </w:r>
      <w:r w:rsidRPr="008C6831">
        <w:rPr>
          <w:rFonts w:ascii="Maiandra GD" w:eastAsia="Times New Roman" w:hAnsi="Maiandra GD" w:cs="Consolas"/>
          <w:color w:val="CFD5E0"/>
          <w:sz w:val="24"/>
          <w:szCs w:val="24"/>
          <w:rPrChange w:id="499" w:author="Narendra" w:date="2021-08-21T13:02:00Z">
            <w:rPr>
              <w:rFonts w:ascii="inherit" w:eastAsia="Times New Roman" w:hAnsi="inherit" w:cs="Consolas"/>
              <w:color w:val="CFD5E0"/>
              <w:sz w:val="25"/>
            </w:rPr>
          </w:rPrChange>
        </w:rPr>
        <w:t xml:space="preserve"> EmployeeBL</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0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501"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0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503"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504" w:author="Narendra" w:date="2021-08-21T13:02:00Z">
            <w:rPr>
              <w:rFonts w:ascii="inherit" w:eastAsia="Times New Roman" w:hAnsi="inherit" w:cs="Consolas"/>
              <w:color w:val="CFD5E0"/>
              <w:sz w:val="25"/>
            </w:rPr>
          </w:rPrChange>
        </w:rPr>
        <w:t xml:space="preserve"> List</w:t>
      </w:r>
      <w:r w:rsidRPr="008C6831">
        <w:rPr>
          <w:rFonts w:ascii="Maiandra GD" w:eastAsia="Times New Roman" w:hAnsi="Maiandra GD" w:cs="Consolas"/>
          <w:b/>
          <w:bCs/>
          <w:color w:val="6B7C8B"/>
          <w:sz w:val="24"/>
          <w:szCs w:val="24"/>
          <w:rPrChange w:id="505" w:author="Narendra" w:date="2021-08-21T13:02:00Z">
            <w:rPr>
              <w:rFonts w:ascii="inherit" w:eastAsia="Times New Roman" w:hAnsi="inherit" w:cs="Consolas"/>
              <w:b/>
              <w:bCs/>
              <w:color w:val="6B7C8B"/>
              <w:sz w:val="25"/>
            </w:rPr>
          </w:rPrChange>
        </w:rPr>
        <w:t>&lt;</w:t>
      </w:r>
      <w:r w:rsidRPr="008C6831">
        <w:rPr>
          <w:rFonts w:ascii="Maiandra GD" w:eastAsia="Times New Roman" w:hAnsi="Maiandra GD" w:cs="Consolas"/>
          <w:color w:val="CFD5E0"/>
          <w:sz w:val="24"/>
          <w:szCs w:val="24"/>
          <w:rPrChange w:id="506" w:author="Narendra" w:date="2021-08-21T13:02:00Z">
            <w:rPr>
              <w:rFonts w:ascii="inherit" w:eastAsia="Times New Roman" w:hAnsi="inherit" w:cs="Consolas"/>
              <w:color w:val="CFD5E0"/>
              <w:sz w:val="25"/>
            </w:rPr>
          </w:rPrChange>
        </w:rPr>
        <w:t>Employee</w:t>
      </w:r>
      <w:r w:rsidRPr="008C6831">
        <w:rPr>
          <w:rFonts w:ascii="Maiandra GD" w:eastAsia="Times New Roman" w:hAnsi="Maiandra GD" w:cs="Consolas"/>
          <w:b/>
          <w:bCs/>
          <w:color w:val="6B7C8B"/>
          <w:sz w:val="24"/>
          <w:szCs w:val="24"/>
          <w:rPrChange w:id="507" w:author="Narendra" w:date="2021-08-21T13:02:00Z">
            <w:rPr>
              <w:rFonts w:ascii="inherit" w:eastAsia="Times New Roman" w:hAnsi="inherit" w:cs="Consolas"/>
              <w:b/>
              <w:bCs/>
              <w:color w:val="6B7C8B"/>
              <w:sz w:val="25"/>
            </w:rPr>
          </w:rPrChange>
        </w:rPr>
        <w:t>&gt;</w:t>
      </w:r>
      <w:r w:rsidRPr="008C6831">
        <w:rPr>
          <w:rFonts w:ascii="Maiandra GD" w:eastAsia="Times New Roman" w:hAnsi="Maiandra GD" w:cs="Consolas"/>
          <w:color w:val="CFD5E0"/>
          <w:sz w:val="24"/>
          <w:szCs w:val="24"/>
          <w:rPrChange w:id="508"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509" w:author="Narendra" w:date="2021-08-21T13:02:00Z">
            <w:rPr>
              <w:rFonts w:ascii="inherit" w:eastAsia="Times New Roman" w:hAnsi="inherit" w:cs="Consolas"/>
              <w:color w:val="4284AE"/>
              <w:sz w:val="25"/>
            </w:rPr>
          </w:rPrChange>
        </w:rPr>
        <w:t>GetEmployees</w:t>
      </w:r>
      <w:r w:rsidRPr="008C6831">
        <w:rPr>
          <w:rFonts w:ascii="Maiandra GD" w:eastAsia="Times New Roman" w:hAnsi="Maiandra GD" w:cs="Consolas"/>
          <w:b/>
          <w:bCs/>
          <w:color w:val="6B7C8B"/>
          <w:sz w:val="24"/>
          <w:szCs w:val="24"/>
          <w:rPrChange w:id="510"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1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512"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1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514" w:author="Narendra" w:date="2021-08-21T13:02:00Z">
            <w:rPr>
              <w:rFonts w:ascii="inherit" w:eastAsia="Times New Roman" w:hAnsi="inherit" w:cs="Consolas"/>
              <w:color w:val="6B7C8B"/>
              <w:sz w:val="25"/>
            </w:rPr>
          </w:rPrChange>
        </w:rPr>
        <w:t>// In Real-time you need to get the data from any persistent storage</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1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516" w:author="Narendra" w:date="2021-08-21T13:02:00Z">
            <w:rPr>
              <w:rFonts w:ascii="inherit" w:eastAsia="Times New Roman" w:hAnsi="inherit" w:cs="Consolas"/>
              <w:color w:val="6B7C8B"/>
              <w:sz w:val="25"/>
            </w:rPr>
          </w:rPrChange>
        </w:rPr>
        <w:t>// For Simplicity of this demo and to keep focus on Basic Authentication</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1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518" w:author="Narendra" w:date="2021-08-21T13:02:00Z">
            <w:rPr>
              <w:rFonts w:ascii="inherit" w:eastAsia="Times New Roman" w:hAnsi="inherit" w:cs="Consolas"/>
              <w:color w:val="6B7C8B"/>
              <w:sz w:val="25"/>
            </w:rPr>
          </w:rPrChange>
        </w:rPr>
        <w:t>// Here we hardcoded the data</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1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520" w:author="Narendra" w:date="2021-08-21T13:02:00Z">
            <w:rPr>
              <w:rFonts w:ascii="inherit" w:eastAsia="Times New Roman" w:hAnsi="inherit" w:cs="Consolas"/>
              <w:color w:val="CFD5E0"/>
              <w:sz w:val="25"/>
            </w:rPr>
          </w:rPrChange>
        </w:rPr>
        <w:t>List</w:t>
      </w:r>
      <w:r w:rsidRPr="008C6831">
        <w:rPr>
          <w:rFonts w:ascii="Maiandra GD" w:eastAsia="Times New Roman" w:hAnsi="Maiandra GD" w:cs="Consolas"/>
          <w:b/>
          <w:bCs/>
          <w:color w:val="6B7C8B"/>
          <w:sz w:val="24"/>
          <w:szCs w:val="24"/>
          <w:rPrChange w:id="521" w:author="Narendra" w:date="2021-08-21T13:02:00Z">
            <w:rPr>
              <w:rFonts w:ascii="inherit" w:eastAsia="Times New Roman" w:hAnsi="inherit" w:cs="Consolas"/>
              <w:b/>
              <w:bCs/>
              <w:color w:val="6B7C8B"/>
              <w:sz w:val="25"/>
            </w:rPr>
          </w:rPrChange>
        </w:rPr>
        <w:t>&lt;</w:t>
      </w:r>
      <w:r w:rsidRPr="008C6831">
        <w:rPr>
          <w:rFonts w:ascii="Maiandra GD" w:eastAsia="Times New Roman" w:hAnsi="Maiandra GD" w:cs="Consolas"/>
          <w:color w:val="CFD5E0"/>
          <w:sz w:val="24"/>
          <w:szCs w:val="24"/>
          <w:rPrChange w:id="522" w:author="Narendra" w:date="2021-08-21T13:02:00Z">
            <w:rPr>
              <w:rFonts w:ascii="inherit" w:eastAsia="Times New Roman" w:hAnsi="inherit" w:cs="Consolas"/>
              <w:color w:val="CFD5E0"/>
              <w:sz w:val="25"/>
            </w:rPr>
          </w:rPrChange>
        </w:rPr>
        <w:t>Employee</w:t>
      </w:r>
      <w:r w:rsidRPr="008C6831">
        <w:rPr>
          <w:rFonts w:ascii="Maiandra GD" w:eastAsia="Times New Roman" w:hAnsi="Maiandra GD" w:cs="Consolas"/>
          <w:b/>
          <w:bCs/>
          <w:color w:val="6B7C8B"/>
          <w:sz w:val="24"/>
          <w:szCs w:val="24"/>
          <w:rPrChange w:id="523" w:author="Narendra" w:date="2021-08-21T13:02:00Z">
            <w:rPr>
              <w:rFonts w:ascii="inherit" w:eastAsia="Times New Roman" w:hAnsi="inherit" w:cs="Consolas"/>
              <w:b/>
              <w:bCs/>
              <w:color w:val="6B7C8B"/>
              <w:sz w:val="25"/>
            </w:rPr>
          </w:rPrChange>
        </w:rPr>
        <w:t>&gt;</w:t>
      </w:r>
      <w:r w:rsidRPr="008C6831">
        <w:rPr>
          <w:rFonts w:ascii="Maiandra GD" w:eastAsia="Times New Roman" w:hAnsi="Maiandra GD" w:cs="Consolas"/>
          <w:color w:val="CFD5E0"/>
          <w:sz w:val="24"/>
          <w:szCs w:val="24"/>
          <w:rPrChange w:id="524" w:author="Narendra" w:date="2021-08-21T13:02:00Z">
            <w:rPr>
              <w:rFonts w:ascii="inherit" w:eastAsia="Times New Roman" w:hAnsi="inherit" w:cs="Consolas"/>
              <w:color w:val="CFD5E0"/>
              <w:sz w:val="25"/>
            </w:rPr>
          </w:rPrChange>
        </w:rPr>
        <w:t xml:space="preserve"> empList = </w:t>
      </w:r>
      <w:r w:rsidRPr="008C6831">
        <w:rPr>
          <w:rFonts w:ascii="Maiandra GD" w:eastAsia="Times New Roman" w:hAnsi="Maiandra GD" w:cs="Consolas"/>
          <w:color w:val="4284AE"/>
          <w:sz w:val="24"/>
          <w:szCs w:val="24"/>
          <w:rPrChange w:id="525"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526" w:author="Narendra" w:date="2021-08-21T13:02:00Z">
            <w:rPr>
              <w:rFonts w:ascii="inherit" w:eastAsia="Times New Roman" w:hAnsi="inherit" w:cs="Consolas"/>
              <w:color w:val="CFD5E0"/>
              <w:sz w:val="25"/>
            </w:rPr>
          </w:rPrChange>
        </w:rPr>
        <w:t xml:space="preserve"> List</w:t>
      </w:r>
      <w:r w:rsidRPr="008C6831">
        <w:rPr>
          <w:rFonts w:ascii="Maiandra GD" w:eastAsia="Times New Roman" w:hAnsi="Maiandra GD" w:cs="Consolas"/>
          <w:b/>
          <w:bCs/>
          <w:color w:val="6B7C8B"/>
          <w:sz w:val="24"/>
          <w:szCs w:val="24"/>
          <w:rPrChange w:id="527" w:author="Narendra" w:date="2021-08-21T13:02:00Z">
            <w:rPr>
              <w:rFonts w:ascii="inherit" w:eastAsia="Times New Roman" w:hAnsi="inherit" w:cs="Consolas"/>
              <w:b/>
              <w:bCs/>
              <w:color w:val="6B7C8B"/>
              <w:sz w:val="25"/>
            </w:rPr>
          </w:rPrChange>
        </w:rPr>
        <w:t>&lt;</w:t>
      </w:r>
      <w:r w:rsidRPr="008C6831">
        <w:rPr>
          <w:rFonts w:ascii="Maiandra GD" w:eastAsia="Times New Roman" w:hAnsi="Maiandra GD" w:cs="Consolas"/>
          <w:color w:val="CFD5E0"/>
          <w:sz w:val="24"/>
          <w:szCs w:val="24"/>
          <w:rPrChange w:id="528" w:author="Narendra" w:date="2021-08-21T13:02:00Z">
            <w:rPr>
              <w:rFonts w:ascii="inherit" w:eastAsia="Times New Roman" w:hAnsi="inherit" w:cs="Consolas"/>
              <w:color w:val="CFD5E0"/>
              <w:sz w:val="25"/>
            </w:rPr>
          </w:rPrChange>
        </w:rPr>
        <w:t>Employee</w:t>
      </w:r>
      <w:r w:rsidRPr="008C6831">
        <w:rPr>
          <w:rFonts w:ascii="Maiandra GD" w:eastAsia="Times New Roman" w:hAnsi="Maiandra GD" w:cs="Consolas"/>
          <w:b/>
          <w:bCs/>
          <w:color w:val="6B7C8B"/>
          <w:sz w:val="24"/>
          <w:szCs w:val="24"/>
          <w:rPrChange w:id="529" w:author="Narendra" w:date="2021-08-21T13:02:00Z">
            <w:rPr>
              <w:rFonts w:ascii="inherit" w:eastAsia="Times New Roman" w:hAnsi="inherit" w:cs="Consolas"/>
              <w:b/>
              <w:bCs/>
              <w:color w:val="6B7C8B"/>
              <w:sz w:val="25"/>
            </w:rPr>
          </w:rPrChange>
        </w:rPr>
        <w:t>&gt;()</w:t>
      </w:r>
      <w:r w:rsidRPr="008C6831">
        <w:rPr>
          <w:rFonts w:ascii="Maiandra GD" w:eastAsia="Times New Roman" w:hAnsi="Maiandra GD" w:cs="Consolas"/>
          <w:color w:val="CFD5E0"/>
          <w:sz w:val="24"/>
          <w:szCs w:val="24"/>
          <w:rPrChange w:id="530"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3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532" w:author="Narendra" w:date="2021-08-21T13:02:00Z">
            <w:rPr>
              <w:rFonts w:ascii="inherit" w:eastAsia="Times New Roman" w:hAnsi="inherit" w:cs="Consolas"/>
              <w:b/>
              <w:bCs/>
              <w:color w:val="D171DD"/>
              <w:sz w:val="25"/>
            </w:rPr>
          </w:rPrChange>
        </w:rPr>
        <w:t>for</w:t>
      </w:r>
      <w:r w:rsidRPr="008C6831">
        <w:rPr>
          <w:rFonts w:ascii="Maiandra GD" w:eastAsia="Times New Roman" w:hAnsi="Maiandra GD" w:cs="Consolas"/>
          <w:color w:val="CFD5E0"/>
          <w:sz w:val="24"/>
          <w:szCs w:val="24"/>
          <w:rPrChange w:id="533"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534"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b/>
          <w:bCs/>
          <w:color w:val="D171DD"/>
          <w:sz w:val="24"/>
          <w:szCs w:val="24"/>
          <w:rPrChange w:id="535" w:author="Narendra" w:date="2021-08-21T13:02:00Z">
            <w:rPr>
              <w:rFonts w:ascii="inherit" w:eastAsia="Times New Roman" w:hAnsi="inherit" w:cs="Consolas"/>
              <w:b/>
              <w:bCs/>
              <w:color w:val="D171DD"/>
              <w:sz w:val="25"/>
            </w:rPr>
          </w:rPrChange>
        </w:rPr>
        <w:t>int</w:t>
      </w:r>
      <w:r w:rsidRPr="008C6831">
        <w:rPr>
          <w:rFonts w:ascii="Maiandra GD" w:eastAsia="Times New Roman" w:hAnsi="Maiandra GD" w:cs="Consolas"/>
          <w:color w:val="CFD5E0"/>
          <w:sz w:val="24"/>
          <w:szCs w:val="24"/>
          <w:rPrChange w:id="536" w:author="Narendra" w:date="2021-08-21T13:02:00Z">
            <w:rPr>
              <w:rFonts w:ascii="inherit" w:eastAsia="Times New Roman" w:hAnsi="inherit" w:cs="Consolas"/>
              <w:color w:val="CFD5E0"/>
              <w:sz w:val="25"/>
            </w:rPr>
          </w:rPrChange>
        </w:rPr>
        <w:t xml:space="preserve"> i = </w:t>
      </w:r>
      <w:r w:rsidRPr="008C6831">
        <w:rPr>
          <w:rFonts w:ascii="Maiandra GD" w:eastAsia="Times New Roman" w:hAnsi="Maiandra GD" w:cs="Consolas"/>
          <w:color w:val="D19A66"/>
          <w:sz w:val="24"/>
          <w:szCs w:val="24"/>
          <w:rPrChange w:id="537" w:author="Narendra" w:date="2021-08-21T13:02:00Z">
            <w:rPr>
              <w:rFonts w:ascii="inherit" w:eastAsia="Times New Roman" w:hAnsi="inherit" w:cs="Consolas"/>
              <w:color w:val="D19A66"/>
              <w:sz w:val="25"/>
            </w:rPr>
          </w:rPrChange>
        </w:rPr>
        <w:t>0</w:t>
      </w:r>
      <w:r w:rsidRPr="008C6831">
        <w:rPr>
          <w:rFonts w:ascii="Maiandra GD" w:eastAsia="Times New Roman" w:hAnsi="Maiandra GD" w:cs="Consolas"/>
          <w:color w:val="CFD5E0"/>
          <w:sz w:val="24"/>
          <w:szCs w:val="24"/>
          <w:rPrChange w:id="538" w:author="Narendra" w:date="2021-08-21T13:02:00Z">
            <w:rPr>
              <w:rFonts w:ascii="inherit" w:eastAsia="Times New Roman" w:hAnsi="inherit" w:cs="Consolas"/>
              <w:color w:val="CFD5E0"/>
              <w:sz w:val="25"/>
            </w:rPr>
          </w:rPrChange>
        </w:rPr>
        <w:t xml:space="preserve">; i </w:t>
      </w:r>
      <w:r w:rsidRPr="008C6831">
        <w:rPr>
          <w:rFonts w:ascii="Maiandra GD" w:eastAsia="Times New Roman" w:hAnsi="Maiandra GD" w:cs="Consolas"/>
          <w:b/>
          <w:bCs/>
          <w:color w:val="6B7C8B"/>
          <w:sz w:val="24"/>
          <w:szCs w:val="24"/>
          <w:rPrChange w:id="539" w:author="Narendra" w:date="2021-08-21T13:02:00Z">
            <w:rPr>
              <w:rFonts w:ascii="inherit" w:eastAsia="Times New Roman" w:hAnsi="inherit" w:cs="Consolas"/>
              <w:b/>
              <w:bCs/>
              <w:color w:val="6B7C8B"/>
              <w:sz w:val="25"/>
            </w:rPr>
          </w:rPrChange>
        </w:rPr>
        <w:t>&lt;</w:t>
      </w:r>
      <w:r w:rsidRPr="008C6831">
        <w:rPr>
          <w:rFonts w:ascii="Maiandra GD" w:eastAsia="Times New Roman" w:hAnsi="Maiandra GD" w:cs="Consolas"/>
          <w:color w:val="CFD5E0"/>
          <w:sz w:val="24"/>
          <w:szCs w:val="24"/>
          <w:rPrChange w:id="540"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D19A66"/>
          <w:sz w:val="24"/>
          <w:szCs w:val="24"/>
          <w:rPrChange w:id="541" w:author="Narendra" w:date="2021-08-21T13:02:00Z">
            <w:rPr>
              <w:rFonts w:ascii="inherit" w:eastAsia="Times New Roman" w:hAnsi="inherit" w:cs="Consolas"/>
              <w:color w:val="D19A66"/>
              <w:sz w:val="25"/>
            </w:rPr>
          </w:rPrChange>
        </w:rPr>
        <w:t>10</w:t>
      </w:r>
      <w:r w:rsidRPr="008C6831">
        <w:rPr>
          <w:rFonts w:ascii="Maiandra GD" w:eastAsia="Times New Roman" w:hAnsi="Maiandra GD" w:cs="Consolas"/>
          <w:color w:val="CFD5E0"/>
          <w:sz w:val="24"/>
          <w:szCs w:val="24"/>
          <w:rPrChange w:id="542" w:author="Narendra" w:date="2021-08-21T13:02:00Z">
            <w:rPr>
              <w:rFonts w:ascii="inherit" w:eastAsia="Times New Roman" w:hAnsi="inherit" w:cs="Consolas"/>
              <w:color w:val="CFD5E0"/>
              <w:sz w:val="25"/>
            </w:rPr>
          </w:rPrChange>
        </w:rPr>
        <w:t>; i++</w:t>
      </w:r>
      <w:r w:rsidRPr="008C6831">
        <w:rPr>
          <w:rFonts w:ascii="Maiandra GD" w:eastAsia="Times New Roman" w:hAnsi="Maiandra GD" w:cs="Consolas"/>
          <w:b/>
          <w:bCs/>
          <w:color w:val="6B7C8B"/>
          <w:sz w:val="24"/>
          <w:szCs w:val="24"/>
          <w:rPrChange w:id="543"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4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545"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4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547" w:author="Narendra" w:date="2021-08-21T13:02:00Z">
            <w:rPr>
              <w:rFonts w:ascii="inherit" w:eastAsia="Times New Roman" w:hAnsi="inherit" w:cs="Consolas"/>
              <w:b/>
              <w:bCs/>
              <w:color w:val="D171DD"/>
              <w:sz w:val="25"/>
            </w:rPr>
          </w:rPrChange>
        </w:rPr>
        <w:t>if</w:t>
      </w:r>
      <w:r w:rsidRPr="008C6831">
        <w:rPr>
          <w:rFonts w:ascii="Maiandra GD" w:eastAsia="Times New Roman" w:hAnsi="Maiandra GD" w:cs="Consolas"/>
          <w:color w:val="CFD5E0"/>
          <w:sz w:val="24"/>
          <w:szCs w:val="24"/>
          <w:rPrChange w:id="548"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54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550" w:author="Narendra" w:date="2021-08-21T13:02:00Z">
            <w:rPr>
              <w:rFonts w:ascii="inherit" w:eastAsia="Times New Roman" w:hAnsi="inherit" w:cs="Consolas"/>
              <w:color w:val="CFD5E0"/>
              <w:sz w:val="25"/>
            </w:rPr>
          </w:rPrChange>
        </w:rPr>
        <w:t xml:space="preserve">i </w:t>
      </w:r>
      <w:r w:rsidRPr="008C6831">
        <w:rPr>
          <w:rFonts w:ascii="Maiandra GD" w:eastAsia="Times New Roman" w:hAnsi="Maiandra GD" w:cs="Consolas"/>
          <w:b/>
          <w:bCs/>
          <w:color w:val="6B7C8B"/>
          <w:sz w:val="24"/>
          <w:szCs w:val="24"/>
          <w:rPrChange w:id="551" w:author="Narendra" w:date="2021-08-21T13:02:00Z">
            <w:rPr>
              <w:rFonts w:ascii="inherit" w:eastAsia="Times New Roman" w:hAnsi="inherit" w:cs="Consolas"/>
              <w:b/>
              <w:bCs/>
              <w:color w:val="6B7C8B"/>
              <w:sz w:val="25"/>
            </w:rPr>
          </w:rPrChange>
        </w:rPr>
        <w:t>&gt;</w:t>
      </w:r>
      <w:r w:rsidRPr="008C6831">
        <w:rPr>
          <w:rFonts w:ascii="Maiandra GD" w:eastAsia="Times New Roman" w:hAnsi="Maiandra GD" w:cs="Consolas"/>
          <w:color w:val="CFD5E0"/>
          <w:sz w:val="24"/>
          <w:szCs w:val="24"/>
          <w:rPrChange w:id="552"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D19A66"/>
          <w:sz w:val="24"/>
          <w:szCs w:val="24"/>
          <w:rPrChange w:id="553" w:author="Narendra" w:date="2021-08-21T13:02:00Z">
            <w:rPr>
              <w:rFonts w:ascii="inherit" w:eastAsia="Times New Roman" w:hAnsi="inherit" w:cs="Consolas"/>
              <w:color w:val="D19A66"/>
              <w:sz w:val="25"/>
            </w:rPr>
          </w:rPrChange>
        </w:rPr>
        <w:t>5</w:t>
      </w:r>
      <w:r w:rsidRPr="008C6831">
        <w:rPr>
          <w:rFonts w:ascii="Maiandra GD" w:eastAsia="Times New Roman" w:hAnsi="Maiandra GD" w:cs="Consolas"/>
          <w:b/>
          <w:bCs/>
          <w:color w:val="6B7C8B"/>
          <w:sz w:val="24"/>
          <w:szCs w:val="24"/>
          <w:rPrChange w:id="554"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5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556"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5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558" w:author="Narendra" w:date="2021-08-21T13:02:00Z">
            <w:rPr>
              <w:rFonts w:ascii="inherit" w:eastAsia="Times New Roman" w:hAnsi="inherit" w:cs="Consolas"/>
              <w:color w:val="CFD5E0"/>
              <w:sz w:val="25"/>
            </w:rPr>
          </w:rPrChange>
        </w:rPr>
        <w:t>empList.</w:t>
      </w:r>
      <w:r w:rsidRPr="008C6831">
        <w:rPr>
          <w:rFonts w:ascii="Maiandra GD" w:eastAsia="Times New Roman" w:hAnsi="Maiandra GD" w:cs="Consolas"/>
          <w:color w:val="4284AE"/>
          <w:sz w:val="24"/>
          <w:szCs w:val="24"/>
          <w:rPrChange w:id="559" w:author="Narendra" w:date="2021-08-21T13:02:00Z">
            <w:rPr>
              <w:rFonts w:ascii="inherit" w:eastAsia="Times New Roman" w:hAnsi="inherit" w:cs="Consolas"/>
              <w:color w:val="4284AE"/>
              <w:sz w:val="25"/>
            </w:rPr>
          </w:rPrChange>
        </w:rPr>
        <w:t>Add</w:t>
      </w:r>
      <w:r w:rsidRPr="008C6831">
        <w:rPr>
          <w:rFonts w:ascii="Maiandra GD" w:eastAsia="Times New Roman" w:hAnsi="Maiandra GD" w:cs="Consolas"/>
          <w:b/>
          <w:bCs/>
          <w:color w:val="6B7C8B"/>
          <w:sz w:val="24"/>
          <w:szCs w:val="24"/>
          <w:rPrChange w:id="560"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4284AE"/>
          <w:sz w:val="24"/>
          <w:szCs w:val="24"/>
          <w:rPrChange w:id="561"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562"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563" w:author="Narendra" w:date="2021-08-21T13:02:00Z">
            <w:rPr>
              <w:rFonts w:ascii="inherit" w:eastAsia="Times New Roman" w:hAnsi="inherit" w:cs="Consolas"/>
              <w:color w:val="4284AE"/>
              <w:sz w:val="25"/>
            </w:rPr>
          </w:rPrChange>
        </w:rPr>
        <w:t>Employee</w:t>
      </w:r>
      <w:r w:rsidRPr="008C6831">
        <w:rPr>
          <w:rFonts w:ascii="Maiandra GD" w:eastAsia="Times New Roman" w:hAnsi="Maiandra GD" w:cs="Consolas"/>
          <w:b/>
          <w:bCs/>
          <w:color w:val="6B7C8B"/>
          <w:sz w:val="24"/>
          <w:szCs w:val="24"/>
          <w:rPrChange w:id="564"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6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566"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6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568" w:author="Narendra" w:date="2021-08-21T13:02:00Z">
            <w:rPr>
              <w:rFonts w:ascii="inherit" w:eastAsia="Times New Roman" w:hAnsi="inherit" w:cs="Consolas"/>
              <w:color w:val="CFD5E0"/>
              <w:sz w:val="25"/>
            </w:rPr>
          </w:rPrChange>
        </w:rPr>
        <w:t>ID = i,</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6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570" w:author="Narendra" w:date="2021-08-21T13:02:00Z">
            <w:rPr>
              <w:rFonts w:ascii="inherit" w:eastAsia="Times New Roman" w:hAnsi="inherit" w:cs="Consolas"/>
              <w:color w:val="CFD5E0"/>
              <w:sz w:val="25"/>
            </w:rPr>
          </w:rPrChange>
        </w:rPr>
        <w:t xml:space="preserve">Name = </w:t>
      </w:r>
      <w:r w:rsidRPr="008C6831">
        <w:rPr>
          <w:rFonts w:ascii="Maiandra GD" w:eastAsia="Times New Roman" w:hAnsi="Maiandra GD" w:cs="Consolas"/>
          <w:color w:val="7CC379"/>
          <w:sz w:val="24"/>
          <w:szCs w:val="24"/>
          <w:rPrChange w:id="571" w:author="Narendra" w:date="2021-08-21T13:02:00Z">
            <w:rPr>
              <w:rFonts w:ascii="inherit" w:eastAsia="Times New Roman" w:hAnsi="inherit" w:cs="Consolas"/>
              <w:color w:val="7CC379"/>
              <w:sz w:val="25"/>
            </w:rPr>
          </w:rPrChange>
        </w:rPr>
        <w:t>"Name"</w:t>
      </w:r>
      <w:r w:rsidRPr="008C6831">
        <w:rPr>
          <w:rFonts w:ascii="Maiandra GD" w:eastAsia="Times New Roman" w:hAnsi="Maiandra GD" w:cs="Consolas"/>
          <w:color w:val="CFD5E0"/>
          <w:sz w:val="24"/>
          <w:szCs w:val="24"/>
          <w:rPrChange w:id="572" w:author="Narendra" w:date="2021-08-21T13:02:00Z">
            <w:rPr>
              <w:rFonts w:ascii="inherit" w:eastAsia="Times New Roman" w:hAnsi="inherit" w:cs="Consolas"/>
              <w:color w:val="CFD5E0"/>
              <w:sz w:val="25"/>
            </w:rPr>
          </w:rPrChange>
        </w:rPr>
        <w:t xml:space="preserve"> + i,</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7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574" w:author="Narendra" w:date="2021-08-21T13:02:00Z">
            <w:rPr>
              <w:rFonts w:ascii="inherit" w:eastAsia="Times New Roman" w:hAnsi="inherit" w:cs="Consolas"/>
              <w:color w:val="CFD5E0"/>
              <w:sz w:val="25"/>
            </w:rPr>
          </w:rPrChange>
        </w:rPr>
        <w:lastRenderedPageBreak/>
        <w:t xml:space="preserve">Dept = </w:t>
      </w:r>
      <w:r w:rsidRPr="008C6831">
        <w:rPr>
          <w:rFonts w:ascii="Maiandra GD" w:eastAsia="Times New Roman" w:hAnsi="Maiandra GD" w:cs="Consolas"/>
          <w:color w:val="7CC379"/>
          <w:sz w:val="24"/>
          <w:szCs w:val="24"/>
          <w:rPrChange w:id="575" w:author="Narendra" w:date="2021-08-21T13:02:00Z">
            <w:rPr>
              <w:rFonts w:ascii="inherit" w:eastAsia="Times New Roman" w:hAnsi="inherit" w:cs="Consolas"/>
              <w:color w:val="7CC379"/>
              <w:sz w:val="25"/>
            </w:rPr>
          </w:rPrChange>
        </w:rPr>
        <w:t>"IT"</w:t>
      </w:r>
      <w:r w:rsidRPr="008C6831">
        <w:rPr>
          <w:rFonts w:ascii="Maiandra GD" w:eastAsia="Times New Roman" w:hAnsi="Maiandra GD" w:cs="Consolas"/>
          <w:color w:val="CFD5E0"/>
          <w:sz w:val="24"/>
          <w:szCs w:val="24"/>
          <w:rPrChange w:id="576"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7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578" w:author="Narendra" w:date="2021-08-21T13:02:00Z">
            <w:rPr>
              <w:rFonts w:ascii="inherit" w:eastAsia="Times New Roman" w:hAnsi="inherit" w:cs="Consolas"/>
              <w:color w:val="CFD5E0"/>
              <w:sz w:val="25"/>
            </w:rPr>
          </w:rPrChange>
        </w:rPr>
        <w:t xml:space="preserve">Salary = </w:t>
      </w:r>
      <w:r w:rsidRPr="008C6831">
        <w:rPr>
          <w:rFonts w:ascii="Maiandra GD" w:eastAsia="Times New Roman" w:hAnsi="Maiandra GD" w:cs="Consolas"/>
          <w:color w:val="D19A66"/>
          <w:sz w:val="24"/>
          <w:szCs w:val="24"/>
          <w:rPrChange w:id="579" w:author="Narendra" w:date="2021-08-21T13:02:00Z">
            <w:rPr>
              <w:rFonts w:ascii="inherit" w:eastAsia="Times New Roman" w:hAnsi="inherit" w:cs="Consolas"/>
              <w:color w:val="D19A66"/>
              <w:sz w:val="25"/>
            </w:rPr>
          </w:rPrChange>
        </w:rPr>
        <w:t>1000</w:t>
      </w:r>
      <w:r w:rsidRPr="008C6831">
        <w:rPr>
          <w:rFonts w:ascii="Maiandra GD" w:eastAsia="Times New Roman" w:hAnsi="Maiandra GD" w:cs="Consolas"/>
          <w:color w:val="CFD5E0"/>
          <w:sz w:val="24"/>
          <w:szCs w:val="24"/>
          <w:rPrChange w:id="580" w:author="Narendra" w:date="2021-08-21T13:02:00Z">
            <w:rPr>
              <w:rFonts w:ascii="inherit" w:eastAsia="Times New Roman" w:hAnsi="inherit" w:cs="Consolas"/>
              <w:color w:val="CFD5E0"/>
              <w:sz w:val="25"/>
            </w:rPr>
          </w:rPrChange>
        </w:rPr>
        <w:t xml:space="preserve"> + i,</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8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582" w:author="Narendra" w:date="2021-08-21T13:02:00Z">
            <w:rPr>
              <w:rFonts w:ascii="inherit" w:eastAsia="Times New Roman" w:hAnsi="inherit" w:cs="Consolas"/>
              <w:color w:val="CFD5E0"/>
              <w:sz w:val="25"/>
            </w:rPr>
          </w:rPrChange>
        </w:rPr>
        <w:t xml:space="preserve">Gender = </w:t>
      </w:r>
      <w:r w:rsidRPr="008C6831">
        <w:rPr>
          <w:rFonts w:ascii="Maiandra GD" w:eastAsia="Times New Roman" w:hAnsi="Maiandra GD" w:cs="Consolas"/>
          <w:color w:val="7CC379"/>
          <w:sz w:val="24"/>
          <w:szCs w:val="24"/>
          <w:rPrChange w:id="583" w:author="Narendra" w:date="2021-08-21T13:02:00Z">
            <w:rPr>
              <w:rFonts w:ascii="inherit" w:eastAsia="Times New Roman" w:hAnsi="inherit" w:cs="Consolas"/>
              <w:color w:val="7CC379"/>
              <w:sz w:val="25"/>
            </w:rPr>
          </w:rPrChange>
        </w:rPr>
        <w:t>"Male"</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8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585"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586"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8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588"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8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590" w:author="Narendra" w:date="2021-08-21T13:02:00Z">
            <w:rPr>
              <w:rFonts w:ascii="inherit" w:eastAsia="Times New Roman" w:hAnsi="inherit" w:cs="Consolas"/>
              <w:b/>
              <w:bCs/>
              <w:color w:val="D171DD"/>
              <w:sz w:val="25"/>
            </w:rPr>
          </w:rPrChange>
        </w:rPr>
        <w:t>else</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9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592"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9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594" w:author="Narendra" w:date="2021-08-21T13:02:00Z">
            <w:rPr>
              <w:rFonts w:ascii="inherit" w:eastAsia="Times New Roman" w:hAnsi="inherit" w:cs="Consolas"/>
              <w:color w:val="CFD5E0"/>
              <w:sz w:val="25"/>
            </w:rPr>
          </w:rPrChange>
        </w:rPr>
        <w:t>empList.</w:t>
      </w:r>
      <w:r w:rsidRPr="008C6831">
        <w:rPr>
          <w:rFonts w:ascii="Maiandra GD" w:eastAsia="Times New Roman" w:hAnsi="Maiandra GD" w:cs="Consolas"/>
          <w:color w:val="4284AE"/>
          <w:sz w:val="24"/>
          <w:szCs w:val="24"/>
          <w:rPrChange w:id="595" w:author="Narendra" w:date="2021-08-21T13:02:00Z">
            <w:rPr>
              <w:rFonts w:ascii="inherit" w:eastAsia="Times New Roman" w:hAnsi="inherit" w:cs="Consolas"/>
              <w:color w:val="4284AE"/>
              <w:sz w:val="25"/>
            </w:rPr>
          </w:rPrChange>
        </w:rPr>
        <w:t>Add</w:t>
      </w:r>
      <w:r w:rsidRPr="008C6831">
        <w:rPr>
          <w:rFonts w:ascii="Maiandra GD" w:eastAsia="Times New Roman" w:hAnsi="Maiandra GD" w:cs="Consolas"/>
          <w:b/>
          <w:bCs/>
          <w:color w:val="6B7C8B"/>
          <w:sz w:val="24"/>
          <w:szCs w:val="24"/>
          <w:rPrChange w:id="596"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4284AE"/>
          <w:sz w:val="24"/>
          <w:szCs w:val="24"/>
          <w:rPrChange w:id="597"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598"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599" w:author="Narendra" w:date="2021-08-21T13:02:00Z">
            <w:rPr>
              <w:rFonts w:ascii="inherit" w:eastAsia="Times New Roman" w:hAnsi="inherit" w:cs="Consolas"/>
              <w:color w:val="4284AE"/>
              <w:sz w:val="25"/>
            </w:rPr>
          </w:rPrChange>
        </w:rPr>
        <w:t>Employee</w:t>
      </w:r>
      <w:r w:rsidRPr="008C6831">
        <w:rPr>
          <w:rFonts w:ascii="Maiandra GD" w:eastAsia="Times New Roman" w:hAnsi="Maiandra GD" w:cs="Consolas"/>
          <w:b/>
          <w:bCs/>
          <w:color w:val="6B7C8B"/>
          <w:sz w:val="24"/>
          <w:szCs w:val="24"/>
          <w:rPrChange w:id="600"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0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602"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0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604" w:author="Narendra" w:date="2021-08-21T13:02:00Z">
            <w:rPr>
              <w:rFonts w:ascii="inherit" w:eastAsia="Times New Roman" w:hAnsi="inherit" w:cs="Consolas"/>
              <w:color w:val="CFD5E0"/>
              <w:sz w:val="25"/>
            </w:rPr>
          </w:rPrChange>
        </w:rPr>
        <w:t>ID = i,</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0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606" w:author="Narendra" w:date="2021-08-21T13:02:00Z">
            <w:rPr>
              <w:rFonts w:ascii="inherit" w:eastAsia="Times New Roman" w:hAnsi="inherit" w:cs="Consolas"/>
              <w:color w:val="CFD5E0"/>
              <w:sz w:val="25"/>
            </w:rPr>
          </w:rPrChange>
        </w:rPr>
        <w:t xml:space="preserve">Name = </w:t>
      </w:r>
      <w:r w:rsidRPr="008C6831">
        <w:rPr>
          <w:rFonts w:ascii="Maiandra GD" w:eastAsia="Times New Roman" w:hAnsi="Maiandra GD" w:cs="Consolas"/>
          <w:color w:val="7CC379"/>
          <w:sz w:val="24"/>
          <w:szCs w:val="24"/>
          <w:rPrChange w:id="607" w:author="Narendra" w:date="2021-08-21T13:02:00Z">
            <w:rPr>
              <w:rFonts w:ascii="inherit" w:eastAsia="Times New Roman" w:hAnsi="inherit" w:cs="Consolas"/>
              <w:color w:val="7CC379"/>
              <w:sz w:val="25"/>
            </w:rPr>
          </w:rPrChange>
        </w:rPr>
        <w:t>"Name"</w:t>
      </w:r>
      <w:r w:rsidRPr="008C6831">
        <w:rPr>
          <w:rFonts w:ascii="Maiandra GD" w:eastAsia="Times New Roman" w:hAnsi="Maiandra GD" w:cs="Consolas"/>
          <w:color w:val="CFD5E0"/>
          <w:sz w:val="24"/>
          <w:szCs w:val="24"/>
          <w:rPrChange w:id="608" w:author="Narendra" w:date="2021-08-21T13:02:00Z">
            <w:rPr>
              <w:rFonts w:ascii="inherit" w:eastAsia="Times New Roman" w:hAnsi="inherit" w:cs="Consolas"/>
              <w:color w:val="CFD5E0"/>
              <w:sz w:val="25"/>
            </w:rPr>
          </w:rPrChange>
        </w:rPr>
        <w:t xml:space="preserve"> + i,</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0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610" w:author="Narendra" w:date="2021-08-21T13:02:00Z">
            <w:rPr>
              <w:rFonts w:ascii="inherit" w:eastAsia="Times New Roman" w:hAnsi="inherit" w:cs="Consolas"/>
              <w:color w:val="CFD5E0"/>
              <w:sz w:val="25"/>
            </w:rPr>
          </w:rPrChange>
        </w:rPr>
        <w:t xml:space="preserve">Dept = </w:t>
      </w:r>
      <w:r w:rsidRPr="008C6831">
        <w:rPr>
          <w:rFonts w:ascii="Maiandra GD" w:eastAsia="Times New Roman" w:hAnsi="Maiandra GD" w:cs="Consolas"/>
          <w:color w:val="7CC379"/>
          <w:sz w:val="24"/>
          <w:szCs w:val="24"/>
          <w:rPrChange w:id="611" w:author="Narendra" w:date="2021-08-21T13:02:00Z">
            <w:rPr>
              <w:rFonts w:ascii="inherit" w:eastAsia="Times New Roman" w:hAnsi="inherit" w:cs="Consolas"/>
              <w:color w:val="7CC379"/>
              <w:sz w:val="25"/>
            </w:rPr>
          </w:rPrChange>
        </w:rPr>
        <w:t>"HR"</w:t>
      </w:r>
      <w:r w:rsidRPr="008C6831">
        <w:rPr>
          <w:rFonts w:ascii="Maiandra GD" w:eastAsia="Times New Roman" w:hAnsi="Maiandra GD" w:cs="Consolas"/>
          <w:color w:val="CFD5E0"/>
          <w:sz w:val="24"/>
          <w:szCs w:val="24"/>
          <w:rPrChange w:id="612"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1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614" w:author="Narendra" w:date="2021-08-21T13:02:00Z">
            <w:rPr>
              <w:rFonts w:ascii="inherit" w:eastAsia="Times New Roman" w:hAnsi="inherit" w:cs="Consolas"/>
              <w:color w:val="CFD5E0"/>
              <w:sz w:val="25"/>
            </w:rPr>
          </w:rPrChange>
        </w:rPr>
        <w:t xml:space="preserve">Salary = </w:t>
      </w:r>
      <w:r w:rsidRPr="008C6831">
        <w:rPr>
          <w:rFonts w:ascii="Maiandra GD" w:eastAsia="Times New Roman" w:hAnsi="Maiandra GD" w:cs="Consolas"/>
          <w:color w:val="D19A66"/>
          <w:sz w:val="24"/>
          <w:szCs w:val="24"/>
          <w:rPrChange w:id="615" w:author="Narendra" w:date="2021-08-21T13:02:00Z">
            <w:rPr>
              <w:rFonts w:ascii="inherit" w:eastAsia="Times New Roman" w:hAnsi="inherit" w:cs="Consolas"/>
              <w:color w:val="D19A66"/>
              <w:sz w:val="25"/>
            </w:rPr>
          </w:rPrChange>
        </w:rPr>
        <w:t>1000</w:t>
      </w:r>
      <w:r w:rsidRPr="008C6831">
        <w:rPr>
          <w:rFonts w:ascii="Maiandra GD" w:eastAsia="Times New Roman" w:hAnsi="Maiandra GD" w:cs="Consolas"/>
          <w:color w:val="CFD5E0"/>
          <w:sz w:val="24"/>
          <w:szCs w:val="24"/>
          <w:rPrChange w:id="616" w:author="Narendra" w:date="2021-08-21T13:02:00Z">
            <w:rPr>
              <w:rFonts w:ascii="inherit" w:eastAsia="Times New Roman" w:hAnsi="inherit" w:cs="Consolas"/>
              <w:color w:val="CFD5E0"/>
              <w:sz w:val="25"/>
            </w:rPr>
          </w:rPrChange>
        </w:rPr>
        <w:t xml:space="preserve"> + i,</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1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618" w:author="Narendra" w:date="2021-08-21T13:02:00Z">
            <w:rPr>
              <w:rFonts w:ascii="inherit" w:eastAsia="Times New Roman" w:hAnsi="inherit" w:cs="Consolas"/>
              <w:color w:val="CFD5E0"/>
              <w:sz w:val="25"/>
            </w:rPr>
          </w:rPrChange>
        </w:rPr>
        <w:t xml:space="preserve">Gender = </w:t>
      </w:r>
      <w:r w:rsidRPr="008C6831">
        <w:rPr>
          <w:rFonts w:ascii="Maiandra GD" w:eastAsia="Times New Roman" w:hAnsi="Maiandra GD" w:cs="Consolas"/>
          <w:color w:val="7CC379"/>
          <w:sz w:val="24"/>
          <w:szCs w:val="24"/>
          <w:rPrChange w:id="619" w:author="Narendra" w:date="2021-08-21T13:02:00Z">
            <w:rPr>
              <w:rFonts w:ascii="inherit" w:eastAsia="Times New Roman" w:hAnsi="inherit" w:cs="Consolas"/>
              <w:color w:val="7CC379"/>
              <w:sz w:val="25"/>
            </w:rPr>
          </w:rPrChange>
        </w:rPr>
        <w:t>"Female"</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2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62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622"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2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624"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2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626"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2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628" w:author="Narendra" w:date="2021-08-21T13:02:00Z">
            <w:rPr>
              <w:rFonts w:ascii="inherit" w:eastAsia="Times New Roman" w:hAnsi="inherit" w:cs="Consolas"/>
              <w:b/>
              <w:bCs/>
              <w:color w:val="D171DD"/>
              <w:sz w:val="25"/>
            </w:rPr>
          </w:rPrChange>
        </w:rPr>
        <w:t>return</w:t>
      </w:r>
      <w:r w:rsidRPr="008C6831">
        <w:rPr>
          <w:rFonts w:ascii="Maiandra GD" w:eastAsia="Times New Roman" w:hAnsi="Maiandra GD" w:cs="Consolas"/>
          <w:color w:val="CFD5E0"/>
          <w:sz w:val="24"/>
          <w:szCs w:val="24"/>
          <w:rPrChange w:id="629" w:author="Narendra" w:date="2021-08-21T13:02:00Z">
            <w:rPr>
              <w:rFonts w:ascii="inherit" w:eastAsia="Times New Roman" w:hAnsi="inherit" w:cs="Consolas"/>
              <w:color w:val="CFD5E0"/>
              <w:sz w:val="25"/>
            </w:rPr>
          </w:rPrChange>
        </w:rPr>
        <w:t xml:space="preserve"> empList;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3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631"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3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633"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line="384" w:lineRule="atLeast"/>
        <w:textAlignment w:val="baseline"/>
        <w:rPr>
          <w:rFonts w:ascii="Maiandra GD" w:eastAsia="Times New Roman" w:hAnsi="Maiandra GD" w:cs="Consolas"/>
          <w:color w:val="596174"/>
          <w:sz w:val="24"/>
          <w:szCs w:val="24"/>
          <w:rPrChange w:id="63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635"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636"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637" w:author="Narendra" w:date="2021-08-21T13:02:00Z">
            <w:rPr>
              <w:rFonts w:ascii="Arial" w:eastAsia="Times New Roman" w:hAnsi="Arial" w:cs="Arial"/>
              <w:color w:val="000000"/>
              <w:sz w:val="23"/>
              <w:szCs w:val="23"/>
              <w:bdr w:val="none" w:sz="0" w:space="0" w:color="auto" w:frame="1"/>
            </w:rPr>
          </w:rPrChange>
        </w:rPr>
        <w:t>Now, we need to create a class that will check whether the username and password are valid or not. Right-click on the Models folder and add a class file with the Name </w:t>
      </w:r>
      <w:r w:rsidRPr="008C6831">
        <w:rPr>
          <w:rFonts w:ascii="Maiandra GD" w:eastAsia="Times New Roman" w:hAnsi="Maiandra GD" w:cs="Arial"/>
          <w:b/>
          <w:bCs/>
          <w:color w:val="000000"/>
          <w:sz w:val="24"/>
          <w:szCs w:val="24"/>
          <w:rPrChange w:id="638" w:author="Narendra" w:date="2021-08-21T13:02:00Z">
            <w:rPr>
              <w:rFonts w:ascii="Arial" w:eastAsia="Times New Roman" w:hAnsi="Arial" w:cs="Arial"/>
              <w:b/>
              <w:bCs/>
              <w:color w:val="000000"/>
              <w:sz w:val="23"/>
            </w:rPr>
          </w:rPrChange>
        </w:rPr>
        <w:t>UserValidate.cs</w:t>
      </w:r>
      <w:r w:rsidRPr="008C6831">
        <w:rPr>
          <w:rFonts w:ascii="Maiandra GD" w:eastAsia="Times New Roman" w:hAnsi="Maiandra GD" w:cs="Arial"/>
          <w:color w:val="000000"/>
          <w:sz w:val="24"/>
          <w:szCs w:val="24"/>
          <w:bdr w:val="none" w:sz="0" w:space="0" w:color="auto" w:frame="1"/>
          <w:rPrChange w:id="639" w:author="Narendra" w:date="2021-08-21T13:02:00Z">
            <w:rPr>
              <w:rFonts w:ascii="Arial" w:eastAsia="Times New Roman" w:hAnsi="Arial" w:cs="Arial"/>
              <w:color w:val="000000"/>
              <w:sz w:val="23"/>
              <w:szCs w:val="23"/>
              <w:bdr w:val="none" w:sz="0" w:space="0" w:color="auto" w:frame="1"/>
            </w:rPr>
          </w:rPrChange>
        </w:rPr>
        <w:t> and then copy and paste the following code into it. As you can see, here, the Login method takes the username and password as input parameters. Then it will check whether the username and password are valid or not. If valid, then it returns TRUE indicating the user is valid else returns FALSE indicating the user is invalid.</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4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641" w:author="Narendra" w:date="2021-08-21T13:02:00Z">
            <w:rPr>
              <w:rFonts w:ascii="inherit" w:eastAsia="Times New Roman" w:hAnsi="inherit" w:cs="Consolas"/>
              <w:b/>
              <w:bCs/>
              <w:color w:val="D171DD"/>
              <w:sz w:val="25"/>
            </w:rPr>
          </w:rPrChange>
        </w:rPr>
        <w:t xml:space="preserve">namespace </w:t>
      </w:r>
      <w:r w:rsidRPr="008C6831">
        <w:rPr>
          <w:rFonts w:ascii="Maiandra GD" w:eastAsia="Times New Roman" w:hAnsi="Maiandra GD" w:cs="Consolas"/>
          <w:i/>
          <w:iCs/>
          <w:color w:val="4284AE"/>
          <w:sz w:val="24"/>
          <w:szCs w:val="24"/>
          <w:rPrChange w:id="642" w:author="Narendra" w:date="2021-08-21T13:02:00Z">
            <w:rPr>
              <w:rFonts w:ascii="inherit" w:eastAsia="Times New Roman" w:hAnsi="inherit" w:cs="Consolas"/>
              <w:i/>
              <w:iCs/>
              <w:color w:val="4284AE"/>
              <w:sz w:val="25"/>
            </w:rPr>
          </w:rPrChange>
        </w:rPr>
        <w:t>BasicAuthenticationWEBAPI.Models</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4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644"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4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646"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647"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648" w:author="Narendra" w:date="2021-08-21T13:02:00Z">
            <w:rPr>
              <w:rFonts w:ascii="inherit" w:eastAsia="Times New Roman" w:hAnsi="inherit" w:cs="Consolas"/>
              <w:b/>
              <w:bCs/>
              <w:color w:val="D171DD"/>
              <w:sz w:val="25"/>
            </w:rPr>
          </w:rPrChange>
        </w:rPr>
        <w:t>class</w:t>
      </w:r>
      <w:r w:rsidRPr="008C6831">
        <w:rPr>
          <w:rFonts w:ascii="Maiandra GD" w:eastAsia="Times New Roman" w:hAnsi="Maiandra GD" w:cs="Consolas"/>
          <w:color w:val="CFD5E0"/>
          <w:sz w:val="24"/>
          <w:szCs w:val="24"/>
          <w:rPrChange w:id="649" w:author="Narendra" w:date="2021-08-21T13:02:00Z">
            <w:rPr>
              <w:rFonts w:ascii="inherit" w:eastAsia="Times New Roman" w:hAnsi="inherit" w:cs="Consolas"/>
              <w:color w:val="CFD5E0"/>
              <w:sz w:val="25"/>
            </w:rPr>
          </w:rPrChange>
        </w:rPr>
        <w:t xml:space="preserve"> UserValidate</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5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651"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5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653" w:author="Narendra" w:date="2021-08-21T13:02:00Z">
            <w:rPr>
              <w:rFonts w:ascii="inherit" w:eastAsia="Times New Roman" w:hAnsi="inherit" w:cs="Consolas"/>
              <w:color w:val="6B7C8B"/>
              <w:sz w:val="25"/>
            </w:rPr>
          </w:rPrChange>
        </w:rPr>
        <w:t>//This method is used to check the user credentials</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5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655"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656"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657" w:author="Narendra" w:date="2021-08-21T13:02:00Z">
            <w:rPr>
              <w:rFonts w:ascii="inherit" w:eastAsia="Times New Roman" w:hAnsi="inherit" w:cs="Consolas"/>
              <w:b/>
              <w:bCs/>
              <w:color w:val="D171DD"/>
              <w:sz w:val="25"/>
            </w:rPr>
          </w:rPrChange>
        </w:rPr>
        <w:t>static</w:t>
      </w:r>
      <w:r w:rsidRPr="008C6831">
        <w:rPr>
          <w:rFonts w:ascii="Maiandra GD" w:eastAsia="Times New Roman" w:hAnsi="Maiandra GD" w:cs="Consolas"/>
          <w:color w:val="CFD5E0"/>
          <w:sz w:val="24"/>
          <w:szCs w:val="24"/>
          <w:rPrChange w:id="658"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659" w:author="Narendra" w:date="2021-08-21T13:02:00Z">
            <w:rPr>
              <w:rFonts w:ascii="inherit" w:eastAsia="Times New Roman" w:hAnsi="inherit" w:cs="Consolas"/>
              <w:b/>
              <w:bCs/>
              <w:color w:val="D171DD"/>
              <w:sz w:val="25"/>
            </w:rPr>
          </w:rPrChange>
        </w:rPr>
        <w:t>bool</w:t>
      </w:r>
      <w:r w:rsidRPr="008C6831">
        <w:rPr>
          <w:rFonts w:ascii="Maiandra GD" w:eastAsia="Times New Roman" w:hAnsi="Maiandra GD" w:cs="Consolas"/>
          <w:color w:val="CFD5E0"/>
          <w:sz w:val="24"/>
          <w:szCs w:val="24"/>
          <w:rPrChange w:id="660"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661" w:author="Narendra" w:date="2021-08-21T13:02:00Z">
            <w:rPr>
              <w:rFonts w:ascii="inherit" w:eastAsia="Times New Roman" w:hAnsi="inherit" w:cs="Consolas"/>
              <w:color w:val="4284AE"/>
              <w:sz w:val="25"/>
            </w:rPr>
          </w:rPrChange>
        </w:rPr>
        <w:t>Login</w:t>
      </w:r>
      <w:r w:rsidRPr="008C6831">
        <w:rPr>
          <w:rFonts w:ascii="Maiandra GD" w:eastAsia="Times New Roman" w:hAnsi="Maiandra GD" w:cs="Consolas"/>
          <w:b/>
          <w:bCs/>
          <w:color w:val="6B7C8B"/>
          <w:sz w:val="24"/>
          <w:szCs w:val="24"/>
          <w:rPrChange w:id="66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663" w:author="Narendra" w:date="2021-08-21T13:02:00Z">
            <w:rPr>
              <w:rFonts w:ascii="inherit" w:eastAsia="Times New Roman" w:hAnsi="inherit" w:cs="Consolas"/>
              <w:color w:val="CFD5E0"/>
              <w:sz w:val="25"/>
            </w:rPr>
          </w:rPrChange>
        </w:rPr>
        <w:t>string username, string password</w:t>
      </w:r>
      <w:r w:rsidRPr="008C6831">
        <w:rPr>
          <w:rFonts w:ascii="Maiandra GD" w:eastAsia="Times New Roman" w:hAnsi="Maiandra GD" w:cs="Consolas"/>
          <w:b/>
          <w:bCs/>
          <w:color w:val="6B7C8B"/>
          <w:sz w:val="24"/>
          <w:szCs w:val="24"/>
          <w:rPrChange w:id="664"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6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666"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6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668" w:author="Narendra" w:date="2021-08-21T13:02:00Z">
            <w:rPr>
              <w:rFonts w:ascii="inherit" w:eastAsia="Times New Roman" w:hAnsi="inherit" w:cs="Consolas"/>
              <w:color w:val="CFD5E0"/>
              <w:sz w:val="25"/>
            </w:rPr>
          </w:rPrChange>
        </w:rPr>
        <w:lastRenderedPageBreak/>
        <w:t xml:space="preserve">UsersBL userBL = </w:t>
      </w:r>
      <w:r w:rsidRPr="008C6831">
        <w:rPr>
          <w:rFonts w:ascii="Maiandra GD" w:eastAsia="Times New Roman" w:hAnsi="Maiandra GD" w:cs="Consolas"/>
          <w:color w:val="4284AE"/>
          <w:sz w:val="24"/>
          <w:szCs w:val="24"/>
          <w:rPrChange w:id="669"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670"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671" w:author="Narendra" w:date="2021-08-21T13:02:00Z">
            <w:rPr>
              <w:rFonts w:ascii="inherit" w:eastAsia="Times New Roman" w:hAnsi="inherit" w:cs="Consolas"/>
              <w:color w:val="4284AE"/>
              <w:sz w:val="25"/>
            </w:rPr>
          </w:rPrChange>
        </w:rPr>
        <w:t>UsersBL</w:t>
      </w:r>
      <w:r w:rsidRPr="008C6831">
        <w:rPr>
          <w:rFonts w:ascii="Maiandra GD" w:eastAsia="Times New Roman" w:hAnsi="Maiandra GD" w:cs="Consolas"/>
          <w:b/>
          <w:bCs/>
          <w:color w:val="6B7C8B"/>
          <w:sz w:val="24"/>
          <w:szCs w:val="24"/>
          <w:rPrChange w:id="67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673"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7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D19252"/>
          <w:sz w:val="24"/>
          <w:szCs w:val="24"/>
          <w:rPrChange w:id="675" w:author="Narendra" w:date="2021-08-21T13:02:00Z">
            <w:rPr>
              <w:rFonts w:ascii="inherit" w:eastAsia="Times New Roman" w:hAnsi="inherit" w:cs="Consolas"/>
              <w:color w:val="D19252"/>
              <w:sz w:val="25"/>
            </w:rPr>
          </w:rPrChange>
        </w:rPr>
        <w:t>var</w:t>
      </w:r>
      <w:r w:rsidRPr="008C6831">
        <w:rPr>
          <w:rFonts w:ascii="Maiandra GD" w:eastAsia="Times New Roman" w:hAnsi="Maiandra GD" w:cs="Consolas"/>
          <w:color w:val="CFD5E0"/>
          <w:sz w:val="24"/>
          <w:szCs w:val="24"/>
          <w:rPrChange w:id="676" w:author="Narendra" w:date="2021-08-21T13:02:00Z">
            <w:rPr>
              <w:rFonts w:ascii="inherit" w:eastAsia="Times New Roman" w:hAnsi="inherit" w:cs="Consolas"/>
              <w:color w:val="CFD5E0"/>
              <w:sz w:val="25"/>
            </w:rPr>
          </w:rPrChange>
        </w:rPr>
        <w:t xml:space="preserve"> UserLists = userBL.</w:t>
      </w:r>
      <w:r w:rsidRPr="008C6831">
        <w:rPr>
          <w:rFonts w:ascii="Maiandra GD" w:eastAsia="Times New Roman" w:hAnsi="Maiandra GD" w:cs="Consolas"/>
          <w:color w:val="4284AE"/>
          <w:sz w:val="24"/>
          <w:szCs w:val="24"/>
          <w:rPrChange w:id="677" w:author="Narendra" w:date="2021-08-21T13:02:00Z">
            <w:rPr>
              <w:rFonts w:ascii="inherit" w:eastAsia="Times New Roman" w:hAnsi="inherit" w:cs="Consolas"/>
              <w:color w:val="4284AE"/>
              <w:sz w:val="25"/>
            </w:rPr>
          </w:rPrChange>
        </w:rPr>
        <w:t>GetUsers</w:t>
      </w:r>
      <w:r w:rsidRPr="008C6831">
        <w:rPr>
          <w:rFonts w:ascii="Maiandra GD" w:eastAsia="Times New Roman" w:hAnsi="Maiandra GD" w:cs="Consolas"/>
          <w:b/>
          <w:bCs/>
          <w:color w:val="6B7C8B"/>
          <w:sz w:val="24"/>
          <w:szCs w:val="24"/>
          <w:rPrChange w:id="67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679"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8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681" w:author="Narendra" w:date="2021-08-21T13:02:00Z">
            <w:rPr>
              <w:rFonts w:ascii="inherit" w:eastAsia="Times New Roman" w:hAnsi="inherit" w:cs="Consolas"/>
              <w:b/>
              <w:bCs/>
              <w:color w:val="D171DD"/>
              <w:sz w:val="25"/>
            </w:rPr>
          </w:rPrChange>
        </w:rPr>
        <w:t>return</w:t>
      </w:r>
      <w:r w:rsidRPr="008C6831">
        <w:rPr>
          <w:rFonts w:ascii="Maiandra GD" w:eastAsia="Times New Roman" w:hAnsi="Maiandra GD" w:cs="Consolas"/>
          <w:color w:val="CFD5E0"/>
          <w:sz w:val="24"/>
          <w:szCs w:val="24"/>
          <w:rPrChange w:id="682" w:author="Narendra" w:date="2021-08-21T13:02:00Z">
            <w:rPr>
              <w:rFonts w:ascii="inherit" w:eastAsia="Times New Roman" w:hAnsi="inherit" w:cs="Consolas"/>
              <w:color w:val="CFD5E0"/>
              <w:sz w:val="25"/>
            </w:rPr>
          </w:rPrChange>
        </w:rPr>
        <w:t xml:space="preserve"> UserLists.</w:t>
      </w:r>
      <w:r w:rsidRPr="008C6831">
        <w:rPr>
          <w:rFonts w:ascii="Maiandra GD" w:eastAsia="Times New Roman" w:hAnsi="Maiandra GD" w:cs="Consolas"/>
          <w:color w:val="4284AE"/>
          <w:sz w:val="24"/>
          <w:szCs w:val="24"/>
          <w:rPrChange w:id="683" w:author="Narendra" w:date="2021-08-21T13:02:00Z">
            <w:rPr>
              <w:rFonts w:ascii="inherit" w:eastAsia="Times New Roman" w:hAnsi="inherit" w:cs="Consolas"/>
              <w:color w:val="4284AE"/>
              <w:sz w:val="25"/>
            </w:rPr>
          </w:rPrChange>
        </w:rPr>
        <w:t>Any</w:t>
      </w:r>
      <w:r w:rsidRPr="008C6831">
        <w:rPr>
          <w:rFonts w:ascii="Maiandra GD" w:eastAsia="Times New Roman" w:hAnsi="Maiandra GD" w:cs="Consolas"/>
          <w:b/>
          <w:bCs/>
          <w:color w:val="6B7C8B"/>
          <w:sz w:val="24"/>
          <w:szCs w:val="24"/>
          <w:rPrChange w:id="684"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685" w:author="Narendra" w:date="2021-08-21T13:02:00Z">
            <w:rPr>
              <w:rFonts w:ascii="inherit" w:eastAsia="Times New Roman" w:hAnsi="inherit" w:cs="Consolas"/>
              <w:color w:val="CFD5E0"/>
              <w:sz w:val="25"/>
            </w:rPr>
          </w:rPrChange>
        </w:rPr>
        <w:t>user =</w:t>
      </w:r>
      <w:r w:rsidRPr="008C6831">
        <w:rPr>
          <w:rFonts w:ascii="Maiandra GD" w:eastAsia="Times New Roman" w:hAnsi="Maiandra GD" w:cs="Consolas"/>
          <w:b/>
          <w:bCs/>
          <w:color w:val="6B7C8B"/>
          <w:sz w:val="24"/>
          <w:szCs w:val="24"/>
          <w:rPrChange w:id="686" w:author="Narendra" w:date="2021-08-21T13:02:00Z">
            <w:rPr>
              <w:rFonts w:ascii="inherit" w:eastAsia="Times New Roman" w:hAnsi="inherit" w:cs="Consolas"/>
              <w:b/>
              <w:bCs/>
              <w:color w:val="6B7C8B"/>
              <w:sz w:val="25"/>
            </w:rPr>
          </w:rPrChange>
        </w:rPr>
        <w:t>&gt;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8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688" w:author="Narendra" w:date="2021-08-21T13:02:00Z">
            <w:rPr>
              <w:rFonts w:ascii="inherit" w:eastAsia="Times New Roman" w:hAnsi="inherit" w:cs="Consolas"/>
              <w:color w:val="CFD5E0"/>
              <w:sz w:val="25"/>
            </w:rPr>
          </w:rPrChange>
        </w:rPr>
        <w:t>user.</w:t>
      </w:r>
      <w:r w:rsidRPr="008C6831">
        <w:rPr>
          <w:rFonts w:ascii="Maiandra GD" w:eastAsia="Times New Roman" w:hAnsi="Maiandra GD" w:cs="Consolas"/>
          <w:color w:val="4284AE"/>
          <w:sz w:val="24"/>
          <w:szCs w:val="24"/>
          <w:rPrChange w:id="689" w:author="Narendra" w:date="2021-08-21T13:02:00Z">
            <w:rPr>
              <w:rFonts w:ascii="inherit" w:eastAsia="Times New Roman" w:hAnsi="inherit" w:cs="Consolas"/>
              <w:color w:val="4284AE"/>
              <w:sz w:val="25"/>
            </w:rPr>
          </w:rPrChange>
        </w:rPr>
        <w:t>UserName</w:t>
      </w:r>
      <w:r w:rsidRPr="008C6831">
        <w:rPr>
          <w:rFonts w:ascii="Maiandra GD" w:eastAsia="Times New Roman" w:hAnsi="Maiandra GD" w:cs="Consolas"/>
          <w:color w:val="CFD5E0"/>
          <w:sz w:val="24"/>
          <w:szCs w:val="24"/>
          <w:rPrChange w:id="690"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691" w:author="Narendra" w:date="2021-08-21T13:02:00Z">
            <w:rPr>
              <w:rFonts w:ascii="inherit" w:eastAsia="Times New Roman" w:hAnsi="inherit" w:cs="Consolas"/>
              <w:color w:val="4284AE"/>
              <w:sz w:val="25"/>
            </w:rPr>
          </w:rPrChange>
        </w:rPr>
        <w:t>Equals</w:t>
      </w:r>
      <w:r w:rsidRPr="008C6831">
        <w:rPr>
          <w:rFonts w:ascii="Maiandra GD" w:eastAsia="Times New Roman" w:hAnsi="Maiandra GD" w:cs="Consolas"/>
          <w:b/>
          <w:bCs/>
          <w:color w:val="6B7C8B"/>
          <w:sz w:val="24"/>
          <w:szCs w:val="24"/>
          <w:rPrChange w:id="69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693" w:author="Narendra" w:date="2021-08-21T13:02:00Z">
            <w:rPr>
              <w:rFonts w:ascii="inherit" w:eastAsia="Times New Roman" w:hAnsi="inherit" w:cs="Consolas"/>
              <w:color w:val="CFD5E0"/>
              <w:sz w:val="25"/>
            </w:rPr>
          </w:rPrChange>
        </w:rPr>
        <w:t>username, StringComparison.</w:t>
      </w:r>
      <w:r w:rsidRPr="008C6831">
        <w:rPr>
          <w:rFonts w:ascii="Maiandra GD" w:eastAsia="Times New Roman" w:hAnsi="Maiandra GD" w:cs="Consolas"/>
          <w:color w:val="4284AE"/>
          <w:sz w:val="24"/>
          <w:szCs w:val="24"/>
          <w:rPrChange w:id="694" w:author="Narendra" w:date="2021-08-21T13:02:00Z">
            <w:rPr>
              <w:rFonts w:ascii="inherit" w:eastAsia="Times New Roman" w:hAnsi="inherit" w:cs="Consolas"/>
              <w:color w:val="4284AE"/>
              <w:sz w:val="25"/>
            </w:rPr>
          </w:rPrChange>
        </w:rPr>
        <w:t>OrdinalIgnoreCase</w:t>
      </w:r>
      <w:r w:rsidRPr="008C6831">
        <w:rPr>
          <w:rFonts w:ascii="Maiandra GD" w:eastAsia="Times New Roman" w:hAnsi="Maiandra GD" w:cs="Consolas"/>
          <w:b/>
          <w:bCs/>
          <w:color w:val="6B7C8B"/>
          <w:sz w:val="24"/>
          <w:szCs w:val="24"/>
          <w:rPrChange w:id="695"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9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697" w:author="Narendra" w:date="2021-08-21T13:02:00Z">
            <w:rPr>
              <w:rFonts w:ascii="inherit" w:eastAsia="Times New Roman" w:hAnsi="inherit" w:cs="Consolas"/>
              <w:color w:val="CFD5E0"/>
              <w:sz w:val="25"/>
            </w:rPr>
          </w:rPrChange>
        </w:rPr>
        <w:t>&amp;&amp; user.</w:t>
      </w:r>
      <w:r w:rsidRPr="008C6831">
        <w:rPr>
          <w:rFonts w:ascii="Maiandra GD" w:eastAsia="Times New Roman" w:hAnsi="Maiandra GD" w:cs="Consolas"/>
          <w:color w:val="4284AE"/>
          <w:sz w:val="24"/>
          <w:szCs w:val="24"/>
          <w:rPrChange w:id="698" w:author="Narendra" w:date="2021-08-21T13:02:00Z">
            <w:rPr>
              <w:rFonts w:ascii="inherit" w:eastAsia="Times New Roman" w:hAnsi="inherit" w:cs="Consolas"/>
              <w:color w:val="4284AE"/>
              <w:sz w:val="25"/>
            </w:rPr>
          </w:rPrChange>
        </w:rPr>
        <w:t>Password</w:t>
      </w:r>
      <w:r w:rsidRPr="008C6831">
        <w:rPr>
          <w:rFonts w:ascii="Maiandra GD" w:eastAsia="Times New Roman" w:hAnsi="Maiandra GD" w:cs="Consolas"/>
          <w:color w:val="CFD5E0"/>
          <w:sz w:val="24"/>
          <w:szCs w:val="24"/>
          <w:rPrChange w:id="699" w:author="Narendra" w:date="2021-08-21T13:02:00Z">
            <w:rPr>
              <w:rFonts w:ascii="inherit" w:eastAsia="Times New Roman" w:hAnsi="inherit" w:cs="Consolas"/>
              <w:color w:val="CFD5E0"/>
              <w:sz w:val="25"/>
            </w:rPr>
          </w:rPrChange>
        </w:rPr>
        <w:t xml:space="preserve"> == password</w:t>
      </w:r>
      <w:r w:rsidRPr="008C6831">
        <w:rPr>
          <w:rFonts w:ascii="Maiandra GD" w:eastAsia="Times New Roman" w:hAnsi="Maiandra GD" w:cs="Consolas"/>
          <w:b/>
          <w:bCs/>
          <w:color w:val="6B7C8B"/>
          <w:sz w:val="24"/>
          <w:szCs w:val="24"/>
          <w:rPrChange w:id="700"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701"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0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703"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0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705"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line="384" w:lineRule="atLeast"/>
        <w:textAlignment w:val="baseline"/>
        <w:rPr>
          <w:rFonts w:ascii="Maiandra GD" w:eastAsia="Times New Roman" w:hAnsi="Maiandra GD" w:cs="Consolas"/>
          <w:color w:val="596174"/>
          <w:sz w:val="24"/>
          <w:szCs w:val="24"/>
          <w:rPrChange w:id="70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707"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FFFFFF"/>
        <w:spacing w:after="0" w:line="240" w:lineRule="auto"/>
        <w:jc w:val="both"/>
        <w:textAlignment w:val="baseline"/>
        <w:outlineLvl w:val="4"/>
        <w:rPr>
          <w:rFonts w:ascii="Maiandra GD" w:eastAsia="Times New Roman" w:hAnsi="Maiandra GD" w:cs="Segoe UI"/>
          <w:color w:val="3A3A3A"/>
          <w:sz w:val="24"/>
          <w:szCs w:val="24"/>
          <w:rPrChange w:id="708" w:author="Narendra" w:date="2021-08-21T13:02:00Z">
            <w:rPr>
              <w:rFonts w:ascii="Segoe UI" w:eastAsia="Times New Roman" w:hAnsi="Segoe UI" w:cs="Segoe UI"/>
              <w:color w:val="3A3A3A"/>
              <w:sz w:val="20"/>
              <w:szCs w:val="20"/>
            </w:rPr>
          </w:rPrChange>
        </w:rPr>
      </w:pPr>
      <w:r w:rsidRPr="008C6831">
        <w:rPr>
          <w:rFonts w:ascii="Maiandra GD" w:eastAsia="Times New Roman" w:hAnsi="Maiandra GD" w:cs="Arial"/>
          <w:b/>
          <w:bCs/>
          <w:color w:val="000000"/>
          <w:sz w:val="24"/>
          <w:szCs w:val="24"/>
          <w:rPrChange w:id="709" w:author="Narendra" w:date="2021-08-21T13:02:00Z">
            <w:rPr>
              <w:rFonts w:ascii="Arial" w:eastAsia="Times New Roman" w:hAnsi="Arial" w:cs="Arial"/>
              <w:b/>
              <w:bCs/>
              <w:color w:val="000000"/>
              <w:sz w:val="27"/>
            </w:rPr>
          </w:rPrChange>
        </w:rPr>
        <w:t>Create a Basic Authentication Filter in ASP.NET Web API</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710"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711" w:author="Narendra" w:date="2021-08-21T13:02:00Z">
            <w:rPr>
              <w:rFonts w:ascii="Arial" w:eastAsia="Times New Roman" w:hAnsi="Arial" w:cs="Arial"/>
              <w:color w:val="000000"/>
              <w:sz w:val="23"/>
              <w:szCs w:val="23"/>
              <w:bdr w:val="none" w:sz="0" w:space="0" w:color="auto" w:frame="1"/>
            </w:rPr>
          </w:rPrChange>
        </w:rPr>
        <w:t>Right Click on the Models folder and add a class file with the name </w:t>
      </w:r>
      <w:r w:rsidRPr="008C6831">
        <w:rPr>
          <w:rFonts w:ascii="Maiandra GD" w:eastAsia="Times New Roman" w:hAnsi="Maiandra GD" w:cs="Arial"/>
          <w:b/>
          <w:bCs/>
          <w:color w:val="000000"/>
          <w:sz w:val="24"/>
          <w:szCs w:val="24"/>
          <w:rPrChange w:id="712" w:author="Narendra" w:date="2021-08-21T13:02:00Z">
            <w:rPr>
              <w:rFonts w:ascii="Arial" w:eastAsia="Times New Roman" w:hAnsi="Arial" w:cs="Arial"/>
              <w:b/>
              <w:bCs/>
              <w:color w:val="000000"/>
              <w:sz w:val="23"/>
            </w:rPr>
          </w:rPrChange>
        </w:rPr>
        <w:t>BasicAuthenticationAttribute</w:t>
      </w:r>
      <w:r w:rsidRPr="008C6831">
        <w:rPr>
          <w:rFonts w:ascii="Maiandra GD" w:eastAsia="Times New Roman" w:hAnsi="Maiandra GD" w:cs="Arial"/>
          <w:color w:val="000000"/>
          <w:sz w:val="24"/>
          <w:szCs w:val="24"/>
          <w:bdr w:val="none" w:sz="0" w:space="0" w:color="auto" w:frame="1"/>
          <w:rPrChange w:id="713" w:author="Narendra" w:date="2021-08-21T13:02:00Z">
            <w:rPr>
              <w:rFonts w:ascii="Arial" w:eastAsia="Times New Roman" w:hAnsi="Arial" w:cs="Arial"/>
              <w:color w:val="000000"/>
              <w:sz w:val="23"/>
              <w:szCs w:val="23"/>
              <w:bdr w:val="none" w:sz="0" w:space="0" w:color="auto" w:frame="1"/>
            </w:rPr>
          </w:rPrChange>
        </w:rPr>
        <w:t> and then copy and paste the following code in it. Here, the </w:t>
      </w:r>
      <w:r w:rsidRPr="008C6831">
        <w:rPr>
          <w:rFonts w:ascii="Maiandra GD" w:eastAsia="Times New Roman" w:hAnsi="Maiandra GD" w:cs="Arial"/>
          <w:b/>
          <w:bCs/>
          <w:color w:val="000000"/>
          <w:sz w:val="24"/>
          <w:szCs w:val="24"/>
          <w:rPrChange w:id="714" w:author="Narendra" w:date="2021-08-21T13:02:00Z">
            <w:rPr>
              <w:rFonts w:ascii="Arial" w:eastAsia="Times New Roman" w:hAnsi="Arial" w:cs="Arial"/>
              <w:b/>
              <w:bCs/>
              <w:color w:val="000000"/>
              <w:sz w:val="23"/>
            </w:rPr>
          </w:rPrChange>
        </w:rPr>
        <w:t>BasicAuthenticationAttribute</w:t>
      </w:r>
      <w:r w:rsidRPr="008C6831">
        <w:rPr>
          <w:rFonts w:ascii="Maiandra GD" w:eastAsia="Times New Roman" w:hAnsi="Maiandra GD" w:cs="Arial"/>
          <w:color w:val="000000"/>
          <w:sz w:val="24"/>
          <w:szCs w:val="24"/>
          <w:bdr w:val="none" w:sz="0" w:space="0" w:color="auto" w:frame="1"/>
          <w:rPrChange w:id="715" w:author="Narendra" w:date="2021-08-21T13:02:00Z">
            <w:rPr>
              <w:rFonts w:ascii="Arial" w:eastAsia="Times New Roman" w:hAnsi="Arial" w:cs="Arial"/>
              <w:color w:val="000000"/>
              <w:sz w:val="23"/>
              <w:szCs w:val="23"/>
              <w:bdr w:val="none" w:sz="0" w:space="0" w:color="auto" w:frame="1"/>
            </w:rPr>
          </w:rPrChange>
        </w:rPr>
        <w:t> class is inherited from the </w:t>
      </w:r>
      <w:r w:rsidRPr="008C6831">
        <w:rPr>
          <w:rFonts w:ascii="Maiandra GD" w:eastAsia="Times New Roman" w:hAnsi="Maiandra GD" w:cs="Arial"/>
          <w:b/>
          <w:bCs/>
          <w:color w:val="000000"/>
          <w:sz w:val="24"/>
          <w:szCs w:val="24"/>
          <w:rPrChange w:id="716" w:author="Narendra" w:date="2021-08-21T13:02:00Z">
            <w:rPr>
              <w:rFonts w:ascii="Arial" w:eastAsia="Times New Roman" w:hAnsi="Arial" w:cs="Arial"/>
              <w:b/>
              <w:bCs/>
              <w:color w:val="000000"/>
              <w:sz w:val="23"/>
            </w:rPr>
          </w:rPrChange>
        </w:rPr>
        <w:t>AuthorizationFilterAttribute</w:t>
      </w:r>
      <w:r w:rsidRPr="008C6831">
        <w:rPr>
          <w:rFonts w:ascii="Maiandra GD" w:eastAsia="Times New Roman" w:hAnsi="Maiandra GD" w:cs="Arial"/>
          <w:color w:val="000000"/>
          <w:sz w:val="24"/>
          <w:szCs w:val="24"/>
          <w:bdr w:val="none" w:sz="0" w:space="0" w:color="auto" w:frame="1"/>
          <w:rPrChange w:id="717" w:author="Narendra" w:date="2021-08-21T13:02:00Z">
            <w:rPr>
              <w:rFonts w:ascii="Arial" w:eastAsia="Times New Roman" w:hAnsi="Arial" w:cs="Arial"/>
              <w:color w:val="000000"/>
              <w:sz w:val="23"/>
              <w:szCs w:val="23"/>
              <w:bdr w:val="none" w:sz="0" w:space="0" w:color="auto" w:frame="1"/>
            </w:rPr>
          </w:rPrChange>
        </w:rPr>
        <w:t> class and overrides the OnAuthorization method which makes this class an </w:t>
      </w:r>
      <w:r w:rsidRPr="008C6831">
        <w:rPr>
          <w:rFonts w:ascii="Maiandra GD" w:eastAsia="Times New Roman" w:hAnsi="Maiandra GD" w:cs="Arial"/>
          <w:b/>
          <w:bCs/>
          <w:color w:val="000000"/>
          <w:sz w:val="24"/>
          <w:szCs w:val="24"/>
          <w:rPrChange w:id="718" w:author="Narendra" w:date="2021-08-21T13:02:00Z">
            <w:rPr>
              <w:rFonts w:ascii="Arial" w:eastAsia="Times New Roman" w:hAnsi="Arial" w:cs="Arial"/>
              <w:b/>
              <w:bCs/>
              <w:color w:val="000000"/>
              <w:sz w:val="23"/>
            </w:rPr>
          </w:rPrChange>
        </w:rPr>
        <w:t>AuthorizationFilter </w:t>
      </w:r>
      <w:r w:rsidRPr="008C6831">
        <w:rPr>
          <w:rFonts w:ascii="Maiandra GD" w:eastAsia="Times New Roman" w:hAnsi="Maiandra GD" w:cs="Arial"/>
          <w:color w:val="000000"/>
          <w:sz w:val="24"/>
          <w:szCs w:val="24"/>
          <w:bdr w:val="none" w:sz="0" w:space="0" w:color="auto" w:frame="1"/>
          <w:rPrChange w:id="719" w:author="Narendra" w:date="2021-08-21T13:02:00Z">
            <w:rPr>
              <w:rFonts w:ascii="Arial" w:eastAsia="Times New Roman" w:hAnsi="Arial" w:cs="Arial"/>
              <w:color w:val="000000"/>
              <w:sz w:val="23"/>
              <w:szCs w:val="23"/>
              <w:bdr w:val="none" w:sz="0" w:space="0" w:color="auto" w:frame="1"/>
            </w:rPr>
          </w:rPrChange>
        </w:rPr>
        <w:t>and can be applied like other attributes to the action methods or at the Controller level. Here, first, we are checking the Authorization header and if it is null, we are simply returning an Unauthorized error to the client. If the Authorization header is not null, then we are taking the Authorization header value, then we decode the value and then we split the decoded value and get the user name and password. Then we call the Login method of the UserValidate class to check if the user is a valid user or not. If the user is not valid, then we return an Unauthorized error to the client else we will proceed with the request.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2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721"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722" w:author="Narendra" w:date="2021-08-21T13:02:00Z">
            <w:rPr>
              <w:rFonts w:ascii="inherit" w:eastAsia="Times New Roman" w:hAnsi="inherit" w:cs="Consolas"/>
              <w:i/>
              <w:iCs/>
              <w:color w:val="4284AE"/>
              <w:sz w:val="25"/>
            </w:rPr>
          </w:rPrChange>
        </w:rPr>
        <w:t>System;</w:t>
      </w:r>
      <w:r w:rsidRPr="008C6831">
        <w:rPr>
          <w:rFonts w:ascii="Maiandra GD" w:eastAsia="Times New Roman" w:hAnsi="Maiandra GD" w:cs="Consolas"/>
          <w:color w:val="CFD5E0"/>
          <w:sz w:val="24"/>
          <w:szCs w:val="24"/>
          <w:rPrChange w:id="723" w:author="Narendra" w:date="2021-08-21T13:02:00Z">
            <w:rPr>
              <w:rFonts w:ascii="inherit" w:eastAsia="Times New Roman" w:hAnsi="inherit" w:cs="Consolas"/>
              <w:color w:val="CFD5E0"/>
              <w:sz w:val="25"/>
            </w:rPr>
          </w:rPrChange>
        </w:rPr>
        <w:t xml:space="preserve"> </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2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725"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726" w:author="Narendra" w:date="2021-08-21T13:02:00Z">
            <w:rPr>
              <w:rFonts w:ascii="inherit" w:eastAsia="Times New Roman" w:hAnsi="inherit" w:cs="Consolas"/>
              <w:i/>
              <w:iCs/>
              <w:color w:val="4284AE"/>
              <w:sz w:val="25"/>
            </w:rPr>
          </w:rPrChange>
        </w:rPr>
        <w:t>System.Net;</w:t>
      </w:r>
      <w:r w:rsidRPr="008C6831">
        <w:rPr>
          <w:rFonts w:ascii="Maiandra GD" w:eastAsia="Times New Roman" w:hAnsi="Maiandra GD" w:cs="Consolas"/>
          <w:color w:val="CFD5E0"/>
          <w:sz w:val="24"/>
          <w:szCs w:val="24"/>
          <w:rPrChange w:id="727" w:author="Narendra" w:date="2021-08-21T13:02:00Z">
            <w:rPr>
              <w:rFonts w:ascii="inherit" w:eastAsia="Times New Roman" w:hAnsi="inherit" w:cs="Consolas"/>
              <w:color w:val="CFD5E0"/>
              <w:sz w:val="25"/>
            </w:rPr>
          </w:rPrChange>
        </w:rPr>
        <w:t xml:space="preserve"> </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2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729"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730" w:author="Narendra" w:date="2021-08-21T13:02:00Z">
            <w:rPr>
              <w:rFonts w:ascii="inherit" w:eastAsia="Times New Roman" w:hAnsi="inherit" w:cs="Consolas"/>
              <w:i/>
              <w:iCs/>
              <w:color w:val="4284AE"/>
              <w:sz w:val="25"/>
            </w:rPr>
          </w:rPrChange>
        </w:rPr>
        <w:t>System.Net.Http;</w:t>
      </w:r>
      <w:r w:rsidRPr="008C6831">
        <w:rPr>
          <w:rFonts w:ascii="Maiandra GD" w:eastAsia="Times New Roman" w:hAnsi="Maiandra GD" w:cs="Consolas"/>
          <w:color w:val="CFD5E0"/>
          <w:sz w:val="24"/>
          <w:szCs w:val="24"/>
          <w:rPrChange w:id="731" w:author="Narendra" w:date="2021-08-21T13:02:00Z">
            <w:rPr>
              <w:rFonts w:ascii="inherit" w:eastAsia="Times New Roman" w:hAnsi="inherit" w:cs="Consolas"/>
              <w:color w:val="CFD5E0"/>
              <w:sz w:val="25"/>
            </w:rPr>
          </w:rPrChange>
        </w:rPr>
        <w:t xml:space="preserve"> </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3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733"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734" w:author="Narendra" w:date="2021-08-21T13:02:00Z">
            <w:rPr>
              <w:rFonts w:ascii="inherit" w:eastAsia="Times New Roman" w:hAnsi="inherit" w:cs="Consolas"/>
              <w:i/>
              <w:iCs/>
              <w:color w:val="4284AE"/>
              <w:sz w:val="25"/>
            </w:rPr>
          </w:rPrChange>
        </w:rPr>
        <w:t>System.Security.Principal;</w:t>
      </w:r>
      <w:r w:rsidRPr="008C6831">
        <w:rPr>
          <w:rFonts w:ascii="Maiandra GD" w:eastAsia="Times New Roman" w:hAnsi="Maiandra GD" w:cs="Consolas"/>
          <w:color w:val="CFD5E0"/>
          <w:sz w:val="24"/>
          <w:szCs w:val="24"/>
          <w:rPrChange w:id="735" w:author="Narendra" w:date="2021-08-21T13:02:00Z">
            <w:rPr>
              <w:rFonts w:ascii="inherit" w:eastAsia="Times New Roman" w:hAnsi="inherit" w:cs="Consolas"/>
              <w:color w:val="CFD5E0"/>
              <w:sz w:val="25"/>
            </w:rPr>
          </w:rPrChange>
        </w:rPr>
        <w:t xml:space="preserve"> </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3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737"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738" w:author="Narendra" w:date="2021-08-21T13:02:00Z">
            <w:rPr>
              <w:rFonts w:ascii="inherit" w:eastAsia="Times New Roman" w:hAnsi="inherit" w:cs="Consolas"/>
              <w:i/>
              <w:iCs/>
              <w:color w:val="4284AE"/>
              <w:sz w:val="25"/>
            </w:rPr>
          </w:rPrChange>
        </w:rPr>
        <w:t>System.Text;</w:t>
      </w:r>
      <w:r w:rsidRPr="008C6831">
        <w:rPr>
          <w:rFonts w:ascii="Maiandra GD" w:eastAsia="Times New Roman" w:hAnsi="Maiandra GD" w:cs="Consolas"/>
          <w:color w:val="CFD5E0"/>
          <w:sz w:val="24"/>
          <w:szCs w:val="24"/>
          <w:rPrChange w:id="739" w:author="Narendra" w:date="2021-08-21T13:02:00Z">
            <w:rPr>
              <w:rFonts w:ascii="inherit" w:eastAsia="Times New Roman" w:hAnsi="inherit" w:cs="Consolas"/>
              <w:color w:val="CFD5E0"/>
              <w:sz w:val="25"/>
            </w:rPr>
          </w:rPrChange>
        </w:rPr>
        <w:t xml:space="preserve"> </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4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741"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742" w:author="Narendra" w:date="2021-08-21T13:02:00Z">
            <w:rPr>
              <w:rFonts w:ascii="inherit" w:eastAsia="Times New Roman" w:hAnsi="inherit" w:cs="Consolas"/>
              <w:i/>
              <w:iCs/>
              <w:color w:val="4284AE"/>
              <w:sz w:val="25"/>
            </w:rPr>
          </w:rPrChange>
        </w:rPr>
        <w:t>System.Threading;</w:t>
      </w:r>
      <w:r w:rsidRPr="008C6831">
        <w:rPr>
          <w:rFonts w:ascii="Maiandra GD" w:eastAsia="Times New Roman" w:hAnsi="Maiandra GD" w:cs="Consolas"/>
          <w:color w:val="CFD5E0"/>
          <w:sz w:val="24"/>
          <w:szCs w:val="24"/>
          <w:rPrChange w:id="743" w:author="Narendra" w:date="2021-08-21T13:02:00Z">
            <w:rPr>
              <w:rFonts w:ascii="inherit" w:eastAsia="Times New Roman" w:hAnsi="inherit" w:cs="Consolas"/>
              <w:color w:val="CFD5E0"/>
              <w:sz w:val="25"/>
            </w:rPr>
          </w:rPrChange>
        </w:rPr>
        <w:t xml:space="preserve"> </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4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745"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746" w:author="Narendra" w:date="2021-08-21T13:02:00Z">
            <w:rPr>
              <w:rFonts w:ascii="inherit" w:eastAsia="Times New Roman" w:hAnsi="inherit" w:cs="Consolas"/>
              <w:i/>
              <w:iCs/>
              <w:color w:val="4284AE"/>
              <w:sz w:val="25"/>
            </w:rPr>
          </w:rPrChange>
        </w:rPr>
        <w:t>System.Web;</w:t>
      </w:r>
      <w:r w:rsidRPr="008C6831">
        <w:rPr>
          <w:rFonts w:ascii="Maiandra GD" w:eastAsia="Times New Roman" w:hAnsi="Maiandra GD" w:cs="Consolas"/>
          <w:color w:val="CFD5E0"/>
          <w:sz w:val="24"/>
          <w:szCs w:val="24"/>
          <w:rPrChange w:id="747" w:author="Narendra" w:date="2021-08-21T13:02:00Z">
            <w:rPr>
              <w:rFonts w:ascii="inherit" w:eastAsia="Times New Roman" w:hAnsi="inherit" w:cs="Consolas"/>
              <w:color w:val="CFD5E0"/>
              <w:sz w:val="25"/>
            </w:rPr>
          </w:rPrChange>
        </w:rPr>
        <w:t xml:space="preserve"> </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4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749"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750" w:author="Narendra" w:date="2021-08-21T13:02:00Z">
            <w:rPr>
              <w:rFonts w:ascii="inherit" w:eastAsia="Times New Roman" w:hAnsi="inherit" w:cs="Consolas"/>
              <w:i/>
              <w:iCs/>
              <w:color w:val="4284AE"/>
              <w:sz w:val="25"/>
            </w:rPr>
          </w:rPrChange>
        </w:rPr>
        <w:t>System.Web.Http.Controllers;</w:t>
      </w:r>
      <w:r w:rsidRPr="008C6831">
        <w:rPr>
          <w:rFonts w:ascii="Maiandra GD" w:eastAsia="Times New Roman" w:hAnsi="Maiandra GD" w:cs="Consolas"/>
          <w:color w:val="CFD5E0"/>
          <w:sz w:val="24"/>
          <w:szCs w:val="24"/>
          <w:rPrChange w:id="751" w:author="Narendra" w:date="2021-08-21T13:02:00Z">
            <w:rPr>
              <w:rFonts w:ascii="inherit" w:eastAsia="Times New Roman" w:hAnsi="inherit" w:cs="Consolas"/>
              <w:color w:val="CFD5E0"/>
              <w:sz w:val="25"/>
            </w:rPr>
          </w:rPrChange>
        </w:rPr>
        <w:t xml:space="preserve"> </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5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753"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754" w:author="Narendra" w:date="2021-08-21T13:02:00Z">
            <w:rPr>
              <w:rFonts w:ascii="inherit" w:eastAsia="Times New Roman" w:hAnsi="inherit" w:cs="Consolas"/>
              <w:i/>
              <w:iCs/>
              <w:color w:val="4284AE"/>
              <w:sz w:val="25"/>
            </w:rPr>
          </w:rPrChange>
        </w:rPr>
        <w:t>System.Web.Http.Filters;</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5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756" w:author="Narendra" w:date="2021-08-21T13:02:00Z">
            <w:rPr>
              <w:rFonts w:ascii="inherit" w:eastAsia="Times New Roman" w:hAnsi="inherit" w:cs="Consolas"/>
              <w:b/>
              <w:bCs/>
              <w:color w:val="D171DD"/>
              <w:sz w:val="25"/>
            </w:rPr>
          </w:rPrChange>
        </w:rPr>
        <w:t xml:space="preserve">namespace </w:t>
      </w:r>
      <w:r w:rsidRPr="008C6831">
        <w:rPr>
          <w:rFonts w:ascii="Maiandra GD" w:eastAsia="Times New Roman" w:hAnsi="Maiandra GD" w:cs="Consolas"/>
          <w:i/>
          <w:iCs/>
          <w:color w:val="4284AE"/>
          <w:sz w:val="24"/>
          <w:szCs w:val="24"/>
          <w:rPrChange w:id="757" w:author="Narendra" w:date="2021-08-21T13:02:00Z">
            <w:rPr>
              <w:rFonts w:ascii="inherit" w:eastAsia="Times New Roman" w:hAnsi="inherit" w:cs="Consolas"/>
              <w:i/>
              <w:iCs/>
              <w:color w:val="4284AE"/>
              <w:sz w:val="25"/>
            </w:rPr>
          </w:rPrChange>
        </w:rPr>
        <w:t>BasicAuthenticationWEBAPI.Models</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5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759"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6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761"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762"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763" w:author="Narendra" w:date="2021-08-21T13:02:00Z">
            <w:rPr>
              <w:rFonts w:ascii="inherit" w:eastAsia="Times New Roman" w:hAnsi="inherit" w:cs="Consolas"/>
              <w:b/>
              <w:bCs/>
              <w:color w:val="D171DD"/>
              <w:sz w:val="25"/>
            </w:rPr>
          </w:rPrChange>
        </w:rPr>
        <w:t>class</w:t>
      </w:r>
      <w:r w:rsidRPr="008C6831">
        <w:rPr>
          <w:rFonts w:ascii="Maiandra GD" w:eastAsia="Times New Roman" w:hAnsi="Maiandra GD" w:cs="Consolas"/>
          <w:color w:val="CFD5E0"/>
          <w:sz w:val="24"/>
          <w:szCs w:val="24"/>
          <w:rPrChange w:id="764" w:author="Narendra" w:date="2021-08-21T13:02:00Z">
            <w:rPr>
              <w:rFonts w:ascii="inherit" w:eastAsia="Times New Roman" w:hAnsi="inherit" w:cs="Consolas"/>
              <w:color w:val="CFD5E0"/>
              <w:sz w:val="25"/>
            </w:rPr>
          </w:rPrChange>
        </w:rPr>
        <w:t xml:space="preserve"> BasicAuthenticationAttribute : AuthorizationFilterAttribute</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6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766"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6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768" w:author="Narendra" w:date="2021-08-21T13:02:00Z">
            <w:rPr>
              <w:rFonts w:ascii="inherit" w:eastAsia="Times New Roman" w:hAnsi="inherit" w:cs="Consolas"/>
              <w:b/>
              <w:bCs/>
              <w:color w:val="D171DD"/>
              <w:sz w:val="25"/>
            </w:rPr>
          </w:rPrChange>
        </w:rPr>
        <w:t>private</w:t>
      </w:r>
      <w:r w:rsidRPr="008C6831">
        <w:rPr>
          <w:rFonts w:ascii="Maiandra GD" w:eastAsia="Times New Roman" w:hAnsi="Maiandra GD" w:cs="Consolas"/>
          <w:color w:val="CFD5E0"/>
          <w:sz w:val="24"/>
          <w:szCs w:val="24"/>
          <w:rPrChange w:id="769"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770" w:author="Narendra" w:date="2021-08-21T13:02:00Z">
            <w:rPr>
              <w:rFonts w:ascii="inherit" w:eastAsia="Times New Roman" w:hAnsi="inherit" w:cs="Consolas"/>
              <w:color w:val="4284AE"/>
              <w:sz w:val="25"/>
            </w:rPr>
          </w:rPrChange>
        </w:rPr>
        <w:t>const</w:t>
      </w:r>
      <w:r w:rsidRPr="008C6831">
        <w:rPr>
          <w:rFonts w:ascii="Maiandra GD" w:eastAsia="Times New Roman" w:hAnsi="Maiandra GD" w:cs="Consolas"/>
          <w:color w:val="CFD5E0"/>
          <w:sz w:val="24"/>
          <w:szCs w:val="24"/>
          <w:rPrChange w:id="771" w:author="Narendra" w:date="2021-08-21T13:02:00Z">
            <w:rPr>
              <w:rFonts w:ascii="inherit" w:eastAsia="Times New Roman" w:hAnsi="inherit" w:cs="Consolas"/>
              <w:color w:val="CFD5E0"/>
              <w:sz w:val="25"/>
            </w:rPr>
          </w:rPrChange>
        </w:rPr>
        <w:t xml:space="preserve"> string Realm = </w:t>
      </w:r>
      <w:r w:rsidRPr="008C6831">
        <w:rPr>
          <w:rFonts w:ascii="Maiandra GD" w:eastAsia="Times New Roman" w:hAnsi="Maiandra GD" w:cs="Consolas"/>
          <w:color w:val="7CC379"/>
          <w:sz w:val="24"/>
          <w:szCs w:val="24"/>
          <w:rPrChange w:id="772" w:author="Narendra" w:date="2021-08-21T13:02:00Z">
            <w:rPr>
              <w:rFonts w:ascii="inherit" w:eastAsia="Times New Roman" w:hAnsi="inherit" w:cs="Consolas"/>
              <w:color w:val="7CC379"/>
              <w:sz w:val="25"/>
            </w:rPr>
          </w:rPrChange>
        </w:rPr>
        <w:t>"My Realm"</w:t>
      </w:r>
      <w:r w:rsidRPr="008C6831">
        <w:rPr>
          <w:rFonts w:ascii="Maiandra GD" w:eastAsia="Times New Roman" w:hAnsi="Maiandra GD" w:cs="Consolas"/>
          <w:color w:val="CFD5E0"/>
          <w:sz w:val="24"/>
          <w:szCs w:val="24"/>
          <w:rPrChange w:id="773"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7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775"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776"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777" w:author="Narendra" w:date="2021-08-21T13:02:00Z">
            <w:rPr>
              <w:rFonts w:ascii="inherit" w:eastAsia="Times New Roman" w:hAnsi="inherit" w:cs="Consolas"/>
              <w:b/>
              <w:bCs/>
              <w:color w:val="D171DD"/>
              <w:sz w:val="25"/>
            </w:rPr>
          </w:rPrChange>
        </w:rPr>
        <w:t>override</w:t>
      </w:r>
      <w:r w:rsidRPr="008C6831">
        <w:rPr>
          <w:rFonts w:ascii="Maiandra GD" w:eastAsia="Times New Roman" w:hAnsi="Maiandra GD" w:cs="Consolas"/>
          <w:color w:val="CFD5E0"/>
          <w:sz w:val="24"/>
          <w:szCs w:val="24"/>
          <w:rPrChange w:id="778"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779" w:author="Narendra" w:date="2021-08-21T13:02:00Z">
            <w:rPr>
              <w:rFonts w:ascii="inherit" w:eastAsia="Times New Roman" w:hAnsi="inherit" w:cs="Consolas"/>
              <w:b/>
              <w:bCs/>
              <w:color w:val="D171DD"/>
              <w:sz w:val="25"/>
            </w:rPr>
          </w:rPrChange>
        </w:rPr>
        <w:t>void</w:t>
      </w:r>
      <w:r w:rsidRPr="008C6831">
        <w:rPr>
          <w:rFonts w:ascii="Maiandra GD" w:eastAsia="Times New Roman" w:hAnsi="Maiandra GD" w:cs="Consolas"/>
          <w:color w:val="CFD5E0"/>
          <w:sz w:val="24"/>
          <w:szCs w:val="24"/>
          <w:rPrChange w:id="780"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781" w:author="Narendra" w:date="2021-08-21T13:02:00Z">
            <w:rPr>
              <w:rFonts w:ascii="inherit" w:eastAsia="Times New Roman" w:hAnsi="inherit" w:cs="Consolas"/>
              <w:color w:val="4284AE"/>
              <w:sz w:val="25"/>
            </w:rPr>
          </w:rPrChange>
        </w:rPr>
        <w:t>OnAuthorization</w:t>
      </w:r>
      <w:r w:rsidRPr="008C6831">
        <w:rPr>
          <w:rFonts w:ascii="Maiandra GD" w:eastAsia="Times New Roman" w:hAnsi="Maiandra GD" w:cs="Consolas"/>
          <w:b/>
          <w:bCs/>
          <w:color w:val="6B7C8B"/>
          <w:sz w:val="24"/>
          <w:szCs w:val="24"/>
          <w:rPrChange w:id="78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783" w:author="Narendra" w:date="2021-08-21T13:02:00Z">
            <w:rPr>
              <w:rFonts w:ascii="inherit" w:eastAsia="Times New Roman" w:hAnsi="inherit" w:cs="Consolas"/>
              <w:color w:val="CFD5E0"/>
              <w:sz w:val="25"/>
            </w:rPr>
          </w:rPrChange>
        </w:rPr>
        <w:t>HttpActionContext actionContext</w:t>
      </w:r>
      <w:r w:rsidRPr="008C6831">
        <w:rPr>
          <w:rFonts w:ascii="Maiandra GD" w:eastAsia="Times New Roman" w:hAnsi="Maiandra GD" w:cs="Consolas"/>
          <w:b/>
          <w:bCs/>
          <w:color w:val="6B7C8B"/>
          <w:sz w:val="24"/>
          <w:szCs w:val="24"/>
          <w:rPrChange w:id="784"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8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786" w:author="Narendra" w:date="2021-08-21T13:02:00Z">
            <w:rPr>
              <w:rFonts w:ascii="inherit" w:eastAsia="Times New Roman" w:hAnsi="inherit" w:cs="Consolas"/>
              <w:b/>
              <w:bCs/>
              <w:color w:val="6B7C8B"/>
              <w:sz w:val="25"/>
            </w:rPr>
          </w:rPrChange>
        </w:rPr>
        <w:lastRenderedPageBreak/>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8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788" w:author="Narendra" w:date="2021-08-21T13:02:00Z">
            <w:rPr>
              <w:rFonts w:ascii="inherit" w:eastAsia="Times New Roman" w:hAnsi="inherit" w:cs="Consolas"/>
              <w:color w:val="6B7C8B"/>
              <w:sz w:val="25"/>
            </w:rPr>
          </w:rPrChange>
        </w:rPr>
        <w:t>//If the Authorization header is empty or null</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8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790" w:author="Narendra" w:date="2021-08-21T13:02:00Z">
            <w:rPr>
              <w:rFonts w:ascii="inherit" w:eastAsia="Times New Roman" w:hAnsi="inherit" w:cs="Consolas"/>
              <w:color w:val="6B7C8B"/>
              <w:sz w:val="25"/>
            </w:rPr>
          </w:rPrChange>
        </w:rPr>
        <w:t>//then return Unauthorized</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9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792" w:author="Narendra" w:date="2021-08-21T13:02:00Z">
            <w:rPr>
              <w:rFonts w:ascii="inherit" w:eastAsia="Times New Roman" w:hAnsi="inherit" w:cs="Consolas"/>
              <w:b/>
              <w:bCs/>
              <w:color w:val="D171DD"/>
              <w:sz w:val="25"/>
            </w:rPr>
          </w:rPrChange>
        </w:rPr>
        <w:t>if</w:t>
      </w:r>
      <w:r w:rsidRPr="008C6831">
        <w:rPr>
          <w:rFonts w:ascii="Maiandra GD" w:eastAsia="Times New Roman" w:hAnsi="Maiandra GD" w:cs="Consolas"/>
          <w:color w:val="CFD5E0"/>
          <w:sz w:val="24"/>
          <w:szCs w:val="24"/>
          <w:rPrChange w:id="793"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794"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795" w:author="Narendra" w:date="2021-08-21T13:02:00Z">
            <w:rPr>
              <w:rFonts w:ascii="inherit" w:eastAsia="Times New Roman" w:hAnsi="inherit" w:cs="Consolas"/>
              <w:color w:val="CFD5E0"/>
              <w:sz w:val="25"/>
            </w:rPr>
          </w:rPrChange>
        </w:rPr>
        <w:t>actionContext.</w:t>
      </w:r>
      <w:r w:rsidRPr="008C6831">
        <w:rPr>
          <w:rFonts w:ascii="Maiandra GD" w:eastAsia="Times New Roman" w:hAnsi="Maiandra GD" w:cs="Consolas"/>
          <w:color w:val="4284AE"/>
          <w:sz w:val="24"/>
          <w:szCs w:val="24"/>
          <w:rPrChange w:id="796" w:author="Narendra" w:date="2021-08-21T13:02:00Z">
            <w:rPr>
              <w:rFonts w:ascii="inherit" w:eastAsia="Times New Roman" w:hAnsi="inherit" w:cs="Consolas"/>
              <w:color w:val="4284AE"/>
              <w:sz w:val="25"/>
            </w:rPr>
          </w:rPrChange>
        </w:rPr>
        <w:t>Request</w:t>
      </w:r>
      <w:r w:rsidRPr="008C6831">
        <w:rPr>
          <w:rFonts w:ascii="Maiandra GD" w:eastAsia="Times New Roman" w:hAnsi="Maiandra GD" w:cs="Consolas"/>
          <w:color w:val="CFD5E0"/>
          <w:sz w:val="24"/>
          <w:szCs w:val="24"/>
          <w:rPrChange w:id="797"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798" w:author="Narendra" w:date="2021-08-21T13:02:00Z">
            <w:rPr>
              <w:rFonts w:ascii="inherit" w:eastAsia="Times New Roman" w:hAnsi="inherit" w:cs="Consolas"/>
              <w:color w:val="4284AE"/>
              <w:sz w:val="25"/>
            </w:rPr>
          </w:rPrChange>
        </w:rPr>
        <w:t>Headers</w:t>
      </w:r>
      <w:r w:rsidRPr="008C6831">
        <w:rPr>
          <w:rFonts w:ascii="Maiandra GD" w:eastAsia="Times New Roman" w:hAnsi="Maiandra GD" w:cs="Consolas"/>
          <w:color w:val="CFD5E0"/>
          <w:sz w:val="24"/>
          <w:szCs w:val="24"/>
          <w:rPrChange w:id="799"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800" w:author="Narendra" w:date="2021-08-21T13:02:00Z">
            <w:rPr>
              <w:rFonts w:ascii="inherit" w:eastAsia="Times New Roman" w:hAnsi="inherit" w:cs="Consolas"/>
              <w:color w:val="4284AE"/>
              <w:sz w:val="25"/>
            </w:rPr>
          </w:rPrChange>
        </w:rPr>
        <w:t>Authorization</w:t>
      </w:r>
      <w:r w:rsidRPr="008C6831">
        <w:rPr>
          <w:rFonts w:ascii="Maiandra GD" w:eastAsia="Times New Roman" w:hAnsi="Maiandra GD" w:cs="Consolas"/>
          <w:color w:val="CFD5E0"/>
          <w:sz w:val="24"/>
          <w:szCs w:val="24"/>
          <w:rPrChange w:id="801" w:author="Narendra" w:date="2021-08-21T13:02:00Z">
            <w:rPr>
              <w:rFonts w:ascii="inherit" w:eastAsia="Times New Roman" w:hAnsi="inherit" w:cs="Consolas"/>
              <w:color w:val="CFD5E0"/>
              <w:sz w:val="25"/>
            </w:rPr>
          </w:rPrChange>
        </w:rPr>
        <w:t xml:space="preserve"> == </w:t>
      </w:r>
      <w:r w:rsidRPr="008C6831">
        <w:rPr>
          <w:rFonts w:ascii="Maiandra GD" w:eastAsia="Times New Roman" w:hAnsi="Maiandra GD" w:cs="Consolas"/>
          <w:b/>
          <w:bCs/>
          <w:color w:val="D171DD"/>
          <w:sz w:val="24"/>
          <w:szCs w:val="24"/>
          <w:rPrChange w:id="802" w:author="Narendra" w:date="2021-08-21T13:02:00Z">
            <w:rPr>
              <w:rFonts w:ascii="inherit" w:eastAsia="Times New Roman" w:hAnsi="inherit" w:cs="Consolas"/>
              <w:b/>
              <w:bCs/>
              <w:color w:val="D171DD"/>
              <w:sz w:val="25"/>
            </w:rPr>
          </w:rPrChange>
        </w:rPr>
        <w:t>null</w:t>
      </w:r>
      <w:r w:rsidRPr="008C6831">
        <w:rPr>
          <w:rFonts w:ascii="Maiandra GD" w:eastAsia="Times New Roman" w:hAnsi="Maiandra GD" w:cs="Consolas"/>
          <w:b/>
          <w:bCs/>
          <w:color w:val="6B7C8B"/>
          <w:sz w:val="24"/>
          <w:szCs w:val="24"/>
          <w:rPrChange w:id="803"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0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805"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0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807" w:author="Narendra" w:date="2021-08-21T13:02:00Z">
            <w:rPr>
              <w:rFonts w:ascii="inherit" w:eastAsia="Times New Roman" w:hAnsi="inherit" w:cs="Consolas"/>
              <w:color w:val="CFD5E0"/>
              <w:sz w:val="25"/>
            </w:rPr>
          </w:rPrChange>
        </w:rPr>
        <w:t>actionContext.</w:t>
      </w:r>
      <w:r w:rsidRPr="008C6831">
        <w:rPr>
          <w:rFonts w:ascii="Maiandra GD" w:eastAsia="Times New Roman" w:hAnsi="Maiandra GD" w:cs="Consolas"/>
          <w:color w:val="4284AE"/>
          <w:sz w:val="24"/>
          <w:szCs w:val="24"/>
          <w:rPrChange w:id="808" w:author="Narendra" w:date="2021-08-21T13:02:00Z">
            <w:rPr>
              <w:rFonts w:ascii="inherit" w:eastAsia="Times New Roman" w:hAnsi="inherit" w:cs="Consolas"/>
              <w:color w:val="4284AE"/>
              <w:sz w:val="25"/>
            </w:rPr>
          </w:rPrChange>
        </w:rPr>
        <w:t>Response</w:t>
      </w:r>
      <w:r w:rsidRPr="008C6831">
        <w:rPr>
          <w:rFonts w:ascii="Maiandra GD" w:eastAsia="Times New Roman" w:hAnsi="Maiandra GD" w:cs="Consolas"/>
          <w:color w:val="CFD5E0"/>
          <w:sz w:val="24"/>
          <w:szCs w:val="24"/>
          <w:rPrChange w:id="809" w:author="Narendra" w:date="2021-08-21T13:02:00Z">
            <w:rPr>
              <w:rFonts w:ascii="inherit" w:eastAsia="Times New Roman" w:hAnsi="inherit" w:cs="Consolas"/>
              <w:color w:val="CFD5E0"/>
              <w:sz w:val="25"/>
            </w:rPr>
          </w:rPrChange>
        </w:rPr>
        <w:t xml:space="preserve"> = actionContext.</w:t>
      </w:r>
      <w:r w:rsidRPr="008C6831">
        <w:rPr>
          <w:rFonts w:ascii="Maiandra GD" w:eastAsia="Times New Roman" w:hAnsi="Maiandra GD" w:cs="Consolas"/>
          <w:color w:val="4284AE"/>
          <w:sz w:val="24"/>
          <w:szCs w:val="24"/>
          <w:rPrChange w:id="810" w:author="Narendra" w:date="2021-08-21T13:02:00Z">
            <w:rPr>
              <w:rFonts w:ascii="inherit" w:eastAsia="Times New Roman" w:hAnsi="inherit" w:cs="Consolas"/>
              <w:color w:val="4284AE"/>
              <w:sz w:val="25"/>
            </w:rPr>
          </w:rPrChange>
        </w:rPr>
        <w:t>Request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1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812"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813" w:author="Narendra" w:date="2021-08-21T13:02:00Z">
            <w:rPr>
              <w:rFonts w:ascii="inherit" w:eastAsia="Times New Roman" w:hAnsi="inherit" w:cs="Consolas"/>
              <w:color w:val="4284AE"/>
              <w:sz w:val="25"/>
            </w:rPr>
          </w:rPrChange>
        </w:rPr>
        <w:t>CreateResponse</w:t>
      </w:r>
      <w:r w:rsidRPr="008C6831">
        <w:rPr>
          <w:rFonts w:ascii="Maiandra GD" w:eastAsia="Times New Roman" w:hAnsi="Maiandra GD" w:cs="Consolas"/>
          <w:b/>
          <w:bCs/>
          <w:color w:val="6B7C8B"/>
          <w:sz w:val="24"/>
          <w:szCs w:val="24"/>
          <w:rPrChange w:id="814"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815" w:author="Narendra" w:date="2021-08-21T13:02:00Z">
            <w:rPr>
              <w:rFonts w:ascii="inherit" w:eastAsia="Times New Roman" w:hAnsi="inherit" w:cs="Consolas"/>
              <w:color w:val="CFD5E0"/>
              <w:sz w:val="25"/>
            </w:rPr>
          </w:rPrChange>
        </w:rPr>
        <w:t>HttpStatusCode.</w:t>
      </w:r>
      <w:r w:rsidRPr="008C6831">
        <w:rPr>
          <w:rFonts w:ascii="Maiandra GD" w:eastAsia="Times New Roman" w:hAnsi="Maiandra GD" w:cs="Consolas"/>
          <w:color w:val="4284AE"/>
          <w:sz w:val="24"/>
          <w:szCs w:val="24"/>
          <w:rPrChange w:id="816" w:author="Narendra" w:date="2021-08-21T13:02:00Z">
            <w:rPr>
              <w:rFonts w:ascii="inherit" w:eastAsia="Times New Roman" w:hAnsi="inherit" w:cs="Consolas"/>
              <w:color w:val="4284AE"/>
              <w:sz w:val="25"/>
            </w:rPr>
          </w:rPrChange>
        </w:rPr>
        <w:t>Unauthorized</w:t>
      </w:r>
      <w:r w:rsidRPr="008C6831">
        <w:rPr>
          <w:rFonts w:ascii="Maiandra GD" w:eastAsia="Times New Roman" w:hAnsi="Maiandra GD" w:cs="Consolas"/>
          <w:b/>
          <w:bCs/>
          <w:color w:val="6B7C8B"/>
          <w:sz w:val="24"/>
          <w:szCs w:val="24"/>
          <w:rPrChange w:id="81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818"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1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820" w:author="Narendra" w:date="2021-08-21T13:02:00Z">
            <w:rPr>
              <w:rFonts w:ascii="inherit" w:eastAsia="Times New Roman" w:hAnsi="inherit" w:cs="Consolas"/>
              <w:color w:val="6B7C8B"/>
              <w:sz w:val="25"/>
            </w:rPr>
          </w:rPrChange>
        </w:rPr>
        <w:t xml:space="preserve">// If the request was unauthorized, add the WWW-Authenticate header </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2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822" w:author="Narendra" w:date="2021-08-21T13:02:00Z">
            <w:rPr>
              <w:rFonts w:ascii="inherit" w:eastAsia="Times New Roman" w:hAnsi="inherit" w:cs="Consolas"/>
              <w:color w:val="6B7C8B"/>
              <w:sz w:val="25"/>
            </w:rPr>
          </w:rPrChange>
        </w:rPr>
        <w:t>// to the response which indicates that it require basic authentication</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2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824" w:author="Narendra" w:date="2021-08-21T13:02:00Z">
            <w:rPr>
              <w:rFonts w:ascii="inherit" w:eastAsia="Times New Roman" w:hAnsi="inherit" w:cs="Consolas"/>
              <w:b/>
              <w:bCs/>
              <w:color w:val="D171DD"/>
              <w:sz w:val="25"/>
            </w:rPr>
          </w:rPrChange>
        </w:rPr>
        <w:t>if</w:t>
      </w:r>
      <w:r w:rsidRPr="008C6831">
        <w:rPr>
          <w:rFonts w:ascii="Maiandra GD" w:eastAsia="Times New Roman" w:hAnsi="Maiandra GD" w:cs="Consolas"/>
          <w:color w:val="CFD5E0"/>
          <w:sz w:val="24"/>
          <w:szCs w:val="24"/>
          <w:rPrChange w:id="825"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826"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827" w:author="Narendra" w:date="2021-08-21T13:02:00Z">
            <w:rPr>
              <w:rFonts w:ascii="inherit" w:eastAsia="Times New Roman" w:hAnsi="inherit" w:cs="Consolas"/>
              <w:color w:val="CFD5E0"/>
              <w:sz w:val="25"/>
            </w:rPr>
          </w:rPrChange>
        </w:rPr>
        <w:t>actionContext.</w:t>
      </w:r>
      <w:r w:rsidRPr="008C6831">
        <w:rPr>
          <w:rFonts w:ascii="Maiandra GD" w:eastAsia="Times New Roman" w:hAnsi="Maiandra GD" w:cs="Consolas"/>
          <w:color w:val="4284AE"/>
          <w:sz w:val="24"/>
          <w:szCs w:val="24"/>
          <w:rPrChange w:id="828" w:author="Narendra" w:date="2021-08-21T13:02:00Z">
            <w:rPr>
              <w:rFonts w:ascii="inherit" w:eastAsia="Times New Roman" w:hAnsi="inherit" w:cs="Consolas"/>
              <w:color w:val="4284AE"/>
              <w:sz w:val="25"/>
            </w:rPr>
          </w:rPrChange>
        </w:rPr>
        <w:t>Response</w:t>
      </w:r>
      <w:r w:rsidRPr="008C6831">
        <w:rPr>
          <w:rFonts w:ascii="Maiandra GD" w:eastAsia="Times New Roman" w:hAnsi="Maiandra GD" w:cs="Consolas"/>
          <w:color w:val="CFD5E0"/>
          <w:sz w:val="24"/>
          <w:szCs w:val="24"/>
          <w:rPrChange w:id="829"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830" w:author="Narendra" w:date="2021-08-21T13:02:00Z">
            <w:rPr>
              <w:rFonts w:ascii="inherit" w:eastAsia="Times New Roman" w:hAnsi="inherit" w:cs="Consolas"/>
              <w:color w:val="4284AE"/>
              <w:sz w:val="25"/>
            </w:rPr>
          </w:rPrChange>
        </w:rPr>
        <w:t>StatusCode</w:t>
      </w:r>
      <w:r w:rsidRPr="008C6831">
        <w:rPr>
          <w:rFonts w:ascii="Maiandra GD" w:eastAsia="Times New Roman" w:hAnsi="Maiandra GD" w:cs="Consolas"/>
          <w:color w:val="CFD5E0"/>
          <w:sz w:val="24"/>
          <w:szCs w:val="24"/>
          <w:rPrChange w:id="831" w:author="Narendra" w:date="2021-08-21T13:02:00Z">
            <w:rPr>
              <w:rFonts w:ascii="inherit" w:eastAsia="Times New Roman" w:hAnsi="inherit" w:cs="Consolas"/>
              <w:color w:val="CFD5E0"/>
              <w:sz w:val="25"/>
            </w:rPr>
          </w:rPrChange>
        </w:rPr>
        <w:t xml:space="preserve"> == HttpStatusCode.</w:t>
      </w:r>
      <w:r w:rsidRPr="008C6831">
        <w:rPr>
          <w:rFonts w:ascii="Maiandra GD" w:eastAsia="Times New Roman" w:hAnsi="Maiandra GD" w:cs="Consolas"/>
          <w:color w:val="4284AE"/>
          <w:sz w:val="24"/>
          <w:szCs w:val="24"/>
          <w:rPrChange w:id="832" w:author="Narendra" w:date="2021-08-21T13:02:00Z">
            <w:rPr>
              <w:rFonts w:ascii="inherit" w:eastAsia="Times New Roman" w:hAnsi="inherit" w:cs="Consolas"/>
              <w:color w:val="4284AE"/>
              <w:sz w:val="25"/>
            </w:rPr>
          </w:rPrChange>
        </w:rPr>
        <w:t>Unauthorized</w:t>
      </w:r>
      <w:r w:rsidRPr="008C6831">
        <w:rPr>
          <w:rFonts w:ascii="Maiandra GD" w:eastAsia="Times New Roman" w:hAnsi="Maiandra GD" w:cs="Consolas"/>
          <w:b/>
          <w:bCs/>
          <w:color w:val="6B7C8B"/>
          <w:sz w:val="24"/>
          <w:szCs w:val="24"/>
          <w:rPrChange w:id="833"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3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835"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3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837" w:author="Narendra" w:date="2021-08-21T13:02:00Z">
            <w:rPr>
              <w:rFonts w:ascii="inherit" w:eastAsia="Times New Roman" w:hAnsi="inherit" w:cs="Consolas"/>
              <w:color w:val="CFD5E0"/>
              <w:sz w:val="25"/>
            </w:rPr>
          </w:rPrChange>
        </w:rPr>
        <w:t>actionContext.</w:t>
      </w:r>
      <w:r w:rsidRPr="008C6831">
        <w:rPr>
          <w:rFonts w:ascii="Maiandra GD" w:eastAsia="Times New Roman" w:hAnsi="Maiandra GD" w:cs="Consolas"/>
          <w:color w:val="4284AE"/>
          <w:sz w:val="24"/>
          <w:szCs w:val="24"/>
          <w:rPrChange w:id="838" w:author="Narendra" w:date="2021-08-21T13:02:00Z">
            <w:rPr>
              <w:rFonts w:ascii="inherit" w:eastAsia="Times New Roman" w:hAnsi="inherit" w:cs="Consolas"/>
              <w:color w:val="4284AE"/>
              <w:sz w:val="25"/>
            </w:rPr>
          </w:rPrChange>
        </w:rPr>
        <w:t>Response</w:t>
      </w:r>
      <w:r w:rsidRPr="008C6831">
        <w:rPr>
          <w:rFonts w:ascii="Maiandra GD" w:eastAsia="Times New Roman" w:hAnsi="Maiandra GD" w:cs="Consolas"/>
          <w:color w:val="CFD5E0"/>
          <w:sz w:val="24"/>
          <w:szCs w:val="24"/>
          <w:rPrChange w:id="839"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840" w:author="Narendra" w:date="2021-08-21T13:02:00Z">
            <w:rPr>
              <w:rFonts w:ascii="inherit" w:eastAsia="Times New Roman" w:hAnsi="inherit" w:cs="Consolas"/>
              <w:color w:val="4284AE"/>
              <w:sz w:val="25"/>
            </w:rPr>
          </w:rPrChange>
        </w:rPr>
        <w:t>Headers</w:t>
      </w:r>
      <w:r w:rsidRPr="008C6831">
        <w:rPr>
          <w:rFonts w:ascii="Maiandra GD" w:eastAsia="Times New Roman" w:hAnsi="Maiandra GD" w:cs="Consolas"/>
          <w:color w:val="CFD5E0"/>
          <w:sz w:val="24"/>
          <w:szCs w:val="24"/>
          <w:rPrChange w:id="841"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842" w:author="Narendra" w:date="2021-08-21T13:02:00Z">
            <w:rPr>
              <w:rFonts w:ascii="inherit" w:eastAsia="Times New Roman" w:hAnsi="inherit" w:cs="Consolas"/>
              <w:color w:val="4284AE"/>
              <w:sz w:val="25"/>
            </w:rPr>
          </w:rPrChange>
        </w:rPr>
        <w:t>Add</w:t>
      </w:r>
      <w:r w:rsidRPr="008C6831">
        <w:rPr>
          <w:rFonts w:ascii="Maiandra GD" w:eastAsia="Times New Roman" w:hAnsi="Maiandra GD" w:cs="Consolas"/>
          <w:b/>
          <w:bCs/>
          <w:color w:val="6B7C8B"/>
          <w:sz w:val="24"/>
          <w:szCs w:val="24"/>
          <w:rPrChange w:id="84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7CC379"/>
          <w:sz w:val="24"/>
          <w:szCs w:val="24"/>
          <w:rPrChange w:id="844" w:author="Narendra" w:date="2021-08-21T13:02:00Z">
            <w:rPr>
              <w:rFonts w:ascii="inherit" w:eastAsia="Times New Roman" w:hAnsi="inherit" w:cs="Consolas"/>
              <w:color w:val="7CC379"/>
              <w:sz w:val="25"/>
            </w:rPr>
          </w:rPrChange>
        </w:rPr>
        <w:t>"WWW-Authenticate"</w:t>
      </w:r>
      <w:r w:rsidRPr="008C6831">
        <w:rPr>
          <w:rFonts w:ascii="Maiandra GD" w:eastAsia="Times New Roman" w:hAnsi="Maiandra GD" w:cs="Consolas"/>
          <w:color w:val="CFD5E0"/>
          <w:sz w:val="24"/>
          <w:szCs w:val="24"/>
          <w:rPrChange w:id="845"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4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847" w:author="Narendra" w:date="2021-08-21T13:02:00Z">
            <w:rPr>
              <w:rFonts w:ascii="inherit" w:eastAsia="Times New Roman" w:hAnsi="inherit" w:cs="Consolas"/>
              <w:color w:val="CFD5E0"/>
              <w:sz w:val="25"/>
            </w:rPr>
          </w:rPrChange>
        </w:rPr>
        <w:t>string.</w:t>
      </w:r>
      <w:r w:rsidRPr="008C6831">
        <w:rPr>
          <w:rFonts w:ascii="Maiandra GD" w:eastAsia="Times New Roman" w:hAnsi="Maiandra GD" w:cs="Consolas"/>
          <w:color w:val="4284AE"/>
          <w:sz w:val="24"/>
          <w:szCs w:val="24"/>
          <w:rPrChange w:id="848" w:author="Narendra" w:date="2021-08-21T13:02:00Z">
            <w:rPr>
              <w:rFonts w:ascii="inherit" w:eastAsia="Times New Roman" w:hAnsi="inherit" w:cs="Consolas"/>
              <w:color w:val="4284AE"/>
              <w:sz w:val="25"/>
            </w:rPr>
          </w:rPrChange>
        </w:rPr>
        <w:t>Format</w:t>
      </w:r>
      <w:r w:rsidRPr="008C6831">
        <w:rPr>
          <w:rFonts w:ascii="Maiandra GD" w:eastAsia="Times New Roman" w:hAnsi="Maiandra GD" w:cs="Consolas"/>
          <w:b/>
          <w:bCs/>
          <w:color w:val="6B7C8B"/>
          <w:sz w:val="24"/>
          <w:szCs w:val="24"/>
          <w:rPrChange w:id="84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7CC379"/>
          <w:sz w:val="24"/>
          <w:szCs w:val="24"/>
          <w:rPrChange w:id="850" w:author="Narendra" w:date="2021-08-21T13:02:00Z">
            <w:rPr>
              <w:rFonts w:ascii="inherit" w:eastAsia="Times New Roman" w:hAnsi="inherit" w:cs="Consolas"/>
              <w:color w:val="7CC379"/>
              <w:sz w:val="25"/>
            </w:rPr>
          </w:rPrChange>
        </w:rPr>
        <w:t>"Basic realm=\"{0}\""</w:t>
      </w:r>
      <w:r w:rsidRPr="008C6831">
        <w:rPr>
          <w:rFonts w:ascii="Maiandra GD" w:eastAsia="Times New Roman" w:hAnsi="Maiandra GD" w:cs="Consolas"/>
          <w:color w:val="CFD5E0"/>
          <w:sz w:val="24"/>
          <w:szCs w:val="24"/>
          <w:rPrChange w:id="851" w:author="Narendra" w:date="2021-08-21T13:02:00Z">
            <w:rPr>
              <w:rFonts w:ascii="inherit" w:eastAsia="Times New Roman" w:hAnsi="inherit" w:cs="Consolas"/>
              <w:color w:val="CFD5E0"/>
              <w:sz w:val="25"/>
            </w:rPr>
          </w:rPrChange>
        </w:rPr>
        <w:t>, Realm</w:t>
      </w:r>
      <w:r w:rsidRPr="008C6831">
        <w:rPr>
          <w:rFonts w:ascii="Maiandra GD" w:eastAsia="Times New Roman" w:hAnsi="Maiandra GD" w:cs="Consolas"/>
          <w:b/>
          <w:bCs/>
          <w:color w:val="6B7C8B"/>
          <w:sz w:val="24"/>
          <w:szCs w:val="24"/>
          <w:rPrChange w:id="85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853"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5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855"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5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857"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5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859" w:author="Narendra" w:date="2021-08-21T13:02:00Z">
            <w:rPr>
              <w:rFonts w:ascii="inherit" w:eastAsia="Times New Roman" w:hAnsi="inherit" w:cs="Consolas"/>
              <w:b/>
              <w:bCs/>
              <w:color w:val="D171DD"/>
              <w:sz w:val="25"/>
            </w:rPr>
          </w:rPrChange>
        </w:rPr>
        <w:t>else</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6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861"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6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863" w:author="Narendra" w:date="2021-08-21T13:02:00Z">
            <w:rPr>
              <w:rFonts w:ascii="inherit" w:eastAsia="Times New Roman" w:hAnsi="inherit" w:cs="Consolas"/>
              <w:color w:val="6B7C8B"/>
              <w:sz w:val="25"/>
            </w:rPr>
          </w:rPrChange>
        </w:rPr>
        <w:t>//Get the authentication token from the request header</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6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865" w:author="Narendra" w:date="2021-08-21T13:02:00Z">
            <w:rPr>
              <w:rFonts w:ascii="inherit" w:eastAsia="Times New Roman" w:hAnsi="inherit" w:cs="Consolas"/>
              <w:color w:val="CFD5E0"/>
              <w:sz w:val="25"/>
            </w:rPr>
          </w:rPrChange>
        </w:rPr>
        <w:t>string authenticationToken = actionContext.</w:t>
      </w:r>
      <w:r w:rsidRPr="008C6831">
        <w:rPr>
          <w:rFonts w:ascii="Maiandra GD" w:eastAsia="Times New Roman" w:hAnsi="Maiandra GD" w:cs="Consolas"/>
          <w:color w:val="4284AE"/>
          <w:sz w:val="24"/>
          <w:szCs w:val="24"/>
          <w:rPrChange w:id="866" w:author="Narendra" w:date="2021-08-21T13:02:00Z">
            <w:rPr>
              <w:rFonts w:ascii="inherit" w:eastAsia="Times New Roman" w:hAnsi="inherit" w:cs="Consolas"/>
              <w:color w:val="4284AE"/>
              <w:sz w:val="25"/>
            </w:rPr>
          </w:rPrChange>
        </w:rPr>
        <w:t>Request</w:t>
      </w:r>
      <w:r w:rsidRPr="008C6831">
        <w:rPr>
          <w:rFonts w:ascii="Maiandra GD" w:eastAsia="Times New Roman" w:hAnsi="Maiandra GD" w:cs="Consolas"/>
          <w:color w:val="CFD5E0"/>
          <w:sz w:val="24"/>
          <w:szCs w:val="24"/>
          <w:rPrChange w:id="867"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868" w:author="Narendra" w:date="2021-08-21T13:02:00Z">
            <w:rPr>
              <w:rFonts w:ascii="inherit" w:eastAsia="Times New Roman" w:hAnsi="inherit" w:cs="Consolas"/>
              <w:color w:val="4284AE"/>
              <w:sz w:val="25"/>
            </w:rPr>
          </w:rPrChange>
        </w:rPr>
        <w:t>Headers</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6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870" w:author="Narendra" w:date="2021-08-21T13:02:00Z">
            <w:rPr>
              <w:rFonts w:ascii="inherit" w:eastAsia="Times New Roman" w:hAnsi="inherit" w:cs="Consolas"/>
              <w:color w:val="CFD5E0"/>
              <w:sz w:val="25"/>
            </w:rPr>
          </w:rPrChange>
        </w:rPr>
        <w:t>.Authorization.</w:t>
      </w:r>
      <w:r w:rsidRPr="008C6831">
        <w:rPr>
          <w:rFonts w:ascii="Maiandra GD" w:eastAsia="Times New Roman" w:hAnsi="Maiandra GD" w:cs="Consolas"/>
          <w:color w:val="4284AE"/>
          <w:sz w:val="24"/>
          <w:szCs w:val="24"/>
          <w:rPrChange w:id="871" w:author="Narendra" w:date="2021-08-21T13:02:00Z">
            <w:rPr>
              <w:rFonts w:ascii="inherit" w:eastAsia="Times New Roman" w:hAnsi="inherit" w:cs="Consolas"/>
              <w:color w:val="4284AE"/>
              <w:sz w:val="25"/>
            </w:rPr>
          </w:rPrChange>
        </w:rPr>
        <w:t>Parameter</w:t>
      </w:r>
      <w:r w:rsidRPr="008C6831">
        <w:rPr>
          <w:rFonts w:ascii="Maiandra GD" w:eastAsia="Times New Roman" w:hAnsi="Maiandra GD" w:cs="Consolas"/>
          <w:color w:val="CFD5E0"/>
          <w:sz w:val="24"/>
          <w:szCs w:val="24"/>
          <w:rPrChange w:id="872"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7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874" w:author="Narendra" w:date="2021-08-21T13:02:00Z">
            <w:rPr>
              <w:rFonts w:ascii="inherit" w:eastAsia="Times New Roman" w:hAnsi="inherit" w:cs="Consolas"/>
              <w:color w:val="6B7C8B"/>
              <w:sz w:val="25"/>
            </w:rPr>
          </w:rPrChange>
        </w:rPr>
        <w:t>//Decode the string</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7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876" w:author="Narendra" w:date="2021-08-21T13:02:00Z">
            <w:rPr>
              <w:rFonts w:ascii="inherit" w:eastAsia="Times New Roman" w:hAnsi="inherit" w:cs="Consolas"/>
              <w:color w:val="CFD5E0"/>
              <w:sz w:val="25"/>
            </w:rPr>
          </w:rPrChange>
        </w:rPr>
        <w:t>string decodedAuthenticationToken = Encoding.</w:t>
      </w:r>
      <w:r w:rsidRPr="008C6831">
        <w:rPr>
          <w:rFonts w:ascii="Maiandra GD" w:eastAsia="Times New Roman" w:hAnsi="Maiandra GD" w:cs="Consolas"/>
          <w:color w:val="4284AE"/>
          <w:sz w:val="24"/>
          <w:szCs w:val="24"/>
          <w:rPrChange w:id="877" w:author="Narendra" w:date="2021-08-21T13:02:00Z">
            <w:rPr>
              <w:rFonts w:ascii="inherit" w:eastAsia="Times New Roman" w:hAnsi="inherit" w:cs="Consolas"/>
              <w:color w:val="4284AE"/>
              <w:sz w:val="25"/>
            </w:rPr>
          </w:rPrChange>
        </w:rPr>
        <w:t>UTF8</w:t>
      </w:r>
      <w:r w:rsidRPr="008C6831">
        <w:rPr>
          <w:rFonts w:ascii="Maiandra GD" w:eastAsia="Times New Roman" w:hAnsi="Maiandra GD" w:cs="Consolas"/>
          <w:color w:val="CFD5E0"/>
          <w:sz w:val="24"/>
          <w:szCs w:val="24"/>
          <w:rPrChange w:id="878"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879" w:author="Narendra" w:date="2021-08-21T13:02:00Z">
            <w:rPr>
              <w:rFonts w:ascii="inherit" w:eastAsia="Times New Roman" w:hAnsi="inherit" w:cs="Consolas"/>
              <w:color w:val="4284AE"/>
              <w:sz w:val="25"/>
            </w:rPr>
          </w:rPrChange>
        </w:rPr>
        <w:t>GetString</w:t>
      </w:r>
      <w:r w:rsidRPr="008C6831">
        <w:rPr>
          <w:rFonts w:ascii="Maiandra GD" w:eastAsia="Times New Roman" w:hAnsi="Maiandra GD" w:cs="Consolas"/>
          <w:b/>
          <w:bCs/>
          <w:color w:val="6B7C8B"/>
          <w:sz w:val="24"/>
          <w:szCs w:val="24"/>
          <w:rPrChange w:id="880"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8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882" w:author="Narendra" w:date="2021-08-21T13:02:00Z">
            <w:rPr>
              <w:rFonts w:ascii="inherit" w:eastAsia="Times New Roman" w:hAnsi="inherit" w:cs="Consolas"/>
              <w:color w:val="CFD5E0"/>
              <w:sz w:val="25"/>
            </w:rPr>
          </w:rPrChange>
        </w:rPr>
        <w:t>Convert.</w:t>
      </w:r>
      <w:r w:rsidRPr="008C6831">
        <w:rPr>
          <w:rFonts w:ascii="Maiandra GD" w:eastAsia="Times New Roman" w:hAnsi="Maiandra GD" w:cs="Consolas"/>
          <w:color w:val="4284AE"/>
          <w:sz w:val="24"/>
          <w:szCs w:val="24"/>
          <w:rPrChange w:id="883" w:author="Narendra" w:date="2021-08-21T13:02:00Z">
            <w:rPr>
              <w:rFonts w:ascii="inherit" w:eastAsia="Times New Roman" w:hAnsi="inherit" w:cs="Consolas"/>
              <w:color w:val="4284AE"/>
              <w:sz w:val="25"/>
            </w:rPr>
          </w:rPrChange>
        </w:rPr>
        <w:t>FromBase64String</w:t>
      </w:r>
      <w:r w:rsidRPr="008C6831">
        <w:rPr>
          <w:rFonts w:ascii="Maiandra GD" w:eastAsia="Times New Roman" w:hAnsi="Maiandra GD" w:cs="Consolas"/>
          <w:b/>
          <w:bCs/>
          <w:color w:val="6B7C8B"/>
          <w:sz w:val="24"/>
          <w:szCs w:val="24"/>
          <w:rPrChange w:id="884"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885" w:author="Narendra" w:date="2021-08-21T13:02:00Z">
            <w:rPr>
              <w:rFonts w:ascii="inherit" w:eastAsia="Times New Roman" w:hAnsi="inherit" w:cs="Consolas"/>
              <w:color w:val="CFD5E0"/>
              <w:sz w:val="25"/>
            </w:rPr>
          </w:rPrChange>
        </w:rPr>
        <w:t>authenticationToken</w:t>
      </w:r>
      <w:r w:rsidRPr="008C6831">
        <w:rPr>
          <w:rFonts w:ascii="Maiandra GD" w:eastAsia="Times New Roman" w:hAnsi="Maiandra GD" w:cs="Consolas"/>
          <w:b/>
          <w:bCs/>
          <w:color w:val="6B7C8B"/>
          <w:sz w:val="24"/>
          <w:szCs w:val="24"/>
          <w:rPrChange w:id="886"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887"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8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889" w:author="Narendra" w:date="2021-08-21T13:02:00Z">
            <w:rPr>
              <w:rFonts w:ascii="inherit" w:eastAsia="Times New Roman" w:hAnsi="inherit" w:cs="Consolas"/>
              <w:color w:val="6B7C8B"/>
              <w:sz w:val="25"/>
            </w:rPr>
          </w:rPrChange>
        </w:rPr>
        <w:t>//Convert the string into an string array</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9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891" w:author="Narendra" w:date="2021-08-21T13:02:00Z">
            <w:rPr>
              <w:rFonts w:ascii="inherit" w:eastAsia="Times New Roman" w:hAnsi="inherit" w:cs="Consolas"/>
              <w:color w:val="CFD5E0"/>
              <w:sz w:val="25"/>
            </w:rPr>
          </w:rPrChange>
        </w:rPr>
        <w:t>string</w:t>
      </w:r>
      <w:r w:rsidRPr="008C6831">
        <w:rPr>
          <w:rFonts w:ascii="Maiandra GD" w:eastAsia="Times New Roman" w:hAnsi="Maiandra GD" w:cs="Consolas"/>
          <w:b/>
          <w:bCs/>
          <w:color w:val="6B7C8B"/>
          <w:sz w:val="24"/>
          <w:szCs w:val="24"/>
          <w:rPrChange w:id="89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893" w:author="Narendra" w:date="2021-08-21T13:02:00Z">
            <w:rPr>
              <w:rFonts w:ascii="inherit" w:eastAsia="Times New Roman" w:hAnsi="inherit" w:cs="Consolas"/>
              <w:color w:val="CFD5E0"/>
              <w:sz w:val="25"/>
            </w:rPr>
          </w:rPrChange>
        </w:rPr>
        <w:t xml:space="preserve"> usernamePasswordArray = decodedAuthenticationToken.</w:t>
      </w:r>
      <w:r w:rsidRPr="008C6831">
        <w:rPr>
          <w:rFonts w:ascii="Maiandra GD" w:eastAsia="Times New Roman" w:hAnsi="Maiandra GD" w:cs="Consolas"/>
          <w:color w:val="4284AE"/>
          <w:sz w:val="24"/>
          <w:szCs w:val="24"/>
          <w:rPrChange w:id="894" w:author="Narendra" w:date="2021-08-21T13:02:00Z">
            <w:rPr>
              <w:rFonts w:ascii="inherit" w:eastAsia="Times New Roman" w:hAnsi="inherit" w:cs="Consolas"/>
              <w:color w:val="4284AE"/>
              <w:sz w:val="25"/>
            </w:rPr>
          </w:rPrChange>
        </w:rPr>
        <w:t>Split</w:t>
      </w:r>
      <w:r w:rsidRPr="008C6831">
        <w:rPr>
          <w:rFonts w:ascii="Maiandra GD" w:eastAsia="Times New Roman" w:hAnsi="Maiandra GD" w:cs="Consolas"/>
          <w:b/>
          <w:bCs/>
          <w:color w:val="6B7C8B"/>
          <w:sz w:val="24"/>
          <w:szCs w:val="24"/>
          <w:rPrChange w:id="895"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7CC379"/>
          <w:sz w:val="24"/>
          <w:szCs w:val="24"/>
          <w:rPrChange w:id="896" w:author="Narendra" w:date="2021-08-21T13:02:00Z">
            <w:rPr>
              <w:rFonts w:ascii="inherit" w:eastAsia="Times New Roman" w:hAnsi="inherit" w:cs="Consolas"/>
              <w:color w:val="7CC379"/>
              <w:sz w:val="25"/>
            </w:rPr>
          </w:rPrChange>
        </w:rPr>
        <w:t>':'</w:t>
      </w:r>
      <w:r w:rsidRPr="008C6831">
        <w:rPr>
          <w:rFonts w:ascii="Maiandra GD" w:eastAsia="Times New Roman" w:hAnsi="Maiandra GD" w:cs="Consolas"/>
          <w:b/>
          <w:bCs/>
          <w:color w:val="6B7C8B"/>
          <w:sz w:val="24"/>
          <w:szCs w:val="24"/>
          <w:rPrChange w:id="89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898"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9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900" w:author="Narendra" w:date="2021-08-21T13:02:00Z">
            <w:rPr>
              <w:rFonts w:ascii="inherit" w:eastAsia="Times New Roman" w:hAnsi="inherit" w:cs="Consolas"/>
              <w:color w:val="6B7C8B"/>
              <w:sz w:val="25"/>
            </w:rPr>
          </w:rPrChange>
        </w:rPr>
        <w:t>//First element of the array is the username</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90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902" w:author="Narendra" w:date="2021-08-21T13:02:00Z">
            <w:rPr>
              <w:rFonts w:ascii="inherit" w:eastAsia="Times New Roman" w:hAnsi="inherit" w:cs="Consolas"/>
              <w:color w:val="CFD5E0"/>
              <w:sz w:val="25"/>
            </w:rPr>
          </w:rPrChange>
        </w:rPr>
        <w:t>string username = usernamePasswordArray</w:t>
      </w:r>
      <w:r w:rsidRPr="008C6831">
        <w:rPr>
          <w:rFonts w:ascii="Maiandra GD" w:eastAsia="Times New Roman" w:hAnsi="Maiandra GD" w:cs="Consolas"/>
          <w:b/>
          <w:bCs/>
          <w:color w:val="6B7C8B"/>
          <w:sz w:val="24"/>
          <w:szCs w:val="24"/>
          <w:rPrChange w:id="90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D19A66"/>
          <w:sz w:val="24"/>
          <w:szCs w:val="24"/>
          <w:rPrChange w:id="904" w:author="Narendra" w:date="2021-08-21T13:02:00Z">
            <w:rPr>
              <w:rFonts w:ascii="inherit" w:eastAsia="Times New Roman" w:hAnsi="inherit" w:cs="Consolas"/>
              <w:color w:val="D19A66"/>
              <w:sz w:val="25"/>
            </w:rPr>
          </w:rPrChange>
        </w:rPr>
        <w:t>0</w:t>
      </w:r>
      <w:r w:rsidRPr="008C6831">
        <w:rPr>
          <w:rFonts w:ascii="Maiandra GD" w:eastAsia="Times New Roman" w:hAnsi="Maiandra GD" w:cs="Consolas"/>
          <w:b/>
          <w:bCs/>
          <w:color w:val="6B7C8B"/>
          <w:sz w:val="24"/>
          <w:szCs w:val="24"/>
          <w:rPrChange w:id="905"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906"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90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908" w:author="Narendra" w:date="2021-08-21T13:02:00Z">
            <w:rPr>
              <w:rFonts w:ascii="inherit" w:eastAsia="Times New Roman" w:hAnsi="inherit" w:cs="Consolas"/>
              <w:color w:val="6B7C8B"/>
              <w:sz w:val="25"/>
            </w:rPr>
          </w:rPrChange>
        </w:rPr>
        <w:t>//Second element of the array is the password</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90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910" w:author="Narendra" w:date="2021-08-21T13:02:00Z">
            <w:rPr>
              <w:rFonts w:ascii="inherit" w:eastAsia="Times New Roman" w:hAnsi="inherit" w:cs="Consolas"/>
              <w:color w:val="CFD5E0"/>
              <w:sz w:val="25"/>
            </w:rPr>
          </w:rPrChange>
        </w:rPr>
        <w:t>string password = usernamePasswordArray</w:t>
      </w:r>
      <w:r w:rsidRPr="008C6831">
        <w:rPr>
          <w:rFonts w:ascii="Maiandra GD" w:eastAsia="Times New Roman" w:hAnsi="Maiandra GD" w:cs="Consolas"/>
          <w:b/>
          <w:bCs/>
          <w:color w:val="6B7C8B"/>
          <w:sz w:val="24"/>
          <w:szCs w:val="24"/>
          <w:rPrChange w:id="91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D19A66"/>
          <w:sz w:val="24"/>
          <w:szCs w:val="24"/>
          <w:rPrChange w:id="912" w:author="Narendra" w:date="2021-08-21T13:02:00Z">
            <w:rPr>
              <w:rFonts w:ascii="inherit" w:eastAsia="Times New Roman" w:hAnsi="inherit" w:cs="Consolas"/>
              <w:color w:val="D19A66"/>
              <w:sz w:val="25"/>
            </w:rPr>
          </w:rPrChange>
        </w:rPr>
        <w:t>1</w:t>
      </w:r>
      <w:r w:rsidRPr="008C6831">
        <w:rPr>
          <w:rFonts w:ascii="Maiandra GD" w:eastAsia="Times New Roman" w:hAnsi="Maiandra GD" w:cs="Consolas"/>
          <w:b/>
          <w:bCs/>
          <w:color w:val="6B7C8B"/>
          <w:sz w:val="24"/>
          <w:szCs w:val="24"/>
          <w:rPrChange w:id="91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914"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91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916" w:author="Narendra" w:date="2021-08-21T13:02:00Z">
            <w:rPr>
              <w:rFonts w:ascii="inherit" w:eastAsia="Times New Roman" w:hAnsi="inherit" w:cs="Consolas"/>
              <w:color w:val="6B7C8B"/>
              <w:sz w:val="25"/>
            </w:rPr>
          </w:rPrChange>
        </w:rPr>
        <w:t>//call the login method to check the username and password</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91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918" w:author="Narendra" w:date="2021-08-21T13:02:00Z">
            <w:rPr>
              <w:rFonts w:ascii="inherit" w:eastAsia="Times New Roman" w:hAnsi="inherit" w:cs="Consolas"/>
              <w:b/>
              <w:bCs/>
              <w:color w:val="D171DD"/>
              <w:sz w:val="25"/>
            </w:rPr>
          </w:rPrChange>
        </w:rPr>
        <w:t>if</w:t>
      </w:r>
      <w:r w:rsidRPr="008C6831">
        <w:rPr>
          <w:rFonts w:ascii="Maiandra GD" w:eastAsia="Times New Roman" w:hAnsi="Maiandra GD" w:cs="Consolas"/>
          <w:color w:val="CFD5E0"/>
          <w:sz w:val="24"/>
          <w:szCs w:val="24"/>
          <w:rPrChange w:id="919"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920"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921" w:author="Narendra" w:date="2021-08-21T13:02:00Z">
            <w:rPr>
              <w:rFonts w:ascii="inherit" w:eastAsia="Times New Roman" w:hAnsi="inherit" w:cs="Consolas"/>
              <w:color w:val="CFD5E0"/>
              <w:sz w:val="25"/>
            </w:rPr>
          </w:rPrChange>
        </w:rPr>
        <w:t>UserValidate.</w:t>
      </w:r>
      <w:r w:rsidRPr="008C6831">
        <w:rPr>
          <w:rFonts w:ascii="Maiandra GD" w:eastAsia="Times New Roman" w:hAnsi="Maiandra GD" w:cs="Consolas"/>
          <w:color w:val="4284AE"/>
          <w:sz w:val="24"/>
          <w:szCs w:val="24"/>
          <w:rPrChange w:id="922" w:author="Narendra" w:date="2021-08-21T13:02:00Z">
            <w:rPr>
              <w:rFonts w:ascii="inherit" w:eastAsia="Times New Roman" w:hAnsi="inherit" w:cs="Consolas"/>
              <w:color w:val="4284AE"/>
              <w:sz w:val="25"/>
            </w:rPr>
          </w:rPrChange>
        </w:rPr>
        <w:t>Login</w:t>
      </w:r>
      <w:r w:rsidRPr="008C6831">
        <w:rPr>
          <w:rFonts w:ascii="Maiandra GD" w:eastAsia="Times New Roman" w:hAnsi="Maiandra GD" w:cs="Consolas"/>
          <w:b/>
          <w:bCs/>
          <w:color w:val="6B7C8B"/>
          <w:sz w:val="24"/>
          <w:szCs w:val="24"/>
          <w:rPrChange w:id="92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924" w:author="Narendra" w:date="2021-08-21T13:02:00Z">
            <w:rPr>
              <w:rFonts w:ascii="inherit" w:eastAsia="Times New Roman" w:hAnsi="inherit" w:cs="Consolas"/>
              <w:color w:val="CFD5E0"/>
              <w:sz w:val="25"/>
            </w:rPr>
          </w:rPrChange>
        </w:rPr>
        <w:t>username, password</w:t>
      </w:r>
      <w:r w:rsidRPr="008C6831">
        <w:rPr>
          <w:rFonts w:ascii="Maiandra GD" w:eastAsia="Times New Roman" w:hAnsi="Maiandra GD" w:cs="Consolas"/>
          <w:b/>
          <w:bCs/>
          <w:color w:val="6B7C8B"/>
          <w:sz w:val="24"/>
          <w:szCs w:val="24"/>
          <w:rPrChange w:id="925"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92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927"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92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D19252"/>
          <w:sz w:val="24"/>
          <w:szCs w:val="24"/>
          <w:rPrChange w:id="929" w:author="Narendra" w:date="2021-08-21T13:02:00Z">
            <w:rPr>
              <w:rFonts w:ascii="inherit" w:eastAsia="Times New Roman" w:hAnsi="inherit" w:cs="Consolas"/>
              <w:color w:val="D19252"/>
              <w:sz w:val="25"/>
            </w:rPr>
          </w:rPrChange>
        </w:rPr>
        <w:t>var</w:t>
      </w:r>
      <w:r w:rsidRPr="008C6831">
        <w:rPr>
          <w:rFonts w:ascii="Maiandra GD" w:eastAsia="Times New Roman" w:hAnsi="Maiandra GD" w:cs="Consolas"/>
          <w:color w:val="CFD5E0"/>
          <w:sz w:val="24"/>
          <w:szCs w:val="24"/>
          <w:rPrChange w:id="930" w:author="Narendra" w:date="2021-08-21T13:02:00Z">
            <w:rPr>
              <w:rFonts w:ascii="inherit" w:eastAsia="Times New Roman" w:hAnsi="inherit" w:cs="Consolas"/>
              <w:color w:val="CFD5E0"/>
              <w:sz w:val="25"/>
            </w:rPr>
          </w:rPrChange>
        </w:rPr>
        <w:t xml:space="preserve"> identity = </w:t>
      </w:r>
      <w:r w:rsidRPr="008C6831">
        <w:rPr>
          <w:rFonts w:ascii="Maiandra GD" w:eastAsia="Times New Roman" w:hAnsi="Maiandra GD" w:cs="Consolas"/>
          <w:color w:val="4284AE"/>
          <w:sz w:val="24"/>
          <w:szCs w:val="24"/>
          <w:rPrChange w:id="931"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932"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933" w:author="Narendra" w:date="2021-08-21T13:02:00Z">
            <w:rPr>
              <w:rFonts w:ascii="inherit" w:eastAsia="Times New Roman" w:hAnsi="inherit" w:cs="Consolas"/>
              <w:color w:val="4284AE"/>
              <w:sz w:val="25"/>
            </w:rPr>
          </w:rPrChange>
        </w:rPr>
        <w:t>GenericIdentity</w:t>
      </w:r>
      <w:r w:rsidRPr="008C6831">
        <w:rPr>
          <w:rFonts w:ascii="Maiandra GD" w:eastAsia="Times New Roman" w:hAnsi="Maiandra GD" w:cs="Consolas"/>
          <w:b/>
          <w:bCs/>
          <w:color w:val="6B7C8B"/>
          <w:sz w:val="24"/>
          <w:szCs w:val="24"/>
          <w:rPrChange w:id="934"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935" w:author="Narendra" w:date="2021-08-21T13:02:00Z">
            <w:rPr>
              <w:rFonts w:ascii="inherit" w:eastAsia="Times New Roman" w:hAnsi="inherit" w:cs="Consolas"/>
              <w:color w:val="CFD5E0"/>
              <w:sz w:val="25"/>
            </w:rPr>
          </w:rPrChange>
        </w:rPr>
        <w:t>username</w:t>
      </w:r>
      <w:r w:rsidRPr="008C6831">
        <w:rPr>
          <w:rFonts w:ascii="Maiandra GD" w:eastAsia="Times New Roman" w:hAnsi="Maiandra GD" w:cs="Consolas"/>
          <w:b/>
          <w:bCs/>
          <w:color w:val="6B7C8B"/>
          <w:sz w:val="24"/>
          <w:szCs w:val="24"/>
          <w:rPrChange w:id="936"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937"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93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939" w:author="Narendra" w:date="2021-08-21T13:02:00Z">
            <w:rPr>
              <w:rFonts w:ascii="inherit" w:eastAsia="Times New Roman" w:hAnsi="inherit" w:cs="Consolas"/>
              <w:color w:val="CFD5E0"/>
              <w:sz w:val="25"/>
            </w:rPr>
          </w:rPrChange>
        </w:rPr>
        <w:lastRenderedPageBreak/>
        <w:t xml:space="preserve">IPrincipal principal = </w:t>
      </w:r>
      <w:r w:rsidRPr="008C6831">
        <w:rPr>
          <w:rFonts w:ascii="Maiandra GD" w:eastAsia="Times New Roman" w:hAnsi="Maiandra GD" w:cs="Consolas"/>
          <w:color w:val="4284AE"/>
          <w:sz w:val="24"/>
          <w:szCs w:val="24"/>
          <w:rPrChange w:id="940"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941"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942" w:author="Narendra" w:date="2021-08-21T13:02:00Z">
            <w:rPr>
              <w:rFonts w:ascii="inherit" w:eastAsia="Times New Roman" w:hAnsi="inherit" w:cs="Consolas"/>
              <w:color w:val="4284AE"/>
              <w:sz w:val="25"/>
            </w:rPr>
          </w:rPrChange>
        </w:rPr>
        <w:t>GenericPrincipal</w:t>
      </w:r>
      <w:r w:rsidRPr="008C6831">
        <w:rPr>
          <w:rFonts w:ascii="Maiandra GD" w:eastAsia="Times New Roman" w:hAnsi="Maiandra GD" w:cs="Consolas"/>
          <w:b/>
          <w:bCs/>
          <w:color w:val="6B7C8B"/>
          <w:sz w:val="24"/>
          <w:szCs w:val="24"/>
          <w:rPrChange w:id="94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944" w:author="Narendra" w:date="2021-08-21T13:02:00Z">
            <w:rPr>
              <w:rFonts w:ascii="inherit" w:eastAsia="Times New Roman" w:hAnsi="inherit" w:cs="Consolas"/>
              <w:color w:val="CFD5E0"/>
              <w:sz w:val="25"/>
            </w:rPr>
          </w:rPrChange>
        </w:rPr>
        <w:t>identity,</w:t>
      </w:r>
      <w:r w:rsidRPr="008C6831">
        <w:rPr>
          <w:rFonts w:ascii="Maiandra GD" w:eastAsia="Times New Roman" w:hAnsi="Maiandra GD" w:cs="Consolas"/>
          <w:b/>
          <w:bCs/>
          <w:color w:val="D171DD"/>
          <w:sz w:val="24"/>
          <w:szCs w:val="24"/>
          <w:rPrChange w:id="945" w:author="Narendra" w:date="2021-08-21T13:02:00Z">
            <w:rPr>
              <w:rFonts w:ascii="inherit" w:eastAsia="Times New Roman" w:hAnsi="inherit" w:cs="Consolas"/>
              <w:b/>
              <w:bCs/>
              <w:color w:val="D171DD"/>
              <w:sz w:val="25"/>
            </w:rPr>
          </w:rPrChange>
        </w:rPr>
        <w:t>null</w:t>
      </w:r>
      <w:r w:rsidRPr="008C6831">
        <w:rPr>
          <w:rFonts w:ascii="Maiandra GD" w:eastAsia="Times New Roman" w:hAnsi="Maiandra GD" w:cs="Consolas"/>
          <w:b/>
          <w:bCs/>
          <w:color w:val="6B7C8B"/>
          <w:sz w:val="24"/>
          <w:szCs w:val="24"/>
          <w:rPrChange w:id="946"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947"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94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949" w:author="Narendra" w:date="2021-08-21T13:02:00Z">
            <w:rPr>
              <w:rFonts w:ascii="inherit" w:eastAsia="Times New Roman" w:hAnsi="inherit" w:cs="Consolas"/>
              <w:color w:val="CFD5E0"/>
              <w:sz w:val="25"/>
            </w:rPr>
          </w:rPrChange>
        </w:rPr>
        <w:t>Thread.</w:t>
      </w:r>
      <w:r w:rsidRPr="008C6831">
        <w:rPr>
          <w:rFonts w:ascii="Maiandra GD" w:eastAsia="Times New Roman" w:hAnsi="Maiandra GD" w:cs="Consolas"/>
          <w:color w:val="4284AE"/>
          <w:sz w:val="24"/>
          <w:szCs w:val="24"/>
          <w:rPrChange w:id="950" w:author="Narendra" w:date="2021-08-21T13:02:00Z">
            <w:rPr>
              <w:rFonts w:ascii="inherit" w:eastAsia="Times New Roman" w:hAnsi="inherit" w:cs="Consolas"/>
              <w:color w:val="4284AE"/>
              <w:sz w:val="25"/>
            </w:rPr>
          </w:rPrChange>
        </w:rPr>
        <w:t>CurrentPrincipal</w:t>
      </w:r>
      <w:r w:rsidRPr="008C6831">
        <w:rPr>
          <w:rFonts w:ascii="Maiandra GD" w:eastAsia="Times New Roman" w:hAnsi="Maiandra GD" w:cs="Consolas"/>
          <w:color w:val="CFD5E0"/>
          <w:sz w:val="24"/>
          <w:szCs w:val="24"/>
          <w:rPrChange w:id="951" w:author="Narendra" w:date="2021-08-21T13:02:00Z">
            <w:rPr>
              <w:rFonts w:ascii="inherit" w:eastAsia="Times New Roman" w:hAnsi="inherit" w:cs="Consolas"/>
              <w:color w:val="CFD5E0"/>
              <w:sz w:val="25"/>
            </w:rPr>
          </w:rPrChange>
        </w:rPr>
        <w:t xml:space="preserve"> = principal;</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95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953" w:author="Narendra" w:date="2021-08-21T13:02:00Z">
            <w:rPr>
              <w:rFonts w:ascii="inherit" w:eastAsia="Times New Roman" w:hAnsi="inherit" w:cs="Consolas"/>
              <w:b/>
              <w:bCs/>
              <w:color w:val="D171DD"/>
              <w:sz w:val="25"/>
            </w:rPr>
          </w:rPrChange>
        </w:rPr>
        <w:t>if</w:t>
      </w:r>
      <w:r w:rsidRPr="008C6831">
        <w:rPr>
          <w:rFonts w:ascii="Maiandra GD" w:eastAsia="Times New Roman" w:hAnsi="Maiandra GD" w:cs="Consolas"/>
          <w:color w:val="CFD5E0"/>
          <w:sz w:val="24"/>
          <w:szCs w:val="24"/>
          <w:rPrChange w:id="954"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955"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956" w:author="Narendra" w:date="2021-08-21T13:02:00Z">
            <w:rPr>
              <w:rFonts w:ascii="inherit" w:eastAsia="Times New Roman" w:hAnsi="inherit" w:cs="Consolas"/>
              <w:color w:val="CFD5E0"/>
              <w:sz w:val="25"/>
            </w:rPr>
          </w:rPrChange>
        </w:rPr>
        <w:t>HttpContext.</w:t>
      </w:r>
      <w:r w:rsidRPr="008C6831">
        <w:rPr>
          <w:rFonts w:ascii="Maiandra GD" w:eastAsia="Times New Roman" w:hAnsi="Maiandra GD" w:cs="Consolas"/>
          <w:color w:val="4284AE"/>
          <w:sz w:val="24"/>
          <w:szCs w:val="24"/>
          <w:rPrChange w:id="957" w:author="Narendra" w:date="2021-08-21T13:02:00Z">
            <w:rPr>
              <w:rFonts w:ascii="inherit" w:eastAsia="Times New Roman" w:hAnsi="inherit" w:cs="Consolas"/>
              <w:color w:val="4284AE"/>
              <w:sz w:val="25"/>
            </w:rPr>
          </w:rPrChange>
        </w:rPr>
        <w:t>Current</w:t>
      </w:r>
      <w:r w:rsidRPr="008C6831">
        <w:rPr>
          <w:rFonts w:ascii="Maiandra GD" w:eastAsia="Times New Roman" w:hAnsi="Maiandra GD" w:cs="Consolas"/>
          <w:color w:val="CFD5E0"/>
          <w:sz w:val="24"/>
          <w:szCs w:val="24"/>
          <w:rPrChange w:id="958" w:author="Narendra" w:date="2021-08-21T13:02:00Z">
            <w:rPr>
              <w:rFonts w:ascii="inherit" w:eastAsia="Times New Roman" w:hAnsi="inherit" w:cs="Consolas"/>
              <w:color w:val="CFD5E0"/>
              <w:sz w:val="25"/>
            </w:rPr>
          </w:rPrChange>
        </w:rPr>
        <w:t xml:space="preserve"> != </w:t>
      </w:r>
      <w:r w:rsidRPr="008C6831">
        <w:rPr>
          <w:rFonts w:ascii="Maiandra GD" w:eastAsia="Times New Roman" w:hAnsi="Maiandra GD" w:cs="Consolas"/>
          <w:b/>
          <w:bCs/>
          <w:color w:val="D171DD"/>
          <w:sz w:val="24"/>
          <w:szCs w:val="24"/>
          <w:rPrChange w:id="959" w:author="Narendra" w:date="2021-08-21T13:02:00Z">
            <w:rPr>
              <w:rFonts w:ascii="inherit" w:eastAsia="Times New Roman" w:hAnsi="inherit" w:cs="Consolas"/>
              <w:b/>
              <w:bCs/>
              <w:color w:val="D171DD"/>
              <w:sz w:val="25"/>
            </w:rPr>
          </w:rPrChange>
        </w:rPr>
        <w:t>null</w:t>
      </w:r>
      <w:r w:rsidRPr="008C6831">
        <w:rPr>
          <w:rFonts w:ascii="Maiandra GD" w:eastAsia="Times New Roman" w:hAnsi="Maiandra GD" w:cs="Consolas"/>
          <w:b/>
          <w:bCs/>
          <w:color w:val="6B7C8B"/>
          <w:sz w:val="24"/>
          <w:szCs w:val="24"/>
          <w:rPrChange w:id="960"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96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962"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96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964" w:author="Narendra" w:date="2021-08-21T13:02:00Z">
            <w:rPr>
              <w:rFonts w:ascii="inherit" w:eastAsia="Times New Roman" w:hAnsi="inherit" w:cs="Consolas"/>
              <w:color w:val="CFD5E0"/>
              <w:sz w:val="25"/>
            </w:rPr>
          </w:rPrChange>
        </w:rPr>
        <w:t>HttpContext.</w:t>
      </w:r>
      <w:r w:rsidRPr="008C6831">
        <w:rPr>
          <w:rFonts w:ascii="Maiandra GD" w:eastAsia="Times New Roman" w:hAnsi="Maiandra GD" w:cs="Consolas"/>
          <w:color w:val="4284AE"/>
          <w:sz w:val="24"/>
          <w:szCs w:val="24"/>
          <w:rPrChange w:id="965" w:author="Narendra" w:date="2021-08-21T13:02:00Z">
            <w:rPr>
              <w:rFonts w:ascii="inherit" w:eastAsia="Times New Roman" w:hAnsi="inherit" w:cs="Consolas"/>
              <w:color w:val="4284AE"/>
              <w:sz w:val="25"/>
            </w:rPr>
          </w:rPrChange>
        </w:rPr>
        <w:t>Current</w:t>
      </w:r>
      <w:r w:rsidRPr="008C6831">
        <w:rPr>
          <w:rFonts w:ascii="Maiandra GD" w:eastAsia="Times New Roman" w:hAnsi="Maiandra GD" w:cs="Consolas"/>
          <w:color w:val="CFD5E0"/>
          <w:sz w:val="24"/>
          <w:szCs w:val="24"/>
          <w:rPrChange w:id="966"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967" w:author="Narendra" w:date="2021-08-21T13:02:00Z">
            <w:rPr>
              <w:rFonts w:ascii="inherit" w:eastAsia="Times New Roman" w:hAnsi="inherit" w:cs="Consolas"/>
              <w:color w:val="4284AE"/>
              <w:sz w:val="25"/>
            </w:rPr>
          </w:rPrChange>
        </w:rPr>
        <w:t>User</w:t>
      </w:r>
      <w:r w:rsidRPr="008C6831">
        <w:rPr>
          <w:rFonts w:ascii="Maiandra GD" w:eastAsia="Times New Roman" w:hAnsi="Maiandra GD" w:cs="Consolas"/>
          <w:color w:val="CFD5E0"/>
          <w:sz w:val="24"/>
          <w:szCs w:val="24"/>
          <w:rPrChange w:id="968" w:author="Narendra" w:date="2021-08-21T13:02:00Z">
            <w:rPr>
              <w:rFonts w:ascii="inherit" w:eastAsia="Times New Roman" w:hAnsi="inherit" w:cs="Consolas"/>
              <w:color w:val="CFD5E0"/>
              <w:sz w:val="25"/>
            </w:rPr>
          </w:rPrChange>
        </w:rPr>
        <w:t xml:space="preserve"> = principal;</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96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970"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97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972"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97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974" w:author="Narendra" w:date="2021-08-21T13:02:00Z">
            <w:rPr>
              <w:rFonts w:ascii="inherit" w:eastAsia="Times New Roman" w:hAnsi="inherit" w:cs="Consolas"/>
              <w:b/>
              <w:bCs/>
              <w:color w:val="D171DD"/>
              <w:sz w:val="25"/>
            </w:rPr>
          </w:rPrChange>
        </w:rPr>
        <w:t>else</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97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976"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97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978" w:author="Narendra" w:date="2021-08-21T13:02:00Z">
            <w:rPr>
              <w:rFonts w:ascii="inherit" w:eastAsia="Times New Roman" w:hAnsi="inherit" w:cs="Consolas"/>
              <w:color w:val="CFD5E0"/>
              <w:sz w:val="25"/>
            </w:rPr>
          </w:rPrChange>
        </w:rPr>
        <w:t>actionContext.</w:t>
      </w:r>
      <w:r w:rsidRPr="008C6831">
        <w:rPr>
          <w:rFonts w:ascii="Maiandra GD" w:eastAsia="Times New Roman" w:hAnsi="Maiandra GD" w:cs="Consolas"/>
          <w:color w:val="4284AE"/>
          <w:sz w:val="24"/>
          <w:szCs w:val="24"/>
          <w:rPrChange w:id="979" w:author="Narendra" w:date="2021-08-21T13:02:00Z">
            <w:rPr>
              <w:rFonts w:ascii="inherit" w:eastAsia="Times New Roman" w:hAnsi="inherit" w:cs="Consolas"/>
              <w:color w:val="4284AE"/>
              <w:sz w:val="25"/>
            </w:rPr>
          </w:rPrChange>
        </w:rPr>
        <w:t>Response</w:t>
      </w:r>
      <w:r w:rsidRPr="008C6831">
        <w:rPr>
          <w:rFonts w:ascii="Maiandra GD" w:eastAsia="Times New Roman" w:hAnsi="Maiandra GD" w:cs="Consolas"/>
          <w:color w:val="CFD5E0"/>
          <w:sz w:val="24"/>
          <w:szCs w:val="24"/>
          <w:rPrChange w:id="980" w:author="Narendra" w:date="2021-08-21T13:02:00Z">
            <w:rPr>
              <w:rFonts w:ascii="inherit" w:eastAsia="Times New Roman" w:hAnsi="inherit" w:cs="Consolas"/>
              <w:color w:val="CFD5E0"/>
              <w:sz w:val="25"/>
            </w:rPr>
          </w:rPrChange>
        </w:rPr>
        <w:t xml:space="preserve"> = actionContext.</w:t>
      </w:r>
      <w:r w:rsidRPr="008C6831">
        <w:rPr>
          <w:rFonts w:ascii="Maiandra GD" w:eastAsia="Times New Roman" w:hAnsi="Maiandra GD" w:cs="Consolas"/>
          <w:color w:val="4284AE"/>
          <w:sz w:val="24"/>
          <w:szCs w:val="24"/>
          <w:rPrChange w:id="981" w:author="Narendra" w:date="2021-08-21T13:02:00Z">
            <w:rPr>
              <w:rFonts w:ascii="inherit" w:eastAsia="Times New Roman" w:hAnsi="inherit" w:cs="Consolas"/>
              <w:color w:val="4284AE"/>
              <w:sz w:val="25"/>
            </w:rPr>
          </w:rPrChange>
        </w:rPr>
        <w:t>Request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98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983"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984" w:author="Narendra" w:date="2021-08-21T13:02:00Z">
            <w:rPr>
              <w:rFonts w:ascii="inherit" w:eastAsia="Times New Roman" w:hAnsi="inherit" w:cs="Consolas"/>
              <w:color w:val="4284AE"/>
              <w:sz w:val="25"/>
            </w:rPr>
          </w:rPrChange>
        </w:rPr>
        <w:t>CreateResponse</w:t>
      </w:r>
      <w:r w:rsidRPr="008C6831">
        <w:rPr>
          <w:rFonts w:ascii="Maiandra GD" w:eastAsia="Times New Roman" w:hAnsi="Maiandra GD" w:cs="Consolas"/>
          <w:b/>
          <w:bCs/>
          <w:color w:val="6B7C8B"/>
          <w:sz w:val="24"/>
          <w:szCs w:val="24"/>
          <w:rPrChange w:id="985"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986" w:author="Narendra" w:date="2021-08-21T13:02:00Z">
            <w:rPr>
              <w:rFonts w:ascii="inherit" w:eastAsia="Times New Roman" w:hAnsi="inherit" w:cs="Consolas"/>
              <w:color w:val="CFD5E0"/>
              <w:sz w:val="25"/>
            </w:rPr>
          </w:rPrChange>
        </w:rPr>
        <w:t>HttpStatusCode.</w:t>
      </w:r>
      <w:r w:rsidRPr="008C6831">
        <w:rPr>
          <w:rFonts w:ascii="Maiandra GD" w:eastAsia="Times New Roman" w:hAnsi="Maiandra GD" w:cs="Consolas"/>
          <w:color w:val="4284AE"/>
          <w:sz w:val="24"/>
          <w:szCs w:val="24"/>
          <w:rPrChange w:id="987" w:author="Narendra" w:date="2021-08-21T13:02:00Z">
            <w:rPr>
              <w:rFonts w:ascii="inherit" w:eastAsia="Times New Roman" w:hAnsi="inherit" w:cs="Consolas"/>
              <w:color w:val="4284AE"/>
              <w:sz w:val="25"/>
            </w:rPr>
          </w:rPrChange>
        </w:rPr>
        <w:t>Unauthorized</w:t>
      </w:r>
      <w:r w:rsidRPr="008C6831">
        <w:rPr>
          <w:rFonts w:ascii="Maiandra GD" w:eastAsia="Times New Roman" w:hAnsi="Maiandra GD" w:cs="Consolas"/>
          <w:b/>
          <w:bCs/>
          <w:color w:val="6B7C8B"/>
          <w:sz w:val="24"/>
          <w:szCs w:val="24"/>
          <w:rPrChange w:id="98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989"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99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991"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99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993"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99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995"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99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997"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line="384" w:lineRule="atLeast"/>
        <w:textAlignment w:val="baseline"/>
        <w:rPr>
          <w:rFonts w:ascii="Maiandra GD" w:eastAsia="Times New Roman" w:hAnsi="Maiandra GD" w:cs="Consolas"/>
          <w:color w:val="596174"/>
          <w:sz w:val="24"/>
          <w:szCs w:val="24"/>
          <w:rPrChange w:id="99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999"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FFFFFF"/>
        <w:spacing w:after="0" w:line="240" w:lineRule="auto"/>
        <w:jc w:val="both"/>
        <w:textAlignment w:val="baseline"/>
        <w:outlineLvl w:val="4"/>
        <w:rPr>
          <w:rFonts w:ascii="Maiandra GD" w:eastAsia="Times New Roman" w:hAnsi="Maiandra GD" w:cs="Segoe UI"/>
          <w:color w:val="3A3A3A"/>
          <w:sz w:val="24"/>
          <w:szCs w:val="24"/>
          <w:rPrChange w:id="1000" w:author="Narendra" w:date="2021-08-21T13:02:00Z">
            <w:rPr>
              <w:rFonts w:ascii="Segoe UI" w:eastAsia="Times New Roman" w:hAnsi="Segoe UI" w:cs="Segoe UI"/>
              <w:color w:val="3A3A3A"/>
              <w:sz w:val="20"/>
              <w:szCs w:val="20"/>
            </w:rPr>
          </w:rPrChange>
        </w:rPr>
      </w:pPr>
      <w:r w:rsidRPr="008C6831">
        <w:rPr>
          <w:rFonts w:ascii="Maiandra GD" w:eastAsia="Times New Roman" w:hAnsi="Maiandra GD" w:cs="Arial"/>
          <w:b/>
          <w:bCs/>
          <w:color w:val="000000"/>
          <w:sz w:val="24"/>
          <w:szCs w:val="24"/>
          <w:rPrChange w:id="1001" w:author="Narendra" w:date="2021-08-21T13:02:00Z">
            <w:rPr>
              <w:rFonts w:ascii="Arial" w:eastAsia="Times New Roman" w:hAnsi="Arial" w:cs="Arial"/>
              <w:b/>
              <w:bCs/>
              <w:color w:val="000000"/>
              <w:sz w:val="27"/>
            </w:rPr>
          </w:rPrChange>
        </w:rPr>
        <w:t>Adding WebAPI2 Empty Controller</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1002"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003" w:author="Narendra" w:date="2021-08-21T13:02:00Z">
            <w:rPr>
              <w:rFonts w:ascii="Arial" w:eastAsia="Times New Roman" w:hAnsi="Arial" w:cs="Arial"/>
              <w:color w:val="000000"/>
              <w:sz w:val="23"/>
              <w:szCs w:val="23"/>
              <w:bdr w:val="none" w:sz="0" w:space="0" w:color="auto" w:frame="1"/>
            </w:rPr>
          </w:rPrChange>
        </w:rPr>
        <w:t>Right-click on the Controllers folder and select </w:t>
      </w:r>
      <w:r w:rsidRPr="008C6831">
        <w:rPr>
          <w:rFonts w:ascii="Maiandra GD" w:eastAsia="Times New Roman" w:hAnsi="Maiandra GD" w:cs="Arial"/>
          <w:b/>
          <w:bCs/>
          <w:color w:val="000000"/>
          <w:sz w:val="24"/>
          <w:szCs w:val="24"/>
          <w:rPrChange w:id="1004" w:author="Narendra" w:date="2021-08-21T13:02:00Z">
            <w:rPr>
              <w:rFonts w:ascii="Arial" w:eastAsia="Times New Roman" w:hAnsi="Arial" w:cs="Arial"/>
              <w:b/>
              <w:bCs/>
              <w:color w:val="000000"/>
              <w:sz w:val="23"/>
            </w:rPr>
          </w:rPrChange>
        </w:rPr>
        <w:t>Add =&gt; Controller</w:t>
      </w:r>
      <w:r w:rsidRPr="008C6831">
        <w:rPr>
          <w:rFonts w:ascii="Maiandra GD" w:eastAsia="Times New Roman" w:hAnsi="Maiandra GD" w:cs="Arial"/>
          <w:color w:val="000000"/>
          <w:sz w:val="24"/>
          <w:szCs w:val="24"/>
          <w:bdr w:val="none" w:sz="0" w:space="0" w:color="auto" w:frame="1"/>
          <w:rPrChange w:id="1005" w:author="Narendra" w:date="2021-08-21T13:02:00Z">
            <w:rPr>
              <w:rFonts w:ascii="Arial" w:eastAsia="Times New Roman" w:hAnsi="Arial" w:cs="Arial"/>
              <w:color w:val="000000"/>
              <w:sz w:val="23"/>
              <w:szCs w:val="23"/>
              <w:bdr w:val="none" w:sz="0" w:space="0" w:color="auto" w:frame="1"/>
            </w:rPr>
          </w:rPrChange>
        </w:rPr>
        <w:t> which will open the window to select the controller as shown below.</w:t>
      </w:r>
    </w:p>
    <w:p w:rsidR="006E519F" w:rsidRPr="008C6831" w:rsidRDefault="006E519F" w:rsidP="006E519F">
      <w:pPr>
        <w:shd w:val="clear" w:color="auto" w:fill="FFFFFF"/>
        <w:spacing w:after="384" w:line="240" w:lineRule="auto"/>
        <w:textAlignment w:val="baseline"/>
        <w:rPr>
          <w:rFonts w:ascii="Maiandra GD" w:eastAsia="Times New Roman" w:hAnsi="Maiandra GD" w:cs="Segoe UI"/>
          <w:color w:val="212529"/>
          <w:sz w:val="24"/>
          <w:szCs w:val="24"/>
          <w:rPrChange w:id="1006"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Segoe UI"/>
          <w:noProof/>
          <w:color w:val="212529"/>
          <w:sz w:val="24"/>
          <w:szCs w:val="24"/>
          <w:rPrChange w:id="1007" w:author="Narendra" w:date="2021-08-21T13:02:00Z">
            <w:rPr>
              <w:rFonts w:ascii="Segoe UI" w:eastAsia="Times New Roman" w:hAnsi="Segoe UI" w:cs="Segoe UI"/>
              <w:noProof/>
              <w:color w:val="212529"/>
              <w:sz w:val="23"/>
              <w:szCs w:val="23"/>
            </w:rPr>
          </w:rPrChange>
        </w:rPr>
        <w:drawing>
          <wp:inline distT="0" distB="0" distL="0" distR="0">
            <wp:extent cx="4981575" cy="2856888"/>
            <wp:effectExtent l="19050" t="0" r="9525" b="0"/>
            <wp:docPr id="26" name="Picture 26" descr="Adding Web API 2 Empty Controller for Basic Authent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dding Web API 2 Empty Controller for Basic Authentication"/>
                    <pic:cNvPicPr>
                      <a:picLocks noChangeAspect="1" noChangeArrowheads="1"/>
                    </pic:cNvPicPr>
                  </pic:nvPicPr>
                  <pic:blipFill>
                    <a:blip r:embed="rId19"/>
                    <a:srcRect/>
                    <a:stretch>
                      <a:fillRect/>
                    </a:stretch>
                  </pic:blipFill>
                  <pic:spPr bwMode="auto">
                    <a:xfrm>
                      <a:off x="0" y="0"/>
                      <a:ext cx="4981575" cy="2856888"/>
                    </a:xfrm>
                    <a:prstGeom prst="rect">
                      <a:avLst/>
                    </a:prstGeom>
                    <a:noFill/>
                    <a:ln w="9525">
                      <a:noFill/>
                      <a:miter lim="800000"/>
                      <a:headEnd/>
                      <a:tailEnd/>
                    </a:ln>
                  </pic:spPr>
                </pic:pic>
              </a:graphicData>
            </a:graphic>
          </wp:inline>
        </w:drawing>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1008"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009" w:author="Narendra" w:date="2021-08-21T13:02:00Z">
            <w:rPr>
              <w:rFonts w:ascii="Arial" w:eastAsia="Times New Roman" w:hAnsi="Arial" w:cs="Arial"/>
              <w:color w:val="000000"/>
              <w:sz w:val="23"/>
              <w:szCs w:val="23"/>
              <w:bdr w:val="none" w:sz="0" w:space="0" w:color="auto" w:frame="1"/>
            </w:rPr>
          </w:rPrChange>
        </w:rPr>
        <w:t>From this window select </w:t>
      </w:r>
      <w:r w:rsidRPr="008C6831">
        <w:rPr>
          <w:rFonts w:ascii="Maiandra GD" w:eastAsia="Times New Roman" w:hAnsi="Maiandra GD" w:cs="Arial"/>
          <w:b/>
          <w:bCs/>
          <w:color w:val="000000"/>
          <w:sz w:val="24"/>
          <w:szCs w:val="24"/>
          <w:rPrChange w:id="1010" w:author="Narendra" w:date="2021-08-21T13:02:00Z">
            <w:rPr>
              <w:rFonts w:ascii="Arial" w:eastAsia="Times New Roman" w:hAnsi="Arial" w:cs="Arial"/>
              <w:b/>
              <w:bCs/>
              <w:color w:val="000000"/>
              <w:sz w:val="23"/>
            </w:rPr>
          </w:rPrChange>
        </w:rPr>
        <w:t>Web API 2 Controller – Empty</w:t>
      </w:r>
      <w:r w:rsidRPr="008C6831">
        <w:rPr>
          <w:rFonts w:ascii="Maiandra GD" w:eastAsia="Times New Roman" w:hAnsi="Maiandra GD" w:cs="Arial"/>
          <w:color w:val="000000"/>
          <w:sz w:val="24"/>
          <w:szCs w:val="24"/>
          <w:bdr w:val="none" w:sz="0" w:space="0" w:color="auto" w:frame="1"/>
          <w:rPrChange w:id="1011" w:author="Narendra" w:date="2021-08-21T13:02:00Z">
            <w:rPr>
              <w:rFonts w:ascii="Arial" w:eastAsia="Times New Roman" w:hAnsi="Arial" w:cs="Arial"/>
              <w:color w:val="000000"/>
              <w:sz w:val="23"/>
              <w:szCs w:val="23"/>
              <w:bdr w:val="none" w:sz="0" w:space="0" w:color="auto" w:frame="1"/>
            </w:rPr>
          </w:rPrChange>
        </w:rPr>
        <w:t> and click on the </w:t>
      </w:r>
      <w:r w:rsidRPr="008C6831">
        <w:rPr>
          <w:rFonts w:ascii="Maiandra GD" w:eastAsia="Times New Roman" w:hAnsi="Maiandra GD" w:cs="Arial"/>
          <w:b/>
          <w:bCs/>
          <w:color w:val="000000"/>
          <w:sz w:val="24"/>
          <w:szCs w:val="24"/>
          <w:rPrChange w:id="1012" w:author="Narendra" w:date="2021-08-21T13:02:00Z">
            <w:rPr>
              <w:rFonts w:ascii="Arial" w:eastAsia="Times New Roman" w:hAnsi="Arial" w:cs="Arial"/>
              <w:b/>
              <w:bCs/>
              <w:color w:val="000000"/>
              <w:sz w:val="23"/>
            </w:rPr>
          </w:rPrChange>
        </w:rPr>
        <w:t>Add</w:t>
      </w:r>
      <w:r w:rsidRPr="008C6831">
        <w:rPr>
          <w:rFonts w:ascii="Maiandra GD" w:eastAsia="Times New Roman" w:hAnsi="Maiandra GD" w:cs="Arial"/>
          <w:color w:val="000000"/>
          <w:sz w:val="24"/>
          <w:szCs w:val="24"/>
          <w:bdr w:val="none" w:sz="0" w:space="0" w:color="auto" w:frame="1"/>
          <w:rPrChange w:id="1013" w:author="Narendra" w:date="2021-08-21T13:02:00Z">
            <w:rPr>
              <w:rFonts w:ascii="Arial" w:eastAsia="Times New Roman" w:hAnsi="Arial" w:cs="Arial"/>
              <w:color w:val="000000"/>
              <w:sz w:val="23"/>
              <w:szCs w:val="23"/>
              <w:bdr w:val="none" w:sz="0" w:space="0" w:color="auto" w:frame="1"/>
            </w:rPr>
          </w:rPrChange>
        </w:rPr>
        <w:t> button, which will open another window to give a name to your controller as shown below.</w:t>
      </w:r>
    </w:p>
    <w:p w:rsidR="006E519F" w:rsidRPr="008C6831" w:rsidRDefault="006E519F" w:rsidP="006E519F">
      <w:pPr>
        <w:shd w:val="clear" w:color="auto" w:fill="FFFFFF"/>
        <w:spacing w:after="384" w:line="240" w:lineRule="auto"/>
        <w:textAlignment w:val="baseline"/>
        <w:rPr>
          <w:rFonts w:ascii="Maiandra GD" w:eastAsia="Times New Roman" w:hAnsi="Maiandra GD" w:cs="Segoe UI"/>
          <w:color w:val="212529"/>
          <w:sz w:val="24"/>
          <w:szCs w:val="24"/>
          <w:rPrChange w:id="1014"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Segoe UI"/>
          <w:noProof/>
          <w:color w:val="212529"/>
          <w:sz w:val="24"/>
          <w:szCs w:val="24"/>
          <w:rPrChange w:id="1015" w:author="Narendra" w:date="2021-08-21T13:02:00Z">
            <w:rPr>
              <w:rFonts w:ascii="Segoe UI" w:eastAsia="Times New Roman" w:hAnsi="Segoe UI" w:cs="Segoe UI"/>
              <w:noProof/>
              <w:color w:val="212529"/>
              <w:sz w:val="23"/>
              <w:szCs w:val="23"/>
            </w:rPr>
          </w:rPrChange>
        </w:rPr>
        <w:lastRenderedPageBreak/>
        <w:drawing>
          <wp:inline distT="0" distB="0" distL="0" distR="0">
            <wp:extent cx="5972175" cy="1247775"/>
            <wp:effectExtent l="19050" t="0" r="9525" b="0"/>
            <wp:docPr id="27" name="Picture 27" descr="Providing Controller Name in ASP.NET Web API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roviding Controller Name in ASP.NET Web API Application"/>
                    <pic:cNvPicPr>
                      <a:picLocks noChangeAspect="1" noChangeArrowheads="1"/>
                    </pic:cNvPicPr>
                  </pic:nvPicPr>
                  <pic:blipFill>
                    <a:blip r:embed="rId20"/>
                    <a:srcRect/>
                    <a:stretch>
                      <a:fillRect/>
                    </a:stretch>
                  </pic:blipFill>
                  <pic:spPr bwMode="auto">
                    <a:xfrm>
                      <a:off x="0" y="0"/>
                      <a:ext cx="5972175" cy="1247775"/>
                    </a:xfrm>
                    <a:prstGeom prst="rect">
                      <a:avLst/>
                    </a:prstGeom>
                    <a:noFill/>
                    <a:ln w="9525">
                      <a:noFill/>
                      <a:miter lim="800000"/>
                      <a:headEnd/>
                      <a:tailEnd/>
                    </a:ln>
                  </pic:spPr>
                </pic:pic>
              </a:graphicData>
            </a:graphic>
          </wp:inline>
        </w:drawing>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1016"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017" w:author="Narendra" w:date="2021-08-21T13:02:00Z">
            <w:rPr>
              <w:rFonts w:ascii="Arial" w:eastAsia="Times New Roman" w:hAnsi="Arial" w:cs="Arial"/>
              <w:color w:val="000000"/>
              <w:sz w:val="23"/>
              <w:szCs w:val="23"/>
              <w:bdr w:val="none" w:sz="0" w:space="0" w:color="auto" w:frame="1"/>
            </w:rPr>
          </w:rPrChange>
        </w:rPr>
        <w:t>Provide the controller name as Employee and click on the Add button which will add Employee Controller within the controller folder.</w:t>
      </w:r>
    </w:p>
    <w:p w:rsidR="006E519F" w:rsidRPr="008C6831" w:rsidRDefault="006E519F" w:rsidP="006E519F">
      <w:pPr>
        <w:shd w:val="clear" w:color="auto" w:fill="FFFFFF"/>
        <w:spacing w:after="0" w:line="240" w:lineRule="auto"/>
        <w:jc w:val="both"/>
        <w:textAlignment w:val="baseline"/>
        <w:outlineLvl w:val="4"/>
        <w:rPr>
          <w:rFonts w:ascii="Maiandra GD" w:eastAsia="Times New Roman" w:hAnsi="Maiandra GD" w:cs="Segoe UI"/>
          <w:color w:val="3A3A3A"/>
          <w:sz w:val="24"/>
          <w:szCs w:val="24"/>
          <w:rPrChange w:id="1018" w:author="Narendra" w:date="2021-08-21T13:02:00Z">
            <w:rPr>
              <w:rFonts w:ascii="Segoe UI" w:eastAsia="Times New Roman" w:hAnsi="Segoe UI" w:cs="Segoe UI"/>
              <w:color w:val="3A3A3A"/>
              <w:sz w:val="20"/>
              <w:szCs w:val="20"/>
            </w:rPr>
          </w:rPrChange>
        </w:rPr>
      </w:pPr>
      <w:r w:rsidRPr="008C6831">
        <w:rPr>
          <w:rFonts w:ascii="Maiandra GD" w:eastAsia="Times New Roman" w:hAnsi="Maiandra GD" w:cs="Arial"/>
          <w:b/>
          <w:bCs/>
          <w:color w:val="000000"/>
          <w:sz w:val="24"/>
          <w:szCs w:val="24"/>
          <w:rPrChange w:id="1019" w:author="Narendra" w:date="2021-08-21T13:02:00Z">
            <w:rPr>
              <w:rFonts w:ascii="Arial" w:eastAsia="Times New Roman" w:hAnsi="Arial" w:cs="Arial"/>
              <w:b/>
              <w:bCs/>
              <w:color w:val="000000"/>
              <w:sz w:val="27"/>
            </w:rPr>
          </w:rPrChange>
        </w:rPr>
        <w:t>Enable Web API Basic Authentication</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1020"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021" w:author="Narendra" w:date="2021-08-21T13:02:00Z">
            <w:rPr>
              <w:rFonts w:ascii="Arial" w:eastAsia="Times New Roman" w:hAnsi="Arial" w:cs="Arial"/>
              <w:color w:val="000000"/>
              <w:sz w:val="23"/>
              <w:szCs w:val="23"/>
              <w:bdr w:val="none" w:sz="0" w:space="0" w:color="auto" w:frame="1"/>
            </w:rPr>
          </w:rPrChange>
        </w:rPr>
        <w:t>We can enable basic authentication in many different ways by applying the </w:t>
      </w:r>
      <w:r w:rsidRPr="008C6831">
        <w:rPr>
          <w:rFonts w:ascii="Maiandra GD" w:eastAsia="Times New Roman" w:hAnsi="Maiandra GD" w:cs="Arial"/>
          <w:b/>
          <w:bCs/>
          <w:color w:val="000000"/>
          <w:sz w:val="24"/>
          <w:szCs w:val="24"/>
          <w:rPrChange w:id="1022" w:author="Narendra" w:date="2021-08-21T13:02:00Z">
            <w:rPr>
              <w:rFonts w:ascii="Arial" w:eastAsia="Times New Roman" w:hAnsi="Arial" w:cs="Arial"/>
              <w:b/>
              <w:bCs/>
              <w:color w:val="000000"/>
              <w:sz w:val="23"/>
            </w:rPr>
          </w:rPrChange>
        </w:rPr>
        <w:t>BasicAuthenticationAttribute</w:t>
      </w:r>
      <w:r w:rsidRPr="008C6831">
        <w:rPr>
          <w:rFonts w:ascii="Maiandra GD" w:eastAsia="Times New Roman" w:hAnsi="Maiandra GD" w:cs="Arial"/>
          <w:color w:val="000000"/>
          <w:sz w:val="24"/>
          <w:szCs w:val="24"/>
          <w:bdr w:val="none" w:sz="0" w:space="0" w:color="auto" w:frame="1"/>
          <w:rPrChange w:id="1023" w:author="Narendra" w:date="2021-08-21T13:02:00Z">
            <w:rPr>
              <w:rFonts w:ascii="Arial" w:eastAsia="Times New Roman" w:hAnsi="Arial" w:cs="Arial"/>
              <w:color w:val="000000"/>
              <w:sz w:val="23"/>
              <w:szCs w:val="23"/>
              <w:bdr w:val="none" w:sz="0" w:space="0" w:color="auto" w:frame="1"/>
            </w:rPr>
          </w:rPrChange>
        </w:rPr>
        <w:t>. We can apply the </w:t>
      </w:r>
      <w:r w:rsidRPr="008C6831">
        <w:rPr>
          <w:rFonts w:ascii="Maiandra GD" w:eastAsia="Times New Roman" w:hAnsi="Maiandra GD" w:cs="Arial"/>
          <w:b/>
          <w:bCs/>
          <w:color w:val="000000"/>
          <w:sz w:val="24"/>
          <w:szCs w:val="24"/>
          <w:rPrChange w:id="1024" w:author="Narendra" w:date="2021-08-21T13:02:00Z">
            <w:rPr>
              <w:rFonts w:ascii="Arial" w:eastAsia="Times New Roman" w:hAnsi="Arial" w:cs="Arial"/>
              <w:b/>
              <w:bCs/>
              <w:color w:val="000000"/>
              <w:sz w:val="23"/>
            </w:rPr>
          </w:rPrChange>
        </w:rPr>
        <w:t>BasicAuthenticationAttribute</w:t>
      </w:r>
      <w:r w:rsidRPr="008C6831">
        <w:rPr>
          <w:rFonts w:ascii="Maiandra GD" w:eastAsia="Times New Roman" w:hAnsi="Maiandra GD" w:cs="Arial"/>
          <w:color w:val="000000"/>
          <w:sz w:val="24"/>
          <w:szCs w:val="24"/>
          <w:bdr w:val="none" w:sz="0" w:space="0" w:color="auto" w:frame="1"/>
          <w:rPrChange w:id="1025" w:author="Narendra" w:date="2021-08-21T13:02:00Z">
            <w:rPr>
              <w:rFonts w:ascii="Arial" w:eastAsia="Times New Roman" w:hAnsi="Arial" w:cs="Arial"/>
              <w:color w:val="000000"/>
              <w:sz w:val="23"/>
              <w:szCs w:val="23"/>
              <w:bdr w:val="none" w:sz="0" w:space="0" w:color="auto" w:frame="1"/>
            </w:rPr>
          </w:rPrChange>
        </w:rPr>
        <w:t> attribute on a specific controller, specific action, or globally which will be applicable to all Web API controllers and action methods.</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1026"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027" w:author="Narendra" w:date="2021-08-21T13:02:00Z">
            <w:rPr>
              <w:rFonts w:ascii="Arial" w:eastAsia="Times New Roman" w:hAnsi="Arial" w:cs="Arial"/>
              <w:color w:val="000000"/>
              <w:sz w:val="23"/>
              <w:szCs w:val="23"/>
              <w:bdr w:val="none" w:sz="0" w:space="0" w:color="auto" w:frame="1"/>
            </w:rPr>
          </w:rPrChange>
        </w:rPr>
        <w:t>To enable the basic authentication across the entire ASP.NET Web API application, register the </w:t>
      </w:r>
      <w:r w:rsidRPr="008C6831">
        <w:rPr>
          <w:rFonts w:ascii="Maiandra GD" w:eastAsia="Times New Roman" w:hAnsi="Maiandra GD" w:cs="Arial"/>
          <w:b/>
          <w:bCs/>
          <w:color w:val="000000"/>
          <w:sz w:val="24"/>
          <w:szCs w:val="24"/>
          <w:rPrChange w:id="1028" w:author="Narendra" w:date="2021-08-21T13:02:00Z">
            <w:rPr>
              <w:rFonts w:ascii="Arial" w:eastAsia="Times New Roman" w:hAnsi="Arial" w:cs="Arial"/>
              <w:b/>
              <w:bCs/>
              <w:color w:val="000000"/>
              <w:sz w:val="23"/>
            </w:rPr>
          </w:rPrChange>
        </w:rPr>
        <w:t>BasicAuthenticationAttribute</w:t>
      </w:r>
      <w:r w:rsidRPr="008C6831">
        <w:rPr>
          <w:rFonts w:ascii="Maiandra GD" w:eastAsia="Times New Roman" w:hAnsi="Maiandra GD" w:cs="Arial"/>
          <w:color w:val="000000"/>
          <w:sz w:val="24"/>
          <w:szCs w:val="24"/>
          <w:bdr w:val="none" w:sz="0" w:space="0" w:color="auto" w:frame="1"/>
          <w:rPrChange w:id="1029" w:author="Narendra" w:date="2021-08-21T13:02:00Z">
            <w:rPr>
              <w:rFonts w:ascii="Arial" w:eastAsia="Times New Roman" w:hAnsi="Arial" w:cs="Arial"/>
              <w:color w:val="000000"/>
              <w:sz w:val="23"/>
              <w:szCs w:val="23"/>
              <w:bdr w:val="none" w:sz="0" w:space="0" w:color="auto" w:frame="1"/>
            </w:rPr>
          </w:rPrChange>
        </w:rPr>
        <w:t> as a filter using the </w:t>
      </w:r>
      <w:r w:rsidRPr="008C6831">
        <w:rPr>
          <w:rFonts w:ascii="Maiandra GD" w:eastAsia="Times New Roman" w:hAnsi="Maiandra GD" w:cs="Arial"/>
          <w:b/>
          <w:bCs/>
          <w:color w:val="000000"/>
          <w:sz w:val="24"/>
          <w:szCs w:val="24"/>
          <w:rPrChange w:id="1030" w:author="Narendra" w:date="2021-08-21T13:02:00Z">
            <w:rPr>
              <w:rFonts w:ascii="Arial" w:eastAsia="Times New Roman" w:hAnsi="Arial" w:cs="Arial"/>
              <w:b/>
              <w:bCs/>
              <w:color w:val="000000"/>
              <w:sz w:val="23"/>
            </w:rPr>
          </w:rPrChange>
        </w:rPr>
        <w:t>Register()</w:t>
      </w:r>
      <w:r w:rsidRPr="008C6831">
        <w:rPr>
          <w:rFonts w:ascii="Maiandra GD" w:eastAsia="Times New Roman" w:hAnsi="Maiandra GD" w:cs="Arial"/>
          <w:color w:val="000000"/>
          <w:sz w:val="24"/>
          <w:szCs w:val="24"/>
          <w:bdr w:val="none" w:sz="0" w:space="0" w:color="auto" w:frame="1"/>
          <w:rPrChange w:id="1031" w:author="Narendra" w:date="2021-08-21T13:02:00Z">
            <w:rPr>
              <w:rFonts w:ascii="Arial" w:eastAsia="Times New Roman" w:hAnsi="Arial" w:cs="Arial"/>
              <w:color w:val="000000"/>
              <w:sz w:val="23"/>
              <w:szCs w:val="23"/>
              <w:bdr w:val="none" w:sz="0" w:space="0" w:color="auto" w:frame="1"/>
            </w:rPr>
          </w:rPrChange>
        </w:rPr>
        <w:t> method in </w:t>
      </w:r>
      <w:r w:rsidRPr="008C6831">
        <w:rPr>
          <w:rFonts w:ascii="Maiandra GD" w:eastAsia="Times New Roman" w:hAnsi="Maiandra GD" w:cs="Arial"/>
          <w:b/>
          <w:bCs/>
          <w:color w:val="000000"/>
          <w:sz w:val="24"/>
          <w:szCs w:val="24"/>
          <w:rPrChange w:id="1032" w:author="Narendra" w:date="2021-08-21T13:02:00Z">
            <w:rPr>
              <w:rFonts w:ascii="Arial" w:eastAsia="Times New Roman" w:hAnsi="Arial" w:cs="Arial"/>
              <w:b/>
              <w:bCs/>
              <w:color w:val="000000"/>
              <w:sz w:val="23"/>
            </w:rPr>
          </w:rPrChange>
        </w:rPr>
        <w:t>WebApiConfig</w:t>
      </w:r>
      <w:r w:rsidRPr="008C6831">
        <w:rPr>
          <w:rFonts w:ascii="Maiandra GD" w:eastAsia="Times New Roman" w:hAnsi="Maiandra GD" w:cs="Arial"/>
          <w:color w:val="000000"/>
          <w:sz w:val="24"/>
          <w:szCs w:val="24"/>
          <w:bdr w:val="none" w:sz="0" w:space="0" w:color="auto" w:frame="1"/>
          <w:rPrChange w:id="1033" w:author="Narendra" w:date="2021-08-21T13:02:00Z">
            <w:rPr>
              <w:rFonts w:ascii="Arial" w:eastAsia="Times New Roman" w:hAnsi="Arial" w:cs="Arial"/>
              <w:color w:val="000000"/>
              <w:sz w:val="23"/>
              <w:szCs w:val="23"/>
              <w:bdr w:val="none" w:sz="0" w:space="0" w:color="auto" w:frame="1"/>
            </w:rPr>
          </w:rPrChange>
        </w:rPr>
        <w:t> class as shown in the below image.</w:t>
      </w:r>
    </w:p>
    <w:p w:rsidR="006E519F" w:rsidRPr="008C6831" w:rsidRDefault="006E519F" w:rsidP="006E519F">
      <w:pPr>
        <w:shd w:val="clear" w:color="auto" w:fill="FFFFFF"/>
        <w:spacing w:after="384" w:line="240" w:lineRule="auto"/>
        <w:textAlignment w:val="baseline"/>
        <w:rPr>
          <w:rFonts w:ascii="Maiandra GD" w:eastAsia="Times New Roman" w:hAnsi="Maiandra GD" w:cs="Segoe UI"/>
          <w:color w:val="212529"/>
          <w:sz w:val="24"/>
          <w:szCs w:val="24"/>
          <w:rPrChange w:id="1034"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Segoe UI"/>
          <w:noProof/>
          <w:color w:val="212529"/>
          <w:sz w:val="24"/>
          <w:szCs w:val="24"/>
          <w:rPrChange w:id="1035" w:author="Narendra" w:date="2021-08-21T13:02:00Z">
            <w:rPr>
              <w:rFonts w:ascii="Segoe UI" w:eastAsia="Times New Roman" w:hAnsi="Segoe UI" w:cs="Segoe UI"/>
              <w:noProof/>
              <w:color w:val="212529"/>
              <w:sz w:val="23"/>
              <w:szCs w:val="23"/>
            </w:rPr>
          </w:rPrChange>
        </w:rPr>
        <w:drawing>
          <wp:inline distT="0" distB="0" distL="0" distR="0">
            <wp:extent cx="6257925" cy="3648075"/>
            <wp:effectExtent l="19050" t="0" r="9525" b="0"/>
            <wp:docPr id="28" name="Picture 28" descr="Configuring Web API Basic Authent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onfiguring Web API Basic Authentication"/>
                    <pic:cNvPicPr>
                      <a:picLocks noChangeAspect="1" noChangeArrowheads="1"/>
                    </pic:cNvPicPr>
                  </pic:nvPicPr>
                  <pic:blipFill>
                    <a:blip r:embed="rId21"/>
                    <a:srcRect/>
                    <a:stretch>
                      <a:fillRect/>
                    </a:stretch>
                  </pic:blipFill>
                  <pic:spPr bwMode="auto">
                    <a:xfrm>
                      <a:off x="0" y="0"/>
                      <a:ext cx="6257925" cy="3648075"/>
                    </a:xfrm>
                    <a:prstGeom prst="rect">
                      <a:avLst/>
                    </a:prstGeom>
                    <a:noFill/>
                    <a:ln w="9525">
                      <a:noFill/>
                      <a:miter lim="800000"/>
                      <a:headEnd/>
                      <a:tailEnd/>
                    </a:ln>
                  </pic:spPr>
                </pic:pic>
              </a:graphicData>
            </a:graphic>
          </wp:inline>
        </w:drawing>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1036"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037" w:author="Narendra" w:date="2021-08-21T13:02:00Z">
            <w:rPr>
              <w:rFonts w:ascii="Arial" w:eastAsia="Times New Roman" w:hAnsi="Arial" w:cs="Arial"/>
              <w:color w:val="000000"/>
              <w:sz w:val="23"/>
              <w:szCs w:val="23"/>
              <w:bdr w:val="none" w:sz="0" w:space="0" w:color="auto" w:frame="1"/>
            </w:rPr>
          </w:rPrChange>
        </w:rPr>
        <w:t>We can also apply the BasicAuthenticationAttribute attribute on a specific controller which will enable the basic authentication for all the methods that are present in that controller as shown in the below image.</w:t>
      </w:r>
    </w:p>
    <w:p w:rsidR="006E519F" w:rsidRPr="008C6831" w:rsidRDefault="006E519F" w:rsidP="006E519F">
      <w:pPr>
        <w:shd w:val="clear" w:color="auto" w:fill="FFFFFF"/>
        <w:spacing w:after="384" w:line="240" w:lineRule="auto"/>
        <w:textAlignment w:val="baseline"/>
        <w:rPr>
          <w:rFonts w:ascii="Maiandra GD" w:eastAsia="Times New Roman" w:hAnsi="Maiandra GD" w:cs="Segoe UI"/>
          <w:color w:val="212529"/>
          <w:sz w:val="24"/>
          <w:szCs w:val="24"/>
          <w:rPrChange w:id="1038"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Segoe UI"/>
          <w:noProof/>
          <w:color w:val="212529"/>
          <w:sz w:val="24"/>
          <w:szCs w:val="24"/>
          <w:rPrChange w:id="1039" w:author="Narendra" w:date="2021-08-21T13:02:00Z">
            <w:rPr>
              <w:rFonts w:ascii="Segoe UI" w:eastAsia="Times New Roman" w:hAnsi="Segoe UI" w:cs="Segoe UI"/>
              <w:noProof/>
              <w:color w:val="212529"/>
              <w:sz w:val="23"/>
              <w:szCs w:val="23"/>
            </w:rPr>
          </w:rPrChange>
        </w:rPr>
        <w:lastRenderedPageBreak/>
        <w:drawing>
          <wp:inline distT="0" distB="0" distL="0" distR="0">
            <wp:extent cx="4791075" cy="1171575"/>
            <wp:effectExtent l="19050" t="0" r="9525" b="0"/>
            <wp:docPr id="29" name="Picture 29" descr="Applying Web API Basic Authentication at Controller 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pplying Web API Basic Authentication at Controller level"/>
                    <pic:cNvPicPr>
                      <a:picLocks noChangeAspect="1" noChangeArrowheads="1"/>
                    </pic:cNvPicPr>
                  </pic:nvPicPr>
                  <pic:blipFill>
                    <a:blip r:embed="rId22"/>
                    <a:srcRect/>
                    <a:stretch>
                      <a:fillRect/>
                    </a:stretch>
                  </pic:blipFill>
                  <pic:spPr bwMode="auto">
                    <a:xfrm>
                      <a:off x="0" y="0"/>
                      <a:ext cx="4791075" cy="1171575"/>
                    </a:xfrm>
                    <a:prstGeom prst="rect">
                      <a:avLst/>
                    </a:prstGeom>
                    <a:noFill/>
                    <a:ln w="9525">
                      <a:noFill/>
                      <a:miter lim="800000"/>
                      <a:headEnd/>
                      <a:tailEnd/>
                    </a:ln>
                  </pic:spPr>
                </pic:pic>
              </a:graphicData>
            </a:graphic>
          </wp:inline>
        </w:drawing>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1040"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041" w:author="Narendra" w:date="2021-08-21T13:02:00Z">
            <w:rPr>
              <w:rFonts w:ascii="Arial" w:eastAsia="Times New Roman" w:hAnsi="Arial" w:cs="Arial"/>
              <w:color w:val="000000"/>
              <w:sz w:val="23"/>
              <w:szCs w:val="23"/>
              <w:bdr w:val="none" w:sz="0" w:space="0" w:color="auto" w:frame="1"/>
            </w:rPr>
          </w:rPrChange>
        </w:rPr>
        <w:t>You can also enable the basic authentication at the action method level as shown in the below image which is only applicable to that particular action method which is decorated with the BasicAuthenticationAttribute.</w:t>
      </w:r>
    </w:p>
    <w:p w:rsidR="006E519F" w:rsidRPr="008C6831" w:rsidRDefault="006E519F" w:rsidP="006E519F">
      <w:pPr>
        <w:shd w:val="clear" w:color="auto" w:fill="FFFFFF"/>
        <w:spacing w:after="384" w:line="240" w:lineRule="auto"/>
        <w:textAlignment w:val="baseline"/>
        <w:rPr>
          <w:rFonts w:ascii="Maiandra GD" w:eastAsia="Times New Roman" w:hAnsi="Maiandra GD" w:cs="Segoe UI"/>
          <w:color w:val="212529"/>
          <w:sz w:val="24"/>
          <w:szCs w:val="24"/>
          <w:rPrChange w:id="1042"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Segoe UI"/>
          <w:noProof/>
          <w:color w:val="212529"/>
          <w:sz w:val="24"/>
          <w:szCs w:val="24"/>
          <w:rPrChange w:id="1043" w:author="Narendra" w:date="2021-08-21T13:02:00Z">
            <w:rPr>
              <w:rFonts w:ascii="Segoe UI" w:eastAsia="Times New Roman" w:hAnsi="Segoe UI" w:cs="Segoe UI"/>
              <w:noProof/>
              <w:color w:val="212529"/>
              <w:sz w:val="23"/>
              <w:szCs w:val="23"/>
            </w:rPr>
          </w:rPrChange>
        </w:rPr>
        <w:drawing>
          <wp:inline distT="0" distB="0" distL="0" distR="0">
            <wp:extent cx="4762500" cy="1143000"/>
            <wp:effectExtent l="19050" t="0" r="0" b="0"/>
            <wp:docPr id="30" name="Picture 30" descr="Applying Web API Basic Authentication at Action 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pplying Web API Basic Authentication at Action level"/>
                    <pic:cNvPicPr>
                      <a:picLocks noChangeAspect="1" noChangeArrowheads="1"/>
                    </pic:cNvPicPr>
                  </pic:nvPicPr>
                  <pic:blipFill>
                    <a:blip r:embed="rId23"/>
                    <a:srcRect/>
                    <a:stretch>
                      <a:fillRect/>
                    </a:stretch>
                  </pic:blipFill>
                  <pic:spPr bwMode="auto">
                    <a:xfrm>
                      <a:off x="0" y="0"/>
                      <a:ext cx="4762500" cy="1143000"/>
                    </a:xfrm>
                    <a:prstGeom prst="rect">
                      <a:avLst/>
                    </a:prstGeom>
                    <a:noFill/>
                    <a:ln w="9525">
                      <a:noFill/>
                      <a:miter lim="800000"/>
                      <a:headEnd/>
                      <a:tailEnd/>
                    </a:ln>
                  </pic:spPr>
                </pic:pic>
              </a:graphicData>
            </a:graphic>
          </wp:inline>
        </w:drawing>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1044"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045" w:author="Narendra" w:date="2021-08-21T13:02:00Z">
            <w:rPr>
              <w:rFonts w:ascii="Arial" w:eastAsia="Times New Roman" w:hAnsi="Arial" w:cs="Arial"/>
              <w:color w:val="000000"/>
              <w:sz w:val="23"/>
              <w:szCs w:val="23"/>
              <w:bdr w:val="none" w:sz="0" w:space="0" w:color="auto" w:frame="1"/>
            </w:rPr>
          </w:rPrChange>
        </w:rPr>
        <w:t>Let’s first add an action method to the Employee Controller with the following business requirements. As we have two users i.e. MaleUser and FemaleUser and if the user login with the MaleUser username we want to display all the “male” employees and if the user login with the FemaleUser username we want to display all the female employees. Along with the above business requirement, we also enable basic authentication at the action method level.</w:t>
      </w:r>
    </w:p>
    <w:p w:rsidR="006E519F" w:rsidRPr="008C6831" w:rsidRDefault="006E519F" w:rsidP="006E519F">
      <w:pPr>
        <w:shd w:val="clear" w:color="auto" w:fill="FFFFFF"/>
        <w:spacing w:after="0" w:line="240" w:lineRule="auto"/>
        <w:jc w:val="both"/>
        <w:textAlignment w:val="baseline"/>
        <w:outlineLvl w:val="5"/>
        <w:rPr>
          <w:rFonts w:ascii="Maiandra GD" w:eastAsia="Times New Roman" w:hAnsi="Maiandra GD" w:cs="Segoe UI"/>
          <w:color w:val="3A3A3A"/>
          <w:sz w:val="24"/>
          <w:szCs w:val="24"/>
          <w:rPrChange w:id="1046" w:author="Narendra" w:date="2021-08-21T13:02:00Z">
            <w:rPr>
              <w:rFonts w:ascii="Segoe UI" w:eastAsia="Times New Roman" w:hAnsi="Segoe UI" w:cs="Segoe UI"/>
              <w:color w:val="3A3A3A"/>
              <w:sz w:val="15"/>
              <w:szCs w:val="15"/>
            </w:rPr>
          </w:rPrChange>
        </w:rPr>
      </w:pPr>
      <w:r w:rsidRPr="008C6831">
        <w:rPr>
          <w:rFonts w:ascii="Maiandra GD" w:eastAsia="Times New Roman" w:hAnsi="Maiandra GD" w:cs="Arial"/>
          <w:b/>
          <w:bCs/>
          <w:color w:val="000000"/>
          <w:sz w:val="24"/>
          <w:szCs w:val="24"/>
          <w:rPrChange w:id="1047" w:author="Narendra" w:date="2021-08-21T13:02:00Z">
            <w:rPr>
              <w:rFonts w:ascii="Arial" w:eastAsia="Times New Roman" w:hAnsi="Arial" w:cs="Arial"/>
              <w:b/>
              <w:bCs/>
              <w:color w:val="000000"/>
              <w:sz w:val="23"/>
            </w:rPr>
          </w:rPrChange>
        </w:rPr>
        <w:t>Add the following action method within the Employee controller</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04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049" w:author="Narendra" w:date="2021-08-21T13:02:00Z">
            <w:rPr>
              <w:rFonts w:ascii="inherit" w:eastAsia="Times New Roman" w:hAnsi="inherit" w:cs="Consolas"/>
              <w:b/>
              <w:bCs/>
              <w:color w:val="D171DD"/>
              <w:sz w:val="25"/>
            </w:rPr>
          </w:rPrChange>
        </w:rPr>
        <w:t xml:space="preserve">namespace </w:t>
      </w:r>
      <w:r w:rsidRPr="008C6831">
        <w:rPr>
          <w:rFonts w:ascii="Maiandra GD" w:eastAsia="Times New Roman" w:hAnsi="Maiandra GD" w:cs="Consolas"/>
          <w:i/>
          <w:iCs/>
          <w:color w:val="4284AE"/>
          <w:sz w:val="24"/>
          <w:szCs w:val="24"/>
          <w:rPrChange w:id="1050" w:author="Narendra" w:date="2021-08-21T13:02:00Z">
            <w:rPr>
              <w:rFonts w:ascii="inherit" w:eastAsia="Times New Roman" w:hAnsi="inherit" w:cs="Consolas"/>
              <w:i/>
              <w:iCs/>
              <w:color w:val="4284AE"/>
              <w:sz w:val="25"/>
            </w:rPr>
          </w:rPrChange>
        </w:rPr>
        <w:t>BasicAuthenticationWEBAPI.Controllers</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05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05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053" w:author="Narendra" w:date="2021-08-21T13:02:00Z">
            <w:rPr>
              <w:rFonts w:ascii="inherit" w:eastAsia="Times New Roman" w:hAnsi="inherit" w:cs="Consolas"/>
              <w:color w:val="CFD5E0"/>
              <w:sz w:val="25"/>
            </w:rPr>
          </w:rPrChange>
        </w:rPr>
        <w:t xml:space="preserve"> </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05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055"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1056"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057" w:author="Narendra" w:date="2021-08-21T13:02:00Z">
            <w:rPr>
              <w:rFonts w:ascii="inherit" w:eastAsia="Times New Roman" w:hAnsi="inherit" w:cs="Consolas"/>
              <w:b/>
              <w:bCs/>
              <w:color w:val="D171DD"/>
              <w:sz w:val="25"/>
            </w:rPr>
          </w:rPrChange>
        </w:rPr>
        <w:t>class</w:t>
      </w:r>
      <w:r w:rsidRPr="008C6831">
        <w:rPr>
          <w:rFonts w:ascii="Maiandra GD" w:eastAsia="Times New Roman" w:hAnsi="Maiandra GD" w:cs="Consolas"/>
          <w:color w:val="CFD5E0"/>
          <w:sz w:val="24"/>
          <w:szCs w:val="24"/>
          <w:rPrChange w:id="1058" w:author="Narendra" w:date="2021-08-21T13:02:00Z">
            <w:rPr>
              <w:rFonts w:ascii="inherit" w:eastAsia="Times New Roman" w:hAnsi="inherit" w:cs="Consolas"/>
              <w:color w:val="CFD5E0"/>
              <w:sz w:val="25"/>
            </w:rPr>
          </w:rPrChange>
        </w:rPr>
        <w:t xml:space="preserve"> EmployeeController : ApiController</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05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060"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06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06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063" w:author="Narendra" w:date="2021-08-21T13:02:00Z">
            <w:rPr>
              <w:rFonts w:ascii="inherit" w:eastAsia="Times New Roman" w:hAnsi="inherit" w:cs="Consolas"/>
              <w:color w:val="CFD5E0"/>
              <w:sz w:val="25"/>
            </w:rPr>
          </w:rPrChange>
        </w:rPr>
        <w:t>BasicAuthentication</w:t>
      </w:r>
      <w:r w:rsidRPr="008C6831">
        <w:rPr>
          <w:rFonts w:ascii="Maiandra GD" w:eastAsia="Times New Roman" w:hAnsi="Maiandra GD" w:cs="Consolas"/>
          <w:b/>
          <w:bCs/>
          <w:color w:val="6B7C8B"/>
          <w:sz w:val="24"/>
          <w:szCs w:val="24"/>
          <w:rPrChange w:id="1064"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06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066"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1067" w:author="Narendra" w:date="2021-08-21T13:02:00Z">
            <w:rPr>
              <w:rFonts w:ascii="inherit" w:eastAsia="Times New Roman" w:hAnsi="inherit" w:cs="Consolas"/>
              <w:color w:val="CFD5E0"/>
              <w:sz w:val="25"/>
            </w:rPr>
          </w:rPrChange>
        </w:rPr>
        <w:t xml:space="preserve"> HttpResponseMessage </w:t>
      </w:r>
      <w:r w:rsidRPr="008C6831">
        <w:rPr>
          <w:rFonts w:ascii="Maiandra GD" w:eastAsia="Times New Roman" w:hAnsi="Maiandra GD" w:cs="Consolas"/>
          <w:color w:val="4284AE"/>
          <w:sz w:val="24"/>
          <w:szCs w:val="24"/>
          <w:rPrChange w:id="1068" w:author="Narendra" w:date="2021-08-21T13:02:00Z">
            <w:rPr>
              <w:rFonts w:ascii="inherit" w:eastAsia="Times New Roman" w:hAnsi="inherit" w:cs="Consolas"/>
              <w:color w:val="4284AE"/>
              <w:sz w:val="25"/>
            </w:rPr>
          </w:rPrChange>
        </w:rPr>
        <w:t>GetEmployees</w:t>
      </w:r>
      <w:r w:rsidRPr="008C6831">
        <w:rPr>
          <w:rFonts w:ascii="Maiandra GD" w:eastAsia="Times New Roman" w:hAnsi="Maiandra GD" w:cs="Consolas"/>
          <w:b/>
          <w:bCs/>
          <w:color w:val="6B7C8B"/>
          <w:sz w:val="24"/>
          <w:szCs w:val="24"/>
          <w:rPrChange w:id="1069"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07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071"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07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073" w:author="Narendra" w:date="2021-08-21T13:02:00Z">
            <w:rPr>
              <w:rFonts w:ascii="inherit" w:eastAsia="Times New Roman" w:hAnsi="inherit" w:cs="Consolas"/>
              <w:color w:val="CFD5E0"/>
              <w:sz w:val="25"/>
            </w:rPr>
          </w:rPrChange>
        </w:rPr>
        <w:t>string username = Thread.</w:t>
      </w:r>
      <w:r w:rsidRPr="008C6831">
        <w:rPr>
          <w:rFonts w:ascii="Maiandra GD" w:eastAsia="Times New Roman" w:hAnsi="Maiandra GD" w:cs="Consolas"/>
          <w:color w:val="4284AE"/>
          <w:sz w:val="24"/>
          <w:szCs w:val="24"/>
          <w:rPrChange w:id="1074" w:author="Narendra" w:date="2021-08-21T13:02:00Z">
            <w:rPr>
              <w:rFonts w:ascii="inherit" w:eastAsia="Times New Roman" w:hAnsi="inherit" w:cs="Consolas"/>
              <w:color w:val="4284AE"/>
              <w:sz w:val="25"/>
            </w:rPr>
          </w:rPrChange>
        </w:rPr>
        <w:t>CurrentPrincipal</w:t>
      </w:r>
      <w:r w:rsidRPr="008C6831">
        <w:rPr>
          <w:rFonts w:ascii="Maiandra GD" w:eastAsia="Times New Roman" w:hAnsi="Maiandra GD" w:cs="Consolas"/>
          <w:color w:val="CFD5E0"/>
          <w:sz w:val="24"/>
          <w:szCs w:val="24"/>
          <w:rPrChange w:id="1075"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1076" w:author="Narendra" w:date="2021-08-21T13:02:00Z">
            <w:rPr>
              <w:rFonts w:ascii="inherit" w:eastAsia="Times New Roman" w:hAnsi="inherit" w:cs="Consolas"/>
              <w:color w:val="4284AE"/>
              <w:sz w:val="25"/>
            </w:rPr>
          </w:rPrChange>
        </w:rPr>
        <w:t>Identity</w:t>
      </w:r>
      <w:r w:rsidRPr="008C6831">
        <w:rPr>
          <w:rFonts w:ascii="Maiandra GD" w:eastAsia="Times New Roman" w:hAnsi="Maiandra GD" w:cs="Consolas"/>
          <w:color w:val="CFD5E0"/>
          <w:sz w:val="24"/>
          <w:szCs w:val="24"/>
          <w:rPrChange w:id="1077"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1078" w:author="Narendra" w:date="2021-08-21T13:02:00Z">
            <w:rPr>
              <w:rFonts w:ascii="inherit" w:eastAsia="Times New Roman" w:hAnsi="inherit" w:cs="Consolas"/>
              <w:color w:val="4284AE"/>
              <w:sz w:val="25"/>
            </w:rPr>
          </w:rPrChange>
        </w:rPr>
        <w:t>Name</w:t>
      </w:r>
      <w:r w:rsidRPr="008C6831">
        <w:rPr>
          <w:rFonts w:ascii="Maiandra GD" w:eastAsia="Times New Roman" w:hAnsi="Maiandra GD" w:cs="Consolas"/>
          <w:color w:val="CFD5E0"/>
          <w:sz w:val="24"/>
          <w:szCs w:val="24"/>
          <w:rPrChange w:id="1079"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08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D19252"/>
          <w:sz w:val="24"/>
          <w:szCs w:val="24"/>
          <w:rPrChange w:id="1081" w:author="Narendra" w:date="2021-08-21T13:02:00Z">
            <w:rPr>
              <w:rFonts w:ascii="inherit" w:eastAsia="Times New Roman" w:hAnsi="inherit" w:cs="Consolas"/>
              <w:color w:val="D19252"/>
              <w:sz w:val="25"/>
            </w:rPr>
          </w:rPrChange>
        </w:rPr>
        <w:t>var</w:t>
      </w:r>
      <w:r w:rsidRPr="008C6831">
        <w:rPr>
          <w:rFonts w:ascii="Maiandra GD" w:eastAsia="Times New Roman" w:hAnsi="Maiandra GD" w:cs="Consolas"/>
          <w:color w:val="CFD5E0"/>
          <w:sz w:val="24"/>
          <w:szCs w:val="24"/>
          <w:rPrChange w:id="1082" w:author="Narendra" w:date="2021-08-21T13:02:00Z">
            <w:rPr>
              <w:rFonts w:ascii="inherit" w:eastAsia="Times New Roman" w:hAnsi="inherit" w:cs="Consolas"/>
              <w:color w:val="CFD5E0"/>
              <w:sz w:val="25"/>
            </w:rPr>
          </w:rPrChange>
        </w:rPr>
        <w:t xml:space="preserve"> EmpList = </w:t>
      </w:r>
      <w:r w:rsidRPr="008C6831">
        <w:rPr>
          <w:rFonts w:ascii="Maiandra GD" w:eastAsia="Times New Roman" w:hAnsi="Maiandra GD" w:cs="Consolas"/>
          <w:color w:val="4284AE"/>
          <w:sz w:val="24"/>
          <w:szCs w:val="24"/>
          <w:rPrChange w:id="1083"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1084"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1085" w:author="Narendra" w:date="2021-08-21T13:02:00Z">
            <w:rPr>
              <w:rFonts w:ascii="inherit" w:eastAsia="Times New Roman" w:hAnsi="inherit" w:cs="Consolas"/>
              <w:color w:val="4284AE"/>
              <w:sz w:val="25"/>
            </w:rPr>
          </w:rPrChange>
        </w:rPr>
        <w:t>EmployeeBL</w:t>
      </w:r>
      <w:r w:rsidRPr="008C6831">
        <w:rPr>
          <w:rFonts w:ascii="Maiandra GD" w:eastAsia="Times New Roman" w:hAnsi="Maiandra GD" w:cs="Consolas"/>
          <w:b/>
          <w:bCs/>
          <w:color w:val="6B7C8B"/>
          <w:sz w:val="24"/>
          <w:szCs w:val="24"/>
          <w:rPrChange w:id="1086"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087"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1088" w:author="Narendra" w:date="2021-08-21T13:02:00Z">
            <w:rPr>
              <w:rFonts w:ascii="inherit" w:eastAsia="Times New Roman" w:hAnsi="inherit" w:cs="Consolas"/>
              <w:color w:val="4284AE"/>
              <w:sz w:val="25"/>
            </w:rPr>
          </w:rPrChange>
        </w:rPr>
        <w:t>GetEmployees</w:t>
      </w:r>
      <w:r w:rsidRPr="008C6831">
        <w:rPr>
          <w:rFonts w:ascii="Maiandra GD" w:eastAsia="Times New Roman" w:hAnsi="Maiandra GD" w:cs="Consolas"/>
          <w:b/>
          <w:bCs/>
          <w:color w:val="6B7C8B"/>
          <w:sz w:val="24"/>
          <w:szCs w:val="24"/>
          <w:rPrChange w:id="108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090"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09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092" w:author="Narendra" w:date="2021-08-21T13:02:00Z">
            <w:rPr>
              <w:rFonts w:ascii="inherit" w:eastAsia="Times New Roman" w:hAnsi="inherit" w:cs="Consolas"/>
              <w:b/>
              <w:bCs/>
              <w:color w:val="D171DD"/>
              <w:sz w:val="25"/>
            </w:rPr>
          </w:rPrChange>
        </w:rPr>
        <w:t>switch</w:t>
      </w:r>
      <w:r w:rsidRPr="008C6831">
        <w:rPr>
          <w:rFonts w:ascii="Maiandra GD" w:eastAsia="Times New Roman" w:hAnsi="Maiandra GD" w:cs="Consolas"/>
          <w:color w:val="CFD5E0"/>
          <w:sz w:val="24"/>
          <w:szCs w:val="24"/>
          <w:rPrChange w:id="1093"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1094"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095" w:author="Narendra" w:date="2021-08-21T13:02:00Z">
            <w:rPr>
              <w:rFonts w:ascii="inherit" w:eastAsia="Times New Roman" w:hAnsi="inherit" w:cs="Consolas"/>
              <w:color w:val="CFD5E0"/>
              <w:sz w:val="25"/>
            </w:rPr>
          </w:rPrChange>
        </w:rPr>
        <w:t>username.</w:t>
      </w:r>
      <w:r w:rsidRPr="008C6831">
        <w:rPr>
          <w:rFonts w:ascii="Maiandra GD" w:eastAsia="Times New Roman" w:hAnsi="Maiandra GD" w:cs="Consolas"/>
          <w:color w:val="4284AE"/>
          <w:sz w:val="24"/>
          <w:szCs w:val="24"/>
          <w:rPrChange w:id="1096" w:author="Narendra" w:date="2021-08-21T13:02:00Z">
            <w:rPr>
              <w:rFonts w:ascii="inherit" w:eastAsia="Times New Roman" w:hAnsi="inherit" w:cs="Consolas"/>
              <w:color w:val="4284AE"/>
              <w:sz w:val="25"/>
            </w:rPr>
          </w:rPrChange>
        </w:rPr>
        <w:t>ToLower</w:t>
      </w:r>
      <w:r w:rsidRPr="008C6831">
        <w:rPr>
          <w:rFonts w:ascii="Maiandra GD" w:eastAsia="Times New Roman" w:hAnsi="Maiandra GD" w:cs="Consolas"/>
          <w:b/>
          <w:bCs/>
          <w:color w:val="6B7C8B"/>
          <w:sz w:val="24"/>
          <w:szCs w:val="24"/>
          <w:rPrChange w:id="1097"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09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099"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10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101" w:author="Narendra" w:date="2021-08-21T13:02:00Z">
            <w:rPr>
              <w:rFonts w:ascii="inherit" w:eastAsia="Times New Roman" w:hAnsi="inherit" w:cs="Consolas"/>
              <w:b/>
              <w:bCs/>
              <w:color w:val="D171DD"/>
              <w:sz w:val="25"/>
            </w:rPr>
          </w:rPrChange>
        </w:rPr>
        <w:t>case</w:t>
      </w:r>
      <w:r w:rsidRPr="008C6831">
        <w:rPr>
          <w:rFonts w:ascii="Maiandra GD" w:eastAsia="Times New Roman" w:hAnsi="Maiandra GD" w:cs="Consolas"/>
          <w:color w:val="CFD5E0"/>
          <w:sz w:val="24"/>
          <w:szCs w:val="24"/>
          <w:rPrChange w:id="1102"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7CC379"/>
          <w:sz w:val="24"/>
          <w:szCs w:val="24"/>
          <w:rPrChange w:id="1103" w:author="Narendra" w:date="2021-08-21T13:02:00Z">
            <w:rPr>
              <w:rFonts w:ascii="inherit" w:eastAsia="Times New Roman" w:hAnsi="inherit" w:cs="Consolas"/>
              <w:color w:val="7CC379"/>
              <w:sz w:val="25"/>
            </w:rPr>
          </w:rPrChange>
        </w:rPr>
        <w:t>"maleuser"</w:t>
      </w:r>
      <w:r w:rsidRPr="008C6831">
        <w:rPr>
          <w:rFonts w:ascii="Maiandra GD" w:eastAsia="Times New Roman" w:hAnsi="Maiandra GD" w:cs="Consolas"/>
          <w:color w:val="CFD5E0"/>
          <w:sz w:val="24"/>
          <w:szCs w:val="24"/>
          <w:rPrChange w:id="1104"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10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106" w:author="Narendra" w:date="2021-08-21T13:02:00Z">
            <w:rPr>
              <w:rFonts w:ascii="inherit" w:eastAsia="Times New Roman" w:hAnsi="inherit" w:cs="Consolas"/>
              <w:b/>
              <w:bCs/>
              <w:color w:val="D171DD"/>
              <w:sz w:val="25"/>
            </w:rPr>
          </w:rPrChange>
        </w:rPr>
        <w:t>return</w:t>
      </w:r>
      <w:r w:rsidRPr="008C6831">
        <w:rPr>
          <w:rFonts w:ascii="Maiandra GD" w:eastAsia="Times New Roman" w:hAnsi="Maiandra GD" w:cs="Consolas"/>
          <w:color w:val="CFD5E0"/>
          <w:sz w:val="24"/>
          <w:szCs w:val="24"/>
          <w:rPrChange w:id="1107" w:author="Narendra" w:date="2021-08-21T13:02:00Z">
            <w:rPr>
              <w:rFonts w:ascii="inherit" w:eastAsia="Times New Roman" w:hAnsi="inherit" w:cs="Consolas"/>
              <w:color w:val="CFD5E0"/>
              <w:sz w:val="25"/>
            </w:rPr>
          </w:rPrChange>
        </w:rPr>
        <w:t xml:space="preserve"> Request.</w:t>
      </w:r>
      <w:r w:rsidRPr="008C6831">
        <w:rPr>
          <w:rFonts w:ascii="Maiandra GD" w:eastAsia="Times New Roman" w:hAnsi="Maiandra GD" w:cs="Consolas"/>
          <w:color w:val="4284AE"/>
          <w:sz w:val="24"/>
          <w:szCs w:val="24"/>
          <w:rPrChange w:id="1108" w:author="Narendra" w:date="2021-08-21T13:02:00Z">
            <w:rPr>
              <w:rFonts w:ascii="inherit" w:eastAsia="Times New Roman" w:hAnsi="inherit" w:cs="Consolas"/>
              <w:color w:val="4284AE"/>
              <w:sz w:val="25"/>
            </w:rPr>
          </w:rPrChange>
        </w:rPr>
        <w:t>CreateResponse</w:t>
      </w:r>
      <w:r w:rsidRPr="008C6831">
        <w:rPr>
          <w:rFonts w:ascii="Maiandra GD" w:eastAsia="Times New Roman" w:hAnsi="Maiandra GD" w:cs="Consolas"/>
          <w:b/>
          <w:bCs/>
          <w:color w:val="6B7C8B"/>
          <w:sz w:val="24"/>
          <w:szCs w:val="24"/>
          <w:rPrChange w:id="110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110" w:author="Narendra" w:date="2021-08-21T13:02:00Z">
            <w:rPr>
              <w:rFonts w:ascii="inherit" w:eastAsia="Times New Roman" w:hAnsi="inherit" w:cs="Consolas"/>
              <w:color w:val="CFD5E0"/>
              <w:sz w:val="25"/>
            </w:rPr>
          </w:rPrChange>
        </w:rPr>
        <w:t>HttpStatusCode.</w:t>
      </w:r>
      <w:r w:rsidRPr="008C6831">
        <w:rPr>
          <w:rFonts w:ascii="Maiandra GD" w:eastAsia="Times New Roman" w:hAnsi="Maiandra GD" w:cs="Consolas"/>
          <w:color w:val="4284AE"/>
          <w:sz w:val="24"/>
          <w:szCs w:val="24"/>
          <w:rPrChange w:id="1111" w:author="Narendra" w:date="2021-08-21T13:02:00Z">
            <w:rPr>
              <w:rFonts w:ascii="inherit" w:eastAsia="Times New Roman" w:hAnsi="inherit" w:cs="Consolas"/>
              <w:color w:val="4284AE"/>
              <w:sz w:val="25"/>
            </w:rPr>
          </w:rPrChange>
        </w:rPr>
        <w:t>OK</w:t>
      </w:r>
      <w:r w:rsidRPr="008C6831">
        <w:rPr>
          <w:rFonts w:ascii="Maiandra GD" w:eastAsia="Times New Roman" w:hAnsi="Maiandra GD" w:cs="Consolas"/>
          <w:color w:val="CFD5E0"/>
          <w:sz w:val="24"/>
          <w:szCs w:val="24"/>
          <w:rPrChange w:id="1112"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11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114" w:author="Narendra" w:date="2021-08-21T13:02:00Z">
            <w:rPr>
              <w:rFonts w:ascii="inherit" w:eastAsia="Times New Roman" w:hAnsi="inherit" w:cs="Consolas"/>
              <w:color w:val="CFD5E0"/>
              <w:sz w:val="25"/>
            </w:rPr>
          </w:rPrChange>
        </w:rPr>
        <w:t>EmpList.</w:t>
      </w:r>
      <w:r w:rsidRPr="008C6831">
        <w:rPr>
          <w:rFonts w:ascii="Maiandra GD" w:eastAsia="Times New Roman" w:hAnsi="Maiandra GD" w:cs="Consolas"/>
          <w:color w:val="4284AE"/>
          <w:sz w:val="24"/>
          <w:szCs w:val="24"/>
          <w:rPrChange w:id="1115" w:author="Narendra" w:date="2021-08-21T13:02:00Z">
            <w:rPr>
              <w:rFonts w:ascii="inherit" w:eastAsia="Times New Roman" w:hAnsi="inherit" w:cs="Consolas"/>
              <w:color w:val="4284AE"/>
              <w:sz w:val="25"/>
            </w:rPr>
          </w:rPrChange>
        </w:rPr>
        <w:t>Where</w:t>
      </w:r>
      <w:r w:rsidRPr="008C6831">
        <w:rPr>
          <w:rFonts w:ascii="Maiandra GD" w:eastAsia="Times New Roman" w:hAnsi="Maiandra GD" w:cs="Consolas"/>
          <w:b/>
          <w:bCs/>
          <w:color w:val="6B7C8B"/>
          <w:sz w:val="24"/>
          <w:szCs w:val="24"/>
          <w:rPrChange w:id="1116"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117" w:author="Narendra" w:date="2021-08-21T13:02:00Z">
            <w:rPr>
              <w:rFonts w:ascii="inherit" w:eastAsia="Times New Roman" w:hAnsi="inherit" w:cs="Consolas"/>
              <w:color w:val="CFD5E0"/>
              <w:sz w:val="25"/>
            </w:rPr>
          </w:rPrChange>
        </w:rPr>
        <w:t>e =</w:t>
      </w:r>
      <w:r w:rsidRPr="008C6831">
        <w:rPr>
          <w:rFonts w:ascii="Maiandra GD" w:eastAsia="Times New Roman" w:hAnsi="Maiandra GD" w:cs="Consolas"/>
          <w:b/>
          <w:bCs/>
          <w:color w:val="6B7C8B"/>
          <w:sz w:val="24"/>
          <w:szCs w:val="24"/>
          <w:rPrChange w:id="1118" w:author="Narendra" w:date="2021-08-21T13:02:00Z">
            <w:rPr>
              <w:rFonts w:ascii="inherit" w:eastAsia="Times New Roman" w:hAnsi="inherit" w:cs="Consolas"/>
              <w:b/>
              <w:bCs/>
              <w:color w:val="6B7C8B"/>
              <w:sz w:val="25"/>
            </w:rPr>
          </w:rPrChange>
        </w:rPr>
        <w:t>&gt;</w:t>
      </w:r>
      <w:r w:rsidRPr="008C6831">
        <w:rPr>
          <w:rFonts w:ascii="Maiandra GD" w:eastAsia="Times New Roman" w:hAnsi="Maiandra GD" w:cs="Consolas"/>
          <w:color w:val="CFD5E0"/>
          <w:sz w:val="24"/>
          <w:szCs w:val="24"/>
          <w:rPrChange w:id="1119" w:author="Narendra" w:date="2021-08-21T13:02:00Z">
            <w:rPr>
              <w:rFonts w:ascii="inherit" w:eastAsia="Times New Roman" w:hAnsi="inherit" w:cs="Consolas"/>
              <w:color w:val="CFD5E0"/>
              <w:sz w:val="25"/>
            </w:rPr>
          </w:rPrChange>
        </w:rPr>
        <w:t xml:space="preserve"> e.</w:t>
      </w:r>
      <w:r w:rsidRPr="008C6831">
        <w:rPr>
          <w:rFonts w:ascii="Maiandra GD" w:eastAsia="Times New Roman" w:hAnsi="Maiandra GD" w:cs="Consolas"/>
          <w:color w:val="4284AE"/>
          <w:sz w:val="24"/>
          <w:szCs w:val="24"/>
          <w:rPrChange w:id="1120" w:author="Narendra" w:date="2021-08-21T13:02:00Z">
            <w:rPr>
              <w:rFonts w:ascii="inherit" w:eastAsia="Times New Roman" w:hAnsi="inherit" w:cs="Consolas"/>
              <w:color w:val="4284AE"/>
              <w:sz w:val="25"/>
            </w:rPr>
          </w:rPrChange>
        </w:rPr>
        <w:t>Gender</w:t>
      </w:r>
      <w:r w:rsidRPr="008C6831">
        <w:rPr>
          <w:rFonts w:ascii="Maiandra GD" w:eastAsia="Times New Roman" w:hAnsi="Maiandra GD" w:cs="Consolas"/>
          <w:color w:val="CFD5E0"/>
          <w:sz w:val="24"/>
          <w:szCs w:val="24"/>
          <w:rPrChange w:id="1121"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1122" w:author="Narendra" w:date="2021-08-21T13:02:00Z">
            <w:rPr>
              <w:rFonts w:ascii="inherit" w:eastAsia="Times New Roman" w:hAnsi="inherit" w:cs="Consolas"/>
              <w:color w:val="4284AE"/>
              <w:sz w:val="25"/>
            </w:rPr>
          </w:rPrChange>
        </w:rPr>
        <w:t>ToLower</w:t>
      </w:r>
      <w:r w:rsidRPr="008C6831">
        <w:rPr>
          <w:rFonts w:ascii="Maiandra GD" w:eastAsia="Times New Roman" w:hAnsi="Maiandra GD" w:cs="Consolas"/>
          <w:b/>
          <w:bCs/>
          <w:color w:val="6B7C8B"/>
          <w:sz w:val="24"/>
          <w:szCs w:val="24"/>
          <w:rPrChange w:id="112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124" w:author="Narendra" w:date="2021-08-21T13:02:00Z">
            <w:rPr>
              <w:rFonts w:ascii="inherit" w:eastAsia="Times New Roman" w:hAnsi="inherit" w:cs="Consolas"/>
              <w:color w:val="CFD5E0"/>
              <w:sz w:val="25"/>
            </w:rPr>
          </w:rPrChange>
        </w:rPr>
        <w:t xml:space="preserve"> == </w:t>
      </w:r>
      <w:r w:rsidRPr="008C6831">
        <w:rPr>
          <w:rFonts w:ascii="Maiandra GD" w:eastAsia="Times New Roman" w:hAnsi="Maiandra GD" w:cs="Consolas"/>
          <w:color w:val="7CC379"/>
          <w:sz w:val="24"/>
          <w:szCs w:val="24"/>
          <w:rPrChange w:id="1125" w:author="Narendra" w:date="2021-08-21T13:02:00Z">
            <w:rPr>
              <w:rFonts w:ascii="inherit" w:eastAsia="Times New Roman" w:hAnsi="inherit" w:cs="Consolas"/>
              <w:color w:val="7CC379"/>
              <w:sz w:val="25"/>
            </w:rPr>
          </w:rPrChange>
        </w:rPr>
        <w:t>"male"</w:t>
      </w:r>
      <w:r w:rsidRPr="008C6831">
        <w:rPr>
          <w:rFonts w:ascii="Maiandra GD" w:eastAsia="Times New Roman" w:hAnsi="Maiandra GD" w:cs="Consolas"/>
          <w:b/>
          <w:bCs/>
          <w:color w:val="6B7C8B"/>
          <w:sz w:val="24"/>
          <w:szCs w:val="24"/>
          <w:rPrChange w:id="1126"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127"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1128" w:author="Narendra" w:date="2021-08-21T13:02:00Z">
            <w:rPr>
              <w:rFonts w:ascii="inherit" w:eastAsia="Times New Roman" w:hAnsi="inherit" w:cs="Consolas"/>
              <w:color w:val="4284AE"/>
              <w:sz w:val="25"/>
            </w:rPr>
          </w:rPrChange>
        </w:rPr>
        <w:t>ToList</w:t>
      </w:r>
      <w:r w:rsidRPr="008C6831">
        <w:rPr>
          <w:rFonts w:ascii="Maiandra GD" w:eastAsia="Times New Roman" w:hAnsi="Maiandra GD" w:cs="Consolas"/>
          <w:b/>
          <w:bCs/>
          <w:color w:val="6B7C8B"/>
          <w:sz w:val="24"/>
          <w:szCs w:val="24"/>
          <w:rPrChange w:id="112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130"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13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132" w:author="Narendra" w:date="2021-08-21T13:02:00Z">
            <w:rPr>
              <w:rFonts w:ascii="inherit" w:eastAsia="Times New Roman" w:hAnsi="inherit" w:cs="Consolas"/>
              <w:b/>
              <w:bCs/>
              <w:color w:val="D171DD"/>
              <w:sz w:val="25"/>
            </w:rPr>
          </w:rPrChange>
        </w:rPr>
        <w:lastRenderedPageBreak/>
        <w:t>case</w:t>
      </w:r>
      <w:r w:rsidRPr="008C6831">
        <w:rPr>
          <w:rFonts w:ascii="Maiandra GD" w:eastAsia="Times New Roman" w:hAnsi="Maiandra GD" w:cs="Consolas"/>
          <w:color w:val="CFD5E0"/>
          <w:sz w:val="24"/>
          <w:szCs w:val="24"/>
          <w:rPrChange w:id="1133"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7CC379"/>
          <w:sz w:val="24"/>
          <w:szCs w:val="24"/>
          <w:rPrChange w:id="1134" w:author="Narendra" w:date="2021-08-21T13:02:00Z">
            <w:rPr>
              <w:rFonts w:ascii="inherit" w:eastAsia="Times New Roman" w:hAnsi="inherit" w:cs="Consolas"/>
              <w:color w:val="7CC379"/>
              <w:sz w:val="25"/>
            </w:rPr>
          </w:rPrChange>
        </w:rPr>
        <w:t>"femaleuser"</w:t>
      </w:r>
      <w:r w:rsidRPr="008C6831">
        <w:rPr>
          <w:rFonts w:ascii="Maiandra GD" w:eastAsia="Times New Roman" w:hAnsi="Maiandra GD" w:cs="Consolas"/>
          <w:color w:val="CFD5E0"/>
          <w:sz w:val="24"/>
          <w:szCs w:val="24"/>
          <w:rPrChange w:id="1135"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13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137" w:author="Narendra" w:date="2021-08-21T13:02:00Z">
            <w:rPr>
              <w:rFonts w:ascii="inherit" w:eastAsia="Times New Roman" w:hAnsi="inherit" w:cs="Consolas"/>
              <w:b/>
              <w:bCs/>
              <w:color w:val="D171DD"/>
              <w:sz w:val="25"/>
            </w:rPr>
          </w:rPrChange>
        </w:rPr>
        <w:t>return</w:t>
      </w:r>
      <w:r w:rsidRPr="008C6831">
        <w:rPr>
          <w:rFonts w:ascii="Maiandra GD" w:eastAsia="Times New Roman" w:hAnsi="Maiandra GD" w:cs="Consolas"/>
          <w:color w:val="CFD5E0"/>
          <w:sz w:val="24"/>
          <w:szCs w:val="24"/>
          <w:rPrChange w:id="1138" w:author="Narendra" w:date="2021-08-21T13:02:00Z">
            <w:rPr>
              <w:rFonts w:ascii="inherit" w:eastAsia="Times New Roman" w:hAnsi="inherit" w:cs="Consolas"/>
              <w:color w:val="CFD5E0"/>
              <w:sz w:val="25"/>
            </w:rPr>
          </w:rPrChange>
        </w:rPr>
        <w:t xml:space="preserve"> Request.</w:t>
      </w:r>
      <w:r w:rsidRPr="008C6831">
        <w:rPr>
          <w:rFonts w:ascii="Maiandra GD" w:eastAsia="Times New Roman" w:hAnsi="Maiandra GD" w:cs="Consolas"/>
          <w:color w:val="4284AE"/>
          <w:sz w:val="24"/>
          <w:szCs w:val="24"/>
          <w:rPrChange w:id="1139" w:author="Narendra" w:date="2021-08-21T13:02:00Z">
            <w:rPr>
              <w:rFonts w:ascii="inherit" w:eastAsia="Times New Roman" w:hAnsi="inherit" w:cs="Consolas"/>
              <w:color w:val="4284AE"/>
              <w:sz w:val="25"/>
            </w:rPr>
          </w:rPrChange>
        </w:rPr>
        <w:t>CreateResponse</w:t>
      </w:r>
      <w:r w:rsidRPr="008C6831">
        <w:rPr>
          <w:rFonts w:ascii="Maiandra GD" w:eastAsia="Times New Roman" w:hAnsi="Maiandra GD" w:cs="Consolas"/>
          <w:b/>
          <w:bCs/>
          <w:color w:val="6B7C8B"/>
          <w:sz w:val="24"/>
          <w:szCs w:val="24"/>
          <w:rPrChange w:id="1140"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141" w:author="Narendra" w:date="2021-08-21T13:02:00Z">
            <w:rPr>
              <w:rFonts w:ascii="inherit" w:eastAsia="Times New Roman" w:hAnsi="inherit" w:cs="Consolas"/>
              <w:color w:val="CFD5E0"/>
              <w:sz w:val="25"/>
            </w:rPr>
          </w:rPrChange>
        </w:rPr>
        <w:t>HttpStatusCode.</w:t>
      </w:r>
      <w:r w:rsidRPr="008C6831">
        <w:rPr>
          <w:rFonts w:ascii="Maiandra GD" w:eastAsia="Times New Roman" w:hAnsi="Maiandra GD" w:cs="Consolas"/>
          <w:color w:val="4284AE"/>
          <w:sz w:val="24"/>
          <w:szCs w:val="24"/>
          <w:rPrChange w:id="1142" w:author="Narendra" w:date="2021-08-21T13:02:00Z">
            <w:rPr>
              <w:rFonts w:ascii="inherit" w:eastAsia="Times New Roman" w:hAnsi="inherit" w:cs="Consolas"/>
              <w:color w:val="4284AE"/>
              <w:sz w:val="25"/>
            </w:rPr>
          </w:rPrChange>
        </w:rPr>
        <w:t>OK</w:t>
      </w:r>
      <w:r w:rsidRPr="008C6831">
        <w:rPr>
          <w:rFonts w:ascii="Maiandra GD" w:eastAsia="Times New Roman" w:hAnsi="Maiandra GD" w:cs="Consolas"/>
          <w:color w:val="CFD5E0"/>
          <w:sz w:val="24"/>
          <w:szCs w:val="24"/>
          <w:rPrChange w:id="1143"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14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145" w:author="Narendra" w:date="2021-08-21T13:02:00Z">
            <w:rPr>
              <w:rFonts w:ascii="inherit" w:eastAsia="Times New Roman" w:hAnsi="inherit" w:cs="Consolas"/>
              <w:color w:val="CFD5E0"/>
              <w:sz w:val="25"/>
            </w:rPr>
          </w:rPrChange>
        </w:rPr>
        <w:t>EmpList.</w:t>
      </w:r>
      <w:r w:rsidRPr="008C6831">
        <w:rPr>
          <w:rFonts w:ascii="Maiandra GD" w:eastAsia="Times New Roman" w:hAnsi="Maiandra GD" w:cs="Consolas"/>
          <w:color w:val="4284AE"/>
          <w:sz w:val="24"/>
          <w:szCs w:val="24"/>
          <w:rPrChange w:id="1146" w:author="Narendra" w:date="2021-08-21T13:02:00Z">
            <w:rPr>
              <w:rFonts w:ascii="inherit" w:eastAsia="Times New Roman" w:hAnsi="inherit" w:cs="Consolas"/>
              <w:color w:val="4284AE"/>
              <w:sz w:val="25"/>
            </w:rPr>
          </w:rPrChange>
        </w:rPr>
        <w:t>Where</w:t>
      </w:r>
      <w:r w:rsidRPr="008C6831">
        <w:rPr>
          <w:rFonts w:ascii="Maiandra GD" w:eastAsia="Times New Roman" w:hAnsi="Maiandra GD" w:cs="Consolas"/>
          <w:b/>
          <w:bCs/>
          <w:color w:val="6B7C8B"/>
          <w:sz w:val="24"/>
          <w:szCs w:val="24"/>
          <w:rPrChange w:id="114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148" w:author="Narendra" w:date="2021-08-21T13:02:00Z">
            <w:rPr>
              <w:rFonts w:ascii="inherit" w:eastAsia="Times New Roman" w:hAnsi="inherit" w:cs="Consolas"/>
              <w:color w:val="CFD5E0"/>
              <w:sz w:val="25"/>
            </w:rPr>
          </w:rPrChange>
        </w:rPr>
        <w:t>e =</w:t>
      </w:r>
      <w:r w:rsidRPr="008C6831">
        <w:rPr>
          <w:rFonts w:ascii="Maiandra GD" w:eastAsia="Times New Roman" w:hAnsi="Maiandra GD" w:cs="Consolas"/>
          <w:b/>
          <w:bCs/>
          <w:color w:val="6B7C8B"/>
          <w:sz w:val="24"/>
          <w:szCs w:val="24"/>
          <w:rPrChange w:id="1149" w:author="Narendra" w:date="2021-08-21T13:02:00Z">
            <w:rPr>
              <w:rFonts w:ascii="inherit" w:eastAsia="Times New Roman" w:hAnsi="inherit" w:cs="Consolas"/>
              <w:b/>
              <w:bCs/>
              <w:color w:val="6B7C8B"/>
              <w:sz w:val="25"/>
            </w:rPr>
          </w:rPrChange>
        </w:rPr>
        <w:t>&gt;</w:t>
      </w:r>
      <w:r w:rsidRPr="008C6831">
        <w:rPr>
          <w:rFonts w:ascii="Maiandra GD" w:eastAsia="Times New Roman" w:hAnsi="Maiandra GD" w:cs="Consolas"/>
          <w:color w:val="CFD5E0"/>
          <w:sz w:val="24"/>
          <w:szCs w:val="24"/>
          <w:rPrChange w:id="1150" w:author="Narendra" w:date="2021-08-21T13:02:00Z">
            <w:rPr>
              <w:rFonts w:ascii="inherit" w:eastAsia="Times New Roman" w:hAnsi="inherit" w:cs="Consolas"/>
              <w:color w:val="CFD5E0"/>
              <w:sz w:val="25"/>
            </w:rPr>
          </w:rPrChange>
        </w:rPr>
        <w:t xml:space="preserve"> e.</w:t>
      </w:r>
      <w:r w:rsidRPr="008C6831">
        <w:rPr>
          <w:rFonts w:ascii="Maiandra GD" w:eastAsia="Times New Roman" w:hAnsi="Maiandra GD" w:cs="Consolas"/>
          <w:color w:val="4284AE"/>
          <w:sz w:val="24"/>
          <w:szCs w:val="24"/>
          <w:rPrChange w:id="1151" w:author="Narendra" w:date="2021-08-21T13:02:00Z">
            <w:rPr>
              <w:rFonts w:ascii="inherit" w:eastAsia="Times New Roman" w:hAnsi="inherit" w:cs="Consolas"/>
              <w:color w:val="4284AE"/>
              <w:sz w:val="25"/>
            </w:rPr>
          </w:rPrChange>
        </w:rPr>
        <w:t>Gender</w:t>
      </w:r>
      <w:r w:rsidRPr="008C6831">
        <w:rPr>
          <w:rFonts w:ascii="Maiandra GD" w:eastAsia="Times New Roman" w:hAnsi="Maiandra GD" w:cs="Consolas"/>
          <w:color w:val="CFD5E0"/>
          <w:sz w:val="24"/>
          <w:szCs w:val="24"/>
          <w:rPrChange w:id="1152"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1153" w:author="Narendra" w:date="2021-08-21T13:02:00Z">
            <w:rPr>
              <w:rFonts w:ascii="inherit" w:eastAsia="Times New Roman" w:hAnsi="inherit" w:cs="Consolas"/>
              <w:color w:val="4284AE"/>
              <w:sz w:val="25"/>
            </w:rPr>
          </w:rPrChange>
        </w:rPr>
        <w:t>ToLower</w:t>
      </w:r>
      <w:r w:rsidRPr="008C6831">
        <w:rPr>
          <w:rFonts w:ascii="Maiandra GD" w:eastAsia="Times New Roman" w:hAnsi="Maiandra GD" w:cs="Consolas"/>
          <w:b/>
          <w:bCs/>
          <w:color w:val="6B7C8B"/>
          <w:sz w:val="24"/>
          <w:szCs w:val="24"/>
          <w:rPrChange w:id="1154"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155" w:author="Narendra" w:date="2021-08-21T13:02:00Z">
            <w:rPr>
              <w:rFonts w:ascii="inherit" w:eastAsia="Times New Roman" w:hAnsi="inherit" w:cs="Consolas"/>
              <w:color w:val="CFD5E0"/>
              <w:sz w:val="25"/>
            </w:rPr>
          </w:rPrChange>
        </w:rPr>
        <w:t xml:space="preserve"> == </w:t>
      </w:r>
      <w:r w:rsidRPr="008C6831">
        <w:rPr>
          <w:rFonts w:ascii="Maiandra GD" w:eastAsia="Times New Roman" w:hAnsi="Maiandra GD" w:cs="Consolas"/>
          <w:color w:val="7CC379"/>
          <w:sz w:val="24"/>
          <w:szCs w:val="24"/>
          <w:rPrChange w:id="1156" w:author="Narendra" w:date="2021-08-21T13:02:00Z">
            <w:rPr>
              <w:rFonts w:ascii="inherit" w:eastAsia="Times New Roman" w:hAnsi="inherit" w:cs="Consolas"/>
              <w:color w:val="7CC379"/>
              <w:sz w:val="25"/>
            </w:rPr>
          </w:rPrChange>
        </w:rPr>
        <w:t>"female"</w:t>
      </w:r>
      <w:r w:rsidRPr="008C6831">
        <w:rPr>
          <w:rFonts w:ascii="Maiandra GD" w:eastAsia="Times New Roman" w:hAnsi="Maiandra GD" w:cs="Consolas"/>
          <w:b/>
          <w:bCs/>
          <w:color w:val="6B7C8B"/>
          <w:sz w:val="24"/>
          <w:szCs w:val="24"/>
          <w:rPrChange w:id="115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158"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1159" w:author="Narendra" w:date="2021-08-21T13:02:00Z">
            <w:rPr>
              <w:rFonts w:ascii="inherit" w:eastAsia="Times New Roman" w:hAnsi="inherit" w:cs="Consolas"/>
              <w:color w:val="4284AE"/>
              <w:sz w:val="25"/>
            </w:rPr>
          </w:rPrChange>
        </w:rPr>
        <w:t>ToList</w:t>
      </w:r>
      <w:r w:rsidRPr="008C6831">
        <w:rPr>
          <w:rFonts w:ascii="Maiandra GD" w:eastAsia="Times New Roman" w:hAnsi="Maiandra GD" w:cs="Consolas"/>
          <w:b/>
          <w:bCs/>
          <w:color w:val="6B7C8B"/>
          <w:sz w:val="24"/>
          <w:szCs w:val="24"/>
          <w:rPrChange w:id="1160"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161"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16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163" w:author="Narendra" w:date="2021-08-21T13:02:00Z">
            <w:rPr>
              <w:rFonts w:ascii="inherit" w:eastAsia="Times New Roman" w:hAnsi="inherit" w:cs="Consolas"/>
              <w:b/>
              <w:bCs/>
              <w:color w:val="D171DD"/>
              <w:sz w:val="25"/>
            </w:rPr>
          </w:rPrChange>
        </w:rPr>
        <w:t>default</w:t>
      </w:r>
      <w:r w:rsidRPr="008C6831">
        <w:rPr>
          <w:rFonts w:ascii="Maiandra GD" w:eastAsia="Times New Roman" w:hAnsi="Maiandra GD" w:cs="Consolas"/>
          <w:color w:val="CFD5E0"/>
          <w:sz w:val="24"/>
          <w:szCs w:val="24"/>
          <w:rPrChange w:id="1164"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16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166" w:author="Narendra" w:date="2021-08-21T13:02:00Z">
            <w:rPr>
              <w:rFonts w:ascii="inherit" w:eastAsia="Times New Roman" w:hAnsi="inherit" w:cs="Consolas"/>
              <w:b/>
              <w:bCs/>
              <w:color w:val="D171DD"/>
              <w:sz w:val="25"/>
            </w:rPr>
          </w:rPrChange>
        </w:rPr>
        <w:t>return</w:t>
      </w:r>
      <w:r w:rsidRPr="008C6831">
        <w:rPr>
          <w:rFonts w:ascii="Maiandra GD" w:eastAsia="Times New Roman" w:hAnsi="Maiandra GD" w:cs="Consolas"/>
          <w:color w:val="CFD5E0"/>
          <w:sz w:val="24"/>
          <w:szCs w:val="24"/>
          <w:rPrChange w:id="1167" w:author="Narendra" w:date="2021-08-21T13:02:00Z">
            <w:rPr>
              <w:rFonts w:ascii="inherit" w:eastAsia="Times New Roman" w:hAnsi="inherit" w:cs="Consolas"/>
              <w:color w:val="CFD5E0"/>
              <w:sz w:val="25"/>
            </w:rPr>
          </w:rPrChange>
        </w:rPr>
        <w:t xml:space="preserve"> Request.</w:t>
      </w:r>
      <w:r w:rsidRPr="008C6831">
        <w:rPr>
          <w:rFonts w:ascii="Maiandra GD" w:eastAsia="Times New Roman" w:hAnsi="Maiandra GD" w:cs="Consolas"/>
          <w:color w:val="4284AE"/>
          <w:sz w:val="24"/>
          <w:szCs w:val="24"/>
          <w:rPrChange w:id="1168" w:author="Narendra" w:date="2021-08-21T13:02:00Z">
            <w:rPr>
              <w:rFonts w:ascii="inherit" w:eastAsia="Times New Roman" w:hAnsi="inherit" w:cs="Consolas"/>
              <w:color w:val="4284AE"/>
              <w:sz w:val="25"/>
            </w:rPr>
          </w:rPrChange>
        </w:rPr>
        <w:t>CreateResponse</w:t>
      </w:r>
      <w:r w:rsidRPr="008C6831">
        <w:rPr>
          <w:rFonts w:ascii="Maiandra GD" w:eastAsia="Times New Roman" w:hAnsi="Maiandra GD" w:cs="Consolas"/>
          <w:b/>
          <w:bCs/>
          <w:color w:val="6B7C8B"/>
          <w:sz w:val="24"/>
          <w:szCs w:val="24"/>
          <w:rPrChange w:id="116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170" w:author="Narendra" w:date="2021-08-21T13:02:00Z">
            <w:rPr>
              <w:rFonts w:ascii="inherit" w:eastAsia="Times New Roman" w:hAnsi="inherit" w:cs="Consolas"/>
              <w:color w:val="CFD5E0"/>
              <w:sz w:val="25"/>
            </w:rPr>
          </w:rPrChange>
        </w:rPr>
        <w:t>HttpStatusCode.</w:t>
      </w:r>
      <w:r w:rsidRPr="008C6831">
        <w:rPr>
          <w:rFonts w:ascii="Maiandra GD" w:eastAsia="Times New Roman" w:hAnsi="Maiandra GD" w:cs="Consolas"/>
          <w:color w:val="4284AE"/>
          <w:sz w:val="24"/>
          <w:szCs w:val="24"/>
          <w:rPrChange w:id="1171" w:author="Narendra" w:date="2021-08-21T13:02:00Z">
            <w:rPr>
              <w:rFonts w:ascii="inherit" w:eastAsia="Times New Roman" w:hAnsi="inherit" w:cs="Consolas"/>
              <w:color w:val="4284AE"/>
              <w:sz w:val="25"/>
            </w:rPr>
          </w:rPrChange>
        </w:rPr>
        <w:t>BadRequest</w:t>
      </w:r>
      <w:r w:rsidRPr="008C6831">
        <w:rPr>
          <w:rFonts w:ascii="Maiandra GD" w:eastAsia="Times New Roman" w:hAnsi="Maiandra GD" w:cs="Consolas"/>
          <w:b/>
          <w:bCs/>
          <w:color w:val="6B7C8B"/>
          <w:sz w:val="24"/>
          <w:szCs w:val="24"/>
          <w:rPrChange w:id="117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173"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17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175"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17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177"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17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179"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line="384" w:lineRule="atLeast"/>
        <w:textAlignment w:val="baseline"/>
        <w:rPr>
          <w:rFonts w:ascii="Maiandra GD" w:eastAsia="Times New Roman" w:hAnsi="Maiandra GD" w:cs="Consolas"/>
          <w:color w:val="596174"/>
          <w:sz w:val="24"/>
          <w:szCs w:val="24"/>
          <w:rPrChange w:id="118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181"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FFFFFF"/>
        <w:spacing w:after="0" w:line="240" w:lineRule="auto"/>
        <w:jc w:val="both"/>
        <w:textAlignment w:val="baseline"/>
        <w:outlineLvl w:val="4"/>
        <w:rPr>
          <w:rFonts w:ascii="Maiandra GD" w:eastAsia="Times New Roman" w:hAnsi="Maiandra GD" w:cs="Segoe UI"/>
          <w:color w:val="3A3A3A"/>
          <w:sz w:val="24"/>
          <w:szCs w:val="24"/>
          <w:rPrChange w:id="1182" w:author="Narendra" w:date="2021-08-21T13:02:00Z">
            <w:rPr>
              <w:rFonts w:ascii="Segoe UI" w:eastAsia="Times New Roman" w:hAnsi="Segoe UI" w:cs="Segoe UI"/>
              <w:color w:val="3A3A3A"/>
              <w:sz w:val="20"/>
              <w:szCs w:val="20"/>
            </w:rPr>
          </w:rPrChange>
        </w:rPr>
      </w:pPr>
      <w:r w:rsidRPr="008C6831">
        <w:rPr>
          <w:rFonts w:ascii="Maiandra GD" w:eastAsia="Times New Roman" w:hAnsi="Maiandra GD" w:cs="Arial"/>
          <w:b/>
          <w:bCs/>
          <w:color w:val="000000"/>
          <w:sz w:val="24"/>
          <w:szCs w:val="24"/>
          <w:rPrChange w:id="1183" w:author="Narendra" w:date="2021-08-21T13:02:00Z">
            <w:rPr>
              <w:rFonts w:ascii="Arial" w:eastAsia="Times New Roman" w:hAnsi="Arial" w:cs="Arial"/>
              <w:b/>
              <w:bCs/>
              <w:color w:val="000000"/>
              <w:sz w:val="27"/>
            </w:rPr>
          </w:rPrChange>
        </w:rPr>
        <w:t>Testing the Web API Basic Authentication using Postman</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1184"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185" w:author="Narendra" w:date="2021-08-21T13:02:00Z">
            <w:rPr>
              <w:rFonts w:ascii="Arial" w:eastAsia="Times New Roman" w:hAnsi="Arial" w:cs="Arial"/>
              <w:color w:val="000000"/>
              <w:sz w:val="23"/>
              <w:szCs w:val="23"/>
              <w:bdr w:val="none" w:sz="0" w:space="0" w:color="auto" w:frame="1"/>
            </w:rPr>
          </w:rPrChange>
        </w:rPr>
        <w:t>If you are new to the postman, I strongly recommended you to read the following article, where I discussed how to download and use postman to test rest services.</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1186"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color w:val="212529"/>
          <w:sz w:val="24"/>
          <w:szCs w:val="24"/>
          <w:rPrChange w:id="1187" w:author="Narendra" w:date="2021-08-21T13:02:00Z">
            <w:rPr>
              <w:rFonts w:ascii="Arial" w:eastAsia="Times New Roman" w:hAnsi="Arial" w:cs="Arial"/>
              <w:b/>
              <w:bCs/>
              <w:color w:val="212529"/>
              <w:sz w:val="23"/>
            </w:rPr>
          </w:rPrChange>
        </w:rPr>
        <w:fldChar w:fldCharType="begin"/>
      </w:r>
      <w:r w:rsidRPr="008C6831">
        <w:rPr>
          <w:rFonts w:ascii="Maiandra GD" w:eastAsia="Times New Roman" w:hAnsi="Maiandra GD" w:cs="Arial"/>
          <w:b/>
          <w:bCs/>
          <w:color w:val="212529"/>
          <w:sz w:val="24"/>
          <w:szCs w:val="24"/>
          <w:rPrChange w:id="1188" w:author="Narendra" w:date="2021-08-21T13:02:00Z">
            <w:rPr>
              <w:rFonts w:ascii="Arial" w:eastAsia="Times New Roman" w:hAnsi="Arial" w:cs="Arial"/>
              <w:b/>
              <w:bCs/>
              <w:color w:val="212529"/>
              <w:sz w:val="23"/>
            </w:rPr>
          </w:rPrChange>
        </w:rPr>
        <w:instrText xml:space="preserve"> HYPERLINK "https://dotnettutorials.net/lesson/how-to-use-postman-to-test-web-api/" </w:instrText>
      </w:r>
      <w:r w:rsidRPr="008C6831">
        <w:rPr>
          <w:rFonts w:ascii="Maiandra GD" w:eastAsia="Times New Roman" w:hAnsi="Maiandra GD" w:cs="Arial"/>
          <w:b/>
          <w:bCs/>
          <w:color w:val="212529"/>
          <w:sz w:val="24"/>
          <w:szCs w:val="24"/>
          <w:rPrChange w:id="1189" w:author="Narendra" w:date="2021-08-21T13:02:00Z">
            <w:rPr>
              <w:rFonts w:ascii="Arial" w:eastAsia="Times New Roman" w:hAnsi="Arial" w:cs="Arial"/>
              <w:b/>
              <w:bCs/>
              <w:color w:val="212529"/>
              <w:sz w:val="23"/>
            </w:rPr>
          </w:rPrChange>
        </w:rPr>
        <w:fldChar w:fldCharType="separate"/>
      </w:r>
      <w:r w:rsidRPr="008C6831">
        <w:rPr>
          <w:rFonts w:ascii="Maiandra GD" w:eastAsia="Times New Roman" w:hAnsi="Maiandra GD" w:cs="Arial"/>
          <w:b/>
          <w:bCs/>
          <w:color w:val="007BFF"/>
          <w:sz w:val="24"/>
          <w:szCs w:val="24"/>
          <w:u w:val="single"/>
          <w:rPrChange w:id="1190" w:author="Narendra" w:date="2021-08-21T13:02:00Z">
            <w:rPr>
              <w:rFonts w:ascii="Arial" w:eastAsia="Times New Roman" w:hAnsi="Arial" w:cs="Arial"/>
              <w:b/>
              <w:bCs/>
              <w:color w:val="007BFF"/>
              <w:sz w:val="23"/>
              <w:u w:val="single"/>
            </w:rPr>
          </w:rPrChange>
        </w:rPr>
        <w:t>https://dotnettutorials.net/lesson/how-to-use-postman-to-test-web-api/</w:t>
      </w:r>
      <w:r w:rsidRPr="008C6831">
        <w:rPr>
          <w:rFonts w:ascii="Maiandra GD" w:eastAsia="Times New Roman" w:hAnsi="Maiandra GD" w:cs="Arial"/>
          <w:b/>
          <w:bCs/>
          <w:color w:val="212529"/>
          <w:sz w:val="24"/>
          <w:szCs w:val="24"/>
          <w:rPrChange w:id="1191" w:author="Narendra" w:date="2021-08-21T13:02:00Z">
            <w:rPr>
              <w:rFonts w:ascii="Arial" w:eastAsia="Times New Roman" w:hAnsi="Arial" w:cs="Arial"/>
              <w:b/>
              <w:bCs/>
              <w:color w:val="212529"/>
              <w:sz w:val="23"/>
            </w:rPr>
          </w:rPrChange>
        </w:rPr>
        <w:fldChar w:fldCharType="end"/>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1192"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193" w:author="Narendra" w:date="2021-08-21T13:02:00Z">
            <w:rPr>
              <w:rFonts w:ascii="Arial" w:eastAsia="Times New Roman" w:hAnsi="Arial" w:cs="Arial"/>
              <w:color w:val="000000"/>
              <w:sz w:val="23"/>
              <w:szCs w:val="23"/>
              <w:bdr w:val="none" w:sz="0" w:space="0" w:color="auto" w:frame="1"/>
            </w:rPr>
          </w:rPrChange>
        </w:rPr>
        <w:t>Let’s first make a request without passing the authorization header. Set the method type as GET, provide the requ</w:t>
      </w:r>
      <w:r w:rsidR="009B4E76" w:rsidRPr="008C6831">
        <w:rPr>
          <w:rFonts w:ascii="Maiandra GD" w:hAnsi="Maiandra GD" w:cs="Segoe UI"/>
          <w:b/>
          <w:bCs/>
          <w:color w:val="212529"/>
          <w:sz w:val="24"/>
          <w:szCs w:val="24"/>
          <w:shd w:val="clear" w:color="auto" w:fill="FFFFFF"/>
          <w:rPrChange w:id="1194" w:author="Narendra" w:date="2021-08-21T13:02:00Z">
            <w:rPr>
              <w:rFonts w:ascii="Segoe UI" w:hAnsi="Segoe UI" w:cs="Segoe UI"/>
              <w:b/>
              <w:bCs/>
              <w:color w:val="212529"/>
              <w:sz w:val="23"/>
              <w:szCs w:val="23"/>
              <w:shd w:val="clear" w:color="auto" w:fill="FFFFFF"/>
            </w:rPr>
          </w:rPrChange>
        </w:rPr>
        <w:t>Web API Versioning</w:t>
      </w:r>
      <w:r w:rsidRPr="008C6831">
        <w:rPr>
          <w:rFonts w:ascii="Maiandra GD" w:eastAsia="Times New Roman" w:hAnsi="Maiandra GD" w:cs="Arial"/>
          <w:color w:val="000000"/>
          <w:sz w:val="24"/>
          <w:szCs w:val="24"/>
          <w:bdr w:val="none" w:sz="0" w:space="0" w:color="auto" w:frame="1"/>
          <w:rPrChange w:id="1195" w:author="Narendra" w:date="2021-08-21T13:02:00Z">
            <w:rPr>
              <w:rFonts w:ascii="Arial" w:eastAsia="Times New Roman" w:hAnsi="Arial" w:cs="Arial"/>
              <w:color w:val="000000"/>
              <w:sz w:val="23"/>
              <w:szCs w:val="23"/>
              <w:bdr w:val="none" w:sz="0" w:space="0" w:color="auto" w:frame="1"/>
            </w:rPr>
          </w:rPrChange>
        </w:rPr>
        <w:t>est URI and click on the Send button as shown in the below image.</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1196"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noProof/>
          <w:color w:val="212529"/>
          <w:sz w:val="24"/>
          <w:szCs w:val="24"/>
          <w:bdr w:val="none" w:sz="0" w:space="0" w:color="auto" w:frame="1"/>
          <w:rPrChange w:id="1197" w:author="Narendra" w:date="2021-08-21T13:02:00Z">
            <w:rPr>
              <w:rFonts w:ascii="Arial" w:eastAsia="Times New Roman" w:hAnsi="Arial" w:cs="Arial"/>
              <w:noProof/>
              <w:color w:val="212529"/>
              <w:sz w:val="23"/>
              <w:szCs w:val="23"/>
              <w:bdr w:val="none" w:sz="0" w:space="0" w:color="auto" w:frame="1"/>
            </w:rPr>
          </w:rPrChange>
        </w:rPr>
        <w:drawing>
          <wp:inline distT="0" distB="0" distL="0" distR="0">
            <wp:extent cx="6057900" cy="2607307"/>
            <wp:effectExtent l="19050" t="0" r="0" b="0"/>
            <wp:docPr id="31" name="Picture 31" descr="ASP.NET Web API Basic Authent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SP.NET Web API Basic Authentication"/>
                    <pic:cNvPicPr>
                      <a:picLocks noChangeAspect="1" noChangeArrowheads="1"/>
                    </pic:cNvPicPr>
                  </pic:nvPicPr>
                  <pic:blipFill>
                    <a:blip r:embed="rId24"/>
                    <a:srcRect/>
                    <a:stretch>
                      <a:fillRect/>
                    </a:stretch>
                  </pic:blipFill>
                  <pic:spPr bwMode="auto">
                    <a:xfrm>
                      <a:off x="0" y="0"/>
                      <a:ext cx="6057900" cy="2607307"/>
                    </a:xfrm>
                    <a:prstGeom prst="rect">
                      <a:avLst/>
                    </a:prstGeom>
                    <a:noFill/>
                    <a:ln w="9525">
                      <a:noFill/>
                      <a:miter lim="800000"/>
                      <a:headEnd/>
                      <a:tailEnd/>
                    </a:ln>
                  </pic:spPr>
                </pic:pic>
              </a:graphicData>
            </a:graphic>
          </wp:inline>
        </w:drawing>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1198"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199" w:author="Narendra" w:date="2021-08-21T13:02:00Z">
            <w:rPr>
              <w:rFonts w:ascii="Arial" w:eastAsia="Times New Roman" w:hAnsi="Arial" w:cs="Arial"/>
              <w:color w:val="000000"/>
              <w:sz w:val="23"/>
              <w:szCs w:val="23"/>
              <w:bdr w:val="none" w:sz="0" w:space="0" w:color="auto" w:frame="1"/>
            </w:rPr>
          </w:rPrChange>
        </w:rPr>
        <w:t>Here you can observe that you will get a 401 status code which is Unauthorized. Let’s make the request to use the Authorization header. The username and password need to be a colon (:) separated and must be in base64 encoded. To do so, just use the following website</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1200"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212529"/>
          <w:sz w:val="24"/>
          <w:szCs w:val="24"/>
          <w:bdr w:val="none" w:sz="0" w:space="0" w:color="auto" w:frame="1"/>
          <w:rPrChange w:id="1201" w:author="Narendra" w:date="2021-08-21T13:02:00Z">
            <w:rPr>
              <w:rFonts w:ascii="Arial" w:eastAsia="Times New Roman" w:hAnsi="Arial" w:cs="Arial"/>
              <w:color w:val="212529"/>
              <w:sz w:val="23"/>
              <w:szCs w:val="23"/>
              <w:bdr w:val="none" w:sz="0" w:space="0" w:color="auto" w:frame="1"/>
            </w:rPr>
          </w:rPrChange>
        </w:rPr>
        <w:fldChar w:fldCharType="begin"/>
      </w:r>
      <w:r w:rsidRPr="008C6831">
        <w:rPr>
          <w:rFonts w:ascii="Maiandra GD" w:eastAsia="Times New Roman" w:hAnsi="Maiandra GD" w:cs="Arial"/>
          <w:color w:val="212529"/>
          <w:sz w:val="24"/>
          <w:szCs w:val="24"/>
          <w:bdr w:val="none" w:sz="0" w:space="0" w:color="auto" w:frame="1"/>
          <w:rPrChange w:id="1202" w:author="Narendra" w:date="2021-08-21T13:02:00Z">
            <w:rPr>
              <w:rFonts w:ascii="Arial" w:eastAsia="Times New Roman" w:hAnsi="Arial" w:cs="Arial"/>
              <w:color w:val="212529"/>
              <w:sz w:val="23"/>
              <w:szCs w:val="23"/>
              <w:bdr w:val="none" w:sz="0" w:space="0" w:color="auto" w:frame="1"/>
            </w:rPr>
          </w:rPrChange>
        </w:rPr>
        <w:instrText xml:space="preserve"> HYPERLINK "https://www.base64encode.org/" </w:instrText>
      </w:r>
      <w:r w:rsidRPr="008C6831">
        <w:rPr>
          <w:rFonts w:ascii="Maiandra GD" w:eastAsia="Times New Roman" w:hAnsi="Maiandra GD" w:cs="Arial"/>
          <w:color w:val="212529"/>
          <w:sz w:val="24"/>
          <w:szCs w:val="24"/>
          <w:bdr w:val="none" w:sz="0" w:space="0" w:color="auto" w:frame="1"/>
          <w:rPrChange w:id="1203" w:author="Narendra" w:date="2021-08-21T13:02:00Z">
            <w:rPr>
              <w:rFonts w:ascii="Arial" w:eastAsia="Times New Roman" w:hAnsi="Arial" w:cs="Arial"/>
              <w:color w:val="212529"/>
              <w:sz w:val="23"/>
              <w:szCs w:val="23"/>
              <w:bdr w:val="none" w:sz="0" w:space="0" w:color="auto" w:frame="1"/>
            </w:rPr>
          </w:rPrChange>
        </w:rPr>
        <w:fldChar w:fldCharType="separate"/>
      </w:r>
      <w:r w:rsidRPr="008C6831">
        <w:rPr>
          <w:rFonts w:ascii="Maiandra GD" w:eastAsia="Times New Roman" w:hAnsi="Maiandra GD" w:cs="Arial"/>
          <w:b/>
          <w:bCs/>
          <w:color w:val="007BFF"/>
          <w:sz w:val="24"/>
          <w:szCs w:val="24"/>
          <w:rPrChange w:id="1204" w:author="Narendra" w:date="2021-08-21T13:02:00Z">
            <w:rPr>
              <w:rFonts w:ascii="Arial" w:eastAsia="Times New Roman" w:hAnsi="Arial" w:cs="Arial"/>
              <w:b/>
              <w:bCs/>
              <w:color w:val="007BFF"/>
              <w:sz w:val="23"/>
            </w:rPr>
          </w:rPrChange>
        </w:rPr>
        <w:t>https://www.base64encode.org/</w:t>
      </w:r>
      <w:r w:rsidRPr="008C6831">
        <w:rPr>
          <w:rFonts w:ascii="Maiandra GD" w:eastAsia="Times New Roman" w:hAnsi="Maiandra GD" w:cs="Arial"/>
          <w:color w:val="212529"/>
          <w:sz w:val="24"/>
          <w:szCs w:val="24"/>
          <w:bdr w:val="none" w:sz="0" w:space="0" w:color="auto" w:frame="1"/>
          <w:rPrChange w:id="1205" w:author="Narendra" w:date="2021-08-21T13:02:00Z">
            <w:rPr>
              <w:rFonts w:ascii="Arial" w:eastAsia="Times New Roman" w:hAnsi="Arial" w:cs="Arial"/>
              <w:color w:val="212529"/>
              <w:sz w:val="23"/>
              <w:szCs w:val="23"/>
              <w:bdr w:val="none" w:sz="0" w:space="0" w:color="auto" w:frame="1"/>
            </w:rPr>
          </w:rPrChange>
        </w:rPr>
        <w:fldChar w:fldCharType="end"/>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1206"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207" w:author="Narendra" w:date="2021-08-21T13:02:00Z">
            <w:rPr>
              <w:rFonts w:ascii="Arial" w:eastAsia="Times New Roman" w:hAnsi="Arial" w:cs="Arial"/>
              <w:color w:val="000000"/>
              <w:sz w:val="23"/>
              <w:szCs w:val="23"/>
              <w:bdr w:val="none" w:sz="0" w:space="0" w:color="auto" w:frame="1"/>
            </w:rPr>
          </w:rPrChange>
        </w:rPr>
        <w:t>Enter the username and password separated by a colon (:) in the </w:t>
      </w:r>
      <w:r w:rsidRPr="008C6831">
        <w:rPr>
          <w:rFonts w:ascii="Maiandra GD" w:eastAsia="Times New Roman" w:hAnsi="Maiandra GD" w:cs="Arial"/>
          <w:b/>
          <w:bCs/>
          <w:color w:val="000000"/>
          <w:sz w:val="24"/>
          <w:szCs w:val="24"/>
          <w:rPrChange w:id="1208" w:author="Narendra" w:date="2021-08-21T13:02:00Z">
            <w:rPr>
              <w:rFonts w:ascii="Arial" w:eastAsia="Times New Roman" w:hAnsi="Arial" w:cs="Arial"/>
              <w:b/>
              <w:bCs/>
              <w:color w:val="000000"/>
              <w:sz w:val="23"/>
            </w:rPr>
          </w:rPrChange>
        </w:rPr>
        <w:t>“Encode to Base64 format”</w:t>
      </w:r>
      <w:r w:rsidRPr="008C6831">
        <w:rPr>
          <w:rFonts w:ascii="Maiandra GD" w:eastAsia="Times New Roman" w:hAnsi="Maiandra GD" w:cs="Arial"/>
          <w:color w:val="000000"/>
          <w:sz w:val="24"/>
          <w:szCs w:val="24"/>
          <w:bdr w:val="none" w:sz="0" w:space="0" w:color="auto" w:frame="1"/>
          <w:rPrChange w:id="1209" w:author="Narendra" w:date="2021-08-21T13:02:00Z">
            <w:rPr>
              <w:rFonts w:ascii="Arial" w:eastAsia="Times New Roman" w:hAnsi="Arial" w:cs="Arial"/>
              <w:color w:val="000000"/>
              <w:sz w:val="23"/>
              <w:szCs w:val="23"/>
              <w:bdr w:val="none" w:sz="0" w:space="0" w:color="auto" w:frame="1"/>
            </w:rPr>
          </w:rPrChange>
        </w:rPr>
        <w:t> textbox, and then click on the </w:t>
      </w:r>
      <w:r w:rsidRPr="008C6831">
        <w:rPr>
          <w:rFonts w:ascii="Maiandra GD" w:eastAsia="Times New Roman" w:hAnsi="Maiandra GD" w:cs="Arial"/>
          <w:b/>
          <w:bCs/>
          <w:color w:val="000000"/>
          <w:sz w:val="24"/>
          <w:szCs w:val="24"/>
          <w:rPrChange w:id="1210" w:author="Narendra" w:date="2021-08-21T13:02:00Z">
            <w:rPr>
              <w:rFonts w:ascii="Arial" w:eastAsia="Times New Roman" w:hAnsi="Arial" w:cs="Arial"/>
              <w:b/>
              <w:bCs/>
              <w:color w:val="000000"/>
              <w:sz w:val="23"/>
            </w:rPr>
          </w:rPrChange>
        </w:rPr>
        <w:t>“Encode” </w:t>
      </w:r>
      <w:r w:rsidRPr="008C6831">
        <w:rPr>
          <w:rFonts w:ascii="Maiandra GD" w:eastAsia="Times New Roman" w:hAnsi="Maiandra GD" w:cs="Arial"/>
          <w:color w:val="000000"/>
          <w:sz w:val="24"/>
          <w:szCs w:val="24"/>
          <w:bdr w:val="none" w:sz="0" w:space="0" w:color="auto" w:frame="1"/>
          <w:rPrChange w:id="1211" w:author="Narendra" w:date="2021-08-21T13:02:00Z">
            <w:rPr>
              <w:rFonts w:ascii="Arial" w:eastAsia="Times New Roman" w:hAnsi="Arial" w:cs="Arial"/>
              <w:color w:val="000000"/>
              <w:sz w:val="23"/>
              <w:szCs w:val="23"/>
              <w:bdr w:val="none" w:sz="0" w:space="0" w:color="auto" w:frame="1"/>
            </w:rPr>
          </w:rPrChange>
        </w:rPr>
        <w:t>button as shown in the below diagram which will generate the Base64 encoded value.</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1212"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noProof/>
          <w:color w:val="212529"/>
          <w:sz w:val="24"/>
          <w:szCs w:val="24"/>
          <w:bdr w:val="none" w:sz="0" w:space="0" w:color="auto" w:frame="1"/>
          <w:rPrChange w:id="1213" w:author="Narendra" w:date="2021-08-21T13:02:00Z">
            <w:rPr>
              <w:rFonts w:ascii="Arial" w:eastAsia="Times New Roman" w:hAnsi="Arial" w:cs="Arial"/>
              <w:noProof/>
              <w:color w:val="212529"/>
              <w:sz w:val="23"/>
              <w:szCs w:val="23"/>
              <w:bdr w:val="none" w:sz="0" w:space="0" w:color="auto" w:frame="1"/>
            </w:rPr>
          </w:rPrChange>
        </w:rPr>
        <w:lastRenderedPageBreak/>
        <w:drawing>
          <wp:inline distT="0" distB="0" distL="0" distR="0">
            <wp:extent cx="5848950" cy="5200650"/>
            <wp:effectExtent l="19050" t="0" r="0" b="0"/>
            <wp:docPr id="32" name="Picture 32" descr="ASP.NET Web API Basic Authent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SP.NET Web API Basic Authentication"/>
                    <pic:cNvPicPr>
                      <a:picLocks noChangeAspect="1" noChangeArrowheads="1"/>
                    </pic:cNvPicPr>
                  </pic:nvPicPr>
                  <pic:blipFill>
                    <a:blip r:embed="rId25"/>
                    <a:srcRect/>
                    <a:stretch>
                      <a:fillRect/>
                    </a:stretch>
                  </pic:blipFill>
                  <pic:spPr bwMode="auto">
                    <a:xfrm>
                      <a:off x="0" y="0"/>
                      <a:ext cx="5848950" cy="5200650"/>
                    </a:xfrm>
                    <a:prstGeom prst="rect">
                      <a:avLst/>
                    </a:prstGeom>
                    <a:noFill/>
                    <a:ln w="9525">
                      <a:noFill/>
                      <a:miter lim="800000"/>
                      <a:headEnd/>
                      <a:tailEnd/>
                    </a:ln>
                  </pic:spPr>
                </pic:pic>
              </a:graphicData>
            </a:graphic>
          </wp:inline>
        </w:drawing>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1214"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215" w:author="Narendra" w:date="2021-08-21T13:02:00Z">
            <w:rPr>
              <w:rFonts w:ascii="Arial" w:eastAsia="Times New Roman" w:hAnsi="Arial" w:cs="Arial"/>
              <w:color w:val="000000"/>
              <w:sz w:val="23"/>
              <w:szCs w:val="23"/>
              <w:bdr w:val="none" w:sz="0" w:space="0" w:color="auto" w:frame="1"/>
            </w:rPr>
          </w:rPrChange>
        </w:rPr>
        <w:t>Once you generate the Base64 encoded string, let’s see how to use basic authentication in the header to pass the Base64 encoded value. Here we need to use the Authorization header and the value will be the Base64 encoded string followed the “BASIC” as shown below.</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1216"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sz w:val="24"/>
          <w:szCs w:val="24"/>
          <w:rPrChange w:id="1217" w:author="Narendra" w:date="2021-08-21T13:02:00Z">
            <w:rPr>
              <w:rFonts w:ascii="Arial" w:eastAsia="Times New Roman" w:hAnsi="Arial" w:cs="Arial"/>
              <w:b/>
              <w:bCs/>
              <w:sz w:val="23"/>
            </w:rPr>
          </w:rPrChange>
        </w:rPr>
        <w:t>Authorization: BASIC TWFsZVVzZXI6MTIzNDU2</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1218"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noProof/>
          <w:color w:val="212529"/>
          <w:sz w:val="24"/>
          <w:szCs w:val="24"/>
          <w:bdr w:val="none" w:sz="0" w:space="0" w:color="auto" w:frame="1"/>
          <w:rPrChange w:id="1219" w:author="Narendra" w:date="2021-08-21T13:02:00Z">
            <w:rPr>
              <w:rFonts w:ascii="Arial" w:eastAsia="Times New Roman" w:hAnsi="Arial" w:cs="Arial"/>
              <w:noProof/>
              <w:color w:val="212529"/>
              <w:sz w:val="23"/>
              <w:szCs w:val="23"/>
              <w:bdr w:val="none" w:sz="0" w:space="0" w:color="auto" w:frame="1"/>
            </w:rPr>
          </w:rPrChange>
        </w:rPr>
        <w:drawing>
          <wp:inline distT="0" distB="0" distL="0" distR="0">
            <wp:extent cx="5504180" cy="2105025"/>
            <wp:effectExtent l="19050" t="0" r="1270" b="0"/>
            <wp:docPr id="33" name="Picture 33" descr="ASP.NET Web API Basic Authent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SP.NET Web API Basic Authentication"/>
                    <pic:cNvPicPr>
                      <a:picLocks noChangeAspect="1" noChangeArrowheads="1"/>
                    </pic:cNvPicPr>
                  </pic:nvPicPr>
                  <pic:blipFill>
                    <a:blip r:embed="rId26"/>
                    <a:srcRect/>
                    <a:stretch>
                      <a:fillRect/>
                    </a:stretch>
                  </pic:blipFill>
                  <pic:spPr bwMode="auto">
                    <a:xfrm>
                      <a:off x="0" y="0"/>
                      <a:ext cx="5503849" cy="2104898"/>
                    </a:xfrm>
                    <a:prstGeom prst="rect">
                      <a:avLst/>
                    </a:prstGeom>
                    <a:noFill/>
                    <a:ln w="9525">
                      <a:noFill/>
                      <a:miter lim="800000"/>
                      <a:headEnd/>
                      <a:tailEnd/>
                    </a:ln>
                  </pic:spPr>
                </pic:pic>
              </a:graphicData>
            </a:graphic>
          </wp:inline>
        </w:drawing>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1220"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221" w:author="Narendra" w:date="2021-08-21T13:02:00Z">
            <w:rPr>
              <w:rFonts w:ascii="Arial" w:eastAsia="Times New Roman" w:hAnsi="Arial" w:cs="Arial"/>
              <w:color w:val="000000"/>
              <w:sz w:val="23"/>
              <w:szCs w:val="23"/>
              <w:bdr w:val="none" w:sz="0" w:space="0" w:color="auto" w:frame="1"/>
            </w:rPr>
          </w:rPrChange>
        </w:rPr>
        <w:lastRenderedPageBreak/>
        <w:t>Once you click on the Send button, you can see that the status code is 200 as expected.</w:t>
      </w:r>
    </w:p>
    <w:p w:rsidR="00E66B06" w:rsidRPr="008C6831" w:rsidRDefault="00E66B06" w:rsidP="00E66B06">
      <w:pPr>
        <w:pBdr>
          <w:bottom w:val="double" w:sz="6" w:space="1" w:color="auto"/>
        </w:pBdr>
        <w:shd w:val="clear" w:color="auto" w:fill="FFFFFF"/>
        <w:spacing w:after="384" w:line="240" w:lineRule="auto"/>
        <w:textAlignment w:val="baseline"/>
        <w:rPr>
          <w:rFonts w:ascii="Maiandra GD" w:eastAsia="Times New Roman" w:hAnsi="Maiandra GD" w:cs="Segoe UI"/>
          <w:color w:val="212529"/>
          <w:sz w:val="24"/>
          <w:szCs w:val="24"/>
        </w:rPr>
      </w:pPr>
    </w:p>
    <w:p w:rsidR="006E519F" w:rsidRPr="00275001" w:rsidRDefault="006E519F" w:rsidP="006E519F">
      <w:pPr>
        <w:spacing w:after="48" w:line="240" w:lineRule="auto"/>
        <w:textAlignment w:val="baseline"/>
        <w:outlineLvl w:val="0"/>
        <w:rPr>
          <w:rFonts w:ascii="Maiandra GD" w:eastAsia="Times New Roman" w:hAnsi="Maiandra GD" w:cs="Times New Roman"/>
          <w:b/>
          <w:color w:val="3A3A3A"/>
          <w:kern w:val="36"/>
          <w:sz w:val="24"/>
          <w:szCs w:val="24"/>
          <w:rPrChange w:id="1222" w:author="Narendra" w:date="2021-08-21T13:02:00Z">
            <w:rPr>
              <w:rFonts w:ascii="Times New Roman" w:eastAsia="Times New Roman" w:hAnsi="Times New Roman" w:cs="Times New Roman"/>
              <w:color w:val="3A3A3A"/>
              <w:kern w:val="36"/>
              <w:sz w:val="48"/>
              <w:szCs w:val="48"/>
            </w:rPr>
          </w:rPrChange>
        </w:rPr>
      </w:pPr>
      <w:r w:rsidRPr="00275001">
        <w:rPr>
          <w:rFonts w:ascii="Maiandra GD" w:eastAsia="Times New Roman" w:hAnsi="Maiandra GD" w:cs="Times New Roman"/>
          <w:b/>
          <w:color w:val="3A3A3A"/>
          <w:kern w:val="36"/>
          <w:sz w:val="24"/>
          <w:szCs w:val="24"/>
          <w:highlight w:val="yellow"/>
          <w:rPrChange w:id="1223" w:author="Narendra" w:date="2021-08-21T13:02:00Z">
            <w:rPr>
              <w:rFonts w:ascii="Times New Roman" w:eastAsia="Times New Roman" w:hAnsi="Times New Roman" w:cs="Times New Roman"/>
              <w:color w:val="3A3A3A"/>
              <w:kern w:val="36"/>
              <w:sz w:val="48"/>
              <w:szCs w:val="48"/>
            </w:rPr>
          </w:rPrChange>
        </w:rPr>
        <w:t>Role-Based Basic Authentication in Web API</w:t>
      </w:r>
    </w:p>
    <w:p w:rsidR="006E519F" w:rsidRPr="008C6831" w:rsidRDefault="009B4E76" w:rsidP="006E519F">
      <w:pPr>
        <w:shd w:val="clear" w:color="auto" w:fill="FFFFFF"/>
        <w:spacing w:after="0" w:line="240" w:lineRule="auto"/>
        <w:jc w:val="both"/>
        <w:textAlignment w:val="baseline"/>
        <w:outlineLvl w:val="1"/>
        <w:rPr>
          <w:rFonts w:ascii="Maiandra GD" w:eastAsia="Times New Roman" w:hAnsi="Maiandra GD" w:cs="Segoe UI"/>
          <w:color w:val="3A3A3A"/>
          <w:sz w:val="24"/>
          <w:szCs w:val="24"/>
          <w:rPrChange w:id="1224" w:author="Narendra" w:date="2021-08-21T13:02:00Z">
            <w:rPr>
              <w:rFonts w:ascii="Segoe UI" w:eastAsia="Times New Roman" w:hAnsi="Segoe UI" w:cs="Segoe UI"/>
              <w:color w:val="3A3A3A"/>
              <w:sz w:val="36"/>
              <w:szCs w:val="36"/>
            </w:rPr>
          </w:rPrChange>
        </w:rPr>
      </w:pPr>
      <w:r w:rsidRPr="008C6831">
        <w:rPr>
          <w:rFonts w:ascii="Maiandra GD" w:eastAsia="Times New Roman" w:hAnsi="Maiandra GD" w:cs="Segoe UI"/>
          <w:color w:val="212529"/>
          <w:sz w:val="24"/>
          <w:szCs w:val="24"/>
          <w:rPrChange w:id="1225" w:author="Narendra" w:date="2021-08-21T13:02:00Z">
            <w:rPr>
              <w:rFonts w:ascii="Segoe UI" w:eastAsia="Times New Roman" w:hAnsi="Segoe UI" w:cs="Segoe UI"/>
              <w:color w:val="212529"/>
              <w:sz w:val="23"/>
              <w:szCs w:val="23"/>
            </w:rPr>
          </w:rPrChange>
        </w:rPr>
        <w:t xml:space="preserve"> </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1226"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227" w:author="Narendra" w:date="2021-08-21T13:02:00Z">
            <w:rPr>
              <w:rFonts w:ascii="Arial" w:eastAsia="Times New Roman" w:hAnsi="Arial" w:cs="Arial"/>
              <w:color w:val="000000"/>
              <w:sz w:val="23"/>
              <w:szCs w:val="23"/>
              <w:bdr w:val="none" w:sz="0" w:space="0" w:color="auto" w:frame="1"/>
            </w:rPr>
          </w:rPrChange>
        </w:rPr>
        <w:t>In this article, I am going to discuss how to implement the </w:t>
      </w:r>
      <w:r w:rsidRPr="008C6831">
        <w:rPr>
          <w:rFonts w:ascii="Maiandra GD" w:eastAsia="Times New Roman" w:hAnsi="Maiandra GD" w:cs="Arial"/>
          <w:b/>
          <w:bCs/>
          <w:color w:val="000000"/>
          <w:sz w:val="24"/>
          <w:szCs w:val="24"/>
          <w:rPrChange w:id="1228" w:author="Narendra" w:date="2021-08-21T13:02:00Z">
            <w:rPr>
              <w:rFonts w:ascii="Arial" w:eastAsia="Times New Roman" w:hAnsi="Arial" w:cs="Arial"/>
              <w:b/>
              <w:bCs/>
              <w:color w:val="000000"/>
              <w:sz w:val="23"/>
            </w:rPr>
          </w:rPrChange>
        </w:rPr>
        <w:t>Role-Based Basic Authentication in ASP.NET Web API</w:t>
      </w:r>
      <w:r w:rsidRPr="008C6831">
        <w:rPr>
          <w:rFonts w:ascii="Maiandra GD" w:eastAsia="Times New Roman" w:hAnsi="Maiandra GD" w:cs="Arial"/>
          <w:color w:val="000000"/>
          <w:sz w:val="24"/>
          <w:szCs w:val="24"/>
          <w:bdr w:val="none" w:sz="0" w:space="0" w:color="auto" w:frame="1"/>
          <w:rPrChange w:id="1229" w:author="Narendra" w:date="2021-08-21T13:02:00Z">
            <w:rPr>
              <w:rFonts w:ascii="Arial" w:eastAsia="Times New Roman" w:hAnsi="Arial" w:cs="Arial"/>
              <w:color w:val="000000"/>
              <w:sz w:val="23"/>
              <w:szCs w:val="23"/>
              <w:bdr w:val="none" w:sz="0" w:space="0" w:color="auto" w:frame="1"/>
            </w:rPr>
          </w:rPrChange>
        </w:rPr>
        <w:t> Applications. Please read our last article before proceeding to this article, where we discussed</w:t>
      </w:r>
      <w:r w:rsidRPr="008C6831">
        <w:rPr>
          <w:rFonts w:ascii="Maiandra GD" w:eastAsia="Times New Roman" w:hAnsi="Maiandra GD" w:cs="Arial"/>
          <w:color w:val="212529"/>
          <w:sz w:val="24"/>
          <w:szCs w:val="24"/>
          <w:bdr w:val="none" w:sz="0" w:space="0" w:color="auto" w:frame="1"/>
          <w:rPrChange w:id="1230" w:author="Narendra" w:date="2021-08-21T13:02:00Z">
            <w:rPr>
              <w:rFonts w:ascii="Arial" w:eastAsia="Times New Roman" w:hAnsi="Arial" w:cs="Arial"/>
              <w:color w:val="212529"/>
              <w:sz w:val="23"/>
              <w:szCs w:val="23"/>
              <w:bdr w:val="none" w:sz="0" w:space="0" w:color="auto" w:frame="1"/>
            </w:rPr>
          </w:rPrChange>
        </w:rPr>
        <w:t> </w:t>
      </w:r>
      <w:r w:rsidRPr="008C6831">
        <w:rPr>
          <w:rFonts w:ascii="Maiandra GD" w:eastAsia="Times New Roman" w:hAnsi="Maiandra GD" w:cs="Arial"/>
          <w:color w:val="212529"/>
          <w:sz w:val="24"/>
          <w:szCs w:val="24"/>
          <w:bdr w:val="none" w:sz="0" w:space="0" w:color="auto" w:frame="1"/>
          <w:rPrChange w:id="1231" w:author="Narendra" w:date="2021-08-21T13:02:00Z">
            <w:rPr>
              <w:rFonts w:ascii="Arial" w:eastAsia="Times New Roman" w:hAnsi="Arial" w:cs="Arial"/>
              <w:color w:val="212529"/>
              <w:sz w:val="23"/>
              <w:szCs w:val="23"/>
              <w:bdr w:val="none" w:sz="0" w:space="0" w:color="auto" w:frame="1"/>
            </w:rPr>
          </w:rPrChange>
        </w:rPr>
        <w:fldChar w:fldCharType="begin"/>
      </w:r>
      <w:r w:rsidRPr="008C6831">
        <w:rPr>
          <w:rFonts w:ascii="Maiandra GD" w:eastAsia="Times New Roman" w:hAnsi="Maiandra GD" w:cs="Arial"/>
          <w:color w:val="212529"/>
          <w:sz w:val="24"/>
          <w:szCs w:val="24"/>
          <w:bdr w:val="none" w:sz="0" w:space="0" w:color="auto" w:frame="1"/>
          <w:rPrChange w:id="1232" w:author="Narendra" w:date="2021-08-21T13:02:00Z">
            <w:rPr>
              <w:rFonts w:ascii="Arial" w:eastAsia="Times New Roman" w:hAnsi="Arial" w:cs="Arial"/>
              <w:color w:val="212529"/>
              <w:sz w:val="23"/>
              <w:szCs w:val="23"/>
              <w:bdr w:val="none" w:sz="0" w:space="0" w:color="auto" w:frame="1"/>
            </w:rPr>
          </w:rPrChange>
        </w:rPr>
        <w:instrText xml:space="preserve"> HYPERLINK "https://dotnettutorials.net/lesson/web-api-basic-authentication/" </w:instrText>
      </w:r>
      <w:r w:rsidRPr="008C6831">
        <w:rPr>
          <w:rFonts w:ascii="Maiandra GD" w:eastAsia="Times New Roman" w:hAnsi="Maiandra GD" w:cs="Arial"/>
          <w:color w:val="212529"/>
          <w:sz w:val="24"/>
          <w:szCs w:val="24"/>
          <w:bdr w:val="none" w:sz="0" w:space="0" w:color="auto" w:frame="1"/>
          <w:rPrChange w:id="1233" w:author="Narendra" w:date="2021-08-21T13:02:00Z">
            <w:rPr>
              <w:rFonts w:ascii="Arial" w:eastAsia="Times New Roman" w:hAnsi="Arial" w:cs="Arial"/>
              <w:color w:val="212529"/>
              <w:sz w:val="23"/>
              <w:szCs w:val="23"/>
              <w:bdr w:val="none" w:sz="0" w:space="0" w:color="auto" w:frame="1"/>
            </w:rPr>
          </w:rPrChange>
        </w:rPr>
        <w:fldChar w:fldCharType="separate"/>
      </w:r>
      <w:r w:rsidRPr="008C6831">
        <w:rPr>
          <w:rFonts w:ascii="Maiandra GD" w:eastAsia="Times New Roman" w:hAnsi="Maiandra GD" w:cs="Arial"/>
          <w:b/>
          <w:bCs/>
          <w:color w:val="007BFF"/>
          <w:sz w:val="24"/>
          <w:szCs w:val="24"/>
          <w:rPrChange w:id="1234" w:author="Narendra" w:date="2021-08-21T13:02:00Z">
            <w:rPr>
              <w:rFonts w:ascii="Arial" w:eastAsia="Times New Roman" w:hAnsi="Arial" w:cs="Arial"/>
              <w:b/>
              <w:bCs/>
              <w:color w:val="007BFF"/>
              <w:sz w:val="23"/>
            </w:rPr>
          </w:rPrChange>
        </w:rPr>
        <w:t>How to implement ASP.NET Web API Basic Authentication</w:t>
      </w:r>
      <w:r w:rsidRPr="008C6831">
        <w:rPr>
          <w:rFonts w:ascii="Maiandra GD" w:eastAsia="Times New Roman" w:hAnsi="Maiandra GD" w:cs="Arial"/>
          <w:color w:val="212529"/>
          <w:sz w:val="24"/>
          <w:szCs w:val="24"/>
          <w:bdr w:val="none" w:sz="0" w:space="0" w:color="auto" w:frame="1"/>
          <w:rPrChange w:id="1235" w:author="Narendra" w:date="2021-08-21T13:02:00Z">
            <w:rPr>
              <w:rFonts w:ascii="Arial" w:eastAsia="Times New Roman" w:hAnsi="Arial" w:cs="Arial"/>
              <w:color w:val="212529"/>
              <w:sz w:val="23"/>
              <w:szCs w:val="23"/>
              <w:bdr w:val="none" w:sz="0" w:space="0" w:color="auto" w:frame="1"/>
            </w:rPr>
          </w:rPrChange>
        </w:rPr>
        <w:fldChar w:fldCharType="end"/>
      </w:r>
      <w:r w:rsidRPr="008C6831">
        <w:rPr>
          <w:rFonts w:ascii="Maiandra GD" w:eastAsia="Times New Roman" w:hAnsi="Maiandra GD" w:cs="Arial"/>
          <w:color w:val="212529"/>
          <w:sz w:val="24"/>
          <w:szCs w:val="24"/>
          <w:bdr w:val="none" w:sz="0" w:space="0" w:color="auto" w:frame="1"/>
          <w:rPrChange w:id="1236" w:author="Narendra" w:date="2021-08-21T13:02:00Z">
            <w:rPr>
              <w:rFonts w:ascii="Arial" w:eastAsia="Times New Roman" w:hAnsi="Arial" w:cs="Arial"/>
              <w:color w:val="212529"/>
              <w:sz w:val="23"/>
              <w:szCs w:val="23"/>
              <w:bdr w:val="none" w:sz="0" w:space="0" w:color="auto" w:frame="1"/>
            </w:rPr>
          </w:rPrChange>
        </w:rPr>
        <w:t> </w:t>
      </w:r>
      <w:r w:rsidRPr="008C6831">
        <w:rPr>
          <w:rFonts w:ascii="Maiandra GD" w:eastAsia="Times New Roman" w:hAnsi="Maiandra GD" w:cs="Arial"/>
          <w:color w:val="000000"/>
          <w:sz w:val="24"/>
          <w:szCs w:val="24"/>
          <w:bdr w:val="none" w:sz="0" w:space="0" w:color="auto" w:frame="1"/>
          <w:rPrChange w:id="1237" w:author="Narendra" w:date="2021-08-21T13:02:00Z">
            <w:rPr>
              <w:rFonts w:ascii="Arial" w:eastAsia="Times New Roman" w:hAnsi="Arial" w:cs="Arial"/>
              <w:color w:val="000000"/>
              <w:sz w:val="23"/>
              <w:szCs w:val="23"/>
              <w:bdr w:val="none" w:sz="0" w:space="0" w:color="auto" w:frame="1"/>
            </w:rPr>
          </w:rPrChange>
        </w:rPr>
        <w:t>with an example. As part of this article, we are going to discuss the following pointers related to authentication and authorization.</w:t>
      </w:r>
    </w:p>
    <w:p w:rsidR="006E519F" w:rsidRPr="008C6831" w:rsidRDefault="006E519F" w:rsidP="006E519F">
      <w:pPr>
        <w:numPr>
          <w:ilvl w:val="0"/>
          <w:numId w:val="3"/>
        </w:numPr>
        <w:shd w:val="clear" w:color="auto" w:fill="FFFFFF"/>
        <w:spacing w:after="0" w:line="240" w:lineRule="auto"/>
        <w:textAlignment w:val="baseline"/>
        <w:rPr>
          <w:rFonts w:ascii="Maiandra GD" w:eastAsia="Times New Roman" w:hAnsi="Maiandra GD" w:cs="Segoe UI"/>
          <w:color w:val="212529"/>
          <w:sz w:val="24"/>
          <w:szCs w:val="24"/>
          <w:rPrChange w:id="1238"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sz w:val="24"/>
          <w:szCs w:val="24"/>
          <w:rPrChange w:id="1239" w:author="Narendra" w:date="2021-08-21T13:02:00Z">
            <w:rPr>
              <w:rFonts w:ascii="Arial" w:eastAsia="Times New Roman" w:hAnsi="Arial" w:cs="Arial"/>
              <w:b/>
              <w:bCs/>
              <w:sz w:val="23"/>
            </w:rPr>
          </w:rPrChange>
        </w:rPr>
        <w:t>Why do we need Role-Based Authentication?</w:t>
      </w:r>
    </w:p>
    <w:p w:rsidR="006E519F" w:rsidRPr="008C6831" w:rsidRDefault="006E519F" w:rsidP="006E519F">
      <w:pPr>
        <w:numPr>
          <w:ilvl w:val="0"/>
          <w:numId w:val="3"/>
        </w:numPr>
        <w:shd w:val="clear" w:color="auto" w:fill="FFFFFF"/>
        <w:spacing w:after="0" w:line="240" w:lineRule="auto"/>
        <w:textAlignment w:val="baseline"/>
        <w:rPr>
          <w:rFonts w:ascii="Maiandra GD" w:eastAsia="Times New Roman" w:hAnsi="Maiandra GD" w:cs="Segoe UI"/>
          <w:color w:val="212529"/>
          <w:sz w:val="24"/>
          <w:szCs w:val="24"/>
          <w:rPrChange w:id="1240"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sz w:val="24"/>
          <w:szCs w:val="24"/>
          <w:rPrChange w:id="1241" w:author="Narendra" w:date="2021-08-21T13:02:00Z">
            <w:rPr>
              <w:rFonts w:ascii="Arial" w:eastAsia="Times New Roman" w:hAnsi="Arial" w:cs="Arial"/>
              <w:b/>
              <w:bCs/>
              <w:sz w:val="24"/>
              <w:szCs w:val="24"/>
            </w:rPr>
          </w:rPrChange>
        </w:rPr>
        <w:t>How to Implement Role-Based Basic Authentication in Web API?</w:t>
      </w:r>
    </w:p>
    <w:p w:rsidR="006E519F" w:rsidRPr="008C6831" w:rsidRDefault="006E519F" w:rsidP="006E519F">
      <w:pPr>
        <w:numPr>
          <w:ilvl w:val="0"/>
          <w:numId w:val="3"/>
        </w:numPr>
        <w:shd w:val="clear" w:color="auto" w:fill="FFFFFF"/>
        <w:spacing w:after="0" w:line="240" w:lineRule="auto"/>
        <w:textAlignment w:val="baseline"/>
        <w:rPr>
          <w:rFonts w:ascii="Maiandra GD" w:eastAsia="Times New Roman" w:hAnsi="Maiandra GD" w:cs="Segoe UI"/>
          <w:color w:val="212529"/>
          <w:sz w:val="24"/>
          <w:szCs w:val="24"/>
          <w:rPrChange w:id="1242"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sz w:val="24"/>
          <w:szCs w:val="24"/>
          <w:rPrChange w:id="1243" w:author="Narendra" w:date="2021-08-21T13:02:00Z">
            <w:rPr>
              <w:rFonts w:ascii="Arial" w:eastAsia="Times New Roman" w:hAnsi="Arial" w:cs="Arial"/>
              <w:b/>
              <w:bCs/>
              <w:sz w:val="24"/>
              <w:szCs w:val="24"/>
            </w:rPr>
          </w:rPrChange>
        </w:rPr>
        <w:t>Testing the Role-Based Basic Authentication using Postman.</w:t>
      </w:r>
    </w:p>
    <w:p w:rsidR="006E519F" w:rsidRPr="008C6831" w:rsidRDefault="006E519F" w:rsidP="006E519F">
      <w:pPr>
        <w:numPr>
          <w:ilvl w:val="0"/>
          <w:numId w:val="3"/>
        </w:numPr>
        <w:shd w:val="clear" w:color="auto" w:fill="FFFFFF"/>
        <w:spacing w:after="0" w:line="240" w:lineRule="auto"/>
        <w:textAlignment w:val="baseline"/>
        <w:rPr>
          <w:rFonts w:ascii="Maiandra GD" w:eastAsia="Times New Roman" w:hAnsi="Maiandra GD" w:cs="Segoe UI"/>
          <w:color w:val="212529"/>
          <w:sz w:val="24"/>
          <w:szCs w:val="24"/>
          <w:rPrChange w:id="1244"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sz w:val="24"/>
          <w:szCs w:val="24"/>
          <w:rPrChange w:id="1245" w:author="Narendra" w:date="2021-08-21T13:02:00Z">
            <w:rPr>
              <w:rFonts w:ascii="Arial" w:eastAsia="Times New Roman" w:hAnsi="Arial" w:cs="Arial"/>
              <w:b/>
              <w:bCs/>
              <w:sz w:val="24"/>
              <w:szCs w:val="24"/>
            </w:rPr>
          </w:rPrChange>
        </w:rPr>
        <w:t>What are the advantages and disadvantages of using BASIC Authentication in Web API?</w:t>
      </w:r>
    </w:p>
    <w:p w:rsidR="006E519F" w:rsidRPr="008C6831" w:rsidRDefault="006E519F" w:rsidP="006E519F">
      <w:pPr>
        <w:shd w:val="clear" w:color="auto" w:fill="FFFFFF"/>
        <w:spacing w:after="0" w:line="240" w:lineRule="auto"/>
        <w:textAlignment w:val="baseline"/>
        <w:outlineLvl w:val="4"/>
        <w:rPr>
          <w:rFonts w:ascii="Maiandra GD" w:eastAsia="Times New Roman" w:hAnsi="Maiandra GD" w:cs="Segoe UI"/>
          <w:color w:val="3A3A3A"/>
          <w:sz w:val="24"/>
          <w:szCs w:val="24"/>
          <w:rPrChange w:id="1246" w:author="Narendra" w:date="2021-08-21T13:02:00Z">
            <w:rPr>
              <w:rFonts w:ascii="Segoe UI" w:eastAsia="Times New Roman" w:hAnsi="Segoe UI" w:cs="Segoe UI"/>
              <w:color w:val="3A3A3A"/>
              <w:sz w:val="20"/>
              <w:szCs w:val="20"/>
            </w:rPr>
          </w:rPrChange>
        </w:rPr>
      </w:pPr>
      <w:r w:rsidRPr="008C6831">
        <w:rPr>
          <w:rFonts w:ascii="Maiandra GD" w:eastAsia="Times New Roman" w:hAnsi="Maiandra GD" w:cs="Arial"/>
          <w:b/>
          <w:bCs/>
          <w:color w:val="000000"/>
          <w:sz w:val="24"/>
          <w:szCs w:val="24"/>
          <w:rPrChange w:id="1247" w:author="Narendra" w:date="2021-08-21T13:02:00Z">
            <w:rPr>
              <w:rFonts w:ascii="Arial" w:eastAsia="Times New Roman" w:hAnsi="Arial" w:cs="Arial"/>
              <w:b/>
              <w:bCs/>
              <w:color w:val="000000"/>
              <w:sz w:val="27"/>
            </w:rPr>
          </w:rPrChange>
        </w:rPr>
        <w:t>Why do we need Role-Based Authentication?</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1248"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249" w:author="Narendra" w:date="2021-08-21T13:02:00Z">
            <w:rPr>
              <w:rFonts w:ascii="Arial" w:eastAsia="Times New Roman" w:hAnsi="Arial" w:cs="Arial"/>
              <w:color w:val="000000"/>
              <w:sz w:val="23"/>
              <w:szCs w:val="23"/>
              <w:bdr w:val="none" w:sz="0" w:space="0" w:color="auto" w:frame="1"/>
            </w:rPr>
          </w:rPrChange>
        </w:rPr>
        <w:t>Let us understand this with an example. As shown in the below image, we have three resources i.e. </w:t>
      </w:r>
      <w:r w:rsidRPr="008C6831">
        <w:rPr>
          <w:rFonts w:ascii="Maiandra GD" w:eastAsia="Times New Roman" w:hAnsi="Maiandra GD" w:cs="Arial"/>
          <w:b/>
          <w:bCs/>
          <w:color w:val="000000"/>
          <w:sz w:val="24"/>
          <w:szCs w:val="24"/>
          <w:rPrChange w:id="1250" w:author="Narendra" w:date="2021-08-21T13:02:00Z">
            <w:rPr>
              <w:rFonts w:ascii="Arial" w:eastAsia="Times New Roman" w:hAnsi="Arial" w:cs="Arial"/>
              <w:b/>
              <w:bCs/>
              <w:color w:val="000000"/>
              <w:sz w:val="23"/>
            </w:rPr>
          </w:rPrChange>
        </w:rPr>
        <w:t>GetAllMaleEmployees</w:t>
      </w:r>
      <w:r w:rsidRPr="008C6831">
        <w:rPr>
          <w:rFonts w:ascii="Maiandra GD" w:eastAsia="Times New Roman" w:hAnsi="Maiandra GD" w:cs="Arial"/>
          <w:color w:val="000000"/>
          <w:sz w:val="24"/>
          <w:szCs w:val="24"/>
          <w:bdr w:val="none" w:sz="0" w:space="0" w:color="auto" w:frame="1"/>
          <w:rPrChange w:id="1251" w:author="Narendra" w:date="2021-08-21T13:02:00Z">
            <w:rPr>
              <w:rFonts w:ascii="Arial" w:eastAsia="Times New Roman" w:hAnsi="Arial" w:cs="Arial"/>
              <w:color w:val="000000"/>
              <w:sz w:val="23"/>
              <w:szCs w:val="23"/>
              <w:bdr w:val="none" w:sz="0" w:space="0" w:color="auto" w:frame="1"/>
            </w:rPr>
          </w:rPrChange>
        </w:rPr>
        <w:t>, </w:t>
      </w:r>
      <w:r w:rsidRPr="008C6831">
        <w:rPr>
          <w:rFonts w:ascii="Maiandra GD" w:eastAsia="Times New Roman" w:hAnsi="Maiandra GD" w:cs="Arial"/>
          <w:b/>
          <w:bCs/>
          <w:color w:val="000000"/>
          <w:sz w:val="24"/>
          <w:szCs w:val="24"/>
          <w:rPrChange w:id="1252" w:author="Narendra" w:date="2021-08-21T13:02:00Z">
            <w:rPr>
              <w:rFonts w:ascii="Arial" w:eastAsia="Times New Roman" w:hAnsi="Arial" w:cs="Arial"/>
              <w:b/>
              <w:bCs/>
              <w:color w:val="000000"/>
              <w:sz w:val="23"/>
            </w:rPr>
          </w:rPrChange>
        </w:rPr>
        <w:t>GetAllFemaleEmployees</w:t>
      </w:r>
      <w:r w:rsidRPr="008C6831">
        <w:rPr>
          <w:rFonts w:ascii="Maiandra GD" w:eastAsia="Times New Roman" w:hAnsi="Maiandra GD" w:cs="Arial"/>
          <w:color w:val="000000"/>
          <w:sz w:val="24"/>
          <w:szCs w:val="24"/>
          <w:bdr w:val="none" w:sz="0" w:space="0" w:color="auto" w:frame="1"/>
          <w:rPrChange w:id="1253" w:author="Narendra" w:date="2021-08-21T13:02:00Z">
            <w:rPr>
              <w:rFonts w:ascii="Arial" w:eastAsia="Times New Roman" w:hAnsi="Arial" w:cs="Arial"/>
              <w:color w:val="000000"/>
              <w:sz w:val="23"/>
              <w:szCs w:val="23"/>
              <w:bdr w:val="none" w:sz="0" w:space="0" w:color="auto" w:frame="1"/>
            </w:rPr>
          </w:rPrChange>
        </w:rPr>
        <w:t>, and </w:t>
      </w:r>
      <w:r w:rsidRPr="008C6831">
        <w:rPr>
          <w:rFonts w:ascii="Maiandra GD" w:eastAsia="Times New Roman" w:hAnsi="Maiandra GD" w:cs="Arial"/>
          <w:b/>
          <w:bCs/>
          <w:color w:val="000000"/>
          <w:sz w:val="24"/>
          <w:szCs w:val="24"/>
          <w:rPrChange w:id="1254" w:author="Narendra" w:date="2021-08-21T13:02:00Z">
            <w:rPr>
              <w:rFonts w:ascii="Arial" w:eastAsia="Times New Roman" w:hAnsi="Arial" w:cs="Arial"/>
              <w:b/>
              <w:bCs/>
              <w:color w:val="000000"/>
              <w:sz w:val="23"/>
            </w:rPr>
          </w:rPrChange>
        </w:rPr>
        <w:t>GetAllEmployees</w:t>
      </w:r>
      <w:r w:rsidRPr="008C6831">
        <w:rPr>
          <w:rFonts w:ascii="Maiandra GD" w:eastAsia="Times New Roman" w:hAnsi="Maiandra GD" w:cs="Arial"/>
          <w:color w:val="000000"/>
          <w:sz w:val="24"/>
          <w:szCs w:val="24"/>
          <w:bdr w:val="none" w:sz="0" w:space="0" w:color="auto" w:frame="1"/>
          <w:rPrChange w:id="1255" w:author="Narendra" w:date="2021-08-21T13:02:00Z">
            <w:rPr>
              <w:rFonts w:ascii="Arial" w:eastAsia="Times New Roman" w:hAnsi="Arial" w:cs="Arial"/>
              <w:color w:val="000000"/>
              <w:sz w:val="23"/>
              <w:szCs w:val="23"/>
              <w:bdr w:val="none" w:sz="0" w:space="0" w:color="auto" w:frame="1"/>
            </w:rPr>
          </w:rPrChange>
        </w:rPr>
        <w:t> in our service.</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1256"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noProof/>
          <w:color w:val="212529"/>
          <w:sz w:val="24"/>
          <w:szCs w:val="24"/>
          <w:bdr w:val="none" w:sz="0" w:space="0" w:color="auto" w:frame="1"/>
          <w:rPrChange w:id="1257" w:author="Narendra" w:date="2021-08-21T13:02:00Z">
            <w:rPr>
              <w:rFonts w:ascii="Arial" w:eastAsia="Times New Roman" w:hAnsi="Arial" w:cs="Arial"/>
              <w:noProof/>
              <w:color w:val="212529"/>
              <w:sz w:val="23"/>
              <w:szCs w:val="23"/>
              <w:bdr w:val="none" w:sz="0" w:space="0" w:color="auto" w:frame="1"/>
            </w:rPr>
          </w:rPrChange>
        </w:rPr>
        <w:drawing>
          <wp:inline distT="0" distB="0" distL="0" distR="0">
            <wp:extent cx="5381625" cy="1847850"/>
            <wp:effectExtent l="19050" t="0" r="9525" b="0"/>
            <wp:docPr id="45" name="Picture 45" descr="Role-Based Basic Authentication in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Role-Based Basic Authentication in Web API"/>
                    <pic:cNvPicPr>
                      <a:picLocks noChangeAspect="1" noChangeArrowheads="1"/>
                    </pic:cNvPicPr>
                  </pic:nvPicPr>
                  <pic:blipFill>
                    <a:blip r:embed="rId27"/>
                    <a:srcRect/>
                    <a:stretch>
                      <a:fillRect/>
                    </a:stretch>
                  </pic:blipFill>
                  <pic:spPr bwMode="auto">
                    <a:xfrm>
                      <a:off x="0" y="0"/>
                      <a:ext cx="5381625" cy="1847850"/>
                    </a:xfrm>
                    <a:prstGeom prst="rect">
                      <a:avLst/>
                    </a:prstGeom>
                    <a:noFill/>
                    <a:ln w="9525">
                      <a:noFill/>
                      <a:miter lim="800000"/>
                      <a:headEnd/>
                      <a:tailEnd/>
                    </a:ln>
                  </pic:spPr>
                </pic:pic>
              </a:graphicData>
            </a:graphic>
          </wp:inline>
        </w:drawing>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1258"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259" w:author="Narendra" w:date="2021-08-21T13:02:00Z">
            <w:rPr>
              <w:rFonts w:ascii="Arial" w:eastAsia="Times New Roman" w:hAnsi="Arial" w:cs="Arial"/>
              <w:color w:val="000000"/>
              <w:sz w:val="23"/>
              <w:szCs w:val="23"/>
              <w:bdr w:val="none" w:sz="0" w:space="0" w:color="auto" w:frame="1"/>
            </w:rPr>
          </w:rPrChange>
        </w:rPr>
        <w:t>In our application, let say we have two types of </w:t>
      </w:r>
      <w:r w:rsidRPr="008C6831">
        <w:rPr>
          <w:rFonts w:ascii="Maiandra GD" w:eastAsia="Times New Roman" w:hAnsi="Maiandra GD" w:cs="Arial"/>
          <w:b/>
          <w:bCs/>
          <w:color w:val="000000"/>
          <w:sz w:val="24"/>
          <w:szCs w:val="24"/>
          <w:rPrChange w:id="1260" w:author="Narendra" w:date="2021-08-21T13:02:00Z">
            <w:rPr>
              <w:rFonts w:ascii="Arial" w:eastAsia="Times New Roman" w:hAnsi="Arial" w:cs="Arial"/>
              <w:b/>
              <w:bCs/>
              <w:color w:val="000000"/>
              <w:sz w:val="23"/>
            </w:rPr>
          </w:rPrChange>
        </w:rPr>
        <w:t>Roles</w:t>
      </w:r>
      <w:r w:rsidRPr="008C6831">
        <w:rPr>
          <w:rFonts w:ascii="Maiandra GD" w:eastAsia="Times New Roman" w:hAnsi="Maiandra GD" w:cs="Arial"/>
          <w:color w:val="000000"/>
          <w:sz w:val="24"/>
          <w:szCs w:val="24"/>
          <w:bdr w:val="none" w:sz="0" w:space="0" w:color="auto" w:frame="1"/>
          <w:rPrChange w:id="1261" w:author="Narendra" w:date="2021-08-21T13:02:00Z">
            <w:rPr>
              <w:rFonts w:ascii="Arial" w:eastAsia="Times New Roman" w:hAnsi="Arial" w:cs="Arial"/>
              <w:color w:val="000000"/>
              <w:sz w:val="23"/>
              <w:szCs w:val="23"/>
              <w:bdr w:val="none" w:sz="0" w:space="0" w:color="auto" w:frame="1"/>
            </w:rPr>
          </w:rPrChange>
        </w:rPr>
        <w:t> i.e. </w:t>
      </w:r>
      <w:r w:rsidRPr="008C6831">
        <w:rPr>
          <w:rFonts w:ascii="Maiandra GD" w:eastAsia="Times New Roman" w:hAnsi="Maiandra GD" w:cs="Arial"/>
          <w:b/>
          <w:bCs/>
          <w:color w:val="000000"/>
          <w:sz w:val="24"/>
          <w:szCs w:val="24"/>
          <w:rPrChange w:id="1262" w:author="Narendra" w:date="2021-08-21T13:02:00Z">
            <w:rPr>
              <w:rFonts w:ascii="Arial" w:eastAsia="Times New Roman" w:hAnsi="Arial" w:cs="Arial"/>
              <w:b/>
              <w:bCs/>
              <w:color w:val="000000"/>
              <w:sz w:val="23"/>
            </w:rPr>
          </w:rPrChange>
        </w:rPr>
        <w:t>Admin</w:t>
      </w:r>
      <w:r w:rsidRPr="008C6831">
        <w:rPr>
          <w:rFonts w:ascii="Maiandra GD" w:eastAsia="Times New Roman" w:hAnsi="Maiandra GD" w:cs="Arial"/>
          <w:color w:val="000000"/>
          <w:sz w:val="24"/>
          <w:szCs w:val="24"/>
          <w:bdr w:val="none" w:sz="0" w:space="0" w:color="auto" w:frame="1"/>
          <w:rPrChange w:id="1263" w:author="Narendra" w:date="2021-08-21T13:02:00Z">
            <w:rPr>
              <w:rFonts w:ascii="Arial" w:eastAsia="Times New Roman" w:hAnsi="Arial" w:cs="Arial"/>
              <w:color w:val="000000"/>
              <w:sz w:val="23"/>
              <w:szCs w:val="23"/>
              <w:bdr w:val="none" w:sz="0" w:space="0" w:color="auto" w:frame="1"/>
            </w:rPr>
          </w:rPrChange>
        </w:rPr>
        <w:t> and </w:t>
      </w:r>
      <w:r w:rsidRPr="008C6831">
        <w:rPr>
          <w:rFonts w:ascii="Maiandra GD" w:eastAsia="Times New Roman" w:hAnsi="Maiandra GD" w:cs="Arial"/>
          <w:b/>
          <w:bCs/>
          <w:color w:val="000000"/>
          <w:sz w:val="24"/>
          <w:szCs w:val="24"/>
          <w:rPrChange w:id="1264" w:author="Narendra" w:date="2021-08-21T13:02:00Z">
            <w:rPr>
              <w:rFonts w:ascii="Arial" w:eastAsia="Times New Roman" w:hAnsi="Arial" w:cs="Arial"/>
              <w:b/>
              <w:bCs/>
              <w:color w:val="000000"/>
              <w:sz w:val="23"/>
            </w:rPr>
          </w:rPrChange>
        </w:rPr>
        <w:t>Superadmin</w:t>
      </w:r>
      <w:r w:rsidRPr="008C6831">
        <w:rPr>
          <w:rFonts w:ascii="Maiandra GD" w:eastAsia="Times New Roman" w:hAnsi="Maiandra GD" w:cs="Arial"/>
          <w:color w:val="000000"/>
          <w:sz w:val="24"/>
          <w:szCs w:val="24"/>
          <w:bdr w:val="none" w:sz="0" w:space="0" w:color="auto" w:frame="1"/>
          <w:rPrChange w:id="1265" w:author="Narendra" w:date="2021-08-21T13:02:00Z">
            <w:rPr>
              <w:rFonts w:ascii="Arial" w:eastAsia="Times New Roman" w:hAnsi="Arial" w:cs="Arial"/>
              <w:color w:val="000000"/>
              <w:sz w:val="23"/>
              <w:szCs w:val="23"/>
              <w:bdr w:val="none" w:sz="0" w:space="0" w:color="auto" w:frame="1"/>
            </w:rPr>
          </w:rPrChange>
        </w:rPr>
        <w:t> and as per our business requirement,</w:t>
      </w:r>
    </w:p>
    <w:p w:rsidR="006E519F" w:rsidRPr="008C6831" w:rsidRDefault="006E519F" w:rsidP="006E519F">
      <w:pPr>
        <w:numPr>
          <w:ilvl w:val="0"/>
          <w:numId w:val="4"/>
        </w:numPr>
        <w:shd w:val="clear" w:color="auto" w:fill="FFFFFF"/>
        <w:spacing w:after="0" w:line="240" w:lineRule="auto"/>
        <w:jc w:val="both"/>
        <w:textAlignment w:val="baseline"/>
        <w:rPr>
          <w:rFonts w:ascii="Maiandra GD" w:eastAsia="Times New Roman" w:hAnsi="Maiandra GD" w:cs="Segoe UI"/>
          <w:color w:val="212529"/>
          <w:sz w:val="24"/>
          <w:szCs w:val="24"/>
          <w:rPrChange w:id="1266"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267" w:author="Narendra" w:date="2021-08-21T13:02:00Z">
            <w:rPr>
              <w:rFonts w:ascii="Arial" w:eastAsia="Times New Roman" w:hAnsi="Arial" w:cs="Arial"/>
              <w:color w:val="000000"/>
              <w:sz w:val="23"/>
              <w:szCs w:val="23"/>
              <w:bdr w:val="none" w:sz="0" w:space="0" w:color="auto" w:frame="1"/>
            </w:rPr>
          </w:rPrChange>
        </w:rPr>
        <w:t>Only the users who have the Role Admin can access only to the GetAllMaleEmployees resource.</w:t>
      </w:r>
    </w:p>
    <w:p w:rsidR="006E519F" w:rsidRPr="008C6831" w:rsidRDefault="006E519F" w:rsidP="006E519F">
      <w:pPr>
        <w:numPr>
          <w:ilvl w:val="0"/>
          <w:numId w:val="4"/>
        </w:numPr>
        <w:shd w:val="clear" w:color="auto" w:fill="FFFFFF"/>
        <w:spacing w:after="0" w:line="240" w:lineRule="auto"/>
        <w:jc w:val="both"/>
        <w:textAlignment w:val="baseline"/>
        <w:rPr>
          <w:rFonts w:ascii="Maiandra GD" w:eastAsia="Times New Roman" w:hAnsi="Maiandra GD" w:cs="Segoe UI"/>
          <w:color w:val="212529"/>
          <w:sz w:val="24"/>
          <w:szCs w:val="24"/>
          <w:rPrChange w:id="1268"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269" w:author="Narendra" w:date="2021-08-21T13:02:00Z">
            <w:rPr>
              <w:rFonts w:ascii="Arial" w:eastAsia="Times New Roman" w:hAnsi="Arial" w:cs="Arial"/>
              <w:color w:val="000000"/>
              <w:sz w:val="23"/>
              <w:szCs w:val="23"/>
              <w:bdr w:val="none" w:sz="0" w:space="0" w:color="auto" w:frame="1"/>
            </w:rPr>
          </w:rPrChange>
        </w:rPr>
        <w:t>The users who have the Role Superadmin can access only the GetAllFemaleEmployees resource.</w:t>
      </w:r>
    </w:p>
    <w:p w:rsidR="006E519F" w:rsidRPr="008C6831" w:rsidRDefault="006E519F" w:rsidP="006E519F">
      <w:pPr>
        <w:numPr>
          <w:ilvl w:val="0"/>
          <w:numId w:val="4"/>
        </w:numPr>
        <w:shd w:val="clear" w:color="auto" w:fill="FFFFFF"/>
        <w:spacing w:after="0" w:line="240" w:lineRule="auto"/>
        <w:jc w:val="both"/>
        <w:textAlignment w:val="baseline"/>
        <w:rPr>
          <w:rFonts w:ascii="Maiandra GD" w:eastAsia="Times New Roman" w:hAnsi="Maiandra GD" w:cs="Segoe UI"/>
          <w:color w:val="212529"/>
          <w:sz w:val="24"/>
          <w:szCs w:val="24"/>
          <w:rPrChange w:id="1270"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271" w:author="Narendra" w:date="2021-08-21T13:02:00Z">
            <w:rPr>
              <w:rFonts w:ascii="Arial" w:eastAsia="Times New Roman" w:hAnsi="Arial" w:cs="Arial"/>
              <w:color w:val="000000"/>
              <w:sz w:val="23"/>
              <w:szCs w:val="23"/>
              <w:bdr w:val="none" w:sz="0" w:space="0" w:color="auto" w:frame="1"/>
            </w:rPr>
          </w:rPrChange>
        </w:rPr>
        <w:t>The GetAllEmployees resource can be accessed by both the Admin and Superadmin resource.</w:t>
      </w:r>
    </w:p>
    <w:p w:rsidR="006E519F" w:rsidRPr="008C6831" w:rsidRDefault="006E519F" w:rsidP="006E519F">
      <w:pPr>
        <w:shd w:val="clear" w:color="auto" w:fill="FFFFFF"/>
        <w:spacing w:after="0" w:line="240" w:lineRule="auto"/>
        <w:textAlignment w:val="baseline"/>
        <w:rPr>
          <w:rFonts w:ascii="Maiandra GD" w:eastAsia="Times New Roman" w:hAnsi="Maiandra GD" w:cs="Segoe UI"/>
          <w:color w:val="212529"/>
          <w:sz w:val="24"/>
          <w:szCs w:val="24"/>
          <w:rPrChange w:id="1272"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273" w:author="Narendra" w:date="2021-08-21T13:02:00Z">
            <w:rPr>
              <w:rFonts w:ascii="Arial" w:eastAsia="Times New Roman" w:hAnsi="Arial" w:cs="Arial"/>
              <w:color w:val="000000"/>
              <w:sz w:val="23"/>
              <w:szCs w:val="23"/>
              <w:bdr w:val="none" w:sz="0" w:space="0" w:color="auto" w:frame="1"/>
            </w:rPr>
          </w:rPrChange>
        </w:rPr>
        <w:t>In order to achieve this, we need to implement Role-Based Authentication in ASP.NET Web API.</w:t>
      </w:r>
    </w:p>
    <w:p w:rsidR="006E519F" w:rsidRPr="008C6831" w:rsidRDefault="006E519F" w:rsidP="006E519F">
      <w:pPr>
        <w:shd w:val="clear" w:color="auto" w:fill="FFFFFF"/>
        <w:spacing w:after="0" w:line="240" w:lineRule="auto"/>
        <w:jc w:val="both"/>
        <w:textAlignment w:val="baseline"/>
        <w:outlineLvl w:val="4"/>
        <w:rPr>
          <w:rFonts w:ascii="Maiandra GD" w:eastAsia="Times New Roman" w:hAnsi="Maiandra GD" w:cs="Segoe UI"/>
          <w:color w:val="3A3A3A"/>
          <w:sz w:val="24"/>
          <w:szCs w:val="24"/>
          <w:rPrChange w:id="1274" w:author="Narendra" w:date="2021-08-21T13:02:00Z">
            <w:rPr>
              <w:rFonts w:ascii="Segoe UI" w:eastAsia="Times New Roman" w:hAnsi="Segoe UI" w:cs="Segoe UI"/>
              <w:color w:val="3A3A3A"/>
              <w:sz w:val="20"/>
              <w:szCs w:val="20"/>
            </w:rPr>
          </w:rPrChange>
        </w:rPr>
      </w:pPr>
      <w:r w:rsidRPr="008C6831">
        <w:rPr>
          <w:rFonts w:ascii="Maiandra GD" w:eastAsia="Times New Roman" w:hAnsi="Maiandra GD" w:cs="Arial"/>
          <w:b/>
          <w:bCs/>
          <w:color w:val="000000"/>
          <w:sz w:val="24"/>
          <w:szCs w:val="24"/>
          <w:rPrChange w:id="1275" w:author="Narendra" w:date="2021-08-21T13:02:00Z">
            <w:rPr>
              <w:rFonts w:ascii="Arial" w:eastAsia="Times New Roman" w:hAnsi="Arial" w:cs="Arial"/>
              <w:b/>
              <w:bCs/>
              <w:color w:val="000000"/>
              <w:sz w:val="27"/>
            </w:rPr>
          </w:rPrChange>
        </w:rPr>
        <w:t>Implementing Role-Based Basic Authentication in Web API.</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1276"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277" w:author="Narendra" w:date="2021-08-21T13:02:00Z">
            <w:rPr>
              <w:rFonts w:ascii="Arial" w:eastAsia="Times New Roman" w:hAnsi="Arial" w:cs="Arial"/>
              <w:color w:val="000000"/>
              <w:sz w:val="23"/>
              <w:szCs w:val="23"/>
              <w:bdr w:val="none" w:sz="0" w:space="0" w:color="auto" w:frame="1"/>
            </w:rPr>
          </w:rPrChange>
        </w:rPr>
        <w:t>First, create an empty Web API application with the name </w:t>
      </w:r>
      <w:r w:rsidRPr="008C6831">
        <w:rPr>
          <w:rFonts w:ascii="Maiandra GD" w:eastAsia="Times New Roman" w:hAnsi="Maiandra GD" w:cs="Arial"/>
          <w:b/>
          <w:bCs/>
          <w:color w:val="333399"/>
          <w:sz w:val="24"/>
          <w:szCs w:val="24"/>
          <w:rPrChange w:id="1278" w:author="Narendra" w:date="2021-08-21T13:02:00Z">
            <w:rPr>
              <w:rFonts w:ascii="Arial" w:eastAsia="Times New Roman" w:hAnsi="Arial" w:cs="Arial"/>
              <w:b/>
              <w:bCs/>
              <w:color w:val="333399"/>
              <w:sz w:val="23"/>
            </w:rPr>
          </w:rPrChange>
        </w:rPr>
        <w:t>RoleBasedBasicAuthenticationWEBAPI. </w:t>
      </w:r>
      <w:r w:rsidRPr="008C6831">
        <w:rPr>
          <w:rFonts w:ascii="Maiandra GD" w:eastAsia="Times New Roman" w:hAnsi="Maiandra GD" w:cs="Arial"/>
          <w:color w:val="000000"/>
          <w:sz w:val="24"/>
          <w:szCs w:val="24"/>
          <w:bdr w:val="none" w:sz="0" w:space="0" w:color="auto" w:frame="1"/>
          <w:rPrChange w:id="1279" w:author="Narendra" w:date="2021-08-21T13:02:00Z">
            <w:rPr>
              <w:rFonts w:ascii="Arial" w:eastAsia="Times New Roman" w:hAnsi="Arial" w:cs="Arial"/>
              <w:color w:val="000000"/>
              <w:sz w:val="23"/>
              <w:szCs w:val="23"/>
              <w:bdr w:val="none" w:sz="0" w:space="0" w:color="auto" w:frame="1"/>
            </w:rPr>
          </w:rPrChange>
        </w:rPr>
        <w:t>Then Add the following User and Employee model to the Models folder</w:t>
      </w:r>
    </w:p>
    <w:p w:rsidR="006E519F" w:rsidRPr="008C6831" w:rsidRDefault="006E519F" w:rsidP="006E519F">
      <w:pPr>
        <w:shd w:val="clear" w:color="auto" w:fill="FFFFFF"/>
        <w:spacing w:after="0" w:line="240" w:lineRule="auto"/>
        <w:jc w:val="both"/>
        <w:textAlignment w:val="baseline"/>
        <w:outlineLvl w:val="5"/>
        <w:rPr>
          <w:rFonts w:ascii="Maiandra GD" w:eastAsia="Times New Roman" w:hAnsi="Maiandra GD" w:cs="Segoe UI"/>
          <w:color w:val="3A3A3A"/>
          <w:sz w:val="24"/>
          <w:szCs w:val="24"/>
          <w:rPrChange w:id="1280" w:author="Narendra" w:date="2021-08-21T13:02:00Z">
            <w:rPr>
              <w:rFonts w:ascii="Segoe UI" w:eastAsia="Times New Roman" w:hAnsi="Segoe UI" w:cs="Segoe UI"/>
              <w:color w:val="3A3A3A"/>
              <w:sz w:val="15"/>
              <w:szCs w:val="15"/>
            </w:rPr>
          </w:rPrChange>
        </w:rPr>
      </w:pPr>
      <w:r w:rsidRPr="008C6831">
        <w:rPr>
          <w:rFonts w:ascii="Maiandra GD" w:eastAsia="Times New Roman" w:hAnsi="Maiandra GD" w:cs="Arial"/>
          <w:b/>
          <w:bCs/>
          <w:color w:val="000000"/>
          <w:sz w:val="24"/>
          <w:szCs w:val="24"/>
          <w:rPrChange w:id="1281" w:author="Narendra" w:date="2021-08-21T13:02:00Z">
            <w:rPr>
              <w:rFonts w:ascii="Arial" w:eastAsia="Times New Roman" w:hAnsi="Arial" w:cs="Arial"/>
              <w:b/>
              <w:bCs/>
              <w:color w:val="000000"/>
              <w:sz w:val="23"/>
            </w:rPr>
          </w:rPrChange>
        </w:rPr>
        <w:t>User.cs</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28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283" w:author="Narendra" w:date="2021-08-21T13:02:00Z">
            <w:rPr>
              <w:rFonts w:ascii="inherit" w:eastAsia="Times New Roman" w:hAnsi="inherit" w:cs="Consolas"/>
              <w:b/>
              <w:bCs/>
              <w:color w:val="D171DD"/>
              <w:sz w:val="25"/>
            </w:rPr>
          </w:rPrChange>
        </w:rPr>
        <w:lastRenderedPageBreak/>
        <w:t xml:space="preserve">namespace </w:t>
      </w:r>
      <w:r w:rsidRPr="008C6831">
        <w:rPr>
          <w:rFonts w:ascii="Maiandra GD" w:eastAsia="Times New Roman" w:hAnsi="Maiandra GD" w:cs="Consolas"/>
          <w:i/>
          <w:iCs/>
          <w:color w:val="4284AE"/>
          <w:sz w:val="24"/>
          <w:szCs w:val="24"/>
          <w:rPrChange w:id="1284" w:author="Narendra" w:date="2021-08-21T13:02:00Z">
            <w:rPr>
              <w:rFonts w:ascii="inherit" w:eastAsia="Times New Roman" w:hAnsi="inherit" w:cs="Consolas"/>
              <w:i/>
              <w:iCs/>
              <w:color w:val="4284AE"/>
              <w:sz w:val="25"/>
            </w:rPr>
          </w:rPrChange>
        </w:rPr>
        <w:t>RoleBasedBasicAuthenticationWEBAPI.Models</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28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286"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28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288"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1289"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290" w:author="Narendra" w:date="2021-08-21T13:02:00Z">
            <w:rPr>
              <w:rFonts w:ascii="inherit" w:eastAsia="Times New Roman" w:hAnsi="inherit" w:cs="Consolas"/>
              <w:b/>
              <w:bCs/>
              <w:color w:val="D171DD"/>
              <w:sz w:val="25"/>
            </w:rPr>
          </w:rPrChange>
        </w:rPr>
        <w:t>class</w:t>
      </w:r>
      <w:r w:rsidRPr="008C6831">
        <w:rPr>
          <w:rFonts w:ascii="Maiandra GD" w:eastAsia="Times New Roman" w:hAnsi="Maiandra GD" w:cs="Consolas"/>
          <w:color w:val="CFD5E0"/>
          <w:sz w:val="24"/>
          <w:szCs w:val="24"/>
          <w:rPrChange w:id="1291" w:author="Narendra" w:date="2021-08-21T13:02:00Z">
            <w:rPr>
              <w:rFonts w:ascii="inherit" w:eastAsia="Times New Roman" w:hAnsi="inherit" w:cs="Consolas"/>
              <w:color w:val="CFD5E0"/>
              <w:sz w:val="25"/>
            </w:rPr>
          </w:rPrChange>
        </w:rPr>
        <w:t xml:space="preserve"> User</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29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293"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29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295"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1296"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297" w:author="Narendra" w:date="2021-08-21T13:02:00Z">
            <w:rPr>
              <w:rFonts w:ascii="inherit" w:eastAsia="Times New Roman" w:hAnsi="inherit" w:cs="Consolas"/>
              <w:b/>
              <w:bCs/>
              <w:color w:val="D171DD"/>
              <w:sz w:val="25"/>
            </w:rPr>
          </w:rPrChange>
        </w:rPr>
        <w:t>int</w:t>
      </w:r>
      <w:r w:rsidRPr="008C6831">
        <w:rPr>
          <w:rFonts w:ascii="Maiandra GD" w:eastAsia="Times New Roman" w:hAnsi="Maiandra GD" w:cs="Consolas"/>
          <w:color w:val="CFD5E0"/>
          <w:sz w:val="24"/>
          <w:szCs w:val="24"/>
          <w:rPrChange w:id="1298" w:author="Narendra" w:date="2021-08-21T13:02:00Z">
            <w:rPr>
              <w:rFonts w:ascii="inherit" w:eastAsia="Times New Roman" w:hAnsi="inherit" w:cs="Consolas"/>
              <w:color w:val="CFD5E0"/>
              <w:sz w:val="25"/>
            </w:rPr>
          </w:rPrChange>
        </w:rPr>
        <w:t xml:space="preserve"> ID </w:t>
      </w:r>
      <w:r w:rsidRPr="008C6831">
        <w:rPr>
          <w:rFonts w:ascii="Maiandra GD" w:eastAsia="Times New Roman" w:hAnsi="Maiandra GD" w:cs="Consolas"/>
          <w:b/>
          <w:bCs/>
          <w:color w:val="6B7C8B"/>
          <w:sz w:val="24"/>
          <w:szCs w:val="24"/>
          <w:rPrChange w:id="129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300"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301" w:author="Narendra" w:date="2021-08-21T13:02:00Z">
            <w:rPr>
              <w:rFonts w:ascii="inherit" w:eastAsia="Times New Roman" w:hAnsi="inherit" w:cs="Consolas"/>
              <w:b/>
              <w:bCs/>
              <w:color w:val="D171DD"/>
              <w:sz w:val="25"/>
            </w:rPr>
          </w:rPrChange>
        </w:rPr>
        <w:t>get</w:t>
      </w:r>
      <w:r w:rsidRPr="008C6831">
        <w:rPr>
          <w:rFonts w:ascii="Maiandra GD" w:eastAsia="Times New Roman" w:hAnsi="Maiandra GD" w:cs="Consolas"/>
          <w:color w:val="CFD5E0"/>
          <w:sz w:val="24"/>
          <w:szCs w:val="24"/>
          <w:rPrChange w:id="1302"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303" w:author="Narendra" w:date="2021-08-21T13:02:00Z">
            <w:rPr>
              <w:rFonts w:ascii="inherit" w:eastAsia="Times New Roman" w:hAnsi="inherit" w:cs="Consolas"/>
              <w:b/>
              <w:bCs/>
              <w:color w:val="D171DD"/>
              <w:sz w:val="25"/>
            </w:rPr>
          </w:rPrChange>
        </w:rPr>
        <w:t>set</w:t>
      </w:r>
      <w:r w:rsidRPr="008C6831">
        <w:rPr>
          <w:rFonts w:ascii="Maiandra GD" w:eastAsia="Times New Roman" w:hAnsi="Maiandra GD" w:cs="Consolas"/>
          <w:color w:val="CFD5E0"/>
          <w:sz w:val="24"/>
          <w:szCs w:val="24"/>
          <w:rPrChange w:id="1304"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1305"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30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307"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1308" w:author="Narendra" w:date="2021-08-21T13:02:00Z">
            <w:rPr>
              <w:rFonts w:ascii="inherit" w:eastAsia="Times New Roman" w:hAnsi="inherit" w:cs="Consolas"/>
              <w:color w:val="CFD5E0"/>
              <w:sz w:val="25"/>
            </w:rPr>
          </w:rPrChange>
        </w:rPr>
        <w:t xml:space="preserve"> string UserName </w:t>
      </w:r>
      <w:r w:rsidRPr="008C6831">
        <w:rPr>
          <w:rFonts w:ascii="Maiandra GD" w:eastAsia="Times New Roman" w:hAnsi="Maiandra GD" w:cs="Consolas"/>
          <w:b/>
          <w:bCs/>
          <w:color w:val="6B7C8B"/>
          <w:sz w:val="24"/>
          <w:szCs w:val="24"/>
          <w:rPrChange w:id="130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310"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311" w:author="Narendra" w:date="2021-08-21T13:02:00Z">
            <w:rPr>
              <w:rFonts w:ascii="inherit" w:eastAsia="Times New Roman" w:hAnsi="inherit" w:cs="Consolas"/>
              <w:b/>
              <w:bCs/>
              <w:color w:val="D171DD"/>
              <w:sz w:val="25"/>
            </w:rPr>
          </w:rPrChange>
        </w:rPr>
        <w:t>get</w:t>
      </w:r>
      <w:r w:rsidRPr="008C6831">
        <w:rPr>
          <w:rFonts w:ascii="Maiandra GD" w:eastAsia="Times New Roman" w:hAnsi="Maiandra GD" w:cs="Consolas"/>
          <w:color w:val="CFD5E0"/>
          <w:sz w:val="24"/>
          <w:szCs w:val="24"/>
          <w:rPrChange w:id="1312"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313" w:author="Narendra" w:date="2021-08-21T13:02:00Z">
            <w:rPr>
              <w:rFonts w:ascii="inherit" w:eastAsia="Times New Roman" w:hAnsi="inherit" w:cs="Consolas"/>
              <w:b/>
              <w:bCs/>
              <w:color w:val="D171DD"/>
              <w:sz w:val="25"/>
            </w:rPr>
          </w:rPrChange>
        </w:rPr>
        <w:t>set</w:t>
      </w:r>
      <w:r w:rsidRPr="008C6831">
        <w:rPr>
          <w:rFonts w:ascii="Maiandra GD" w:eastAsia="Times New Roman" w:hAnsi="Maiandra GD" w:cs="Consolas"/>
          <w:color w:val="CFD5E0"/>
          <w:sz w:val="24"/>
          <w:szCs w:val="24"/>
          <w:rPrChange w:id="1314"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1315"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31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317"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1318" w:author="Narendra" w:date="2021-08-21T13:02:00Z">
            <w:rPr>
              <w:rFonts w:ascii="inherit" w:eastAsia="Times New Roman" w:hAnsi="inherit" w:cs="Consolas"/>
              <w:color w:val="CFD5E0"/>
              <w:sz w:val="25"/>
            </w:rPr>
          </w:rPrChange>
        </w:rPr>
        <w:t xml:space="preserve"> string Password </w:t>
      </w:r>
      <w:r w:rsidRPr="008C6831">
        <w:rPr>
          <w:rFonts w:ascii="Maiandra GD" w:eastAsia="Times New Roman" w:hAnsi="Maiandra GD" w:cs="Consolas"/>
          <w:b/>
          <w:bCs/>
          <w:color w:val="6B7C8B"/>
          <w:sz w:val="24"/>
          <w:szCs w:val="24"/>
          <w:rPrChange w:id="131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320"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321" w:author="Narendra" w:date="2021-08-21T13:02:00Z">
            <w:rPr>
              <w:rFonts w:ascii="inherit" w:eastAsia="Times New Roman" w:hAnsi="inherit" w:cs="Consolas"/>
              <w:b/>
              <w:bCs/>
              <w:color w:val="D171DD"/>
              <w:sz w:val="25"/>
            </w:rPr>
          </w:rPrChange>
        </w:rPr>
        <w:t>get</w:t>
      </w:r>
      <w:r w:rsidRPr="008C6831">
        <w:rPr>
          <w:rFonts w:ascii="Maiandra GD" w:eastAsia="Times New Roman" w:hAnsi="Maiandra GD" w:cs="Consolas"/>
          <w:color w:val="CFD5E0"/>
          <w:sz w:val="24"/>
          <w:szCs w:val="24"/>
          <w:rPrChange w:id="1322"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323" w:author="Narendra" w:date="2021-08-21T13:02:00Z">
            <w:rPr>
              <w:rFonts w:ascii="inherit" w:eastAsia="Times New Roman" w:hAnsi="inherit" w:cs="Consolas"/>
              <w:b/>
              <w:bCs/>
              <w:color w:val="D171DD"/>
              <w:sz w:val="25"/>
            </w:rPr>
          </w:rPrChange>
        </w:rPr>
        <w:t>set</w:t>
      </w:r>
      <w:r w:rsidRPr="008C6831">
        <w:rPr>
          <w:rFonts w:ascii="Maiandra GD" w:eastAsia="Times New Roman" w:hAnsi="Maiandra GD" w:cs="Consolas"/>
          <w:color w:val="CFD5E0"/>
          <w:sz w:val="24"/>
          <w:szCs w:val="24"/>
          <w:rPrChange w:id="1324"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1325"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32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327"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1328" w:author="Narendra" w:date="2021-08-21T13:02:00Z">
            <w:rPr>
              <w:rFonts w:ascii="inherit" w:eastAsia="Times New Roman" w:hAnsi="inherit" w:cs="Consolas"/>
              <w:color w:val="CFD5E0"/>
              <w:sz w:val="25"/>
            </w:rPr>
          </w:rPrChange>
        </w:rPr>
        <w:t xml:space="preserve"> string Roles </w:t>
      </w:r>
      <w:r w:rsidRPr="008C6831">
        <w:rPr>
          <w:rFonts w:ascii="Maiandra GD" w:eastAsia="Times New Roman" w:hAnsi="Maiandra GD" w:cs="Consolas"/>
          <w:b/>
          <w:bCs/>
          <w:color w:val="6B7C8B"/>
          <w:sz w:val="24"/>
          <w:szCs w:val="24"/>
          <w:rPrChange w:id="132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330"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331" w:author="Narendra" w:date="2021-08-21T13:02:00Z">
            <w:rPr>
              <w:rFonts w:ascii="inherit" w:eastAsia="Times New Roman" w:hAnsi="inherit" w:cs="Consolas"/>
              <w:b/>
              <w:bCs/>
              <w:color w:val="D171DD"/>
              <w:sz w:val="25"/>
            </w:rPr>
          </w:rPrChange>
        </w:rPr>
        <w:t>get</w:t>
      </w:r>
      <w:r w:rsidRPr="008C6831">
        <w:rPr>
          <w:rFonts w:ascii="Maiandra GD" w:eastAsia="Times New Roman" w:hAnsi="Maiandra GD" w:cs="Consolas"/>
          <w:color w:val="CFD5E0"/>
          <w:sz w:val="24"/>
          <w:szCs w:val="24"/>
          <w:rPrChange w:id="1332"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333" w:author="Narendra" w:date="2021-08-21T13:02:00Z">
            <w:rPr>
              <w:rFonts w:ascii="inherit" w:eastAsia="Times New Roman" w:hAnsi="inherit" w:cs="Consolas"/>
              <w:b/>
              <w:bCs/>
              <w:color w:val="D171DD"/>
              <w:sz w:val="25"/>
            </w:rPr>
          </w:rPrChange>
        </w:rPr>
        <w:t>set</w:t>
      </w:r>
      <w:r w:rsidRPr="008C6831">
        <w:rPr>
          <w:rFonts w:ascii="Maiandra GD" w:eastAsia="Times New Roman" w:hAnsi="Maiandra GD" w:cs="Consolas"/>
          <w:color w:val="CFD5E0"/>
          <w:sz w:val="24"/>
          <w:szCs w:val="24"/>
          <w:rPrChange w:id="1334"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1335"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33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337"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1338" w:author="Narendra" w:date="2021-08-21T13:02:00Z">
            <w:rPr>
              <w:rFonts w:ascii="inherit" w:eastAsia="Times New Roman" w:hAnsi="inherit" w:cs="Consolas"/>
              <w:color w:val="CFD5E0"/>
              <w:sz w:val="25"/>
            </w:rPr>
          </w:rPrChange>
        </w:rPr>
        <w:t xml:space="preserve"> string Email </w:t>
      </w:r>
      <w:r w:rsidRPr="008C6831">
        <w:rPr>
          <w:rFonts w:ascii="Maiandra GD" w:eastAsia="Times New Roman" w:hAnsi="Maiandra GD" w:cs="Consolas"/>
          <w:b/>
          <w:bCs/>
          <w:color w:val="6B7C8B"/>
          <w:sz w:val="24"/>
          <w:szCs w:val="24"/>
          <w:rPrChange w:id="133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340"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341" w:author="Narendra" w:date="2021-08-21T13:02:00Z">
            <w:rPr>
              <w:rFonts w:ascii="inherit" w:eastAsia="Times New Roman" w:hAnsi="inherit" w:cs="Consolas"/>
              <w:b/>
              <w:bCs/>
              <w:color w:val="D171DD"/>
              <w:sz w:val="25"/>
            </w:rPr>
          </w:rPrChange>
        </w:rPr>
        <w:t>get</w:t>
      </w:r>
      <w:r w:rsidRPr="008C6831">
        <w:rPr>
          <w:rFonts w:ascii="Maiandra GD" w:eastAsia="Times New Roman" w:hAnsi="Maiandra GD" w:cs="Consolas"/>
          <w:color w:val="CFD5E0"/>
          <w:sz w:val="24"/>
          <w:szCs w:val="24"/>
          <w:rPrChange w:id="1342"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343" w:author="Narendra" w:date="2021-08-21T13:02:00Z">
            <w:rPr>
              <w:rFonts w:ascii="inherit" w:eastAsia="Times New Roman" w:hAnsi="inherit" w:cs="Consolas"/>
              <w:b/>
              <w:bCs/>
              <w:color w:val="D171DD"/>
              <w:sz w:val="25"/>
            </w:rPr>
          </w:rPrChange>
        </w:rPr>
        <w:t>set</w:t>
      </w:r>
      <w:r w:rsidRPr="008C6831">
        <w:rPr>
          <w:rFonts w:ascii="Maiandra GD" w:eastAsia="Times New Roman" w:hAnsi="Maiandra GD" w:cs="Consolas"/>
          <w:color w:val="CFD5E0"/>
          <w:sz w:val="24"/>
          <w:szCs w:val="24"/>
          <w:rPrChange w:id="1344"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1345"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34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347"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line="384" w:lineRule="atLeast"/>
        <w:textAlignment w:val="baseline"/>
        <w:rPr>
          <w:rFonts w:ascii="Maiandra GD" w:eastAsia="Times New Roman" w:hAnsi="Maiandra GD" w:cs="Consolas"/>
          <w:color w:val="596174"/>
          <w:sz w:val="24"/>
          <w:szCs w:val="24"/>
          <w:rPrChange w:id="134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349"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FFFFFF"/>
        <w:spacing w:after="0" w:line="240" w:lineRule="auto"/>
        <w:jc w:val="both"/>
        <w:textAlignment w:val="baseline"/>
        <w:outlineLvl w:val="5"/>
        <w:rPr>
          <w:rFonts w:ascii="Maiandra GD" w:eastAsia="Times New Roman" w:hAnsi="Maiandra GD" w:cs="Segoe UI"/>
          <w:color w:val="3A3A3A"/>
          <w:sz w:val="24"/>
          <w:szCs w:val="24"/>
          <w:rPrChange w:id="1350" w:author="Narendra" w:date="2021-08-21T13:02:00Z">
            <w:rPr>
              <w:rFonts w:ascii="Segoe UI" w:eastAsia="Times New Roman" w:hAnsi="Segoe UI" w:cs="Segoe UI"/>
              <w:color w:val="3A3A3A"/>
              <w:sz w:val="15"/>
              <w:szCs w:val="15"/>
            </w:rPr>
          </w:rPrChange>
        </w:rPr>
      </w:pPr>
      <w:r w:rsidRPr="008C6831">
        <w:rPr>
          <w:rFonts w:ascii="Maiandra GD" w:eastAsia="Times New Roman" w:hAnsi="Maiandra GD" w:cs="Arial"/>
          <w:b/>
          <w:bCs/>
          <w:color w:val="3A3A3A"/>
          <w:sz w:val="24"/>
          <w:szCs w:val="24"/>
          <w:rPrChange w:id="1351" w:author="Narendra" w:date="2021-08-21T13:02:00Z">
            <w:rPr>
              <w:rFonts w:ascii="Arial" w:eastAsia="Times New Roman" w:hAnsi="Arial" w:cs="Arial"/>
              <w:b/>
              <w:bCs/>
              <w:color w:val="3A3A3A"/>
              <w:sz w:val="23"/>
            </w:rPr>
          </w:rPrChange>
        </w:rPr>
        <w:t>Employee.cs</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35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353" w:author="Narendra" w:date="2021-08-21T13:02:00Z">
            <w:rPr>
              <w:rFonts w:ascii="inherit" w:eastAsia="Times New Roman" w:hAnsi="inherit" w:cs="Consolas"/>
              <w:b/>
              <w:bCs/>
              <w:color w:val="D171DD"/>
              <w:sz w:val="25"/>
            </w:rPr>
          </w:rPrChange>
        </w:rPr>
        <w:t xml:space="preserve">namespace </w:t>
      </w:r>
      <w:r w:rsidRPr="008C6831">
        <w:rPr>
          <w:rFonts w:ascii="Maiandra GD" w:eastAsia="Times New Roman" w:hAnsi="Maiandra GD" w:cs="Consolas"/>
          <w:i/>
          <w:iCs/>
          <w:color w:val="4284AE"/>
          <w:sz w:val="24"/>
          <w:szCs w:val="24"/>
          <w:rPrChange w:id="1354" w:author="Narendra" w:date="2021-08-21T13:02:00Z">
            <w:rPr>
              <w:rFonts w:ascii="inherit" w:eastAsia="Times New Roman" w:hAnsi="inherit" w:cs="Consolas"/>
              <w:i/>
              <w:iCs/>
              <w:color w:val="4284AE"/>
              <w:sz w:val="25"/>
            </w:rPr>
          </w:rPrChange>
        </w:rPr>
        <w:t>RoleBasedBasicAuthenticationWEBAPI.Models</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35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356"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35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358"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1359"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360" w:author="Narendra" w:date="2021-08-21T13:02:00Z">
            <w:rPr>
              <w:rFonts w:ascii="inherit" w:eastAsia="Times New Roman" w:hAnsi="inherit" w:cs="Consolas"/>
              <w:b/>
              <w:bCs/>
              <w:color w:val="D171DD"/>
              <w:sz w:val="25"/>
            </w:rPr>
          </w:rPrChange>
        </w:rPr>
        <w:t>class</w:t>
      </w:r>
      <w:r w:rsidRPr="008C6831">
        <w:rPr>
          <w:rFonts w:ascii="Maiandra GD" w:eastAsia="Times New Roman" w:hAnsi="Maiandra GD" w:cs="Consolas"/>
          <w:color w:val="CFD5E0"/>
          <w:sz w:val="24"/>
          <w:szCs w:val="24"/>
          <w:rPrChange w:id="1361" w:author="Narendra" w:date="2021-08-21T13:02:00Z">
            <w:rPr>
              <w:rFonts w:ascii="inherit" w:eastAsia="Times New Roman" w:hAnsi="inherit" w:cs="Consolas"/>
              <w:color w:val="CFD5E0"/>
              <w:sz w:val="25"/>
            </w:rPr>
          </w:rPrChange>
        </w:rPr>
        <w:t xml:space="preserve"> Employee</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36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363"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36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365"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1366"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367" w:author="Narendra" w:date="2021-08-21T13:02:00Z">
            <w:rPr>
              <w:rFonts w:ascii="inherit" w:eastAsia="Times New Roman" w:hAnsi="inherit" w:cs="Consolas"/>
              <w:b/>
              <w:bCs/>
              <w:color w:val="D171DD"/>
              <w:sz w:val="25"/>
            </w:rPr>
          </w:rPrChange>
        </w:rPr>
        <w:t>int</w:t>
      </w:r>
      <w:r w:rsidRPr="008C6831">
        <w:rPr>
          <w:rFonts w:ascii="Maiandra GD" w:eastAsia="Times New Roman" w:hAnsi="Maiandra GD" w:cs="Consolas"/>
          <w:color w:val="CFD5E0"/>
          <w:sz w:val="24"/>
          <w:szCs w:val="24"/>
          <w:rPrChange w:id="1368" w:author="Narendra" w:date="2021-08-21T13:02:00Z">
            <w:rPr>
              <w:rFonts w:ascii="inherit" w:eastAsia="Times New Roman" w:hAnsi="inherit" w:cs="Consolas"/>
              <w:color w:val="CFD5E0"/>
              <w:sz w:val="25"/>
            </w:rPr>
          </w:rPrChange>
        </w:rPr>
        <w:t xml:space="preserve"> ID </w:t>
      </w:r>
      <w:r w:rsidRPr="008C6831">
        <w:rPr>
          <w:rFonts w:ascii="Maiandra GD" w:eastAsia="Times New Roman" w:hAnsi="Maiandra GD" w:cs="Consolas"/>
          <w:b/>
          <w:bCs/>
          <w:color w:val="6B7C8B"/>
          <w:sz w:val="24"/>
          <w:szCs w:val="24"/>
          <w:rPrChange w:id="136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370"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371" w:author="Narendra" w:date="2021-08-21T13:02:00Z">
            <w:rPr>
              <w:rFonts w:ascii="inherit" w:eastAsia="Times New Roman" w:hAnsi="inherit" w:cs="Consolas"/>
              <w:b/>
              <w:bCs/>
              <w:color w:val="D171DD"/>
              <w:sz w:val="25"/>
            </w:rPr>
          </w:rPrChange>
        </w:rPr>
        <w:t>get</w:t>
      </w:r>
      <w:r w:rsidRPr="008C6831">
        <w:rPr>
          <w:rFonts w:ascii="Maiandra GD" w:eastAsia="Times New Roman" w:hAnsi="Maiandra GD" w:cs="Consolas"/>
          <w:color w:val="CFD5E0"/>
          <w:sz w:val="24"/>
          <w:szCs w:val="24"/>
          <w:rPrChange w:id="1372"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373" w:author="Narendra" w:date="2021-08-21T13:02:00Z">
            <w:rPr>
              <w:rFonts w:ascii="inherit" w:eastAsia="Times New Roman" w:hAnsi="inherit" w:cs="Consolas"/>
              <w:b/>
              <w:bCs/>
              <w:color w:val="D171DD"/>
              <w:sz w:val="25"/>
            </w:rPr>
          </w:rPrChange>
        </w:rPr>
        <w:t>set</w:t>
      </w:r>
      <w:r w:rsidRPr="008C6831">
        <w:rPr>
          <w:rFonts w:ascii="Maiandra GD" w:eastAsia="Times New Roman" w:hAnsi="Maiandra GD" w:cs="Consolas"/>
          <w:color w:val="CFD5E0"/>
          <w:sz w:val="24"/>
          <w:szCs w:val="24"/>
          <w:rPrChange w:id="1374"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1375"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37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377"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1378" w:author="Narendra" w:date="2021-08-21T13:02:00Z">
            <w:rPr>
              <w:rFonts w:ascii="inherit" w:eastAsia="Times New Roman" w:hAnsi="inherit" w:cs="Consolas"/>
              <w:color w:val="CFD5E0"/>
              <w:sz w:val="25"/>
            </w:rPr>
          </w:rPrChange>
        </w:rPr>
        <w:t xml:space="preserve"> string Name </w:t>
      </w:r>
      <w:r w:rsidRPr="008C6831">
        <w:rPr>
          <w:rFonts w:ascii="Maiandra GD" w:eastAsia="Times New Roman" w:hAnsi="Maiandra GD" w:cs="Consolas"/>
          <w:b/>
          <w:bCs/>
          <w:color w:val="6B7C8B"/>
          <w:sz w:val="24"/>
          <w:szCs w:val="24"/>
          <w:rPrChange w:id="137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380"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381" w:author="Narendra" w:date="2021-08-21T13:02:00Z">
            <w:rPr>
              <w:rFonts w:ascii="inherit" w:eastAsia="Times New Roman" w:hAnsi="inherit" w:cs="Consolas"/>
              <w:b/>
              <w:bCs/>
              <w:color w:val="D171DD"/>
              <w:sz w:val="25"/>
            </w:rPr>
          </w:rPrChange>
        </w:rPr>
        <w:t>get</w:t>
      </w:r>
      <w:r w:rsidRPr="008C6831">
        <w:rPr>
          <w:rFonts w:ascii="Maiandra GD" w:eastAsia="Times New Roman" w:hAnsi="Maiandra GD" w:cs="Consolas"/>
          <w:color w:val="CFD5E0"/>
          <w:sz w:val="24"/>
          <w:szCs w:val="24"/>
          <w:rPrChange w:id="1382"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383" w:author="Narendra" w:date="2021-08-21T13:02:00Z">
            <w:rPr>
              <w:rFonts w:ascii="inherit" w:eastAsia="Times New Roman" w:hAnsi="inherit" w:cs="Consolas"/>
              <w:b/>
              <w:bCs/>
              <w:color w:val="D171DD"/>
              <w:sz w:val="25"/>
            </w:rPr>
          </w:rPrChange>
        </w:rPr>
        <w:t>set</w:t>
      </w:r>
      <w:r w:rsidRPr="008C6831">
        <w:rPr>
          <w:rFonts w:ascii="Maiandra GD" w:eastAsia="Times New Roman" w:hAnsi="Maiandra GD" w:cs="Consolas"/>
          <w:color w:val="CFD5E0"/>
          <w:sz w:val="24"/>
          <w:szCs w:val="24"/>
          <w:rPrChange w:id="1384"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1385"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38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387"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1388" w:author="Narendra" w:date="2021-08-21T13:02:00Z">
            <w:rPr>
              <w:rFonts w:ascii="inherit" w:eastAsia="Times New Roman" w:hAnsi="inherit" w:cs="Consolas"/>
              <w:color w:val="CFD5E0"/>
              <w:sz w:val="25"/>
            </w:rPr>
          </w:rPrChange>
        </w:rPr>
        <w:t xml:space="preserve"> string Gender </w:t>
      </w:r>
      <w:r w:rsidRPr="008C6831">
        <w:rPr>
          <w:rFonts w:ascii="Maiandra GD" w:eastAsia="Times New Roman" w:hAnsi="Maiandra GD" w:cs="Consolas"/>
          <w:b/>
          <w:bCs/>
          <w:color w:val="6B7C8B"/>
          <w:sz w:val="24"/>
          <w:szCs w:val="24"/>
          <w:rPrChange w:id="138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390"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391" w:author="Narendra" w:date="2021-08-21T13:02:00Z">
            <w:rPr>
              <w:rFonts w:ascii="inherit" w:eastAsia="Times New Roman" w:hAnsi="inherit" w:cs="Consolas"/>
              <w:b/>
              <w:bCs/>
              <w:color w:val="D171DD"/>
              <w:sz w:val="25"/>
            </w:rPr>
          </w:rPrChange>
        </w:rPr>
        <w:t>get</w:t>
      </w:r>
      <w:r w:rsidRPr="008C6831">
        <w:rPr>
          <w:rFonts w:ascii="Maiandra GD" w:eastAsia="Times New Roman" w:hAnsi="Maiandra GD" w:cs="Consolas"/>
          <w:color w:val="CFD5E0"/>
          <w:sz w:val="24"/>
          <w:szCs w:val="24"/>
          <w:rPrChange w:id="1392"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393" w:author="Narendra" w:date="2021-08-21T13:02:00Z">
            <w:rPr>
              <w:rFonts w:ascii="inherit" w:eastAsia="Times New Roman" w:hAnsi="inherit" w:cs="Consolas"/>
              <w:b/>
              <w:bCs/>
              <w:color w:val="D171DD"/>
              <w:sz w:val="25"/>
            </w:rPr>
          </w:rPrChange>
        </w:rPr>
        <w:t>set</w:t>
      </w:r>
      <w:r w:rsidRPr="008C6831">
        <w:rPr>
          <w:rFonts w:ascii="Maiandra GD" w:eastAsia="Times New Roman" w:hAnsi="Maiandra GD" w:cs="Consolas"/>
          <w:color w:val="CFD5E0"/>
          <w:sz w:val="24"/>
          <w:szCs w:val="24"/>
          <w:rPrChange w:id="1394"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1395"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39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397"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1398" w:author="Narendra" w:date="2021-08-21T13:02:00Z">
            <w:rPr>
              <w:rFonts w:ascii="inherit" w:eastAsia="Times New Roman" w:hAnsi="inherit" w:cs="Consolas"/>
              <w:color w:val="CFD5E0"/>
              <w:sz w:val="25"/>
            </w:rPr>
          </w:rPrChange>
        </w:rPr>
        <w:t xml:space="preserve"> string Dept </w:t>
      </w:r>
      <w:r w:rsidRPr="008C6831">
        <w:rPr>
          <w:rFonts w:ascii="Maiandra GD" w:eastAsia="Times New Roman" w:hAnsi="Maiandra GD" w:cs="Consolas"/>
          <w:b/>
          <w:bCs/>
          <w:color w:val="6B7C8B"/>
          <w:sz w:val="24"/>
          <w:szCs w:val="24"/>
          <w:rPrChange w:id="139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400"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401" w:author="Narendra" w:date="2021-08-21T13:02:00Z">
            <w:rPr>
              <w:rFonts w:ascii="inherit" w:eastAsia="Times New Roman" w:hAnsi="inherit" w:cs="Consolas"/>
              <w:b/>
              <w:bCs/>
              <w:color w:val="D171DD"/>
              <w:sz w:val="25"/>
            </w:rPr>
          </w:rPrChange>
        </w:rPr>
        <w:t>get</w:t>
      </w:r>
      <w:r w:rsidRPr="008C6831">
        <w:rPr>
          <w:rFonts w:ascii="Maiandra GD" w:eastAsia="Times New Roman" w:hAnsi="Maiandra GD" w:cs="Consolas"/>
          <w:color w:val="CFD5E0"/>
          <w:sz w:val="24"/>
          <w:szCs w:val="24"/>
          <w:rPrChange w:id="1402"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403" w:author="Narendra" w:date="2021-08-21T13:02:00Z">
            <w:rPr>
              <w:rFonts w:ascii="inherit" w:eastAsia="Times New Roman" w:hAnsi="inherit" w:cs="Consolas"/>
              <w:b/>
              <w:bCs/>
              <w:color w:val="D171DD"/>
              <w:sz w:val="25"/>
            </w:rPr>
          </w:rPrChange>
        </w:rPr>
        <w:t>set</w:t>
      </w:r>
      <w:r w:rsidRPr="008C6831">
        <w:rPr>
          <w:rFonts w:ascii="Maiandra GD" w:eastAsia="Times New Roman" w:hAnsi="Maiandra GD" w:cs="Consolas"/>
          <w:color w:val="CFD5E0"/>
          <w:sz w:val="24"/>
          <w:szCs w:val="24"/>
          <w:rPrChange w:id="1404"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1405"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40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407"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1408"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409" w:author="Narendra" w:date="2021-08-21T13:02:00Z">
            <w:rPr>
              <w:rFonts w:ascii="inherit" w:eastAsia="Times New Roman" w:hAnsi="inherit" w:cs="Consolas"/>
              <w:b/>
              <w:bCs/>
              <w:color w:val="D171DD"/>
              <w:sz w:val="25"/>
            </w:rPr>
          </w:rPrChange>
        </w:rPr>
        <w:t>int</w:t>
      </w:r>
      <w:r w:rsidRPr="008C6831">
        <w:rPr>
          <w:rFonts w:ascii="Maiandra GD" w:eastAsia="Times New Roman" w:hAnsi="Maiandra GD" w:cs="Consolas"/>
          <w:color w:val="CFD5E0"/>
          <w:sz w:val="24"/>
          <w:szCs w:val="24"/>
          <w:rPrChange w:id="1410" w:author="Narendra" w:date="2021-08-21T13:02:00Z">
            <w:rPr>
              <w:rFonts w:ascii="inherit" w:eastAsia="Times New Roman" w:hAnsi="inherit" w:cs="Consolas"/>
              <w:color w:val="CFD5E0"/>
              <w:sz w:val="25"/>
            </w:rPr>
          </w:rPrChange>
        </w:rPr>
        <w:t xml:space="preserve"> Salary </w:t>
      </w:r>
      <w:r w:rsidRPr="008C6831">
        <w:rPr>
          <w:rFonts w:ascii="Maiandra GD" w:eastAsia="Times New Roman" w:hAnsi="Maiandra GD" w:cs="Consolas"/>
          <w:b/>
          <w:bCs/>
          <w:color w:val="6B7C8B"/>
          <w:sz w:val="24"/>
          <w:szCs w:val="24"/>
          <w:rPrChange w:id="141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412"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413" w:author="Narendra" w:date="2021-08-21T13:02:00Z">
            <w:rPr>
              <w:rFonts w:ascii="inherit" w:eastAsia="Times New Roman" w:hAnsi="inherit" w:cs="Consolas"/>
              <w:b/>
              <w:bCs/>
              <w:color w:val="D171DD"/>
              <w:sz w:val="25"/>
            </w:rPr>
          </w:rPrChange>
        </w:rPr>
        <w:t>get</w:t>
      </w:r>
      <w:r w:rsidRPr="008C6831">
        <w:rPr>
          <w:rFonts w:ascii="Maiandra GD" w:eastAsia="Times New Roman" w:hAnsi="Maiandra GD" w:cs="Consolas"/>
          <w:color w:val="CFD5E0"/>
          <w:sz w:val="24"/>
          <w:szCs w:val="24"/>
          <w:rPrChange w:id="1414"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415" w:author="Narendra" w:date="2021-08-21T13:02:00Z">
            <w:rPr>
              <w:rFonts w:ascii="inherit" w:eastAsia="Times New Roman" w:hAnsi="inherit" w:cs="Consolas"/>
              <w:b/>
              <w:bCs/>
              <w:color w:val="D171DD"/>
              <w:sz w:val="25"/>
            </w:rPr>
          </w:rPrChange>
        </w:rPr>
        <w:t>set</w:t>
      </w:r>
      <w:r w:rsidRPr="008C6831">
        <w:rPr>
          <w:rFonts w:ascii="Maiandra GD" w:eastAsia="Times New Roman" w:hAnsi="Maiandra GD" w:cs="Consolas"/>
          <w:color w:val="CFD5E0"/>
          <w:sz w:val="24"/>
          <w:szCs w:val="24"/>
          <w:rPrChange w:id="1416"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1417"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41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419"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line="384" w:lineRule="atLeast"/>
        <w:textAlignment w:val="baseline"/>
        <w:rPr>
          <w:rFonts w:ascii="Maiandra GD" w:eastAsia="Times New Roman" w:hAnsi="Maiandra GD" w:cs="Consolas"/>
          <w:color w:val="596174"/>
          <w:sz w:val="24"/>
          <w:szCs w:val="24"/>
          <w:rPrChange w:id="142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421"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1422"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423" w:author="Narendra" w:date="2021-08-21T13:02:00Z">
            <w:rPr>
              <w:rFonts w:ascii="Arial" w:eastAsia="Times New Roman" w:hAnsi="Arial" w:cs="Arial"/>
              <w:color w:val="000000"/>
              <w:sz w:val="23"/>
              <w:szCs w:val="23"/>
              <w:bdr w:val="none" w:sz="0" w:space="0" w:color="auto" w:frame="1"/>
            </w:rPr>
          </w:rPrChange>
        </w:rPr>
        <w:t>Now we need to add the UserBL and EmployeeBL class file within the Models folder.</w:t>
      </w:r>
    </w:p>
    <w:p w:rsidR="006E519F" w:rsidRPr="008C6831" w:rsidRDefault="006E519F" w:rsidP="006E519F">
      <w:pPr>
        <w:shd w:val="clear" w:color="auto" w:fill="FFFFFF"/>
        <w:spacing w:after="0" w:line="240" w:lineRule="auto"/>
        <w:jc w:val="both"/>
        <w:textAlignment w:val="baseline"/>
        <w:outlineLvl w:val="5"/>
        <w:rPr>
          <w:rFonts w:ascii="Maiandra GD" w:eastAsia="Times New Roman" w:hAnsi="Maiandra GD" w:cs="Segoe UI"/>
          <w:color w:val="3A3A3A"/>
          <w:sz w:val="24"/>
          <w:szCs w:val="24"/>
          <w:rPrChange w:id="1424" w:author="Narendra" w:date="2021-08-21T13:02:00Z">
            <w:rPr>
              <w:rFonts w:ascii="Segoe UI" w:eastAsia="Times New Roman" w:hAnsi="Segoe UI" w:cs="Segoe UI"/>
              <w:color w:val="3A3A3A"/>
              <w:sz w:val="15"/>
              <w:szCs w:val="15"/>
            </w:rPr>
          </w:rPrChange>
        </w:rPr>
      </w:pPr>
      <w:r w:rsidRPr="008C6831">
        <w:rPr>
          <w:rFonts w:ascii="Maiandra GD" w:eastAsia="Times New Roman" w:hAnsi="Maiandra GD" w:cs="Arial"/>
          <w:b/>
          <w:bCs/>
          <w:color w:val="000000"/>
          <w:sz w:val="24"/>
          <w:szCs w:val="24"/>
          <w:rPrChange w:id="1425" w:author="Narendra" w:date="2021-08-21T13:02:00Z">
            <w:rPr>
              <w:rFonts w:ascii="Arial" w:eastAsia="Times New Roman" w:hAnsi="Arial" w:cs="Arial"/>
              <w:b/>
              <w:bCs/>
              <w:color w:val="000000"/>
              <w:sz w:val="23"/>
            </w:rPr>
          </w:rPrChange>
        </w:rPr>
        <w:t>UserBL.cs</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42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427" w:author="Narendra" w:date="2021-08-21T13:02:00Z">
            <w:rPr>
              <w:rFonts w:ascii="inherit" w:eastAsia="Times New Roman" w:hAnsi="inherit" w:cs="Consolas"/>
              <w:b/>
              <w:bCs/>
              <w:color w:val="D171DD"/>
              <w:sz w:val="25"/>
            </w:rPr>
          </w:rPrChange>
        </w:rPr>
        <w:t xml:space="preserve">namespace </w:t>
      </w:r>
      <w:r w:rsidRPr="008C6831">
        <w:rPr>
          <w:rFonts w:ascii="Maiandra GD" w:eastAsia="Times New Roman" w:hAnsi="Maiandra GD" w:cs="Consolas"/>
          <w:i/>
          <w:iCs/>
          <w:color w:val="4284AE"/>
          <w:sz w:val="24"/>
          <w:szCs w:val="24"/>
          <w:rPrChange w:id="1428" w:author="Narendra" w:date="2021-08-21T13:02:00Z">
            <w:rPr>
              <w:rFonts w:ascii="inherit" w:eastAsia="Times New Roman" w:hAnsi="inherit" w:cs="Consolas"/>
              <w:i/>
              <w:iCs/>
              <w:color w:val="4284AE"/>
              <w:sz w:val="25"/>
            </w:rPr>
          </w:rPrChange>
        </w:rPr>
        <w:t>RoleBasedBasicAuthenticationWEBAPI.Models</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42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430"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43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432"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1433"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434" w:author="Narendra" w:date="2021-08-21T13:02:00Z">
            <w:rPr>
              <w:rFonts w:ascii="inherit" w:eastAsia="Times New Roman" w:hAnsi="inherit" w:cs="Consolas"/>
              <w:b/>
              <w:bCs/>
              <w:color w:val="D171DD"/>
              <w:sz w:val="25"/>
            </w:rPr>
          </w:rPrChange>
        </w:rPr>
        <w:t>class</w:t>
      </w:r>
      <w:r w:rsidRPr="008C6831">
        <w:rPr>
          <w:rFonts w:ascii="Maiandra GD" w:eastAsia="Times New Roman" w:hAnsi="Maiandra GD" w:cs="Consolas"/>
          <w:color w:val="CFD5E0"/>
          <w:sz w:val="24"/>
          <w:szCs w:val="24"/>
          <w:rPrChange w:id="1435" w:author="Narendra" w:date="2021-08-21T13:02:00Z">
            <w:rPr>
              <w:rFonts w:ascii="inherit" w:eastAsia="Times New Roman" w:hAnsi="inherit" w:cs="Consolas"/>
              <w:color w:val="CFD5E0"/>
              <w:sz w:val="25"/>
            </w:rPr>
          </w:rPrChange>
        </w:rPr>
        <w:t xml:space="preserve"> UsersBL</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43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437"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43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439"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1440" w:author="Narendra" w:date="2021-08-21T13:02:00Z">
            <w:rPr>
              <w:rFonts w:ascii="inherit" w:eastAsia="Times New Roman" w:hAnsi="inherit" w:cs="Consolas"/>
              <w:color w:val="CFD5E0"/>
              <w:sz w:val="25"/>
            </w:rPr>
          </w:rPrChange>
        </w:rPr>
        <w:t xml:space="preserve"> List</w:t>
      </w:r>
      <w:r w:rsidRPr="008C6831">
        <w:rPr>
          <w:rFonts w:ascii="Maiandra GD" w:eastAsia="Times New Roman" w:hAnsi="Maiandra GD" w:cs="Consolas"/>
          <w:b/>
          <w:bCs/>
          <w:color w:val="6B7C8B"/>
          <w:sz w:val="24"/>
          <w:szCs w:val="24"/>
          <w:rPrChange w:id="1441" w:author="Narendra" w:date="2021-08-21T13:02:00Z">
            <w:rPr>
              <w:rFonts w:ascii="inherit" w:eastAsia="Times New Roman" w:hAnsi="inherit" w:cs="Consolas"/>
              <w:b/>
              <w:bCs/>
              <w:color w:val="6B7C8B"/>
              <w:sz w:val="25"/>
            </w:rPr>
          </w:rPrChange>
        </w:rPr>
        <w:t>&lt;</w:t>
      </w:r>
      <w:r w:rsidRPr="008C6831">
        <w:rPr>
          <w:rFonts w:ascii="Maiandra GD" w:eastAsia="Times New Roman" w:hAnsi="Maiandra GD" w:cs="Consolas"/>
          <w:color w:val="CFD5E0"/>
          <w:sz w:val="24"/>
          <w:szCs w:val="24"/>
          <w:rPrChange w:id="1442" w:author="Narendra" w:date="2021-08-21T13:02:00Z">
            <w:rPr>
              <w:rFonts w:ascii="inherit" w:eastAsia="Times New Roman" w:hAnsi="inherit" w:cs="Consolas"/>
              <w:color w:val="CFD5E0"/>
              <w:sz w:val="25"/>
            </w:rPr>
          </w:rPrChange>
        </w:rPr>
        <w:t>User</w:t>
      </w:r>
      <w:r w:rsidRPr="008C6831">
        <w:rPr>
          <w:rFonts w:ascii="Maiandra GD" w:eastAsia="Times New Roman" w:hAnsi="Maiandra GD" w:cs="Consolas"/>
          <w:b/>
          <w:bCs/>
          <w:color w:val="6B7C8B"/>
          <w:sz w:val="24"/>
          <w:szCs w:val="24"/>
          <w:rPrChange w:id="1443" w:author="Narendra" w:date="2021-08-21T13:02:00Z">
            <w:rPr>
              <w:rFonts w:ascii="inherit" w:eastAsia="Times New Roman" w:hAnsi="inherit" w:cs="Consolas"/>
              <w:b/>
              <w:bCs/>
              <w:color w:val="6B7C8B"/>
              <w:sz w:val="25"/>
            </w:rPr>
          </w:rPrChange>
        </w:rPr>
        <w:t>&gt;</w:t>
      </w:r>
      <w:r w:rsidRPr="008C6831">
        <w:rPr>
          <w:rFonts w:ascii="Maiandra GD" w:eastAsia="Times New Roman" w:hAnsi="Maiandra GD" w:cs="Consolas"/>
          <w:color w:val="CFD5E0"/>
          <w:sz w:val="24"/>
          <w:szCs w:val="24"/>
          <w:rPrChange w:id="1444"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1445" w:author="Narendra" w:date="2021-08-21T13:02:00Z">
            <w:rPr>
              <w:rFonts w:ascii="inherit" w:eastAsia="Times New Roman" w:hAnsi="inherit" w:cs="Consolas"/>
              <w:color w:val="4284AE"/>
              <w:sz w:val="25"/>
            </w:rPr>
          </w:rPrChange>
        </w:rPr>
        <w:t>GetUsers</w:t>
      </w:r>
      <w:r w:rsidRPr="008C6831">
        <w:rPr>
          <w:rFonts w:ascii="Maiandra GD" w:eastAsia="Times New Roman" w:hAnsi="Maiandra GD" w:cs="Consolas"/>
          <w:b/>
          <w:bCs/>
          <w:color w:val="6B7C8B"/>
          <w:sz w:val="24"/>
          <w:szCs w:val="24"/>
          <w:rPrChange w:id="1446"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44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448"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44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1450" w:author="Narendra" w:date="2021-08-21T13:02:00Z">
            <w:rPr>
              <w:rFonts w:ascii="inherit" w:eastAsia="Times New Roman" w:hAnsi="inherit" w:cs="Consolas"/>
              <w:color w:val="6B7C8B"/>
              <w:sz w:val="25"/>
            </w:rPr>
          </w:rPrChange>
        </w:rPr>
        <w:t>// In Realtime you need to get the data from any persistent storage</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45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1452" w:author="Narendra" w:date="2021-08-21T13:02:00Z">
            <w:rPr>
              <w:rFonts w:ascii="inherit" w:eastAsia="Times New Roman" w:hAnsi="inherit" w:cs="Consolas"/>
              <w:color w:val="6B7C8B"/>
              <w:sz w:val="25"/>
            </w:rPr>
          </w:rPrChange>
        </w:rPr>
        <w:t>// For Simplicity of this demo and to keep focus on Basic Authentication</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45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1454" w:author="Narendra" w:date="2021-08-21T13:02:00Z">
            <w:rPr>
              <w:rFonts w:ascii="inherit" w:eastAsia="Times New Roman" w:hAnsi="inherit" w:cs="Consolas"/>
              <w:color w:val="6B7C8B"/>
              <w:sz w:val="25"/>
            </w:rPr>
          </w:rPrChange>
        </w:rPr>
        <w:lastRenderedPageBreak/>
        <w:t>// Here we are hardcoded the data</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45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456" w:author="Narendra" w:date="2021-08-21T13:02:00Z">
            <w:rPr>
              <w:rFonts w:ascii="inherit" w:eastAsia="Times New Roman" w:hAnsi="inherit" w:cs="Consolas"/>
              <w:color w:val="CFD5E0"/>
              <w:sz w:val="25"/>
            </w:rPr>
          </w:rPrChange>
        </w:rPr>
        <w:t>List</w:t>
      </w:r>
      <w:r w:rsidRPr="008C6831">
        <w:rPr>
          <w:rFonts w:ascii="Maiandra GD" w:eastAsia="Times New Roman" w:hAnsi="Maiandra GD" w:cs="Consolas"/>
          <w:b/>
          <w:bCs/>
          <w:color w:val="6B7C8B"/>
          <w:sz w:val="24"/>
          <w:szCs w:val="24"/>
          <w:rPrChange w:id="1457" w:author="Narendra" w:date="2021-08-21T13:02:00Z">
            <w:rPr>
              <w:rFonts w:ascii="inherit" w:eastAsia="Times New Roman" w:hAnsi="inherit" w:cs="Consolas"/>
              <w:b/>
              <w:bCs/>
              <w:color w:val="6B7C8B"/>
              <w:sz w:val="25"/>
            </w:rPr>
          </w:rPrChange>
        </w:rPr>
        <w:t>&lt;</w:t>
      </w:r>
      <w:r w:rsidRPr="008C6831">
        <w:rPr>
          <w:rFonts w:ascii="Maiandra GD" w:eastAsia="Times New Roman" w:hAnsi="Maiandra GD" w:cs="Consolas"/>
          <w:color w:val="CFD5E0"/>
          <w:sz w:val="24"/>
          <w:szCs w:val="24"/>
          <w:rPrChange w:id="1458" w:author="Narendra" w:date="2021-08-21T13:02:00Z">
            <w:rPr>
              <w:rFonts w:ascii="inherit" w:eastAsia="Times New Roman" w:hAnsi="inherit" w:cs="Consolas"/>
              <w:color w:val="CFD5E0"/>
              <w:sz w:val="25"/>
            </w:rPr>
          </w:rPrChange>
        </w:rPr>
        <w:t>User</w:t>
      </w:r>
      <w:r w:rsidRPr="008C6831">
        <w:rPr>
          <w:rFonts w:ascii="Maiandra GD" w:eastAsia="Times New Roman" w:hAnsi="Maiandra GD" w:cs="Consolas"/>
          <w:b/>
          <w:bCs/>
          <w:color w:val="6B7C8B"/>
          <w:sz w:val="24"/>
          <w:szCs w:val="24"/>
          <w:rPrChange w:id="1459" w:author="Narendra" w:date="2021-08-21T13:02:00Z">
            <w:rPr>
              <w:rFonts w:ascii="inherit" w:eastAsia="Times New Roman" w:hAnsi="inherit" w:cs="Consolas"/>
              <w:b/>
              <w:bCs/>
              <w:color w:val="6B7C8B"/>
              <w:sz w:val="25"/>
            </w:rPr>
          </w:rPrChange>
        </w:rPr>
        <w:t>&gt;</w:t>
      </w:r>
      <w:r w:rsidRPr="008C6831">
        <w:rPr>
          <w:rFonts w:ascii="Maiandra GD" w:eastAsia="Times New Roman" w:hAnsi="Maiandra GD" w:cs="Consolas"/>
          <w:color w:val="CFD5E0"/>
          <w:sz w:val="24"/>
          <w:szCs w:val="24"/>
          <w:rPrChange w:id="1460" w:author="Narendra" w:date="2021-08-21T13:02:00Z">
            <w:rPr>
              <w:rFonts w:ascii="inherit" w:eastAsia="Times New Roman" w:hAnsi="inherit" w:cs="Consolas"/>
              <w:color w:val="CFD5E0"/>
              <w:sz w:val="25"/>
            </w:rPr>
          </w:rPrChange>
        </w:rPr>
        <w:t xml:space="preserve"> userList = </w:t>
      </w:r>
      <w:r w:rsidRPr="008C6831">
        <w:rPr>
          <w:rFonts w:ascii="Maiandra GD" w:eastAsia="Times New Roman" w:hAnsi="Maiandra GD" w:cs="Consolas"/>
          <w:color w:val="4284AE"/>
          <w:sz w:val="24"/>
          <w:szCs w:val="24"/>
          <w:rPrChange w:id="1461"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1462" w:author="Narendra" w:date="2021-08-21T13:02:00Z">
            <w:rPr>
              <w:rFonts w:ascii="inherit" w:eastAsia="Times New Roman" w:hAnsi="inherit" w:cs="Consolas"/>
              <w:color w:val="CFD5E0"/>
              <w:sz w:val="25"/>
            </w:rPr>
          </w:rPrChange>
        </w:rPr>
        <w:t xml:space="preserve"> List</w:t>
      </w:r>
      <w:r w:rsidRPr="008C6831">
        <w:rPr>
          <w:rFonts w:ascii="Maiandra GD" w:eastAsia="Times New Roman" w:hAnsi="Maiandra GD" w:cs="Consolas"/>
          <w:b/>
          <w:bCs/>
          <w:color w:val="6B7C8B"/>
          <w:sz w:val="24"/>
          <w:szCs w:val="24"/>
          <w:rPrChange w:id="1463" w:author="Narendra" w:date="2021-08-21T13:02:00Z">
            <w:rPr>
              <w:rFonts w:ascii="inherit" w:eastAsia="Times New Roman" w:hAnsi="inherit" w:cs="Consolas"/>
              <w:b/>
              <w:bCs/>
              <w:color w:val="6B7C8B"/>
              <w:sz w:val="25"/>
            </w:rPr>
          </w:rPrChange>
        </w:rPr>
        <w:t>&lt;</w:t>
      </w:r>
      <w:r w:rsidRPr="008C6831">
        <w:rPr>
          <w:rFonts w:ascii="Maiandra GD" w:eastAsia="Times New Roman" w:hAnsi="Maiandra GD" w:cs="Consolas"/>
          <w:color w:val="CFD5E0"/>
          <w:sz w:val="24"/>
          <w:szCs w:val="24"/>
          <w:rPrChange w:id="1464" w:author="Narendra" w:date="2021-08-21T13:02:00Z">
            <w:rPr>
              <w:rFonts w:ascii="inherit" w:eastAsia="Times New Roman" w:hAnsi="inherit" w:cs="Consolas"/>
              <w:color w:val="CFD5E0"/>
              <w:sz w:val="25"/>
            </w:rPr>
          </w:rPrChange>
        </w:rPr>
        <w:t>User</w:t>
      </w:r>
      <w:r w:rsidRPr="008C6831">
        <w:rPr>
          <w:rFonts w:ascii="Maiandra GD" w:eastAsia="Times New Roman" w:hAnsi="Maiandra GD" w:cs="Consolas"/>
          <w:b/>
          <w:bCs/>
          <w:color w:val="6B7C8B"/>
          <w:sz w:val="24"/>
          <w:szCs w:val="24"/>
          <w:rPrChange w:id="1465" w:author="Narendra" w:date="2021-08-21T13:02:00Z">
            <w:rPr>
              <w:rFonts w:ascii="inherit" w:eastAsia="Times New Roman" w:hAnsi="inherit" w:cs="Consolas"/>
              <w:b/>
              <w:bCs/>
              <w:color w:val="6B7C8B"/>
              <w:sz w:val="25"/>
            </w:rPr>
          </w:rPrChange>
        </w:rPr>
        <w:t>&gt;()</w:t>
      </w:r>
      <w:r w:rsidRPr="008C6831">
        <w:rPr>
          <w:rFonts w:ascii="Maiandra GD" w:eastAsia="Times New Roman" w:hAnsi="Maiandra GD" w:cs="Consolas"/>
          <w:color w:val="CFD5E0"/>
          <w:sz w:val="24"/>
          <w:szCs w:val="24"/>
          <w:rPrChange w:id="1466"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46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468" w:author="Narendra" w:date="2021-08-21T13:02:00Z">
            <w:rPr>
              <w:rFonts w:ascii="inherit" w:eastAsia="Times New Roman" w:hAnsi="inherit" w:cs="Consolas"/>
              <w:color w:val="CFD5E0"/>
              <w:sz w:val="25"/>
            </w:rPr>
          </w:rPrChange>
        </w:rPr>
        <w:t>userList.</w:t>
      </w:r>
      <w:r w:rsidRPr="008C6831">
        <w:rPr>
          <w:rFonts w:ascii="Maiandra GD" w:eastAsia="Times New Roman" w:hAnsi="Maiandra GD" w:cs="Consolas"/>
          <w:color w:val="4284AE"/>
          <w:sz w:val="24"/>
          <w:szCs w:val="24"/>
          <w:rPrChange w:id="1469" w:author="Narendra" w:date="2021-08-21T13:02:00Z">
            <w:rPr>
              <w:rFonts w:ascii="inherit" w:eastAsia="Times New Roman" w:hAnsi="inherit" w:cs="Consolas"/>
              <w:color w:val="4284AE"/>
              <w:sz w:val="25"/>
            </w:rPr>
          </w:rPrChange>
        </w:rPr>
        <w:t>Add</w:t>
      </w:r>
      <w:r w:rsidRPr="008C6831">
        <w:rPr>
          <w:rFonts w:ascii="Maiandra GD" w:eastAsia="Times New Roman" w:hAnsi="Maiandra GD" w:cs="Consolas"/>
          <w:b/>
          <w:bCs/>
          <w:color w:val="6B7C8B"/>
          <w:sz w:val="24"/>
          <w:szCs w:val="24"/>
          <w:rPrChange w:id="1470"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4284AE"/>
          <w:sz w:val="24"/>
          <w:szCs w:val="24"/>
          <w:rPrChange w:id="1471"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1472"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1473" w:author="Narendra" w:date="2021-08-21T13:02:00Z">
            <w:rPr>
              <w:rFonts w:ascii="inherit" w:eastAsia="Times New Roman" w:hAnsi="inherit" w:cs="Consolas"/>
              <w:color w:val="4284AE"/>
              <w:sz w:val="25"/>
            </w:rPr>
          </w:rPrChange>
        </w:rPr>
        <w:t>User</w:t>
      </w:r>
      <w:r w:rsidRPr="008C6831">
        <w:rPr>
          <w:rFonts w:ascii="Maiandra GD" w:eastAsia="Times New Roman" w:hAnsi="Maiandra GD" w:cs="Consolas"/>
          <w:b/>
          <w:bCs/>
          <w:color w:val="6B7C8B"/>
          <w:sz w:val="24"/>
          <w:szCs w:val="24"/>
          <w:rPrChange w:id="1474"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47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476"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47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478" w:author="Narendra" w:date="2021-08-21T13:02:00Z">
            <w:rPr>
              <w:rFonts w:ascii="inherit" w:eastAsia="Times New Roman" w:hAnsi="inherit" w:cs="Consolas"/>
              <w:color w:val="CFD5E0"/>
              <w:sz w:val="25"/>
            </w:rPr>
          </w:rPrChange>
        </w:rPr>
        <w:t xml:space="preserve">ID = </w:t>
      </w:r>
      <w:r w:rsidRPr="008C6831">
        <w:rPr>
          <w:rFonts w:ascii="Maiandra GD" w:eastAsia="Times New Roman" w:hAnsi="Maiandra GD" w:cs="Consolas"/>
          <w:color w:val="D19A66"/>
          <w:sz w:val="24"/>
          <w:szCs w:val="24"/>
          <w:rPrChange w:id="1479" w:author="Narendra" w:date="2021-08-21T13:02:00Z">
            <w:rPr>
              <w:rFonts w:ascii="inherit" w:eastAsia="Times New Roman" w:hAnsi="inherit" w:cs="Consolas"/>
              <w:color w:val="D19A66"/>
              <w:sz w:val="25"/>
            </w:rPr>
          </w:rPrChange>
        </w:rPr>
        <w:t>101</w:t>
      </w:r>
      <w:r w:rsidRPr="008C6831">
        <w:rPr>
          <w:rFonts w:ascii="Maiandra GD" w:eastAsia="Times New Roman" w:hAnsi="Maiandra GD" w:cs="Consolas"/>
          <w:color w:val="CFD5E0"/>
          <w:sz w:val="24"/>
          <w:szCs w:val="24"/>
          <w:rPrChange w:id="1480"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48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482" w:author="Narendra" w:date="2021-08-21T13:02:00Z">
            <w:rPr>
              <w:rFonts w:ascii="inherit" w:eastAsia="Times New Roman" w:hAnsi="inherit" w:cs="Consolas"/>
              <w:color w:val="CFD5E0"/>
              <w:sz w:val="25"/>
            </w:rPr>
          </w:rPrChange>
        </w:rPr>
        <w:t xml:space="preserve">UserName = </w:t>
      </w:r>
      <w:r w:rsidRPr="008C6831">
        <w:rPr>
          <w:rFonts w:ascii="Maiandra GD" w:eastAsia="Times New Roman" w:hAnsi="Maiandra GD" w:cs="Consolas"/>
          <w:color w:val="7CC379"/>
          <w:sz w:val="24"/>
          <w:szCs w:val="24"/>
          <w:rPrChange w:id="1483" w:author="Narendra" w:date="2021-08-21T13:02:00Z">
            <w:rPr>
              <w:rFonts w:ascii="inherit" w:eastAsia="Times New Roman" w:hAnsi="inherit" w:cs="Consolas"/>
              <w:color w:val="7CC379"/>
              <w:sz w:val="25"/>
            </w:rPr>
          </w:rPrChange>
        </w:rPr>
        <w:t>"AdminUser"</w:t>
      </w:r>
      <w:r w:rsidRPr="008C6831">
        <w:rPr>
          <w:rFonts w:ascii="Maiandra GD" w:eastAsia="Times New Roman" w:hAnsi="Maiandra GD" w:cs="Consolas"/>
          <w:color w:val="CFD5E0"/>
          <w:sz w:val="24"/>
          <w:szCs w:val="24"/>
          <w:rPrChange w:id="1484"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48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486" w:author="Narendra" w:date="2021-08-21T13:02:00Z">
            <w:rPr>
              <w:rFonts w:ascii="inherit" w:eastAsia="Times New Roman" w:hAnsi="inherit" w:cs="Consolas"/>
              <w:color w:val="CFD5E0"/>
              <w:sz w:val="25"/>
            </w:rPr>
          </w:rPrChange>
        </w:rPr>
        <w:t xml:space="preserve">Password = </w:t>
      </w:r>
      <w:r w:rsidRPr="008C6831">
        <w:rPr>
          <w:rFonts w:ascii="Maiandra GD" w:eastAsia="Times New Roman" w:hAnsi="Maiandra GD" w:cs="Consolas"/>
          <w:color w:val="7CC379"/>
          <w:sz w:val="24"/>
          <w:szCs w:val="24"/>
          <w:rPrChange w:id="1487" w:author="Narendra" w:date="2021-08-21T13:02:00Z">
            <w:rPr>
              <w:rFonts w:ascii="inherit" w:eastAsia="Times New Roman" w:hAnsi="inherit" w:cs="Consolas"/>
              <w:color w:val="7CC379"/>
              <w:sz w:val="25"/>
            </w:rPr>
          </w:rPrChange>
        </w:rPr>
        <w:t>"123456"</w:t>
      </w:r>
      <w:r w:rsidRPr="008C6831">
        <w:rPr>
          <w:rFonts w:ascii="Maiandra GD" w:eastAsia="Times New Roman" w:hAnsi="Maiandra GD" w:cs="Consolas"/>
          <w:color w:val="CFD5E0"/>
          <w:sz w:val="24"/>
          <w:szCs w:val="24"/>
          <w:rPrChange w:id="1488"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48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490" w:author="Narendra" w:date="2021-08-21T13:02:00Z">
            <w:rPr>
              <w:rFonts w:ascii="inherit" w:eastAsia="Times New Roman" w:hAnsi="inherit" w:cs="Consolas"/>
              <w:color w:val="CFD5E0"/>
              <w:sz w:val="25"/>
            </w:rPr>
          </w:rPrChange>
        </w:rPr>
        <w:t xml:space="preserve">Roles = </w:t>
      </w:r>
      <w:r w:rsidRPr="008C6831">
        <w:rPr>
          <w:rFonts w:ascii="Maiandra GD" w:eastAsia="Times New Roman" w:hAnsi="Maiandra GD" w:cs="Consolas"/>
          <w:color w:val="7CC379"/>
          <w:sz w:val="24"/>
          <w:szCs w:val="24"/>
          <w:rPrChange w:id="1491" w:author="Narendra" w:date="2021-08-21T13:02:00Z">
            <w:rPr>
              <w:rFonts w:ascii="inherit" w:eastAsia="Times New Roman" w:hAnsi="inherit" w:cs="Consolas"/>
              <w:color w:val="7CC379"/>
              <w:sz w:val="25"/>
            </w:rPr>
          </w:rPrChange>
        </w:rPr>
        <w:t>"Admin"</w:t>
      </w:r>
      <w:r w:rsidRPr="008C6831">
        <w:rPr>
          <w:rFonts w:ascii="Maiandra GD" w:eastAsia="Times New Roman" w:hAnsi="Maiandra GD" w:cs="Consolas"/>
          <w:color w:val="CFD5E0"/>
          <w:sz w:val="24"/>
          <w:szCs w:val="24"/>
          <w:rPrChange w:id="1492"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49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494" w:author="Narendra" w:date="2021-08-21T13:02:00Z">
            <w:rPr>
              <w:rFonts w:ascii="inherit" w:eastAsia="Times New Roman" w:hAnsi="inherit" w:cs="Consolas"/>
              <w:color w:val="CFD5E0"/>
              <w:sz w:val="25"/>
            </w:rPr>
          </w:rPrChange>
        </w:rPr>
        <w:t xml:space="preserve">Email = </w:t>
      </w:r>
      <w:r w:rsidRPr="008C6831">
        <w:rPr>
          <w:rFonts w:ascii="Maiandra GD" w:eastAsia="Times New Roman" w:hAnsi="Maiandra GD" w:cs="Consolas"/>
          <w:color w:val="7CC379"/>
          <w:sz w:val="24"/>
          <w:szCs w:val="24"/>
          <w:rPrChange w:id="1495" w:author="Narendra" w:date="2021-08-21T13:02:00Z">
            <w:rPr>
              <w:rFonts w:ascii="inherit" w:eastAsia="Times New Roman" w:hAnsi="inherit" w:cs="Consolas"/>
              <w:color w:val="7CC379"/>
              <w:sz w:val="25"/>
            </w:rPr>
          </w:rPrChange>
        </w:rPr>
        <w:t>"Admin@a.com"</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49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49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498"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49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500" w:author="Narendra" w:date="2021-08-21T13:02:00Z">
            <w:rPr>
              <w:rFonts w:ascii="inherit" w:eastAsia="Times New Roman" w:hAnsi="inherit" w:cs="Consolas"/>
              <w:color w:val="CFD5E0"/>
              <w:sz w:val="25"/>
            </w:rPr>
          </w:rPrChange>
        </w:rPr>
        <w:t>userList.</w:t>
      </w:r>
      <w:r w:rsidRPr="008C6831">
        <w:rPr>
          <w:rFonts w:ascii="Maiandra GD" w:eastAsia="Times New Roman" w:hAnsi="Maiandra GD" w:cs="Consolas"/>
          <w:color w:val="4284AE"/>
          <w:sz w:val="24"/>
          <w:szCs w:val="24"/>
          <w:rPrChange w:id="1501" w:author="Narendra" w:date="2021-08-21T13:02:00Z">
            <w:rPr>
              <w:rFonts w:ascii="inherit" w:eastAsia="Times New Roman" w:hAnsi="inherit" w:cs="Consolas"/>
              <w:color w:val="4284AE"/>
              <w:sz w:val="25"/>
            </w:rPr>
          </w:rPrChange>
        </w:rPr>
        <w:t>Add</w:t>
      </w:r>
      <w:r w:rsidRPr="008C6831">
        <w:rPr>
          <w:rFonts w:ascii="Maiandra GD" w:eastAsia="Times New Roman" w:hAnsi="Maiandra GD" w:cs="Consolas"/>
          <w:b/>
          <w:bCs/>
          <w:color w:val="6B7C8B"/>
          <w:sz w:val="24"/>
          <w:szCs w:val="24"/>
          <w:rPrChange w:id="150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4284AE"/>
          <w:sz w:val="24"/>
          <w:szCs w:val="24"/>
          <w:rPrChange w:id="1503"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1504"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1505" w:author="Narendra" w:date="2021-08-21T13:02:00Z">
            <w:rPr>
              <w:rFonts w:ascii="inherit" w:eastAsia="Times New Roman" w:hAnsi="inherit" w:cs="Consolas"/>
              <w:color w:val="4284AE"/>
              <w:sz w:val="25"/>
            </w:rPr>
          </w:rPrChange>
        </w:rPr>
        <w:t>User</w:t>
      </w:r>
      <w:r w:rsidRPr="008C6831">
        <w:rPr>
          <w:rFonts w:ascii="Maiandra GD" w:eastAsia="Times New Roman" w:hAnsi="Maiandra GD" w:cs="Consolas"/>
          <w:b/>
          <w:bCs/>
          <w:color w:val="6B7C8B"/>
          <w:sz w:val="24"/>
          <w:szCs w:val="24"/>
          <w:rPrChange w:id="1506"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50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508"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50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510" w:author="Narendra" w:date="2021-08-21T13:02:00Z">
            <w:rPr>
              <w:rFonts w:ascii="inherit" w:eastAsia="Times New Roman" w:hAnsi="inherit" w:cs="Consolas"/>
              <w:color w:val="CFD5E0"/>
              <w:sz w:val="25"/>
            </w:rPr>
          </w:rPrChange>
        </w:rPr>
        <w:t xml:space="preserve">ID = </w:t>
      </w:r>
      <w:r w:rsidRPr="008C6831">
        <w:rPr>
          <w:rFonts w:ascii="Maiandra GD" w:eastAsia="Times New Roman" w:hAnsi="Maiandra GD" w:cs="Consolas"/>
          <w:color w:val="D19A66"/>
          <w:sz w:val="24"/>
          <w:szCs w:val="24"/>
          <w:rPrChange w:id="1511" w:author="Narendra" w:date="2021-08-21T13:02:00Z">
            <w:rPr>
              <w:rFonts w:ascii="inherit" w:eastAsia="Times New Roman" w:hAnsi="inherit" w:cs="Consolas"/>
              <w:color w:val="D19A66"/>
              <w:sz w:val="25"/>
            </w:rPr>
          </w:rPrChange>
        </w:rPr>
        <w:t>102</w:t>
      </w:r>
      <w:r w:rsidRPr="008C6831">
        <w:rPr>
          <w:rFonts w:ascii="Maiandra GD" w:eastAsia="Times New Roman" w:hAnsi="Maiandra GD" w:cs="Consolas"/>
          <w:color w:val="CFD5E0"/>
          <w:sz w:val="24"/>
          <w:szCs w:val="24"/>
          <w:rPrChange w:id="1512"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51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514" w:author="Narendra" w:date="2021-08-21T13:02:00Z">
            <w:rPr>
              <w:rFonts w:ascii="inherit" w:eastAsia="Times New Roman" w:hAnsi="inherit" w:cs="Consolas"/>
              <w:color w:val="CFD5E0"/>
              <w:sz w:val="25"/>
            </w:rPr>
          </w:rPrChange>
        </w:rPr>
        <w:t xml:space="preserve">UserName = </w:t>
      </w:r>
      <w:r w:rsidRPr="008C6831">
        <w:rPr>
          <w:rFonts w:ascii="Maiandra GD" w:eastAsia="Times New Roman" w:hAnsi="Maiandra GD" w:cs="Consolas"/>
          <w:color w:val="7CC379"/>
          <w:sz w:val="24"/>
          <w:szCs w:val="24"/>
          <w:rPrChange w:id="1515" w:author="Narendra" w:date="2021-08-21T13:02:00Z">
            <w:rPr>
              <w:rFonts w:ascii="inherit" w:eastAsia="Times New Roman" w:hAnsi="inherit" w:cs="Consolas"/>
              <w:color w:val="7CC379"/>
              <w:sz w:val="25"/>
            </w:rPr>
          </w:rPrChange>
        </w:rPr>
        <w:t>"BothUser"</w:t>
      </w:r>
      <w:r w:rsidRPr="008C6831">
        <w:rPr>
          <w:rFonts w:ascii="Maiandra GD" w:eastAsia="Times New Roman" w:hAnsi="Maiandra GD" w:cs="Consolas"/>
          <w:color w:val="CFD5E0"/>
          <w:sz w:val="24"/>
          <w:szCs w:val="24"/>
          <w:rPrChange w:id="1516"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51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518" w:author="Narendra" w:date="2021-08-21T13:02:00Z">
            <w:rPr>
              <w:rFonts w:ascii="inherit" w:eastAsia="Times New Roman" w:hAnsi="inherit" w:cs="Consolas"/>
              <w:color w:val="CFD5E0"/>
              <w:sz w:val="25"/>
            </w:rPr>
          </w:rPrChange>
        </w:rPr>
        <w:t xml:space="preserve">Password = </w:t>
      </w:r>
      <w:r w:rsidRPr="008C6831">
        <w:rPr>
          <w:rFonts w:ascii="Maiandra GD" w:eastAsia="Times New Roman" w:hAnsi="Maiandra GD" w:cs="Consolas"/>
          <w:color w:val="7CC379"/>
          <w:sz w:val="24"/>
          <w:szCs w:val="24"/>
          <w:rPrChange w:id="1519" w:author="Narendra" w:date="2021-08-21T13:02:00Z">
            <w:rPr>
              <w:rFonts w:ascii="inherit" w:eastAsia="Times New Roman" w:hAnsi="inherit" w:cs="Consolas"/>
              <w:color w:val="7CC379"/>
              <w:sz w:val="25"/>
            </w:rPr>
          </w:rPrChange>
        </w:rPr>
        <w:t>"abcdef"</w:t>
      </w:r>
      <w:r w:rsidRPr="008C6831">
        <w:rPr>
          <w:rFonts w:ascii="Maiandra GD" w:eastAsia="Times New Roman" w:hAnsi="Maiandra GD" w:cs="Consolas"/>
          <w:color w:val="CFD5E0"/>
          <w:sz w:val="24"/>
          <w:szCs w:val="24"/>
          <w:rPrChange w:id="1520"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52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522" w:author="Narendra" w:date="2021-08-21T13:02:00Z">
            <w:rPr>
              <w:rFonts w:ascii="inherit" w:eastAsia="Times New Roman" w:hAnsi="inherit" w:cs="Consolas"/>
              <w:color w:val="CFD5E0"/>
              <w:sz w:val="25"/>
            </w:rPr>
          </w:rPrChange>
        </w:rPr>
        <w:t xml:space="preserve">Roles = </w:t>
      </w:r>
      <w:r w:rsidRPr="008C6831">
        <w:rPr>
          <w:rFonts w:ascii="Maiandra GD" w:eastAsia="Times New Roman" w:hAnsi="Maiandra GD" w:cs="Consolas"/>
          <w:color w:val="7CC379"/>
          <w:sz w:val="24"/>
          <w:szCs w:val="24"/>
          <w:rPrChange w:id="1523" w:author="Narendra" w:date="2021-08-21T13:02:00Z">
            <w:rPr>
              <w:rFonts w:ascii="inherit" w:eastAsia="Times New Roman" w:hAnsi="inherit" w:cs="Consolas"/>
              <w:color w:val="7CC379"/>
              <w:sz w:val="25"/>
            </w:rPr>
          </w:rPrChange>
        </w:rPr>
        <w:t>"Admin,Superadmin"</w:t>
      </w:r>
      <w:r w:rsidRPr="008C6831">
        <w:rPr>
          <w:rFonts w:ascii="Maiandra GD" w:eastAsia="Times New Roman" w:hAnsi="Maiandra GD" w:cs="Consolas"/>
          <w:color w:val="CFD5E0"/>
          <w:sz w:val="24"/>
          <w:szCs w:val="24"/>
          <w:rPrChange w:id="1524"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52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526" w:author="Narendra" w:date="2021-08-21T13:02:00Z">
            <w:rPr>
              <w:rFonts w:ascii="inherit" w:eastAsia="Times New Roman" w:hAnsi="inherit" w:cs="Consolas"/>
              <w:color w:val="CFD5E0"/>
              <w:sz w:val="25"/>
            </w:rPr>
          </w:rPrChange>
        </w:rPr>
        <w:t xml:space="preserve">Email = </w:t>
      </w:r>
      <w:r w:rsidRPr="008C6831">
        <w:rPr>
          <w:rFonts w:ascii="Maiandra GD" w:eastAsia="Times New Roman" w:hAnsi="Maiandra GD" w:cs="Consolas"/>
          <w:color w:val="7CC379"/>
          <w:sz w:val="24"/>
          <w:szCs w:val="24"/>
          <w:rPrChange w:id="1527" w:author="Narendra" w:date="2021-08-21T13:02:00Z">
            <w:rPr>
              <w:rFonts w:ascii="inherit" w:eastAsia="Times New Roman" w:hAnsi="inherit" w:cs="Consolas"/>
              <w:color w:val="7CC379"/>
              <w:sz w:val="25"/>
            </w:rPr>
          </w:rPrChange>
        </w:rPr>
        <w:t>"BothUser@a.com"</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52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52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530"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53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532" w:author="Narendra" w:date="2021-08-21T13:02:00Z">
            <w:rPr>
              <w:rFonts w:ascii="inherit" w:eastAsia="Times New Roman" w:hAnsi="inherit" w:cs="Consolas"/>
              <w:color w:val="CFD5E0"/>
              <w:sz w:val="25"/>
            </w:rPr>
          </w:rPrChange>
        </w:rPr>
        <w:t>userList.</w:t>
      </w:r>
      <w:r w:rsidRPr="008C6831">
        <w:rPr>
          <w:rFonts w:ascii="Maiandra GD" w:eastAsia="Times New Roman" w:hAnsi="Maiandra GD" w:cs="Consolas"/>
          <w:color w:val="4284AE"/>
          <w:sz w:val="24"/>
          <w:szCs w:val="24"/>
          <w:rPrChange w:id="1533" w:author="Narendra" w:date="2021-08-21T13:02:00Z">
            <w:rPr>
              <w:rFonts w:ascii="inherit" w:eastAsia="Times New Roman" w:hAnsi="inherit" w:cs="Consolas"/>
              <w:color w:val="4284AE"/>
              <w:sz w:val="25"/>
            </w:rPr>
          </w:rPrChange>
        </w:rPr>
        <w:t>Add</w:t>
      </w:r>
      <w:r w:rsidRPr="008C6831">
        <w:rPr>
          <w:rFonts w:ascii="Maiandra GD" w:eastAsia="Times New Roman" w:hAnsi="Maiandra GD" w:cs="Consolas"/>
          <w:b/>
          <w:bCs/>
          <w:color w:val="6B7C8B"/>
          <w:sz w:val="24"/>
          <w:szCs w:val="24"/>
          <w:rPrChange w:id="1534"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4284AE"/>
          <w:sz w:val="24"/>
          <w:szCs w:val="24"/>
          <w:rPrChange w:id="1535"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1536"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1537" w:author="Narendra" w:date="2021-08-21T13:02:00Z">
            <w:rPr>
              <w:rFonts w:ascii="inherit" w:eastAsia="Times New Roman" w:hAnsi="inherit" w:cs="Consolas"/>
              <w:color w:val="4284AE"/>
              <w:sz w:val="25"/>
            </w:rPr>
          </w:rPrChange>
        </w:rPr>
        <w:t>User</w:t>
      </w:r>
      <w:r w:rsidRPr="008C6831">
        <w:rPr>
          <w:rFonts w:ascii="Maiandra GD" w:eastAsia="Times New Roman" w:hAnsi="Maiandra GD" w:cs="Consolas"/>
          <w:b/>
          <w:bCs/>
          <w:color w:val="6B7C8B"/>
          <w:sz w:val="24"/>
          <w:szCs w:val="24"/>
          <w:rPrChange w:id="1538"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53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540"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54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542" w:author="Narendra" w:date="2021-08-21T13:02:00Z">
            <w:rPr>
              <w:rFonts w:ascii="inherit" w:eastAsia="Times New Roman" w:hAnsi="inherit" w:cs="Consolas"/>
              <w:color w:val="CFD5E0"/>
              <w:sz w:val="25"/>
            </w:rPr>
          </w:rPrChange>
        </w:rPr>
        <w:t xml:space="preserve">ID = </w:t>
      </w:r>
      <w:r w:rsidRPr="008C6831">
        <w:rPr>
          <w:rFonts w:ascii="Maiandra GD" w:eastAsia="Times New Roman" w:hAnsi="Maiandra GD" w:cs="Consolas"/>
          <w:color w:val="D19A66"/>
          <w:sz w:val="24"/>
          <w:szCs w:val="24"/>
          <w:rPrChange w:id="1543" w:author="Narendra" w:date="2021-08-21T13:02:00Z">
            <w:rPr>
              <w:rFonts w:ascii="inherit" w:eastAsia="Times New Roman" w:hAnsi="inherit" w:cs="Consolas"/>
              <w:color w:val="D19A66"/>
              <w:sz w:val="25"/>
            </w:rPr>
          </w:rPrChange>
        </w:rPr>
        <w:t>103</w:t>
      </w:r>
      <w:r w:rsidRPr="008C6831">
        <w:rPr>
          <w:rFonts w:ascii="Maiandra GD" w:eastAsia="Times New Roman" w:hAnsi="Maiandra GD" w:cs="Consolas"/>
          <w:color w:val="CFD5E0"/>
          <w:sz w:val="24"/>
          <w:szCs w:val="24"/>
          <w:rPrChange w:id="1544"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54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546" w:author="Narendra" w:date="2021-08-21T13:02:00Z">
            <w:rPr>
              <w:rFonts w:ascii="inherit" w:eastAsia="Times New Roman" w:hAnsi="inherit" w:cs="Consolas"/>
              <w:color w:val="CFD5E0"/>
              <w:sz w:val="25"/>
            </w:rPr>
          </w:rPrChange>
        </w:rPr>
        <w:t xml:space="preserve">UserName = </w:t>
      </w:r>
      <w:r w:rsidRPr="008C6831">
        <w:rPr>
          <w:rFonts w:ascii="Maiandra GD" w:eastAsia="Times New Roman" w:hAnsi="Maiandra GD" w:cs="Consolas"/>
          <w:color w:val="7CC379"/>
          <w:sz w:val="24"/>
          <w:szCs w:val="24"/>
          <w:rPrChange w:id="1547" w:author="Narendra" w:date="2021-08-21T13:02:00Z">
            <w:rPr>
              <w:rFonts w:ascii="inherit" w:eastAsia="Times New Roman" w:hAnsi="inherit" w:cs="Consolas"/>
              <w:color w:val="7CC379"/>
              <w:sz w:val="25"/>
            </w:rPr>
          </w:rPrChange>
        </w:rPr>
        <w:t>"SuperadminUser"</w:t>
      </w:r>
      <w:r w:rsidRPr="008C6831">
        <w:rPr>
          <w:rFonts w:ascii="Maiandra GD" w:eastAsia="Times New Roman" w:hAnsi="Maiandra GD" w:cs="Consolas"/>
          <w:color w:val="CFD5E0"/>
          <w:sz w:val="24"/>
          <w:szCs w:val="24"/>
          <w:rPrChange w:id="1548"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54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550" w:author="Narendra" w:date="2021-08-21T13:02:00Z">
            <w:rPr>
              <w:rFonts w:ascii="inherit" w:eastAsia="Times New Roman" w:hAnsi="inherit" w:cs="Consolas"/>
              <w:color w:val="CFD5E0"/>
              <w:sz w:val="25"/>
            </w:rPr>
          </w:rPrChange>
        </w:rPr>
        <w:t xml:space="preserve">Password = </w:t>
      </w:r>
      <w:r w:rsidRPr="008C6831">
        <w:rPr>
          <w:rFonts w:ascii="Maiandra GD" w:eastAsia="Times New Roman" w:hAnsi="Maiandra GD" w:cs="Consolas"/>
          <w:color w:val="7CC379"/>
          <w:sz w:val="24"/>
          <w:szCs w:val="24"/>
          <w:rPrChange w:id="1551" w:author="Narendra" w:date="2021-08-21T13:02:00Z">
            <w:rPr>
              <w:rFonts w:ascii="inherit" w:eastAsia="Times New Roman" w:hAnsi="inherit" w:cs="Consolas"/>
              <w:color w:val="7CC379"/>
              <w:sz w:val="25"/>
            </w:rPr>
          </w:rPrChange>
        </w:rPr>
        <w:t>"Password@123"</w:t>
      </w:r>
      <w:r w:rsidRPr="008C6831">
        <w:rPr>
          <w:rFonts w:ascii="Maiandra GD" w:eastAsia="Times New Roman" w:hAnsi="Maiandra GD" w:cs="Consolas"/>
          <w:color w:val="CFD5E0"/>
          <w:sz w:val="24"/>
          <w:szCs w:val="24"/>
          <w:rPrChange w:id="1552"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55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554" w:author="Narendra" w:date="2021-08-21T13:02:00Z">
            <w:rPr>
              <w:rFonts w:ascii="inherit" w:eastAsia="Times New Roman" w:hAnsi="inherit" w:cs="Consolas"/>
              <w:color w:val="CFD5E0"/>
              <w:sz w:val="25"/>
            </w:rPr>
          </w:rPrChange>
        </w:rPr>
        <w:t xml:space="preserve">Roles = </w:t>
      </w:r>
      <w:r w:rsidRPr="008C6831">
        <w:rPr>
          <w:rFonts w:ascii="Maiandra GD" w:eastAsia="Times New Roman" w:hAnsi="Maiandra GD" w:cs="Consolas"/>
          <w:color w:val="7CC379"/>
          <w:sz w:val="24"/>
          <w:szCs w:val="24"/>
          <w:rPrChange w:id="1555" w:author="Narendra" w:date="2021-08-21T13:02:00Z">
            <w:rPr>
              <w:rFonts w:ascii="inherit" w:eastAsia="Times New Roman" w:hAnsi="inherit" w:cs="Consolas"/>
              <w:color w:val="7CC379"/>
              <w:sz w:val="25"/>
            </w:rPr>
          </w:rPrChange>
        </w:rPr>
        <w:t>"Superadmin"</w:t>
      </w:r>
      <w:r w:rsidRPr="008C6831">
        <w:rPr>
          <w:rFonts w:ascii="Maiandra GD" w:eastAsia="Times New Roman" w:hAnsi="Maiandra GD" w:cs="Consolas"/>
          <w:color w:val="CFD5E0"/>
          <w:sz w:val="24"/>
          <w:szCs w:val="24"/>
          <w:rPrChange w:id="1556"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55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558" w:author="Narendra" w:date="2021-08-21T13:02:00Z">
            <w:rPr>
              <w:rFonts w:ascii="inherit" w:eastAsia="Times New Roman" w:hAnsi="inherit" w:cs="Consolas"/>
              <w:color w:val="CFD5E0"/>
              <w:sz w:val="25"/>
            </w:rPr>
          </w:rPrChange>
        </w:rPr>
        <w:t xml:space="preserve">Email = </w:t>
      </w:r>
      <w:r w:rsidRPr="008C6831">
        <w:rPr>
          <w:rFonts w:ascii="Maiandra GD" w:eastAsia="Times New Roman" w:hAnsi="Maiandra GD" w:cs="Consolas"/>
          <w:color w:val="7CC379"/>
          <w:sz w:val="24"/>
          <w:szCs w:val="24"/>
          <w:rPrChange w:id="1559" w:author="Narendra" w:date="2021-08-21T13:02:00Z">
            <w:rPr>
              <w:rFonts w:ascii="inherit" w:eastAsia="Times New Roman" w:hAnsi="inherit" w:cs="Consolas"/>
              <w:color w:val="7CC379"/>
              <w:sz w:val="25"/>
            </w:rPr>
          </w:rPrChange>
        </w:rPr>
        <w:t>"Superadmin@a.com"</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56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56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562"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56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564" w:author="Narendra" w:date="2021-08-21T13:02:00Z">
            <w:rPr>
              <w:rFonts w:ascii="inherit" w:eastAsia="Times New Roman" w:hAnsi="inherit" w:cs="Consolas"/>
              <w:b/>
              <w:bCs/>
              <w:color w:val="D171DD"/>
              <w:sz w:val="25"/>
            </w:rPr>
          </w:rPrChange>
        </w:rPr>
        <w:t>return</w:t>
      </w:r>
      <w:r w:rsidRPr="008C6831">
        <w:rPr>
          <w:rFonts w:ascii="Maiandra GD" w:eastAsia="Times New Roman" w:hAnsi="Maiandra GD" w:cs="Consolas"/>
          <w:color w:val="CFD5E0"/>
          <w:sz w:val="24"/>
          <w:szCs w:val="24"/>
          <w:rPrChange w:id="1565" w:author="Narendra" w:date="2021-08-21T13:02:00Z">
            <w:rPr>
              <w:rFonts w:ascii="inherit" w:eastAsia="Times New Roman" w:hAnsi="inherit" w:cs="Consolas"/>
              <w:color w:val="CFD5E0"/>
              <w:sz w:val="25"/>
            </w:rPr>
          </w:rPrChange>
        </w:rPr>
        <w:t xml:space="preserve"> userList;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56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567"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56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569"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line="384" w:lineRule="atLeast"/>
        <w:textAlignment w:val="baseline"/>
        <w:rPr>
          <w:rFonts w:ascii="Maiandra GD" w:eastAsia="Times New Roman" w:hAnsi="Maiandra GD" w:cs="Consolas"/>
          <w:color w:val="596174"/>
          <w:sz w:val="24"/>
          <w:szCs w:val="24"/>
          <w:rPrChange w:id="157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571"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FFFFFF"/>
        <w:spacing w:after="0" w:line="240" w:lineRule="auto"/>
        <w:jc w:val="both"/>
        <w:textAlignment w:val="baseline"/>
        <w:outlineLvl w:val="5"/>
        <w:rPr>
          <w:rFonts w:ascii="Maiandra GD" w:eastAsia="Times New Roman" w:hAnsi="Maiandra GD" w:cs="Segoe UI"/>
          <w:color w:val="3A3A3A"/>
          <w:sz w:val="24"/>
          <w:szCs w:val="24"/>
          <w:rPrChange w:id="1572" w:author="Narendra" w:date="2021-08-21T13:02:00Z">
            <w:rPr>
              <w:rFonts w:ascii="Segoe UI" w:eastAsia="Times New Roman" w:hAnsi="Segoe UI" w:cs="Segoe UI"/>
              <w:color w:val="3A3A3A"/>
              <w:sz w:val="15"/>
              <w:szCs w:val="15"/>
            </w:rPr>
          </w:rPrChange>
        </w:rPr>
      </w:pPr>
      <w:r w:rsidRPr="008C6831">
        <w:rPr>
          <w:rFonts w:ascii="Maiandra GD" w:eastAsia="Times New Roman" w:hAnsi="Maiandra GD" w:cs="Arial"/>
          <w:b/>
          <w:bCs/>
          <w:color w:val="3A3A3A"/>
          <w:sz w:val="24"/>
          <w:szCs w:val="24"/>
          <w:rPrChange w:id="1573" w:author="Narendra" w:date="2021-08-21T13:02:00Z">
            <w:rPr>
              <w:rFonts w:ascii="Arial" w:eastAsia="Times New Roman" w:hAnsi="Arial" w:cs="Arial"/>
              <w:b/>
              <w:bCs/>
              <w:color w:val="3A3A3A"/>
              <w:sz w:val="23"/>
            </w:rPr>
          </w:rPrChange>
        </w:rPr>
        <w:t>EmployeeBL.cs</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57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575" w:author="Narendra" w:date="2021-08-21T13:02:00Z">
            <w:rPr>
              <w:rFonts w:ascii="inherit" w:eastAsia="Times New Roman" w:hAnsi="inherit" w:cs="Consolas"/>
              <w:b/>
              <w:bCs/>
              <w:color w:val="D171DD"/>
              <w:sz w:val="25"/>
            </w:rPr>
          </w:rPrChange>
        </w:rPr>
        <w:t xml:space="preserve">namespace </w:t>
      </w:r>
      <w:r w:rsidRPr="008C6831">
        <w:rPr>
          <w:rFonts w:ascii="Maiandra GD" w:eastAsia="Times New Roman" w:hAnsi="Maiandra GD" w:cs="Consolas"/>
          <w:i/>
          <w:iCs/>
          <w:color w:val="4284AE"/>
          <w:sz w:val="24"/>
          <w:szCs w:val="24"/>
          <w:rPrChange w:id="1576" w:author="Narendra" w:date="2021-08-21T13:02:00Z">
            <w:rPr>
              <w:rFonts w:ascii="inherit" w:eastAsia="Times New Roman" w:hAnsi="inherit" w:cs="Consolas"/>
              <w:i/>
              <w:iCs/>
              <w:color w:val="4284AE"/>
              <w:sz w:val="25"/>
            </w:rPr>
          </w:rPrChange>
        </w:rPr>
        <w:t>RoleBasedBasicAuthenticationWEBAPI.Models</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57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578"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57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580" w:author="Narendra" w:date="2021-08-21T13:02:00Z">
            <w:rPr>
              <w:rFonts w:ascii="inherit" w:eastAsia="Times New Roman" w:hAnsi="inherit" w:cs="Consolas"/>
              <w:b/>
              <w:bCs/>
              <w:color w:val="D171DD"/>
              <w:sz w:val="25"/>
            </w:rPr>
          </w:rPrChange>
        </w:rPr>
        <w:lastRenderedPageBreak/>
        <w:t>public</w:t>
      </w:r>
      <w:r w:rsidRPr="008C6831">
        <w:rPr>
          <w:rFonts w:ascii="Maiandra GD" w:eastAsia="Times New Roman" w:hAnsi="Maiandra GD" w:cs="Consolas"/>
          <w:color w:val="CFD5E0"/>
          <w:sz w:val="24"/>
          <w:szCs w:val="24"/>
          <w:rPrChange w:id="1581"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582" w:author="Narendra" w:date="2021-08-21T13:02:00Z">
            <w:rPr>
              <w:rFonts w:ascii="inherit" w:eastAsia="Times New Roman" w:hAnsi="inherit" w:cs="Consolas"/>
              <w:b/>
              <w:bCs/>
              <w:color w:val="D171DD"/>
              <w:sz w:val="25"/>
            </w:rPr>
          </w:rPrChange>
        </w:rPr>
        <w:t>class</w:t>
      </w:r>
      <w:r w:rsidRPr="008C6831">
        <w:rPr>
          <w:rFonts w:ascii="Maiandra GD" w:eastAsia="Times New Roman" w:hAnsi="Maiandra GD" w:cs="Consolas"/>
          <w:color w:val="CFD5E0"/>
          <w:sz w:val="24"/>
          <w:szCs w:val="24"/>
          <w:rPrChange w:id="1583" w:author="Narendra" w:date="2021-08-21T13:02:00Z">
            <w:rPr>
              <w:rFonts w:ascii="inherit" w:eastAsia="Times New Roman" w:hAnsi="inherit" w:cs="Consolas"/>
              <w:color w:val="CFD5E0"/>
              <w:sz w:val="25"/>
            </w:rPr>
          </w:rPrChange>
        </w:rPr>
        <w:t xml:space="preserve"> EmployeeBL</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58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585"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58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587"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1588" w:author="Narendra" w:date="2021-08-21T13:02:00Z">
            <w:rPr>
              <w:rFonts w:ascii="inherit" w:eastAsia="Times New Roman" w:hAnsi="inherit" w:cs="Consolas"/>
              <w:color w:val="CFD5E0"/>
              <w:sz w:val="25"/>
            </w:rPr>
          </w:rPrChange>
        </w:rPr>
        <w:t xml:space="preserve"> List</w:t>
      </w:r>
      <w:r w:rsidRPr="008C6831">
        <w:rPr>
          <w:rFonts w:ascii="Maiandra GD" w:eastAsia="Times New Roman" w:hAnsi="Maiandra GD" w:cs="Consolas"/>
          <w:b/>
          <w:bCs/>
          <w:color w:val="6B7C8B"/>
          <w:sz w:val="24"/>
          <w:szCs w:val="24"/>
          <w:rPrChange w:id="1589" w:author="Narendra" w:date="2021-08-21T13:02:00Z">
            <w:rPr>
              <w:rFonts w:ascii="inherit" w:eastAsia="Times New Roman" w:hAnsi="inherit" w:cs="Consolas"/>
              <w:b/>
              <w:bCs/>
              <w:color w:val="6B7C8B"/>
              <w:sz w:val="25"/>
            </w:rPr>
          </w:rPrChange>
        </w:rPr>
        <w:t>&lt;</w:t>
      </w:r>
      <w:r w:rsidRPr="008C6831">
        <w:rPr>
          <w:rFonts w:ascii="Maiandra GD" w:eastAsia="Times New Roman" w:hAnsi="Maiandra GD" w:cs="Consolas"/>
          <w:color w:val="CFD5E0"/>
          <w:sz w:val="24"/>
          <w:szCs w:val="24"/>
          <w:rPrChange w:id="1590" w:author="Narendra" w:date="2021-08-21T13:02:00Z">
            <w:rPr>
              <w:rFonts w:ascii="inherit" w:eastAsia="Times New Roman" w:hAnsi="inherit" w:cs="Consolas"/>
              <w:color w:val="CFD5E0"/>
              <w:sz w:val="25"/>
            </w:rPr>
          </w:rPrChange>
        </w:rPr>
        <w:t>Employee</w:t>
      </w:r>
      <w:r w:rsidRPr="008C6831">
        <w:rPr>
          <w:rFonts w:ascii="Maiandra GD" w:eastAsia="Times New Roman" w:hAnsi="Maiandra GD" w:cs="Consolas"/>
          <w:b/>
          <w:bCs/>
          <w:color w:val="6B7C8B"/>
          <w:sz w:val="24"/>
          <w:szCs w:val="24"/>
          <w:rPrChange w:id="1591" w:author="Narendra" w:date="2021-08-21T13:02:00Z">
            <w:rPr>
              <w:rFonts w:ascii="inherit" w:eastAsia="Times New Roman" w:hAnsi="inherit" w:cs="Consolas"/>
              <w:b/>
              <w:bCs/>
              <w:color w:val="6B7C8B"/>
              <w:sz w:val="25"/>
            </w:rPr>
          </w:rPrChange>
        </w:rPr>
        <w:t>&gt;</w:t>
      </w:r>
      <w:r w:rsidRPr="008C6831">
        <w:rPr>
          <w:rFonts w:ascii="Maiandra GD" w:eastAsia="Times New Roman" w:hAnsi="Maiandra GD" w:cs="Consolas"/>
          <w:color w:val="CFD5E0"/>
          <w:sz w:val="24"/>
          <w:szCs w:val="24"/>
          <w:rPrChange w:id="1592"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1593" w:author="Narendra" w:date="2021-08-21T13:02:00Z">
            <w:rPr>
              <w:rFonts w:ascii="inherit" w:eastAsia="Times New Roman" w:hAnsi="inherit" w:cs="Consolas"/>
              <w:color w:val="4284AE"/>
              <w:sz w:val="25"/>
            </w:rPr>
          </w:rPrChange>
        </w:rPr>
        <w:t>GetEmployees</w:t>
      </w:r>
      <w:r w:rsidRPr="008C6831">
        <w:rPr>
          <w:rFonts w:ascii="Maiandra GD" w:eastAsia="Times New Roman" w:hAnsi="Maiandra GD" w:cs="Consolas"/>
          <w:b/>
          <w:bCs/>
          <w:color w:val="6B7C8B"/>
          <w:sz w:val="24"/>
          <w:szCs w:val="24"/>
          <w:rPrChange w:id="1594"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59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596"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59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1598" w:author="Narendra" w:date="2021-08-21T13:02:00Z">
            <w:rPr>
              <w:rFonts w:ascii="inherit" w:eastAsia="Times New Roman" w:hAnsi="inherit" w:cs="Consolas"/>
              <w:color w:val="6B7C8B"/>
              <w:sz w:val="25"/>
            </w:rPr>
          </w:rPrChange>
        </w:rPr>
        <w:t>// In Realtime you need to get the data from any persistent storage</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59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1600" w:author="Narendra" w:date="2021-08-21T13:02:00Z">
            <w:rPr>
              <w:rFonts w:ascii="inherit" w:eastAsia="Times New Roman" w:hAnsi="inherit" w:cs="Consolas"/>
              <w:color w:val="6B7C8B"/>
              <w:sz w:val="25"/>
            </w:rPr>
          </w:rPrChange>
        </w:rPr>
        <w:t>// For Simplicity of this demo and to keep focus on Basic Authentication</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60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1602" w:author="Narendra" w:date="2021-08-21T13:02:00Z">
            <w:rPr>
              <w:rFonts w:ascii="inherit" w:eastAsia="Times New Roman" w:hAnsi="inherit" w:cs="Consolas"/>
              <w:color w:val="6B7C8B"/>
              <w:sz w:val="25"/>
            </w:rPr>
          </w:rPrChange>
        </w:rPr>
        <w:t>// Here we hardcoded the data</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60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604" w:author="Narendra" w:date="2021-08-21T13:02:00Z">
            <w:rPr>
              <w:rFonts w:ascii="inherit" w:eastAsia="Times New Roman" w:hAnsi="inherit" w:cs="Consolas"/>
              <w:color w:val="CFD5E0"/>
              <w:sz w:val="25"/>
            </w:rPr>
          </w:rPrChange>
        </w:rPr>
        <w:t>List</w:t>
      </w:r>
      <w:r w:rsidRPr="008C6831">
        <w:rPr>
          <w:rFonts w:ascii="Maiandra GD" w:eastAsia="Times New Roman" w:hAnsi="Maiandra GD" w:cs="Consolas"/>
          <w:b/>
          <w:bCs/>
          <w:color w:val="6B7C8B"/>
          <w:sz w:val="24"/>
          <w:szCs w:val="24"/>
          <w:rPrChange w:id="1605" w:author="Narendra" w:date="2021-08-21T13:02:00Z">
            <w:rPr>
              <w:rFonts w:ascii="inherit" w:eastAsia="Times New Roman" w:hAnsi="inherit" w:cs="Consolas"/>
              <w:b/>
              <w:bCs/>
              <w:color w:val="6B7C8B"/>
              <w:sz w:val="25"/>
            </w:rPr>
          </w:rPrChange>
        </w:rPr>
        <w:t>&lt;</w:t>
      </w:r>
      <w:r w:rsidRPr="008C6831">
        <w:rPr>
          <w:rFonts w:ascii="Maiandra GD" w:eastAsia="Times New Roman" w:hAnsi="Maiandra GD" w:cs="Consolas"/>
          <w:color w:val="CFD5E0"/>
          <w:sz w:val="24"/>
          <w:szCs w:val="24"/>
          <w:rPrChange w:id="1606" w:author="Narendra" w:date="2021-08-21T13:02:00Z">
            <w:rPr>
              <w:rFonts w:ascii="inherit" w:eastAsia="Times New Roman" w:hAnsi="inherit" w:cs="Consolas"/>
              <w:color w:val="CFD5E0"/>
              <w:sz w:val="25"/>
            </w:rPr>
          </w:rPrChange>
        </w:rPr>
        <w:t>Employee</w:t>
      </w:r>
      <w:r w:rsidRPr="008C6831">
        <w:rPr>
          <w:rFonts w:ascii="Maiandra GD" w:eastAsia="Times New Roman" w:hAnsi="Maiandra GD" w:cs="Consolas"/>
          <w:b/>
          <w:bCs/>
          <w:color w:val="6B7C8B"/>
          <w:sz w:val="24"/>
          <w:szCs w:val="24"/>
          <w:rPrChange w:id="1607" w:author="Narendra" w:date="2021-08-21T13:02:00Z">
            <w:rPr>
              <w:rFonts w:ascii="inherit" w:eastAsia="Times New Roman" w:hAnsi="inherit" w:cs="Consolas"/>
              <w:b/>
              <w:bCs/>
              <w:color w:val="6B7C8B"/>
              <w:sz w:val="25"/>
            </w:rPr>
          </w:rPrChange>
        </w:rPr>
        <w:t>&gt;</w:t>
      </w:r>
      <w:r w:rsidRPr="008C6831">
        <w:rPr>
          <w:rFonts w:ascii="Maiandra GD" w:eastAsia="Times New Roman" w:hAnsi="Maiandra GD" w:cs="Consolas"/>
          <w:color w:val="CFD5E0"/>
          <w:sz w:val="24"/>
          <w:szCs w:val="24"/>
          <w:rPrChange w:id="1608" w:author="Narendra" w:date="2021-08-21T13:02:00Z">
            <w:rPr>
              <w:rFonts w:ascii="inherit" w:eastAsia="Times New Roman" w:hAnsi="inherit" w:cs="Consolas"/>
              <w:color w:val="CFD5E0"/>
              <w:sz w:val="25"/>
            </w:rPr>
          </w:rPrChange>
        </w:rPr>
        <w:t xml:space="preserve"> empList = </w:t>
      </w:r>
      <w:r w:rsidRPr="008C6831">
        <w:rPr>
          <w:rFonts w:ascii="Maiandra GD" w:eastAsia="Times New Roman" w:hAnsi="Maiandra GD" w:cs="Consolas"/>
          <w:color w:val="4284AE"/>
          <w:sz w:val="24"/>
          <w:szCs w:val="24"/>
          <w:rPrChange w:id="1609"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1610" w:author="Narendra" w:date="2021-08-21T13:02:00Z">
            <w:rPr>
              <w:rFonts w:ascii="inherit" w:eastAsia="Times New Roman" w:hAnsi="inherit" w:cs="Consolas"/>
              <w:color w:val="CFD5E0"/>
              <w:sz w:val="25"/>
            </w:rPr>
          </w:rPrChange>
        </w:rPr>
        <w:t xml:space="preserve"> List</w:t>
      </w:r>
      <w:r w:rsidRPr="008C6831">
        <w:rPr>
          <w:rFonts w:ascii="Maiandra GD" w:eastAsia="Times New Roman" w:hAnsi="Maiandra GD" w:cs="Consolas"/>
          <w:b/>
          <w:bCs/>
          <w:color w:val="6B7C8B"/>
          <w:sz w:val="24"/>
          <w:szCs w:val="24"/>
          <w:rPrChange w:id="1611" w:author="Narendra" w:date="2021-08-21T13:02:00Z">
            <w:rPr>
              <w:rFonts w:ascii="inherit" w:eastAsia="Times New Roman" w:hAnsi="inherit" w:cs="Consolas"/>
              <w:b/>
              <w:bCs/>
              <w:color w:val="6B7C8B"/>
              <w:sz w:val="25"/>
            </w:rPr>
          </w:rPrChange>
        </w:rPr>
        <w:t>&lt;</w:t>
      </w:r>
      <w:r w:rsidRPr="008C6831">
        <w:rPr>
          <w:rFonts w:ascii="Maiandra GD" w:eastAsia="Times New Roman" w:hAnsi="Maiandra GD" w:cs="Consolas"/>
          <w:color w:val="CFD5E0"/>
          <w:sz w:val="24"/>
          <w:szCs w:val="24"/>
          <w:rPrChange w:id="1612" w:author="Narendra" w:date="2021-08-21T13:02:00Z">
            <w:rPr>
              <w:rFonts w:ascii="inherit" w:eastAsia="Times New Roman" w:hAnsi="inherit" w:cs="Consolas"/>
              <w:color w:val="CFD5E0"/>
              <w:sz w:val="25"/>
            </w:rPr>
          </w:rPrChange>
        </w:rPr>
        <w:t>Employee</w:t>
      </w:r>
      <w:r w:rsidRPr="008C6831">
        <w:rPr>
          <w:rFonts w:ascii="Maiandra GD" w:eastAsia="Times New Roman" w:hAnsi="Maiandra GD" w:cs="Consolas"/>
          <w:b/>
          <w:bCs/>
          <w:color w:val="6B7C8B"/>
          <w:sz w:val="24"/>
          <w:szCs w:val="24"/>
          <w:rPrChange w:id="1613" w:author="Narendra" w:date="2021-08-21T13:02:00Z">
            <w:rPr>
              <w:rFonts w:ascii="inherit" w:eastAsia="Times New Roman" w:hAnsi="inherit" w:cs="Consolas"/>
              <w:b/>
              <w:bCs/>
              <w:color w:val="6B7C8B"/>
              <w:sz w:val="25"/>
            </w:rPr>
          </w:rPrChange>
        </w:rPr>
        <w:t>&gt;()</w:t>
      </w:r>
      <w:r w:rsidRPr="008C6831">
        <w:rPr>
          <w:rFonts w:ascii="Maiandra GD" w:eastAsia="Times New Roman" w:hAnsi="Maiandra GD" w:cs="Consolas"/>
          <w:color w:val="CFD5E0"/>
          <w:sz w:val="24"/>
          <w:szCs w:val="24"/>
          <w:rPrChange w:id="1614"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61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616" w:author="Narendra" w:date="2021-08-21T13:02:00Z">
            <w:rPr>
              <w:rFonts w:ascii="inherit" w:eastAsia="Times New Roman" w:hAnsi="inherit" w:cs="Consolas"/>
              <w:b/>
              <w:bCs/>
              <w:color w:val="D171DD"/>
              <w:sz w:val="25"/>
            </w:rPr>
          </w:rPrChange>
        </w:rPr>
        <w:t>for</w:t>
      </w:r>
      <w:r w:rsidRPr="008C6831">
        <w:rPr>
          <w:rFonts w:ascii="Maiandra GD" w:eastAsia="Times New Roman" w:hAnsi="Maiandra GD" w:cs="Consolas"/>
          <w:color w:val="CFD5E0"/>
          <w:sz w:val="24"/>
          <w:szCs w:val="24"/>
          <w:rPrChange w:id="1617"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161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b/>
          <w:bCs/>
          <w:color w:val="D171DD"/>
          <w:sz w:val="24"/>
          <w:szCs w:val="24"/>
          <w:rPrChange w:id="1619" w:author="Narendra" w:date="2021-08-21T13:02:00Z">
            <w:rPr>
              <w:rFonts w:ascii="inherit" w:eastAsia="Times New Roman" w:hAnsi="inherit" w:cs="Consolas"/>
              <w:b/>
              <w:bCs/>
              <w:color w:val="D171DD"/>
              <w:sz w:val="25"/>
            </w:rPr>
          </w:rPrChange>
        </w:rPr>
        <w:t>int</w:t>
      </w:r>
      <w:r w:rsidRPr="008C6831">
        <w:rPr>
          <w:rFonts w:ascii="Maiandra GD" w:eastAsia="Times New Roman" w:hAnsi="Maiandra GD" w:cs="Consolas"/>
          <w:color w:val="CFD5E0"/>
          <w:sz w:val="24"/>
          <w:szCs w:val="24"/>
          <w:rPrChange w:id="1620" w:author="Narendra" w:date="2021-08-21T13:02:00Z">
            <w:rPr>
              <w:rFonts w:ascii="inherit" w:eastAsia="Times New Roman" w:hAnsi="inherit" w:cs="Consolas"/>
              <w:color w:val="CFD5E0"/>
              <w:sz w:val="25"/>
            </w:rPr>
          </w:rPrChange>
        </w:rPr>
        <w:t xml:space="preserve"> i = </w:t>
      </w:r>
      <w:r w:rsidRPr="008C6831">
        <w:rPr>
          <w:rFonts w:ascii="Maiandra GD" w:eastAsia="Times New Roman" w:hAnsi="Maiandra GD" w:cs="Consolas"/>
          <w:color w:val="D19A66"/>
          <w:sz w:val="24"/>
          <w:szCs w:val="24"/>
          <w:rPrChange w:id="1621" w:author="Narendra" w:date="2021-08-21T13:02:00Z">
            <w:rPr>
              <w:rFonts w:ascii="inherit" w:eastAsia="Times New Roman" w:hAnsi="inherit" w:cs="Consolas"/>
              <w:color w:val="D19A66"/>
              <w:sz w:val="25"/>
            </w:rPr>
          </w:rPrChange>
        </w:rPr>
        <w:t>0</w:t>
      </w:r>
      <w:r w:rsidRPr="008C6831">
        <w:rPr>
          <w:rFonts w:ascii="Maiandra GD" w:eastAsia="Times New Roman" w:hAnsi="Maiandra GD" w:cs="Consolas"/>
          <w:color w:val="CFD5E0"/>
          <w:sz w:val="24"/>
          <w:szCs w:val="24"/>
          <w:rPrChange w:id="1622" w:author="Narendra" w:date="2021-08-21T13:02:00Z">
            <w:rPr>
              <w:rFonts w:ascii="inherit" w:eastAsia="Times New Roman" w:hAnsi="inherit" w:cs="Consolas"/>
              <w:color w:val="CFD5E0"/>
              <w:sz w:val="25"/>
            </w:rPr>
          </w:rPrChange>
        </w:rPr>
        <w:t xml:space="preserve">; i </w:t>
      </w:r>
      <w:r w:rsidRPr="008C6831">
        <w:rPr>
          <w:rFonts w:ascii="Maiandra GD" w:eastAsia="Times New Roman" w:hAnsi="Maiandra GD" w:cs="Consolas"/>
          <w:b/>
          <w:bCs/>
          <w:color w:val="6B7C8B"/>
          <w:sz w:val="24"/>
          <w:szCs w:val="24"/>
          <w:rPrChange w:id="1623" w:author="Narendra" w:date="2021-08-21T13:02:00Z">
            <w:rPr>
              <w:rFonts w:ascii="inherit" w:eastAsia="Times New Roman" w:hAnsi="inherit" w:cs="Consolas"/>
              <w:b/>
              <w:bCs/>
              <w:color w:val="6B7C8B"/>
              <w:sz w:val="25"/>
            </w:rPr>
          </w:rPrChange>
        </w:rPr>
        <w:t>&lt;</w:t>
      </w:r>
      <w:r w:rsidRPr="008C6831">
        <w:rPr>
          <w:rFonts w:ascii="Maiandra GD" w:eastAsia="Times New Roman" w:hAnsi="Maiandra GD" w:cs="Consolas"/>
          <w:color w:val="CFD5E0"/>
          <w:sz w:val="24"/>
          <w:szCs w:val="24"/>
          <w:rPrChange w:id="1624"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D19A66"/>
          <w:sz w:val="24"/>
          <w:szCs w:val="24"/>
          <w:rPrChange w:id="1625" w:author="Narendra" w:date="2021-08-21T13:02:00Z">
            <w:rPr>
              <w:rFonts w:ascii="inherit" w:eastAsia="Times New Roman" w:hAnsi="inherit" w:cs="Consolas"/>
              <w:color w:val="D19A66"/>
              <w:sz w:val="25"/>
            </w:rPr>
          </w:rPrChange>
        </w:rPr>
        <w:t>10</w:t>
      </w:r>
      <w:r w:rsidRPr="008C6831">
        <w:rPr>
          <w:rFonts w:ascii="Maiandra GD" w:eastAsia="Times New Roman" w:hAnsi="Maiandra GD" w:cs="Consolas"/>
          <w:color w:val="CFD5E0"/>
          <w:sz w:val="24"/>
          <w:szCs w:val="24"/>
          <w:rPrChange w:id="1626" w:author="Narendra" w:date="2021-08-21T13:02:00Z">
            <w:rPr>
              <w:rFonts w:ascii="inherit" w:eastAsia="Times New Roman" w:hAnsi="inherit" w:cs="Consolas"/>
              <w:color w:val="CFD5E0"/>
              <w:sz w:val="25"/>
            </w:rPr>
          </w:rPrChange>
        </w:rPr>
        <w:t>; i++</w:t>
      </w:r>
      <w:r w:rsidRPr="008C6831">
        <w:rPr>
          <w:rFonts w:ascii="Maiandra GD" w:eastAsia="Times New Roman" w:hAnsi="Maiandra GD" w:cs="Consolas"/>
          <w:b/>
          <w:bCs/>
          <w:color w:val="6B7C8B"/>
          <w:sz w:val="24"/>
          <w:szCs w:val="24"/>
          <w:rPrChange w:id="1627"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62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629"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63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631" w:author="Narendra" w:date="2021-08-21T13:02:00Z">
            <w:rPr>
              <w:rFonts w:ascii="inherit" w:eastAsia="Times New Roman" w:hAnsi="inherit" w:cs="Consolas"/>
              <w:b/>
              <w:bCs/>
              <w:color w:val="D171DD"/>
              <w:sz w:val="25"/>
            </w:rPr>
          </w:rPrChange>
        </w:rPr>
        <w:t>if</w:t>
      </w:r>
      <w:r w:rsidRPr="008C6831">
        <w:rPr>
          <w:rFonts w:ascii="Maiandra GD" w:eastAsia="Times New Roman" w:hAnsi="Maiandra GD" w:cs="Consolas"/>
          <w:color w:val="CFD5E0"/>
          <w:sz w:val="24"/>
          <w:szCs w:val="24"/>
          <w:rPrChange w:id="1632"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163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634" w:author="Narendra" w:date="2021-08-21T13:02:00Z">
            <w:rPr>
              <w:rFonts w:ascii="inherit" w:eastAsia="Times New Roman" w:hAnsi="inherit" w:cs="Consolas"/>
              <w:color w:val="CFD5E0"/>
              <w:sz w:val="25"/>
            </w:rPr>
          </w:rPrChange>
        </w:rPr>
        <w:t xml:space="preserve">i </w:t>
      </w:r>
      <w:r w:rsidRPr="008C6831">
        <w:rPr>
          <w:rFonts w:ascii="Maiandra GD" w:eastAsia="Times New Roman" w:hAnsi="Maiandra GD" w:cs="Consolas"/>
          <w:b/>
          <w:bCs/>
          <w:color w:val="6B7C8B"/>
          <w:sz w:val="24"/>
          <w:szCs w:val="24"/>
          <w:rPrChange w:id="1635" w:author="Narendra" w:date="2021-08-21T13:02:00Z">
            <w:rPr>
              <w:rFonts w:ascii="inherit" w:eastAsia="Times New Roman" w:hAnsi="inherit" w:cs="Consolas"/>
              <w:b/>
              <w:bCs/>
              <w:color w:val="6B7C8B"/>
              <w:sz w:val="25"/>
            </w:rPr>
          </w:rPrChange>
        </w:rPr>
        <w:t>&gt;</w:t>
      </w:r>
      <w:r w:rsidRPr="008C6831">
        <w:rPr>
          <w:rFonts w:ascii="Maiandra GD" w:eastAsia="Times New Roman" w:hAnsi="Maiandra GD" w:cs="Consolas"/>
          <w:color w:val="CFD5E0"/>
          <w:sz w:val="24"/>
          <w:szCs w:val="24"/>
          <w:rPrChange w:id="1636"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D19A66"/>
          <w:sz w:val="24"/>
          <w:szCs w:val="24"/>
          <w:rPrChange w:id="1637" w:author="Narendra" w:date="2021-08-21T13:02:00Z">
            <w:rPr>
              <w:rFonts w:ascii="inherit" w:eastAsia="Times New Roman" w:hAnsi="inherit" w:cs="Consolas"/>
              <w:color w:val="D19A66"/>
              <w:sz w:val="25"/>
            </w:rPr>
          </w:rPrChange>
        </w:rPr>
        <w:t>5</w:t>
      </w:r>
      <w:r w:rsidRPr="008C6831">
        <w:rPr>
          <w:rFonts w:ascii="Maiandra GD" w:eastAsia="Times New Roman" w:hAnsi="Maiandra GD" w:cs="Consolas"/>
          <w:b/>
          <w:bCs/>
          <w:color w:val="6B7C8B"/>
          <w:sz w:val="24"/>
          <w:szCs w:val="24"/>
          <w:rPrChange w:id="1638"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63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640"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64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642" w:author="Narendra" w:date="2021-08-21T13:02:00Z">
            <w:rPr>
              <w:rFonts w:ascii="inherit" w:eastAsia="Times New Roman" w:hAnsi="inherit" w:cs="Consolas"/>
              <w:color w:val="CFD5E0"/>
              <w:sz w:val="25"/>
            </w:rPr>
          </w:rPrChange>
        </w:rPr>
        <w:t>empList.</w:t>
      </w:r>
      <w:r w:rsidRPr="008C6831">
        <w:rPr>
          <w:rFonts w:ascii="Maiandra GD" w:eastAsia="Times New Roman" w:hAnsi="Maiandra GD" w:cs="Consolas"/>
          <w:color w:val="4284AE"/>
          <w:sz w:val="24"/>
          <w:szCs w:val="24"/>
          <w:rPrChange w:id="1643" w:author="Narendra" w:date="2021-08-21T13:02:00Z">
            <w:rPr>
              <w:rFonts w:ascii="inherit" w:eastAsia="Times New Roman" w:hAnsi="inherit" w:cs="Consolas"/>
              <w:color w:val="4284AE"/>
              <w:sz w:val="25"/>
            </w:rPr>
          </w:rPrChange>
        </w:rPr>
        <w:t>Add</w:t>
      </w:r>
      <w:r w:rsidRPr="008C6831">
        <w:rPr>
          <w:rFonts w:ascii="Maiandra GD" w:eastAsia="Times New Roman" w:hAnsi="Maiandra GD" w:cs="Consolas"/>
          <w:b/>
          <w:bCs/>
          <w:color w:val="6B7C8B"/>
          <w:sz w:val="24"/>
          <w:szCs w:val="24"/>
          <w:rPrChange w:id="1644"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4284AE"/>
          <w:sz w:val="24"/>
          <w:szCs w:val="24"/>
          <w:rPrChange w:id="1645"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1646"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1647" w:author="Narendra" w:date="2021-08-21T13:02:00Z">
            <w:rPr>
              <w:rFonts w:ascii="inherit" w:eastAsia="Times New Roman" w:hAnsi="inherit" w:cs="Consolas"/>
              <w:color w:val="4284AE"/>
              <w:sz w:val="25"/>
            </w:rPr>
          </w:rPrChange>
        </w:rPr>
        <w:t>Employee</w:t>
      </w:r>
      <w:r w:rsidRPr="008C6831">
        <w:rPr>
          <w:rFonts w:ascii="Maiandra GD" w:eastAsia="Times New Roman" w:hAnsi="Maiandra GD" w:cs="Consolas"/>
          <w:b/>
          <w:bCs/>
          <w:color w:val="6B7C8B"/>
          <w:sz w:val="24"/>
          <w:szCs w:val="24"/>
          <w:rPrChange w:id="1648"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64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650"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65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652" w:author="Narendra" w:date="2021-08-21T13:02:00Z">
            <w:rPr>
              <w:rFonts w:ascii="inherit" w:eastAsia="Times New Roman" w:hAnsi="inherit" w:cs="Consolas"/>
              <w:color w:val="CFD5E0"/>
              <w:sz w:val="25"/>
            </w:rPr>
          </w:rPrChange>
        </w:rPr>
        <w:t>ID = i,</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65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654" w:author="Narendra" w:date="2021-08-21T13:02:00Z">
            <w:rPr>
              <w:rFonts w:ascii="inherit" w:eastAsia="Times New Roman" w:hAnsi="inherit" w:cs="Consolas"/>
              <w:color w:val="CFD5E0"/>
              <w:sz w:val="25"/>
            </w:rPr>
          </w:rPrChange>
        </w:rPr>
        <w:t xml:space="preserve">Name = </w:t>
      </w:r>
      <w:r w:rsidRPr="008C6831">
        <w:rPr>
          <w:rFonts w:ascii="Maiandra GD" w:eastAsia="Times New Roman" w:hAnsi="Maiandra GD" w:cs="Consolas"/>
          <w:color w:val="7CC379"/>
          <w:sz w:val="24"/>
          <w:szCs w:val="24"/>
          <w:rPrChange w:id="1655" w:author="Narendra" w:date="2021-08-21T13:02:00Z">
            <w:rPr>
              <w:rFonts w:ascii="inherit" w:eastAsia="Times New Roman" w:hAnsi="inherit" w:cs="Consolas"/>
              <w:color w:val="7CC379"/>
              <w:sz w:val="25"/>
            </w:rPr>
          </w:rPrChange>
        </w:rPr>
        <w:t>"Name"</w:t>
      </w:r>
      <w:r w:rsidRPr="008C6831">
        <w:rPr>
          <w:rFonts w:ascii="Maiandra GD" w:eastAsia="Times New Roman" w:hAnsi="Maiandra GD" w:cs="Consolas"/>
          <w:color w:val="CFD5E0"/>
          <w:sz w:val="24"/>
          <w:szCs w:val="24"/>
          <w:rPrChange w:id="1656" w:author="Narendra" w:date="2021-08-21T13:02:00Z">
            <w:rPr>
              <w:rFonts w:ascii="inherit" w:eastAsia="Times New Roman" w:hAnsi="inherit" w:cs="Consolas"/>
              <w:color w:val="CFD5E0"/>
              <w:sz w:val="25"/>
            </w:rPr>
          </w:rPrChange>
        </w:rPr>
        <w:t xml:space="preserve"> + i,</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65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658" w:author="Narendra" w:date="2021-08-21T13:02:00Z">
            <w:rPr>
              <w:rFonts w:ascii="inherit" w:eastAsia="Times New Roman" w:hAnsi="inherit" w:cs="Consolas"/>
              <w:color w:val="CFD5E0"/>
              <w:sz w:val="25"/>
            </w:rPr>
          </w:rPrChange>
        </w:rPr>
        <w:t xml:space="preserve">Dept = </w:t>
      </w:r>
      <w:r w:rsidRPr="008C6831">
        <w:rPr>
          <w:rFonts w:ascii="Maiandra GD" w:eastAsia="Times New Roman" w:hAnsi="Maiandra GD" w:cs="Consolas"/>
          <w:color w:val="7CC379"/>
          <w:sz w:val="24"/>
          <w:szCs w:val="24"/>
          <w:rPrChange w:id="1659" w:author="Narendra" w:date="2021-08-21T13:02:00Z">
            <w:rPr>
              <w:rFonts w:ascii="inherit" w:eastAsia="Times New Roman" w:hAnsi="inherit" w:cs="Consolas"/>
              <w:color w:val="7CC379"/>
              <w:sz w:val="25"/>
            </w:rPr>
          </w:rPrChange>
        </w:rPr>
        <w:t>"IT"</w:t>
      </w:r>
      <w:r w:rsidRPr="008C6831">
        <w:rPr>
          <w:rFonts w:ascii="Maiandra GD" w:eastAsia="Times New Roman" w:hAnsi="Maiandra GD" w:cs="Consolas"/>
          <w:color w:val="CFD5E0"/>
          <w:sz w:val="24"/>
          <w:szCs w:val="24"/>
          <w:rPrChange w:id="1660"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66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662" w:author="Narendra" w:date="2021-08-21T13:02:00Z">
            <w:rPr>
              <w:rFonts w:ascii="inherit" w:eastAsia="Times New Roman" w:hAnsi="inherit" w:cs="Consolas"/>
              <w:color w:val="CFD5E0"/>
              <w:sz w:val="25"/>
            </w:rPr>
          </w:rPrChange>
        </w:rPr>
        <w:t xml:space="preserve">Salary = </w:t>
      </w:r>
      <w:r w:rsidRPr="008C6831">
        <w:rPr>
          <w:rFonts w:ascii="Maiandra GD" w:eastAsia="Times New Roman" w:hAnsi="Maiandra GD" w:cs="Consolas"/>
          <w:color w:val="D19A66"/>
          <w:sz w:val="24"/>
          <w:szCs w:val="24"/>
          <w:rPrChange w:id="1663" w:author="Narendra" w:date="2021-08-21T13:02:00Z">
            <w:rPr>
              <w:rFonts w:ascii="inherit" w:eastAsia="Times New Roman" w:hAnsi="inherit" w:cs="Consolas"/>
              <w:color w:val="D19A66"/>
              <w:sz w:val="25"/>
            </w:rPr>
          </w:rPrChange>
        </w:rPr>
        <w:t>1000</w:t>
      </w:r>
      <w:r w:rsidRPr="008C6831">
        <w:rPr>
          <w:rFonts w:ascii="Maiandra GD" w:eastAsia="Times New Roman" w:hAnsi="Maiandra GD" w:cs="Consolas"/>
          <w:color w:val="CFD5E0"/>
          <w:sz w:val="24"/>
          <w:szCs w:val="24"/>
          <w:rPrChange w:id="1664" w:author="Narendra" w:date="2021-08-21T13:02:00Z">
            <w:rPr>
              <w:rFonts w:ascii="inherit" w:eastAsia="Times New Roman" w:hAnsi="inherit" w:cs="Consolas"/>
              <w:color w:val="CFD5E0"/>
              <w:sz w:val="25"/>
            </w:rPr>
          </w:rPrChange>
        </w:rPr>
        <w:t xml:space="preserve"> + i,</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66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666" w:author="Narendra" w:date="2021-08-21T13:02:00Z">
            <w:rPr>
              <w:rFonts w:ascii="inherit" w:eastAsia="Times New Roman" w:hAnsi="inherit" w:cs="Consolas"/>
              <w:color w:val="CFD5E0"/>
              <w:sz w:val="25"/>
            </w:rPr>
          </w:rPrChange>
        </w:rPr>
        <w:t xml:space="preserve">Gender = </w:t>
      </w:r>
      <w:r w:rsidRPr="008C6831">
        <w:rPr>
          <w:rFonts w:ascii="Maiandra GD" w:eastAsia="Times New Roman" w:hAnsi="Maiandra GD" w:cs="Consolas"/>
          <w:color w:val="7CC379"/>
          <w:sz w:val="24"/>
          <w:szCs w:val="24"/>
          <w:rPrChange w:id="1667" w:author="Narendra" w:date="2021-08-21T13:02:00Z">
            <w:rPr>
              <w:rFonts w:ascii="inherit" w:eastAsia="Times New Roman" w:hAnsi="inherit" w:cs="Consolas"/>
              <w:color w:val="7CC379"/>
              <w:sz w:val="25"/>
            </w:rPr>
          </w:rPrChange>
        </w:rPr>
        <w:t>"Male"</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66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66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670"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67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672"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67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674" w:author="Narendra" w:date="2021-08-21T13:02:00Z">
            <w:rPr>
              <w:rFonts w:ascii="inherit" w:eastAsia="Times New Roman" w:hAnsi="inherit" w:cs="Consolas"/>
              <w:b/>
              <w:bCs/>
              <w:color w:val="D171DD"/>
              <w:sz w:val="25"/>
            </w:rPr>
          </w:rPrChange>
        </w:rPr>
        <w:t>else</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67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676"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67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678" w:author="Narendra" w:date="2021-08-21T13:02:00Z">
            <w:rPr>
              <w:rFonts w:ascii="inherit" w:eastAsia="Times New Roman" w:hAnsi="inherit" w:cs="Consolas"/>
              <w:color w:val="CFD5E0"/>
              <w:sz w:val="25"/>
            </w:rPr>
          </w:rPrChange>
        </w:rPr>
        <w:t>empList.</w:t>
      </w:r>
      <w:r w:rsidRPr="008C6831">
        <w:rPr>
          <w:rFonts w:ascii="Maiandra GD" w:eastAsia="Times New Roman" w:hAnsi="Maiandra GD" w:cs="Consolas"/>
          <w:color w:val="4284AE"/>
          <w:sz w:val="24"/>
          <w:szCs w:val="24"/>
          <w:rPrChange w:id="1679" w:author="Narendra" w:date="2021-08-21T13:02:00Z">
            <w:rPr>
              <w:rFonts w:ascii="inherit" w:eastAsia="Times New Roman" w:hAnsi="inherit" w:cs="Consolas"/>
              <w:color w:val="4284AE"/>
              <w:sz w:val="25"/>
            </w:rPr>
          </w:rPrChange>
        </w:rPr>
        <w:t>Add</w:t>
      </w:r>
      <w:r w:rsidRPr="008C6831">
        <w:rPr>
          <w:rFonts w:ascii="Maiandra GD" w:eastAsia="Times New Roman" w:hAnsi="Maiandra GD" w:cs="Consolas"/>
          <w:b/>
          <w:bCs/>
          <w:color w:val="6B7C8B"/>
          <w:sz w:val="24"/>
          <w:szCs w:val="24"/>
          <w:rPrChange w:id="1680"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4284AE"/>
          <w:sz w:val="24"/>
          <w:szCs w:val="24"/>
          <w:rPrChange w:id="1681"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1682"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1683" w:author="Narendra" w:date="2021-08-21T13:02:00Z">
            <w:rPr>
              <w:rFonts w:ascii="inherit" w:eastAsia="Times New Roman" w:hAnsi="inherit" w:cs="Consolas"/>
              <w:color w:val="4284AE"/>
              <w:sz w:val="25"/>
            </w:rPr>
          </w:rPrChange>
        </w:rPr>
        <w:t>Employee</w:t>
      </w:r>
      <w:r w:rsidRPr="008C6831">
        <w:rPr>
          <w:rFonts w:ascii="Maiandra GD" w:eastAsia="Times New Roman" w:hAnsi="Maiandra GD" w:cs="Consolas"/>
          <w:b/>
          <w:bCs/>
          <w:color w:val="6B7C8B"/>
          <w:sz w:val="24"/>
          <w:szCs w:val="24"/>
          <w:rPrChange w:id="1684"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68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686"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68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688" w:author="Narendra" w:date="2021-08-21T13:02:00Z">
            <w:rPr>
              <w:rFonts w:ascii="inherit" w:eastAsia="Times New Roman" w:hAnsi="inherit" w:cs="Consolas"/>
              <w:color w:val="CFD5E0"/>
              <w:sz w:val="25"/>
            </w:rPr>
          </w:rPrChange>
        </w:rPr>
        <w:t>ID = i,</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68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690" w:author="Narendra" w:date="2021-08-21T13:02:00Z">
            <w:rPr>
              <w:rFonts w:ascii="inherit" w:eastAsia="Times New Roman" w:hAnsi="inherit" w:cs="Consolas"/>
              <w:color w:val="CFD5E0"/>
              <w:sz w:val="25"/>
            </w:rPr>
          </w:rPrChange>
        </w:rPr>
        <w:t xml:space="preserve">Name = </w:t>
      </w:r>
      <w:r w:rsidRPr="008C6831">
        <w:rPr>
          <w:rFonts w:ascii="Maiandra GD" w:eastAsia="Times New Roman" w:hAnsi="Maiandra GD" w:cs="Consolas"/>
          <w:color w:val="7CC379"/>
          <w:sz w:val="24"/>
          <w:szCs w:val="24"/>
          <w:rPrChange w:id="1691" w:author="Narendra" w:date="2021-08-21T13:02:00Z">
            <w:rPr>
              <w:rFonts w:ascii="inherit" w:eastAsia="Times New Roman" w:hAnsi="inherit" w:cs="Consolas"/>
              <w:color w:val="7CC379"/>
              <w:sz w:val="25"/>
            </w:rPr>
          </w:rPrChange>
        </w:rPr>
        <w:t>"Name"</w:t>
      </w:r>
      <w:r w:rsidRPr="008C6831">
        <w:rPr>
          <w:rFonts w:ascii="Maiandra GD" w:eastAsia="Times New Roman" w:hAnsi="Maiandra GD" w:cs="Consolas"/>
          <w:color w:val="CFD5E0"/>
          <w:sz w:val="24"/>
          <w:szCs w:val="24"/>
          <w:rPrChange w:id="1692" w:author="Narendra" w:date="2021-08-21T13:02:00Z">
            <w:rPr>
              <w:rFonts w:ascii="inherit" w:eastAsia="Times New Roman" w:hAnsi="inherit" w:cs="Consolas"/>
              <w:color w:val="CFD5E0"/>
              <w:sz w:val="25"/>
            </w:rPr>
          </w:rPrChange>
        </w:rPr>
        <w:t xml:space="preserve"> + i,</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69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694" w:author="Narendra" w:date="2021-08-21T13:02:00Z">
            <w:rPr>
              <w:rFonts w:ascii="inherit" w:eastAsia="Times New Roman" w:hAnsi="inherit" w:cs="Consolas"/>
              <w:color w:val="CFD5E0"/>
              <w:sz w:val="25"/>
            </w:rPr>
          </w:rPrChange>
        </w:rPr>
        <w:t xml:space="preserve">Dept = </w:t>
      </w:r>
      <w:r w:rsidRPr="008C6831">
        <w:rPr>
          <w:rFonts w:ascii="Maiandra GD" w:eastAsia="Times New Roman" w:hAnsi="Maiandra GD" w:cs="Consolas"/>
          <w:color w:val="7CC379"/>
          <w:sz w:val="24"/>
          <w:szCs w:val="24"/>
          <w:rPrChange w:id="1695" w:author="Narendra" w:date="2021-08-21T13:02:00Z">
            <w:rPr>
              <w:rFonts w:ascii="inherit" w:eastAsia="Times New Roman" w:hAnsi="inherit" w:cs="Consolas"/>
              <w:color w:val="7CC379"/>
              <w:sz w:val="25"/>
            </w:rPr>
          </w:rPrChange>
        </w:rPr>
        <w:t>"HR"</w:t>
      </w:r>
      <w:r w:rsidRPr="008C6831">
        <w:rPr>
          <w:rFonts w:ascii="Maiandra GD" w:eastAsia="Times New Roman" w:hAnsi="Maiandra GD" w:cs="Consolas"/>
          <w:color w:val="CFD5E0"/>
          <w:sz w:val="24"/>
          <w:szCs w:val="24"/>
          <w:rPrChange w:id="1696"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69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698" w:author="Narendra" w:date="2021-08-21T13:02:00Z">
            <w:rPr>
              <w:rFonts w:ascii="inherit" w:eastAsia="Times New Roman" w:hAnsi="inherit" w:cs="Consolas"/>
              <w:color w:val="CFD5E0"/>
              <w:sz w:val="25"/>
            </w:rPr>
          </w:rPrChange>
        </w:rPr>
        <w:t xml:space="preserve">Salary = </w:t>
      </w:r>
      <w:r w:rsidRPr="008C6831">
        <w:rPr>
          <w:rFonts w:ascii="Maiandra GD" w:eastAsia="Times New Roman" w:hAnsi="Maiandra GD" w:cs="Consolas"/>
          <w:color w:val="D19A66"/>
          <w:sz w:val="24"/>
          <w:szCs w:val="24"/>
          <w:rPrChange w:id="1699" w:author="Narendra" w:date="2021-08-21T13:02:00Z">
            <w:rPr>
              <w:rFonts w:ascii="inherit" w:eastAsia="Times New Roman" w:hAnsi="inherit" w:cs="Consolas"/>
              <w:color w:val="D19A66"/>
              <w:sz w:val="25"/>
            </w:rPr>
          </w:rPrChange>
        </w:rPr>
        <w:t>1000</w:t>
      </w:r>
      <w:r w:rsidRPr="008C6831">
        <w:rPr>
          <w:rFonts w:ascii="Maiandra GD" w:eastAsia="Times New Roman" w:hAnsi="Maiandra GD" w:cs="Consolas"/>
          <w:color w:val="CFD5E0"/>
          <w:sz w:val="24"/>
          <w:szCs w:val="24"/>
          <w:rPrChange w:id="1700" w:author="Narendra" w:date="2021-08-21T13:02:00Z">
            <w:rPr>
              <w:rFonts w:ascii="inherit" w:eastAsia="Times New Roman" w:hAnsi="inherit" w:cs="Consolas"/>
              <w:color w:val="CFD5E0"/>
              <w:sz w:val="25"/>
            </w:rPr>
          </w:rPrChange>
        </w:rPr>
        <w:t xml:space="preserve"> + i,</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70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702" w:author="Narendra" w:date="2021-08-21T13:02:00Z">
            <w:rPr>
              <w:rFonts w:ascii="inherit" w:eastAsia="Times New Roman" w:hAnsi="inherit" w:cs="Consolas"/>
              <w:color w:val="CFD5E0"/>
              <w:sz w:val="25"/>
            </w:rPr>
          </w:rPrChange>
        </w:rPr>
        <w:t xml:space="preserve">Gender = </w:t>
      </w:r>
      <w:r w:rsidRPr="008C6831">
        <w:rPr>
          <w:rFonts w:ascii="Maiandra GD" w:eastAsia="Times New Roman" w:hAnsi="Maiandra GD" w:cs="Consolas"/>
          <w:color w:val="7CC379"/>
          <w:sz w:val="24"/>
          <w:szCs w:val="24"/>
          <w:rPrChange w:id="1703" w:author="Narendra" w:date="2021-08-21T13:02:00Z">
            <w:rPr>
              <w:rFonts w:ascii="inherit" w:eastAsia="Times New Roman" w:hAnsi="inherit" w:cs="Consolas"/>
              <w:color w:val="7CC379"/>
              <w:sz w:val="25"/>
            </w:rPr>
          </w:rPrChange>
        </w:rPr>
        <w:t>"Female"</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70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705"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706"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70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708"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70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710"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71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712" w:author="Narendra" w:date="2021-08-21T13:02:00Z">
            <w:rPr>
              <w:rFonts w:ascii="inherit" w:eastAsia="Times New Roman" w:hAnsi="inherit" w:cs="Consolas"/>
              <w:b/>
              <w:bCs/>
              <w:color w:val="D171DD"/>
              <w:sz w:val="25"/>
            </w:rPr>
          </w:rPrChange>
        </w:rPr>
        <w:lastRenderedPageBreak/>
        <w:t>return</w:t>
      </w:r>
      <w:r w:rsidRPr="008C6831">
        <w:rPr>
          <w:rFonts w:ascii="Maiandra GD" w:eastAsia="Times New Roman" w:hAnsi="Maiandra GD" w:cs="Consolas"/>
          <w:color w:val="CFD5E0"/>
          <w:sz w:val="24"/>
          <w:szCs w:val="24"/>
          <w:rPrChange w:id="1713" w:author="Narendra" w:date="2021-08-21T13:02:00Z">
            <w:rPr>
              <w:rFonts w:ascii="inherit" w:eastAsia="Times New Roman" w:hAnsi="inherit" w:cs="Consolas"/>
              <w:color w:val="CFD5E0"/>
              <w:sz w:val="25"/>
            </w:rPr>
          </w:rPrChange>
        </w:rPr>
        <w:t xml:space="preserve"> empList;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71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715"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71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717"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line="384" w:lineRule="atLeast"/>
        <w:textAlignment w:val="baseline"/>
        <w:rPr>
          <w:rFonts w:ascii="Maiandra GD" w:eastAsia="Times New Roman" w:hAnsi="Maiandra GD" w:cs="Consolas"/>
          <w:color w:val="596174"/>
          <w:sz w:val="24"/>
          <w:szCs w:val="24"/>
          <w:rPrChange w:id="171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719"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1720"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721" w:author="Narendra" w:date="2021-08-21T13:02:00Z">
            <w:rPr>
              <w:rFonts w:ascii="Arial" w:eastAsia="Times New Roman" w:hAnsi="Arial" w:cs="Arial"/>
              <w:color w:val="000000"/>
              <w:sz w:val="23"/>
              <w:szCs w:val="23"/>
              <w:bdr w:val="none" w:sz="0" w:space="0" w:color="auto" w:frame="1"/>
            </w:rPr>
          </w:rPrChange>
        </w:rPr>
        <w:t>Now add one more class file with the name UserValidate and copy and paste the following code.</w:t>
      </w:r>
    </w:p>
    <w:p w:rsidR="006E519F" w:rsidRPr="008C6831" w:rsidRDefault="006E519F" w:rsidP="006E519F">
      <w:pPr>
        <w:shd w:val="clear" w:color="auto" w:fill="FFFFFF"/>
        <w:spacing w:after="0" w:line="240" w:lineRule="auto"/>
        <w:jc w:val="both"/>
        <w:textAlignment w:val="baseline"/>
        <w:outlineLvl w:val="5"/>
        <w:rPr>
          <w:rFonts w:ascii="Maiandra GD" w:eastAsia="Times New Roman" w:hAnsi="Maiandra GD" w:cs="Segoe UI"/>
          <w:color w:val="3A3A3A"/>
          <w:sz w:val="24"/>
          <w:szCs w:val="24"/>
          <w:rPrChange w:id="1722" w:author="Narendra" w:date="2021-08-21T13:02:00Z">
            <w:rPr>
              <w:rFonts w:ascii="Segoe UI" w:eastAsia="Times New Roman" w:hAnsi="Segoe UI" w:cs="Segoe UI"/>
              <w:color w:val="3A3A3A"/>
              <w:sz w:val="15"/>
              <w:szCs w:val="15"/>
            </w:rPr>
          </w:rPrChange>
        </w:rPr>
      </w:pPr>
      <w:r w:rsidRPr="008C6831">
        <w:rPr>
          <w:rFonts w:ascii="Maiandra GD" w:eastAsia="Times New Roman" w:hAnsi="Maiandra GD" w:cs="Arial"/>
          <w:b/>
          <w:bCs/>
          <w:color w:val="000000"/>
          <w:sz w:val="24"/>
          <w:szCs w:val="24"/>
          <w:rPrChange w:id="1723" w:author="Narendra" w:date="2021-08-21T13:02:00Z">
            <w:rPr>
              <w:rFonts w:ascii="Arial" w:eastAsia="Times New Roman" w:hAnsi="Arial" w:cs="Arial"/>
              <w:b/>
              <w:bCs/>
              <w:color w:val="000000"/>
              <w:sz w:val="23"/>
            </w:rPr>
          </w:rPrChange>
        </w:rPr>
        <w:t>UserValidate.cs</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72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725" w:author="Narendra" w:date="2021-08-21T13:02:00Z">
            <w:rPr>
              <w:rFonts w:ascii="inherit" w:eastAsia="Times New Roman" w:hAnsi="inherit" w:cs="Consolas"/>
              <w:b/>
              <w:bCs/>
              <w:color w:val="D171DD"/>
              <w:sz w:val="25"/>
            </w:rPr>
          </w:rPrChange>
        </w:rPr>
        <w:t xml:space="preserve">namespace </w:t>
      </w:r>
      <w:r w:rsidRPr="008C6831">
        <w:rPr>
          <w:rFonts w:ascii="Maiandra GD" w:eastAsia="Times New Roman" w:hAnsi="Maiandra GD" w:cs="Consolas"/>
          <w:i/>
          <w:iCs/>
          <w:color w:val="4284AE"/>
          <w:sz w:val="24"/>
          <w:szCs w:val="24"/>
          <w:rPrChange w:id="1726" w:author="Narendra" w:date="2021-08-21T13:02:00Z">
            <w:rPr>
              <w:rFonts w:ascii="inherit" w:eastAsia="Times New Roman" w:hAnsi="inherit" w:cs="Consolas"/>
              <w:i/>
              <w:iCs/>
              <w:color w:val="4284AE"/>
              <w:sz w:val="25"/>
            </w:rPr>
          </w:rPrChange>
        </w:rPr>
        <w:t>RoleBasedBasicAuthenticationWEBAPI.Models</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72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728"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72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730"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1731"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732" w:author="Narendra" w:date="2021-08-21T13:02:00Z">
            <w:rPr>
              <w:rFonts w:ascii="inherit" w:eastAsia="Times New Roman" w:hAnsi="inherit" w:cs="Consolas"/>
              <w:b/>
              <w:bCs/>
              <w:color w:val="D171DD"/>
              <w:sz w:val="25"/>
            </w:rPr>
          </w:rPrChange>
        </w:rPr>
        <w:t>class</w:t>
      </w:r>
      <w:r w:rsidRPr="008C6831">
        <w:rPr>
          <w:rFonts w:ascii="Maiandra GD" w:eastAsia="Times New Roman" w:hAnsi="Maiandra GD" w:cs="Consolas"/>
          <w:color w:val="CFD5E0"/>
          <w:sz w:val="24"/>
          <w:szCs w:val="24"/>
          <w:rPrChange w:id="1733" w:author="Narendra" w:date="2021-08-21T13:02:00Z">
            <w:rPr>
              <w:rFonts w:ascii="inherit" w:eastAsia="Times New Roman" w:hAnsi="inherit" w:cs="Consolas"/>
              <w:color w:val="CFD5E0"/>
              <w:sz w:val="25"/>
            </w:rPr>
          </w:rPrChange>
        </w:rPr>
        <w:t xml:space="preserve"> UserValidate</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73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735"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73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1737" w:author="Narendra" w:date="2021-08-21T13:02:00Z">
            <w:rPr>
              <w:rFonts w:ascii="inherit" w:eastAsia="Times New Roman" w:hAnsi="inherit" w:cs="Consolas"/>
              <w:color w:val="6B7C8B"/>
              <w:sz w:val="25"/>
            </w:rPr>
          </w:rPrChange>
        </w:rPr>
        <w:t>//This method is used to check the user credentials</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73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739"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1740"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741" w:author="Narendra" w:date="2021-08-21T13:02:00Z">
            <w:rPr>
              <w:rFonts w:ascii="inherit" w:eastAsia="Times New Roman" w:hAnsi="inherit" w:cs="Consolas"/>
              <w:b/>
              <w:bCs/>
              <w:color w:val="D171DD"/>
              <w:sz w:val="25"/>
            </w:rPr>
          </w:rPrChange>
        </w:rPr>
        <w:t>static</w:t>
      </w:r>
      <w:r w:rsidRPr="008C6831">
        <w:rPr>
          <w:rFonts w:ascii="Maiandra GD" w:eastAsia="Times New Roman" w:hAnsi="Maiandra GD" w:cs="Consolas"/>
          <w:color w:val="CFD5E0"/>
          <w:sz w:val="24"/>
          <w:szCs w:val="24"/>
          <w:rPrChange w:id="1742"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743" w:author="Narendra" w:date="2021-08-21T13:02:00Z">
            <w:rPr>
              <w:rFonts w:ascii="inherit" w:eastAsia="Times New Roman" w:hAnsi="inherit" w:cs="Consolas"/>
              <w:b/>
              <w:bCs/>
              <w:color w:val="D171DD"/>
              <w:sz w:val="25"/>
            </w:rPr>
          </w:rPrChange>
        </w:rPr>
        <w:t>bool</w:t>
      </w:r>
      <w:r w:rsidRPr="008C6831">
        <w:rPr>
          <w:rFonts w:ascii="Maiandra GD" w:eastAsia="Times New Roman" w:hAnsi="Maiandra GD" w:cs="Consolas"/>
          <w:color w:val="CFD5E0"/>
          <w:sz w:val="24"/>
          <w:szCs w:val="24"/>
          <w:rPrChange w:id="1744"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1745" w:author="Narendra" w:date="2021-08-21T13:02:00Z">
            <w:rPr>
              <w:rFonts w:ascii="inherit" w:eastAsia="Times New Roman" w:hAnsi="inherit" w:cs="Consolas"/>
              <w:color w:val="4284AE"/>
              <w:sz w:val="25"/>
            </w:rPr>
          </w:rPrChange>
        </w:rPr>
        <w:t>Login</w:t>
      </w:r>
      <w:r w:rsidRPr="008C6831">
        <w:rPr>
          <w:rFonts w:ascii="Maiandra GD" w:eastAsia="Times New Roman" w:hAnsi="Maiandra GD" w:cs="Consolas"/>
          <w:b/>
          <w:bCs/>
          <w:color w:val="6B7C8B"/>
          <w:sz w:val="24"/>
          <w:szCs w:val="24"/>
          <w:rPrChange w:id="1746"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747" w:author="Narendra" w:date="2021-08-21T13:02:00Z">
            <w:rPr>
              <w:rFonts w:ascii="inherit" w:eastAsia="Times New Roman" w:hAnsi="inherit" w:cs="Consolas"/>
              <w:color w:val="CFD5E0"/>
              <w:sz w:val="25"/>
            </w:rPr>
          </w:rPrChange>
        </w:rPr>
        <w:t>string username, string password</w:t>
      </w:r>
      <w:r w:rsidRPr="008C6831">
        <w:rPr>
          <w:rFonts w:ascii="Maiandra GD" w:eastAsia="Times New Roman" w:hAnsi="Maiandra GD" w:cs="Consolas"/>
          <w:b/>
          <w:bCs/>
          <w:color w:val="6B7C8B"/>
          <w:sz w:val="24"/>
          <w:szCs w:val="24"/>
          <w:rPrChange w:id="1748"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74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750"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75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752" w:author="Narendra" w:date="2021-08-21T13:02:00Z">
            <w:rPr>
              <w:rFonts w:ascii="inherit" w:eastAsia="Times New Roman" w:hAnsi="inherit" w:cs="Consolas"/>
              <w:color w:val="CFD5E0"/>
              <w:sz w:val="25"/>
            </w:rPr>
          </w:rPrChange>
        </w:rPr>
        <w:t xml:space="preserve">UsersBL userBL = </w:t>
      </w:r>
      <w:r w:rsidRPr="008C6831">
        <w:rPr>
          <w:rFonts w:ascii="Maiandra GD" w:eastAsia="Times New Roman" w:hAnsi="Maiandra GD" w:cs="Consolas"/>
          <w:color w:val="4284AE"/>
          <w:sz w:val="24"/>
          <w:szCs w:val="24"/>
          <w:rPrChange w:id="1753"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1754"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1755" w:author="Narendra" w:date="2021-08-21T13:02:00Z">
            <w:rPr>
              <w:rFonts w:ascii="inherit" w:eastAsia="Times New Roman" w:hAnsi="inherit" w:cs="Consolas"/>
              <w:color w:val="4284AE"/>
              <w:sz w:val="25"/>
            </w:rPr>
          </w:rPrChange>
        </w:rPr>
        <w:t>UsersBL</w:t>
      </w:r>
      <w:r w:rsidRPr="008C6831">
        <w:rPr>
          <w:rFonts w:ascii="Maiandra GD" w:eastAsia="Times New Roman" w:hAnsi="Maiandra GD" w:cs="Consolas"/>
          <w:b/>
          <w:bCs/>
          <w:color w:val="6B7C8B"/>
          <w:sz w:val="24"/>
          <w:szCs w:val="24"/>
          <w:rPrChange w:id="1756"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757"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75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D19252"/>
          <w:sz w:val="24"/>
          <w:szCs w:val="24"/>
          <w:rPrChange w:id="1759" w:author="Narendra" w:date="2021-08-21T13:02:00Z">
            <w:rPr>
              <w:rFonts w:ascii="inherit" w:eastAsia="Times New Roman" w:hAnsi="inherit" w:cs="Consolas"/>
              <w:color w:val="D19252"/>
              <w:sz w:val="25"/>
            </w:rPr>
          </w:rPrChange>
        </w:rPr>
        <w:t>var</w:t>
      </w:r>
      <w:r w:rsidRPr="008C6831">
        <w:rPr>
          <w:rFonts w:ascii="Maiandra GD" w:eastAsia="Times New Roman" w:hAnsi="Maiandra GD" w:cs="Consolas"/>
          <w:color w:val="CFD5E0"/>
          <w:sz w:val="24"/>
          <w:szCs w:val="24"/>
          <w:rPrChange w:id="1760" w:author="Narendra" w:date="2021-08-21T13:02:00Z">
            <w:rPr>
              <w:rFonts w:ascii="inherit" w:eastAsia="Times New Roman" w:hAnsi="inherit" w:cs="Consolas"/>
              <w:color w:val="CFD5E0"/>
              <w:sz w:val="25"/>
            </w:rPr>
          </w:rPrChange>
        </w:rPr>
        <w:t xml:space="preserve"> UserLists = userBL.</w:t>
      </w:r>
      <w:r w:rsidRPr="008C6831">
        <w:rPr>
          <w:rFonts w:ascii="Maiandra GD" w:eastAsia="Times New Roman" w:hAnsi="Maiandra GD" w:cs="Consolas"/>
          <w:color w:val="4284AE"/>
          <w:sz w:val="24"/>
          <w:szCs w:val="24"/>
          <w:rPrChange w:id="1761" w:author="Narendra" w:date="2021-08-21T13:02:00Z">
            <w:rPr>
              <w:rFonts w:ascii="inherit" w:eastAsia="Times New Roman" w:hAnsi="inherit" w:cs="Consolas"/>
              <w:color w:val="4284AE"/>
              <w:sz w:val="25"/>
            </w:rPr>
          </w:rPrChange>
        </w:rPr>
        <w:t>GetUsers</w:t>
      </w:r>
      <w:r w:rsidRPr="008C6831">
        <w:rPr>
          <w:rFonts w:ascii="Maiandra GD" w:eastAsia="Times New Roman" w:hAnsi="Maiandra GD" w:cs="Consolas"/>
          <w:b/>
          <w:bCs/>
          <w:color w:val="6B7C8B"/>
          <w:sz w:val="24"/>
          <w:szCs w:val="24"/>
          <w:rPrChange w:id="176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763"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76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765" w:author="Narendra" w:date="2021-08-21T13:02:00Z">
            <w:rPr>
              <w:rFonts w:ascii="inherit" w:eastAsia="Times New Roman" w:hAnsi="inherit" w:cs="Consolas"/>
              <w:b/>
              <w:bCs/>
              <w:color w:val="D171DD"/>
              <w:sz w:val="25"/>
            </w:rPr>
          </w:rPrChange>
        </w:rPr>
        <w:t>return</w:t>
      </w:r>
      <w:r w:rsidRPr="008C6831">
        <w:rPr>
          <w:rFonts w:ascii="Maiandra GD" w:eastAsia="Times New Roman" w:hAnsi="Maiandra GD" w:cs="Consolas"/>
          <w:color w:val="CFD5E0"/>
          <w:sz w:val="24"/>
          <w:szCs w:val="24"/>
          <w:rPrChange w:id="1766" w:author="Narendra" w:date="2021-08-21T13:02:00Z">
            <w:rPr>
              <w:rFonts w:ascii="inherit" w:eastAsia="Times New Roman" w:hAnsi="inherit" w:cs="Consolas"/>
              <w:color w:val="CFD5E0"/>
              <w:sz w:val="25"/>
            </w:rPr>
          </w:rPrChange>
        </w:rPr>
        <w:t xml:space="preserve"> UserLists.</w:t>
      </w:r>
      <w:r w:rsidRPr="008C6831">
        <w:rPr>
          <w:rFonts w:ascii="Maiandra GD" w:eastAsia="Times New Roman" w:hAnsi="Maiandra GD" w:cs="Consolas"/>
          <w:color w:val="4284AE"/>
          <w:sz w:val="24"/>
          <w:szCs w:val="24"/>
          <w:rPrChange w:id="1767" w:author="Narendra" w:date="2021-08-21T13:02:00Z">
            <w:rPr>
              <w:rFonts w:ascii="inherit" w:eastAsia="Times New Roman" w:hAnsi="inherit" w:cs="Consolas"/>
              <w:color w:val="4284AE"/>
              <w:sz w:val="25"/>
            </w:rPr>
          </w:rPrChange>
        </w:rPr>
        <w:t>Any</w:t>
      </w:r>
      <w:r w:rsidRPr="008C6831">
        <w:rPr>
          <w:rFonts w:ascii="Maiandra GD" w:eastAsia="Times New Roman" w:hAnsi="Maiandra GD" w:cs="Consolas"/>
          <w:b/>
          <w:bCs/>
          <w:color w:val="6B7C8B"/>
          <w:sz w:val="24"/>
          <w:szCs w:val="24"/>
          <w:rPrChange w:id="176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769" w:author="Narendra" w:date="2021-08-21T13:02:00Z">
            <w:rPr>
              <w:rFonts w:ascii="inherit" w:eastAsia="Times New Roman" w:hAnsi="inherit" w:cs="Consolas"/>
              <w:color w:val="CFD5E0"/>
              <w:sz w:val="25"/>
            </w:rPr>
          </w:rPrChange>
        </w:rPr>
        <w:t>user =</w:t>
      </w:r>
      <w:r w:rsidRPr="008C6831">
        <w:rPr>
          <w:rFonts w:ascii="Maiandra GD" w:eastAsia="Times New Roman" w:hAnsi="Maiandra GD" w:cs="Consolas"/>
          <w:b/>
          <w:bCs/>
          <w:color w:val="6B7C8B"/>
          <w:sz w:val="24"/>
          <w:szCs w:val="24"/>
          <w:rPrChange w:id="1770" w:author="Narendra" w:date="2021-08-21T13:02:00Z">
            <w:rPr>
              <w:rFonts w:ascii="inherit" w:eastAsia="Times New Roman" w:hAnsi="inherit" w:cs="Consolas"/>
              <w:b/>
              <w:bCs/>
              <w:color w:val="6B7C8B"/>
              <w:sz w:val="25"/>
            </w:rPr>
          </w:rPrChange>
        </w:rPr>
        <w:t>&gt;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77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772" w:author="Narendra" w:date="2021-08-21T13:02:00Z">
            <w:rPr>
              <w:rFonts w:ascii="inherit" w:eastAsia="Times New Roman" w:hAnsi="inherit" w:cs="Consolas"/>
              <w:color w:val="CFD5E0"/>
              <w:sz w:val="25"/>
            </w:rPr>
          </w:rPrChange>
        </w:rPr>
        <w:t>user.</w:t>
      </w:r>
      <w:r w:rsidRPr="008C6831">
        <w:rPr>
          <w:rFonts w:ascii="Maiandra GD" w:eastAsia="Times New Roman" w:hAnsi="Maiandra GD" w:cs="Consolas"/>
          <w:color w:val="4284AE"/>
          <w:sz w:val="24"/>
          <w:szCs w:val="24"/>
          <w:rPrChange w:id="1773" w:author="Narendra" w:date="2021-08-21T13:02:00Z">
            <w:rPr>
              <w:rFonts w:ascii="inherit" w:eastAsia="Times New Roman" w:hAnsi="inherit" w:cs="Consolas"/>
              <w:color w:val="4284AE"/>
              <w:sz w:val="25"/>
            </w:rPr>
          </w:rPrChange>
        </w:rPr>
        <w:t>UserName</w:t>
      </w:r>
      <w:r w:rsidRPr="008C6831">
        <w:rPr>
          <w:rFonts w:ascii="Maiandra GD" w:eastAsia="Times New Roman" w:hAnsi="Maiandra GD" w:cs="Consolas"/>
          <w:color w:val="CFD5E0"/>
          <w:sz w:val="24"/>
          <w:szCs w:val="24"/>
          <w:rPrChange w:id="1774"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1775" w:author="Narendra" w:date="2021-08-21T13:02:00Z">
            <w:rPr>
              <w:rFonts w:ascii="inherit" w:eastAsia="Times New Roman" w:hAnsi="inherit" w:cs="Consolas"/>
              <w:color w:val="4284AE"/>
              <w:sz w:val="25"/>
            </w:rPr>
          </w:rPrChange>
        </w:rPr>
        <w:t>Equals</w:t>
      </w:r>
      <w:r w:rsidRPr="008C6831">
        <w:rPr>
          <w:rFonts w:ascii="Maiandra GD" w:eastAsia="Times New Roman" w:hAnsi="Maiandra GD" w:cs="Consolas"/>
          <w:b/>
          <w:bCs/>
          <w:color w:val="6B7C8B"/>
          <w:sz w:val="24"/>
          <w:szCs w:val="24"/>
          <w:rPrChange w:id="1776"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777" w:author="Narendra" w:date="2021-08-21T13:02:00Z">
            <w:rPr>
              <w:rFonts w:ascii="inherit" w:eastAsia="Times New Roman" w:hAnsi="inherit" w:cs="Consolas"/>
              <w:color w:val="CFD5E0"/>
              <w:sz w:val="25"/>
            </w:rPr>
          </w:rPrChange>
        </w:rPr>
        <w:t>username, StringComparison.</w:t>
      </w:r>
      <w:r w:rsidRPr="008C6831">
        <w:rPr>
          <w:rFonts w:ascii="Maiandra GD" w:eastAsia="Times New Roman" w:hAnsi="Maiandra GD" w:cs="Consolas"/>
          <w:color w:val="4284AE"/>
          <w:sz w:val="24"/>
          <w:szCs w:val="24"/>
          <w:rPrChange w:id="1778" w:author="Narendra" w:date="2021-08-21T13:02:00Z">
            <w:rPr>
              <w:rFonts w:ascii="inherit" w:eastAsia="Times New Roman" w:hAnsi="inherit" w:cs="Consolas"/>
              <w:color w:val="4284AE"/>
              <w:sz w:val="25"/>
            </w:rPr>
          </w:rPrChange>
        </w:rPr>
        <w:t>OrdinalIgnoreCase</w:t>
      </w:r>
      <w:r w:rsidRPr="008C6831">
        <w:rPr>
          <w:rFonts w:ascii="Maiandra GD" w:eastAsia="Times New Roman" w:hAnsi="Maiandra GD" w:cs="Consolas"/>
          <w:b/>
          <w:bCs/>
          <w:color w:val="6B7C8B"/>
          <w:sz w:val="24"/>
          <w:szCs w:val="24"/>
          <w:rPrChange w:id="1779"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78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781" w:author="Narendra" w:date="2021-08-21T13:02:00Z">
            <w:rPr>
              <w:rFonts w:ascii="inherit" w:eastAsia="Times New Roman" w:hAnsi="inherit" w:cs="Consolas"/>
              <w:color w:val="CFD5E0"/>
              <w:sz w:val="25"/>
            </w:rPr>
          </w:rPrChange>
        </w:rPr>
        <w:t>&amp;&amp; user.</w:t>
      </w:r>
      <w:r w:rsidRPr="008C6831">
        <w:rPr>
          <w:rFonts w:ascii="Maiandra GD" w:eastAsia="Times New Roman" w:hAnsi="Maiandra GD" w:cs="Consolas"/>
          <w:color w:val="4284AE"/>
          <w:sz w:val="24"/>
          <w:szCs w:val="24"/>
          <w:rPrChange w:id="1782" w:author="Narendra" w:date="2021-08-21T13:02:00Z">
            <w:rPr>
              <w:rFonts w:ascii="inherit" w:eastAsia="Times New Roman" w:hAnsi="inherit" w:cs="Consolas"/>
              <w:color w:val="4284AE"/>
              <w:sz w:val="25"/>
            </w:rPr>
          </w:rPrChange>
        </w:rPr>
        <w:t>Password</w:t>
      </w:r>
      <w:r w:rsidRPr="008C6831">
        <w:rPr>
          <w:rFonts w:ascii="Maiandra GD" w:eastAsia="Times New Roman" w:hAnsi="Maiandra GD" w:cs="Consolas"/>
          <w:color w:val="CFD5E0"/>
          <w:sz w:val="24"/>
          <w:szCs w:val="24"/>
          <w:rPrChange w:id="1783" w:author="Narendra" w:date="2021-08-21T13:02:00Z">
            <w:rPr>
              <w:rFonts w:ascii="inherit" w:eastAsia="Times New Roman" w:hAnsi="inherit" w:cs="Consolas"/>
              <w:color w:val="CFD5E0"/>
              <w:sz w:val="25"/>
            </w:rPr>
          </w:rPrChange>
        </w:rPr>
        <w:t xml:space="preserve"> == password</w:t>
      </w:r>
      <w:r w:rsidRPr="008C6831">
        <w:rPr>
          <w:rFonts w:ascii="Maiandra GD" w:eastAsia="Times New Roman" w:hAnsi="Maiandra GD" w:cs="Consolas"/>
          <w:b/>
          <w:bCs/>
          <w:color w:val="6B7C8B"/>
          <w:sz w:val="24"/>
          <w:szCs w:val="24"/>
          <w:rPrChange w:id="1784"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785"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78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787"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78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1789" w:author="Narendra" w:date="2021-08-21T13:02:00Z">
            <w:rPr>
              <w:rFonts w:ascii="inherit" w:eastAsia="Times New Roman" w:hAnsi="inherit" w:cs="Consolas"/>
              <w:color w:val="6B7C8B"/>
              <w:sz w:val="25"/>
            </w:rPr>
          </w:rPrChange>
        </w:rPr>
        <w:t>//This method is used to return the User Details</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79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791"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1792"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793" w:author="Narendra" w:date="2021-08-21T13:02:00Z">
            <w:rPr>
              <w:rFonts w:ascii="inherit" w:eastAsia="Times New Roman" w:hAnsi="inherit" w:cs="Consolas"/>
              <w:b/>
              <w:bCs/>
              <w:color w:val="D171DD"/>
              <w:sz w:val="25"/>
            </w:rPr>
          </w:rPrChange>
        </w:rPr>
        <w:t>static</w:t>
      </w:r>
      <w:r w:rsidRPr="008C6831">
        <w:rPr>
          <w:rFonts w:ascii="Maiandra GD" w:eastAsia="Times New Roman" w:hAnsi="Maiandra GD" w:cs="Consolas"/>
          <w:color w:val="CFD5E0"/>
          <w:sz w:val="24"/>
          <w:szCs w:val="24"/>
          <w:rPrChange w:id="1794" w:author="Narendra" w:date="2021-08-21T13:02:00Z">
            <w:rPr>
              <w:rFonts w:ascii="inherit" w:eastAsia="Times New Roman" w:hAnsi="inherit" w:cs="Consolas"/>
              <w:color w:val="CFD5E0"/>
              <w:sz w:val="25"/>
            </w:rPr>
          </w:rPrChange>
        </w:rPr>
        <w:t xml:space="preserve"> User </w:t>
      </w:r>
      <w:r w:rsidRPr="008C6831">
        <w:rPr>
          <w:rFonts w:ascii="Maiandra GD" w:eastAsia="Times New Roman" w:hAnsi="Maiandra GD" w:cs="Consolas"/>
          <w:color w:val="4284AE"/>
          <w:sz w:val="24"/>
          <w:szCs w:val="24"/>
          <w:rPrChange w:id="1795" w:author="Narendra" w:date="2021-08-21T13:02:00Z">
            <w:rPr>
              <w:rFonts w:ascii="inherit" w:eastAsia="Times New Roman" w:hAnsi="inherit" w:cs="Consolas"/>
              <w:color w:val="4284AE"/>
              <w:sz w:val="25"/>
            </w:rPr>
          </w:rPrChange>
        </w:rPr>
        <w:t>GetUserDetails</w:t>
      </w:r>
      <w:r w:rsidRPr="008C6831">
        <w:rPr>
          <w:rFonts w:ascii="Maiandra GD" w:eastAsia="Times New Roman" w:hAnsi="Maiandra GD" w:cs="Consolas"/>
          <w:b/>
          <w:bCs/>
          <w:color w:val="6B7C8B"/>
          <w:sz w:val="24"/>
          <w:szCs w:val="24"/>
          <w:rPrChange w:id="1796"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797" w:author="Narendra" w:date="2021-08-21T13:02:00Z">
            <w:rPr>
              <w:rFonts w:ascii="inherit" w:eastAsia="Times New Roman" w:hAnsi="inherit" w:cs="Consolas"/>
              <w:color w:val="CFD5E0"/>
              <w:sz w:val="25"/>
            </w:rPr>
          </w:rPrChange>
        </w:rPr>
        <w:t>string username, string password</w:t>
      </w:r>
      <w:r w:rsidRPr="008C6831">
        <w:rPr>
          <w:rFonts w:ascii="Maiandra GD" w:eastAsia="Times New Roman" w:hAnsi="Maiandra GD" w:cs="Consolas"/>
          <w:b/>
          <w:bCs/>
          <w:color w:val="6B7C8B"/>
          <w:sz w:val="24"/>
          <w:szCs w:val="24"/>
          <w:rPrChange w:id="1798"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79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800"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80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802" w:author="Narendra" w:date="2021-08-21T13:02:00Z">
            <w:rPr>
              <w:rFonts w:ascii="inherit" w:eastAsia="Times New Roman" w:hAnsi="inherit" w:cs="Consolas"/>
              <w:color w:val="CFD5E0"/>
              <w:sz w:val="25"/>
            </w:rPr>
          </w:rPrChange>
        </w:rPr>
        <w:t xml:space="preserve">UsersBL userBL = </w:t>
      </w:r>
      <w:r w:rsidRPr="008C6831">
        <w:rPr>
          <w:rFonts w:ascii="Maiandra GD" w:eastAsia="Times New Roman" w:hAnsi="Maiandra GD" w:cs="Consolas"/>
          <w:color w:val="4284AE"/>
          <w:sz w:val="24"/>
          <w:szCs w:val="24"/>
          <w:rPrChange w:id="1803"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1804"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1805" w:author="Narendra" w:date="2021-08-21T13:02:00Z">
            <w:rPr>
              <w:rFonts w:ascii="inherit" w:eastAsia="Times New Roman" w:hAnsi="inherit" w:cs="Consolas"/>
              <w:color w:val="4284AE"/>
              <w:sz w:val="25"/>
            </w:rPr>
          </w:rPrChange>
        </w:rPr>
        <w:t>UsersBL</w:t>
      </w:r>
      <w:r w:rsidRPr="008C6831">
        <w:rPr>
          <w:rFonts w:ascii="Maiandra GD" w:eastAsia="Times New Roman" w:hAnsi="Maiandra GD" w:cs="Consolas"/>
          <w:b/>
          <w:bCs/>
          <w:color w:val="6B7C8B"/>
          <w:sz w:val="24"/>
          <w:szCs w:val="24"/>
          <w:rPrChange w:id="1806"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807"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80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809" w:author="Narendra" w:date="2021-08-21T13:02:00Z">
            <w:rPr>
              <w:rFonts w:ascii="inherit" w:eastAsia="Times New Roman" w:hAnsi="inherit" w:cs="Consolas"/>
              <w:b/>
              <w:bCs/>
              <w:color w:val="D171DD"/>
              <w:sz w:val="25"/>
            </w:rPr>
          </w:rPrChange>
        </w:rPr>
        <w:t>return</w:t>
      </w:r>
      <w:r w:rsidRPr="008C6831">
        <w:rPr>
          <w:rFonts w:ascii="Maiandra GD" w:eastAsia="Times New Roman" w:hAnsi="Maiandra GD" w:cs="Consolas"/>
          <w:color w:val="CFD5E0"/>
          <w:sz w:val="24"/>
          <w:szCs w:val="24"/>
          <w:rPrChange w:id="1810" w:author="Narendra" w:date="2021-08-21T13:02:00Z">
            <w:rPr>
              <w:rFonts w:ascii="inherit" w:eastAsia="Times New Roman" w:hAnsi="inherit" w:cs="Consolas"/>
              <w:color w:val="CFD5E0"/>
              <w:sz w:val="25"/>
            </w:rPr>
          </w:rPrChange>
        </w:rPr>
        <w:t xml:space="preserve"> userBL.</w:t>
      </w:r>
      <w:r w:rsidRPr="008C6831">
        <w:rPr>
          <w:rFonts w:ascii="Maiandra GD" w:eastAsia="Times New Roman" w:hAnsi="Maiandra GD" w:cs="Consolas"/>
          <w:color w:val="4284AE"/>
          <w:sz w:val="24"/>
          <w:szCs w:val="24"/>
          <w:rPrChange w:id="1811" w:author="Narendra" w:date="2021-08-21T13:02:00Z">
            <w:rPr>
              <w:rFonts w:ascii="inherit" w:eastAsia="Times New Roman" w:hAnsi="inherit" w:cs="Consolas"/>
              <w:color w:val="4284AE"/>
              <w:sz w:val="25"/>
            </w:rPr>
          </w:rPrChange>
        </w:rPr>
        <w:t>GetUsers</w:t>
      </w:r>
      <w:r w:rsidRPr="008C6831">
        <w:rPr>
          <w:rFonts w:ascii="Maiandra GD" w:eastAsia="Times New Roman" w:hAnsi="Maiandra GD" w:cs="Consolas"/>
          <w:b/>
          <w:bCs/>
          <w:color w:val="6B7C8B"/>
          <w:sz w:val="24"/>
          <w:szCs w:val="24"/>
          <w:rPrChange w:id="181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813"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1814" w:author="Narendra" w:date="2021-08-21T13:02:00Z">
            <w:rPr>
              <w:rFonts w:ascii="inherit" w:eastAsia="Times New Roman" w:hAnsi="inherit" w:cs="Consolas"/>
              <w:color w:val="4284AE"/>
              <w:sz w:val="25"/>
            </w:rPr>
          </w:rPrChange>
        </w:rPr>
        <w:t>FirstOrDefault</w:t>
      </w:r>
      <w:r w:rsidRPr="008C6831">
        <w:rPr>
          <w:rFonts w:ascii="Maiandra GD" w:eastAsia="Times New Roman" w:hAnsi="Maiandra GD" w:cs="Consolas"/>
          <w:b/>
          <w:bCs/>
          <w:color w:val="6B7C8B"/>
          <w:sz w:val="24"/>
          <w:szCs w:val="24"/>
          <w:rPrChange w:id="1815"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816" w:author="Narendra" w:date="2021-08-21T13:02:00Z">
            <w:rPr>
              <w:rFonts w:ascii="inherit" w:eastAsia="Times New Roman" w:hAnsi="inherit" w:cs="Consolas"/>
              <w:color w:val="CFD5E0"/>
              <w:sz w:val="25"/>
            </w:rPr>
          </w:rPrChange>
        </w:rPr>
        <w:t>user =</w:t>
      </w:r>
      <w:r w:rsidRPr="008C6831">
        <w:rPr>
          <w:rFonts w:ascii="Maiandra GD" w:eastAsia="Times New Roman" w:hAnsi="Maiandra GD" w:cs="Consolas"/>
          <w:b/>
          <w:bCs/>
          <w:color w:val="6B7C8B"/>
          <w:sz w:val="24"/>
          <w:szCs w:val="24"/>
          <w:rPrChange w:id="1817" w:author="Narendra" w:date="2021-08-21T13:02:00Z">
            <w:rPr>
              <w:rFonts w:ascii="inherit" w:eastAsia="Times New Roman" w:hAnsi="inherit" w:cs="Consolas"/>
              <w:b/>
              <w:bCs/>
              <w:color w:val="6B7C8B"/>
              <w:sz w:val="25"/>
            </w:rPr>
          </w:rPrChange>
        </w:rPr>
        <w:t>&gt;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81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819" w:author="Narendra" w:date="2021-08-21T13:02:00Z">
            <w:rPr>
              <w:rFonts w:ascii="inherit" w:eastAsia="Times New Roman" w:hAnsi="inherit" w:cs="Consolas"/>
              <w:color w:val="CFD5E0"/>
              <w:sz w:val="25"/>
            </w:rPr>
          </w:rPrChange>
        </w:rPr>
        <w:t>user.</w:t>
      </w:r>
      <w:r w:rsidRPr="008C6831">
        <w:rPr>
          <w:rFonts w:ascii="Maiandra GD" w:eastAsia="Times New Roman" w:hAnsi="Maiandra GD" w:cs="Consolas"/>
          <w:color w:val="4284AE"/>
          <w:sz w:val="24"/>
          <w:szCs w:val="24"/>
          <w:rPrChange w:id="1820" w:author="Narendra" w:date="2021-08-21T13:02:00Z">
            <w:rPr>
              <w:rFonts w:ascii="inherit" w:eastAsia="Times New Roman" w:hAnsi="inherit" w:cs="Consolas"/>
              <w:color w:val="4284AE"/>
              <w:sz w:val="25"/>
            </w:rPr>
          </w:rPrChange>
        </w:rPr>
        <w:t>UserName</w:t>
      </w:r>
      <w:r w:rsidRPr="008C6831">
        <w:rPr>
          <w:rFonts w:ascii="Maiandra GD" w:eastAsia="Times New Roman" w:hAnsi="Maiandra GD" w:cs="Consolas"/>
          <w:color w:val="CFD5E0"/>
          <w:sz w:val="24"/>
          <w:szCs w:val="24"/>
          <w:rPrChange w:id="1821"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1822" w:author="Narendra" w:date="2021-08-21T13:02:00Z">
            <w:rPr>
              <w:rFonts w:ascii="inherit" w:eastAsia="Times New Roman" w:hAnsi="inherit" w:cs="Consolas"/>
              <w:color w:val="4284AE"/>
              <w:sz w:val="25"/>
            </w:rPr>
          </w:rPrChange>
        </w:rPr>
        <w:t>Equals</w:t>
      </w:r>
      <w:r w:rsidRPr="008C6831">
        <w:rPr>
          <w:rFonts w:ascii="Maiandra GD" w:eastAsia="Times New Roman" w:hAnsi="Maiandra GD" w:cs="Consolas"/>
          <w:b/>
          <w:bCs/>
          <w:color w:val="6B7C8B"/>
          <w:sz w:val="24"/>
          <w:szCs w:val="24"/>
          <w:rPrChange w:id="182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824" w:author="Narendra" w:date="2021-08-21T13:02:00Z">
            <w:rPr>
              <w:rFonts w:ascii="inherit" w:eastAsia="Times New Roman" w:hAnsi="inherit" w:cs="Consolas"/>
              <w:color w:val="CFD5E0"/>
              <w:sz w:val="25"/>
            </w:rPr>
          </w:rPrChange>
        </w:rPr>
        <w:t>username, StringComparison.</w:t>
      </w:r>
      <w:r w:rsidRPr="008C6831">
        <w:rPr>
          <w:rFonts w:ascii="Maiandra GD" w:eastAsia="Times New Roman" w:hAnsi="Maiandra GD" w:cs="Consolas"/>
          <w:color w:val="4284AE"/>
          <w:sz w:val="24"/>
          <w:szCs w:val="24"/>
          <w:rPrChange w:id="1825" w:author="Narendra" w:date="2021-08-21T13:02:00Z">
            <w:rPr>
              <w:rFonts w:ascii="inherit" w:eastAsia="Times New Roman" w:hAnsi="inherit" w:cs="Consolas"/>
              <w:color w:val="4284AE"/>
              <w:sz w:val="25"/>
            </w:rPr>
          </w:rPrChange>
        </w:rPr>
        <w:t>OrdinalIgnoreCase</w:t>
      </w:r>
      <w:r w:rsidRPr="008C6831">
        <w:rPr>
          <w:rFonts w:ascii="Maiandra GD" w:eastAsia="Times New Roman" w:hAnsi="Maiandra GD" w:cs="Consolas"/>
          <w:b/>
          <w:bCs/>
          <w:color w:val="6B7C8B"/>
          <w:sz w:val="24"/>
          <w:szCs w:val="24"/>
          <w:rPrChange w:id="1826"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82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828" w:author="Narendra" w:date="2021-08-21T13:02:00Z">
            <w:rPr>
              <w:rFonts w:ascii="inherit" w:eastAsia="Times New Roman" w:hAnsi="inherit" w:cs="Consolas"/>
              <w:color w:val="CFD5E0"/>
              <w:sz w:val="25"/>
            </w:rPr>
          </w:rPrChange>
        </w:rPr>
        <w:t>&amp;&amp; user.</w:t>
      </w:r>
      <w:r w:rsidRPr="008C6831">
        <w:rPr>
          <w:rFonts w:ascii="Maiandra GD" w:eastAsia="Times New Roman" w:hAnsi="Maiandra GD" w:cs="Consolas"/>
          <w:color w:val="4284AE"/>
          <w:sz w:val="24"/>
          <w:szCs w:val="24"/>
          <w:rPrChange w:id="1829" w:author="Narendra" w:date="2021-08-21T13:02:00Z">
            <w:rPr>
              <w:rFonts w:ascii="inherit" w:eastAsia="Times New Roman" w:hAnsi="inherit" w:cs="Consolas"/>
              <w:color w:val="4284AE"/>
              <w:sz w:val="25"/>
            </w:rPr>
          </w:rPrChange>
        </w:rPr>
        <w:t>Password</w:t>
      </w:r>
      <w:r w:rsidRPr="008C6831">
        <w:rPr>
          <w:rFonts w:ascii="Maiandra GD" w:eastAsia="Times New Roman" w:hAnsi="Maiandra GD" w:cs="Consolas"/>
          <w:color w:val="CFD5E0"/>
          <w:sz w:val="24"/>
          <w:szCs w:val="24"/>
          <w:rPrChange w:id="1830" w:author="Narendra" w:date="2021-08-21T13:02:00Z">
            <w:rPr>
              <w:rFonts w:ascii="inherit" w:eastAsia="Times New Roman" w:hAnsi="inherit" w:cs="Consolas"/>
              <w:color w:val="CFD5E0"/>
              <w:sz w:val="25"/>
            </w:rPr>
          </w:rPrChange>
        </w:rPr>
        <w:t xml:space="preserve"> == password</w:t>
      </w:r>
      <w:r w:rsidRPr="008C6831">
        <w:rPr>
          <w:rFonts w:ascii="Maiandra GD" w:eastAsia="Times New Roman" w:hAnsi="Maiandra GD" w:cs="Consolas"/>
          <w:b/>
          <w:bCs/>
          <w:color w:val="6B7C8B"/>
          <w:sz w:val="24"/>
          <w:szCs w:val="24"/>
          <w:rPrChange w:id="183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832"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83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834"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83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836"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line="384" w:lineRule="atLeast"/>
        <w:textAlignment w:val="baseline"/>
        <w:rPr>
          <w:rFonts w:ascii="Maiandra GD" w:eastAsia="Times New Roman" w:hAnsi="Maiandra GD" w:cs="Consolas"/>
          <w:color w:val="596174"/>
          <w:sz w:val="24"/>
          <w:szCs w:val="24"/>
          <w:rPrChange w:id="183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838"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1839"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840" w:author="Narendra" w:date="2021-08-21T13:02:00Z">
            <w:rPr>
              <w:rFonts w:ascii="Arial" w:eastAsia="Times New Roman" w:hAnsi="Arial" w:cs="Arial"/>
              <w:color w:val="000000"/>
              <w:sz w:val="23"/>
              <w:szCs w:val="23"/>
              <w:bdr w:val="none" w:sz="0" w:space="0" w:color="auto" w:frame="1"/>
            </w:rPr>
          </w:rPrChange>
        </w:rPr>
        <w:t>Now create the </w:t>
      </w:r>
      <w:r w:rsidRPr="008C6831">
        <w:rPr>
          <w:rFonts w:ascii="Maiandra GD" w:eastAsia="Times New Roman" w:hAnsi="Maiandra GD" w:cs="Arial"/>
          <w:b/>
          <w:bCs/>
          <w:color w:val="000000"/>
          <w:sz w:val="24"/>
          <w:szCs w:val="24"/>
          <w:rPrChange w:id="1841" w:author="Narendra" w:date="2021-08-21T13:02:00Z">
            <w:rPr>
              <w:rFonts w:ascii="Arial" w:eastAsia="Times New Roman" w:hAnsi="Arial" w:cs="Arial"/>
              <w:b/>
              <w:bCs/>
              <w:color w:val="000000"/>
              <w:sz w:val="23"/>
            </w:rPr>
          </w:rPrChange>
        </w:rPr>
        <w:t>BasicAuthenticationAttribute</w:t>
      </w:r>
      <w:r w:rsidRPr="008C6831">
        <w:rPr>
          <w:rFonts w:ascii="Maiandra GD" w:eastAsia="Times New Roman" w:hAnsi="Maiandra GD" w:cs="Arial"/>
          <w:color w:val="000000"/>
          <w:sz w:val="24"/>
          <w:szCs w:val="24"/>
          <w:bdr w:val="none" w:sz="0" w:space="0" w:color="auto" w:frame="1"/>
          <w:rPrChange w:id="1842" w:author="Narendra" w:date="2021-08-21T13:02:00Z">
            <w:rPr>
              <w:rFonts w:ascii="Arial" w:eastAsia="Times New Roman" w:hAnsi="Arial" w:cs="Arial"/>
              <w:color w:val="000000"/>
              <w:sz w:val="23"/>
              <w:szCs w:val="23"/>
              <w:bdr w:val="none" w:sz="0" w:space="0" w:color="auto" w:frame="1"/>
            </w:rPr>
          </w:rPrChange>
        </w:rPr>
        <w:t> which will implement the </w:t>
      </w:r>
      <w:r w:rsidRPr="008C6831">
        <w:rPr>
          <w:rFonts w:ascii="Maiandra GD" w:eastAsia="Times New Roman" w:hAnsi="Maiandra GD" w:cs="Arial"/>
          <w:b/>
          <w:bCs/>
          <w:color w:val="000000"/>
          <w:sz w:val="24"/>
          <w:szCs w:val="24"/>
          <w:rPrChange w:id="1843" w:author="Narendra" w:date="2021-08-21T13:02:00Z">
            <w:rPr>
              <w:rFonts w:ascii="Arial" w:eastAsia="Times New Roman" w:hAnsi="Arial" w:cs="Arial"/>
              <w:b/>
              <w:bCs/>
              <w:color w:val="000000"/>
              <w:sz w:val="23"/>
            </w:rPr>
          </w:rPrChange>
        </w:rPr>
        <w:t>AuthorizationFilterAttribute</w:t>
      </w:r>
      <w:r w:rsidRPr="008C6831">
        <w:rPr>
          <w:rFonts w:ascii="Maiandra GD" w:eastAsia="Times New Roman" w:hAnsi="Maiandra GD" w:cs="Arial"/>
          <w:color w:val="000000"/>
          <w:sz w:val="24"/>
          <w:szCs w:val="24"/>
          <w:bdr w:val="none" w:sz="0" w:space="0" w:color="auto" w:frame="1"/>
          <w:rPrChange w:id="1844" w:author="Narendra" w:date="2021-08-21T13:02:00Z">
            <w:rPr>
              <w:rFonts w:ascii="Arial" w:eastAsia="Times New Roman" w:hAnsi="Arial" w:cs="Arial"/>
              <w:color w:val="000000"/>
              <w:sz w:val="23"/>
              <w:szCs w:val="23"/>
              <w:bdr w:val="none" w:sz="0" w:space="0" w:color="auto" w:frame="1"/>
            </w:rPr>
          </w:rPrChange>
        </w:rPr>
        <w:t> where we will put the logic for role-based basic authentication.</w:t>
      </w:r>
    </w:p>
    <w:p w:rsidR="006E519F" w:rsidRPr="008C6831" w:rsidRDefault="006E519F" w:rsidP="006E519F">
      <w:pPr>
        <w:shd w:val="clear" w:color="auto" w:fill="FFFFFF"/>
        <w:spacing w:after="0" w:line="240" w:lineRule="auto"/>
        <w:jc w:val="both"/>
        <w:textAlignment w:val="baseline"/>
        <w:outlineLvl w:val="5"/>
        <w:rPr>
          <w:rFonts w:ascii="Maiandra GD" w:eastAsia="Times New Roman" w:hAnsi="Maiandra GD" w:cs="Segoe UI"/>
          <w:color w:val="3A3A3A"/>
          <w:sz w:val="24"/>
          <w:szCs w:val="24"/>
          <w:rPrChange w:id="1845" w:author="Narendra" w:date="2021-08-21T13:02:00Z">
            <w:rPr>
              <w:rFonts w:ascii="Segoe UI" w:eastAsia="Times New Roman" w:hAnsi="Segoe UI" w:cs="Segoe UI"/>
              <w:color w:val="3A3A3A"/>
              <w:sz w:val="15"/>
              <w:szCs w:val="15"/>
            </w:rPr>
          </w:rPrChange>
        </w:rPr>
      </w:pPr>
      <w:r w:rsidRPr="008C6831">
        <w:rPr>
          <w:rFonts w:ascii="Maiandra GD" w:eastAsia="Times New Roman" w:hAnsi="Maiandra GD" w:cs="Arial"/>
          <w:b/>
          <w:bCs/>
          <w:color w:val="000000"/>
          <w:sz w:val="24"/>
          <w:szCs w:val="24"/>
          <w:rPrChange w:id="1846" w:author="Narendra" w:date="2021-08-21T13:02:00Z">
            <w:rPr>
              <w:rFonts w:ascii="Arial" w:eastAsia="Times New Roman" w:hAnsi="Arial" w:cs="Arial"/>
              <w:b/>
              <w:bCs/>
              <w:color w:val="000000"/>
              <w:sz w:val="23"/>
            </w:rPr>
          </w:rPrChange>
        </w:rPr>
        <w:t>BasicAuthenticationAttribute.cs</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84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848" w:author="Narendra" w:date="2021-08-21T13:02:00Z">
            <w:rPr>
              <w:rFonts w:ascii="inherit" w:eastAsia="Times New Roman" w:hAnsi="inherit" w:cs="Consolas"/>
              <w:b/>
              <w:bCs/>
              <w:color w:val="D171DD"/>
              <w:sz w:val="25"/>
            </w:rPr>
          </w:rPrChange>
        </w:rPr>
        <w:lastRenderedPageBreak/>
        <w:t xml:space="preserve">using </w:t>
      </w:r>
      <w:r w:rsidRPr="008C6831">
        <w:rPr>
          <w:rFonts w:ascii="Maiandra GD" w:eastAsia="Times New Roman" w:hAnsi="Maiandra GD" w:cs="Consolas"/>
          <w:i/>
          <w:iCs/>
          <w:color w:val="4284AE"/>
          <w:sz w:val="24"/>
          <w:szCs w:val="24"/>
          <w:rPrChange w:id="1849" w:author="Narendra" w:date="2021-08-21T13:02:00Z">
            <w:rPr>
              <w:rFonts w:ascii="inherit" w:eastAsia="Times New Roman" w:hAnsi="inherit" w:cs="Consolas"/>
              <w:i/>
              <w:iCs/>
              <w:color w:val="4284AE"/>
              <w:sz w:val="25"/>
            </w:rPr>
          </w:rPrChange>
        </w:rPr>
        <w:t>System;</w:t>
      </w:r>
      <w:r w:rsidRPr="008C6831">
        <w:rPr>
          <w:rFonts w:ascii="Maiandra GD" w:eastAsia="Times New Roman" w:hAnsi="Maiandra GD" w:cs="Consolas"/>
          <w:color w:val="CFD5E0"/>
          <w:sz w:val="24"/>
          <w:szCs w:val="24"/>
          <w:rPrChange w:id="1850" w:author="Narendra" w:date="2021-08-21T13:02:00Z">
            <w:rPr>
              <w:rFonts w:ascii="inherit" w:eastAsia="Times New Roman" w:hAnsi="inherit" w:cs="Consolas"/>
              <w:color w:val="CFD5E0"/>
              <w:sz w:val="25"/>
            </w:rPr>
          </w:rPrChange>
        </w:rPr>
        <w:t xml:space="preserve"> </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85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852"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1853" w:author="Narendra" w:date="2021-08-21T13:02:00Z">
            <w:rPr>
              <w:rFonts w:ascii="inherit" w:eastAsia="Times New Roman" w:hAnsi="inherit" w:cs="Consolas"/>
              <w:i/>
              <w:iCs/>
              <w:color w:val="4284AE"/>
              <w:sz w:val="25"/>
            </w:rPr>
          </w:rPrChange>
        </w:rPr>
        <w:t>System.Net;</w:t>
      </w:r>
      <w:r w:rsidRPr="008C6831">
        <w:rPr>
          <w:rFonts w:ascii="Maiandra GD" w:eastAsia="Times New Roman" w:hAnsi="Maiandra GD" w:cs="Consolas"/>
          <w:color w:val="CFD5E0"/>
          <w:sz w:val="24"/>
          <w:szCs w:val="24"/>
          <w:rPrChange w:id="1854" w:author="Narendra" w:date="2021-08-21T13:02:00Z">
            <w:rPr>
              <w:rFonts w:ascii="inherit" w:eastAsia="Times New Roman" w:hAnsi="inherit" w:cs="Consolas"/>
              <w:color w:val="CFD5E0"/>
              <w:sz w:val="25"/>
            </w:rPr>
          </w:rPrChange>
        </w:rPr>
        <w:t xml:space="preserve"> </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85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856"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1857" w:author="Narendra" w:date="2021-08-21T13:02:00Z">
            <w:rPr>
              <w:rFonts w:ascii="inherit" w:eastAsia="Times New Roman" w:hAnsi="inherit" w:cs="Consolas"/>
              <w:i/>
              <w:iCs/>
              <w:color w:val="4284AE"/>
              <w:sz w:val="25"/>
            </w:rPr>
          </w:rPrChange>
        </w:rPr>
        <w:t>System.Net.Http;</w:t>
      </w:r>
      <w:r w:rsidRPr="008C6831">
        <w:rPr>
          <w:rFonts w:ascii="Maiandra GD" w:eastAsia="Times New Roman" w:hAnsi="Maiandra GD" w:cs="Consolas"/>
          <w:color w:val="CFD5E0"/>
          <w:sz w:val="24"/>
          <w:szCs w:val="24"/>
          <w:rPrChange w:id="1858" w:author="Narendra" w:date="2021-08-21T13:02:00Z">
            <w:rPr>
              <w:rFonts w:ascii="inherit" w:eastAsia="Times New Roman" w:hAnsi="inherit" w:cs="Consolas"/>
              <w:color w:val="CFD5E0"/>
              <w:sz w:val="25"/>
            </w:rPr>
          </w:rPrChange>
        </w:rPr>
        <w:t xml:space="preserve"> </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85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860"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1861" w:author="Narendra" w:date="2021-08-21T13:02:00Z">
            <w:rPr>
              <w:rFonts w:ascii="inherit" w:eastAsia="Times New Roman" w:hAnsi="inherit" w:cs="Consolas"/>
              <w:i/>
              <w:iCs/>
              <w:color w:val="4284AE"/>
              <w:sz w:val="25"/>
            </w:rPr>
          </w:rPrChange>
        </w:rPr>
        <w:t>System.Security.Claims;</w:t>
      </w:r>
      <w:r w:rsidRPr="008C6831">
        <w:rPr>
          <w:rFonts w:ascii="Maiandra GD" w:eastAsia="Times New Roman" w:hAnsi="Maiandra GD" w:cs="Consolas"/>
          <w:color w:val="CFD5E0"/>
          <w:sz w:val="24"/>
          <w:szCs w:val="24"/>
          <w:rPrChange w:id="1862" w:author="Narendra" w:date="2021-08-21T13:02:00Z">
            <w:rPr>
              <w:rFonts w:ascii="inherit" w:eastAsia="Times New Roman" w:hAnsi="inherit" w:cs="Consolas"/>
              <w:color w:val="CFD5E0"/>
              <w:sz w:val="25"/>
            </w:rPr>
          </w:rPrChange>
        </w:rPr>
        <w:t xml:space="preserve"> </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86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864"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1865" w:author="Narendra" w:date="2021-08-21T13:02:00Z">
            <w:rPr>
              <w:rFonts w:ascii="inherit" w:eastAsia="Times New Roman" w:hAnsi="inherit" w:cs="Consolas"/>
              <w:i/>
              <w:iCs/>
              <w:color w:val="4284AE"/>
              <w:sz w:val="25"/>
            </w:rPr>
          </w:rPrChange>
        </w:rPr>
        <w:t>System.Security.Principal;</w:t>
      </w:r>
      <w:r w:rsidRPr="008C6831">
        <w:rPr>
          <w:rFonts w:ascii="Maiandra GD" w:eastAsia="Times New Roman" w:hAnsi="Maiandra GD" w:cs="Consolas"/>
          <w:color w:val="CFD5E0"/>
          <w:sz w:val="24"/>
          <w:szCs w:val="24"/>
          <w:rPrChange w:id="1866" w:author="Narendra" w:date="2021-08-21T13:02:00Z">
            <w:rPr>
              <w:rFonts w:ascii="inherit" w:eastAsia="Times New Roman" w:hAnsi="inherit" w:cs="Consolas"/>
              <w:color w:val="CFD5E0"/>
              <w:sz w:val="25"/>
            </w:rPr>
          </w:rPrChange>
        </w:rPr>
        <w:t xml:space="preserve"> </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86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868"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1869" w:author="Narendra" w:date="2021-08-21T13:02:00Z">
            <w:rPr>
              <w:rFonts w:ascii="inherit" w:eastAsia="Times New Roman" w:hAnsi="inherit" w:cs="Consolas"/>
              <w:i/>
              <w:iCs/>
              <w:color w:val="4284AE"/>
              <w:sz w:val="25"/>
            </w:rPr>
          </w:rPrChange>
        </w:rPr>
        <w:t>System.Text;</w:t>
      </w:r>
      <w:r w:rsidRPr="008C6831">
        <w:rPr>
          <w:rFonts w:ascii="Maiandra GD" w:eastAsia="Times New Roman" w:hAnsi="Maiandra GD" w:cs="Consolas"/>
          <w:color w:val="CFD5E0"/>
          <w:sz w:val="24"/>
          <w:szCs w:val="24"/>
          <w:rPrChange w:id="1870" w:author="Narendra" w:date="2021-08-21T13:02:00Z">
            <w:rPr>
              <w:rFonts w:ascii="inherit" w:eastAsia="Times New Roman" w:hAnsi="inherit" w:cs="Consolas"/>
              <w:color w:val="CFD5E0"/>
              <w:sz w:val="25"/>
            </w:rPr>
          </w:rPrChange>
        </w:rPr>
        <w:t xml:space="preserve"> </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87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872"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1873" w:author="Narendra" w:date="2021-08-21T13:02:00Z">
            <w:rPr>
              <w:rFonts w:ascii="inherit" w:eastAsia="Times New Roman" w:hAnsi="inherit" w:cs="Consolas"/>
              <w:i/>
              <w:iCs/>
              <w:color w:val="4284AE"/>
              <w:sz w:val="25"/>
            </w:rPr>
          </w:rPrChange>
        </w:rPr>
        <w:t>System.Threading;</w:t>
      </w:r>
      <w:r w:rsidRPr="008C6831">
        <w:rPr>
          <w:rFonts w:ascii="Maiandra GD" w:eastAsia="Times New Roman" w:hAnsi="Maiandra GD" w:cs="Consolas"/>
          <w:color w:val="CFD5E0"/>
          <w:sz w:val="24"/>
          <w:szCs w:val="24"/>
          <w:rPrChange w:id="1874" w:author="Narendra" w:date="2021-08-21T13:02:00Z">
            <w:rPr>
              <w:rFonts w:ascii="inherit" w:eastAsia="Times New Roman" w:hAnsi="inherit" w:cs="Consolas"/>
              <w:color w:val="CFD5E0"/>
              <w:sz w:val="25"/>
            </w:rPr>
          </w:rPrChange>
        </w:rPr>
        <w:t xml:space="preserve"> </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87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876"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1877" w:author="Narendra" w:date="2021-08-21T13:02:00Z">
            <w:rPr>
              <w:rFonts w:ascii="inherit" w:eastAsia="Times New Roman" w:hAnsi="inherit" w:cs="Consolas"/>
              <w:i/>
              <w:iCs/>
              <w:color w:val="4284AE"/>
              <w:sz w:val="25"/>
            </w:rPr>
          </w:rPrChange>
        </w:rPr>
        <w:t>System.Web;</w:t>
      </w:r>
      <w:r w:rsidRPr="008C6831">
        <w:rPr>
          <w:rFonts w:ascii="Maiandra GD" w:eastAsia="Times New Roman" w:hAnsi="Maiandra GD" w:cs="Consolas"/>
          <w:color w:val="CFD5E0"/>
          <w:sz w:val="24"/>
          <w:szCs w:val="24"/>
          <w:rPrChange w:id="1878" w:author="Narendra" w:date="2021-08-21T13:02:00Z">
            <w:rPr>
              <w:rFonts w:ascii="inherit" w:eastAsia="Times New Roman" w:hAnsi="inherit" w:cs="Consolas"/>
              <w:color w:val="CFD5E0"/>
              <w:sz w:val="25"/>
            </w:rPr>
          </w:rPrChange>
        </w:rPr>
        <w:t xml:space="preserve"> </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87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880"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1881" w:author="Narendra" w:date="2021-08-21T13:02:00Z">
            <w:rPr>
              <w:rFonts w:ascii="inherit" w:eastAsia="Times New Roman" w:hAnsi="inherit" w:cs="Consolas"/>
              <w:i/>
              <w:iCs/>
              <w:color w:val="4284AE"/>
              <w:sz w:val="25"/>
            </w:rPr>
          </w:rPrChange>
        </w:rPr>
        <w:t>System.Web.Http.Controllers;</w:t>
      </w:r>
      <w:r w:rsidRPr="008C6831">
        <w:rPr>
          <w:rFonts w:ascii="Maiandra GD" w:eastAsia="Times New Roman" w:hAnsi="Maiandra GD" w:cs="Consolas"/>
          <w:color w:val="CFD5E0"/>
          <w:sz w:val="24"/>
          <w:szCs w:val="24"/>
          <w:rPrChange w:id="1882" w:author="Narendra" w:date="2021-08-21T13:02:00Z">
            <w:rPr>
              <w:rFonts w:ascii="inherit" w:eastAsia="Times New Roman" w:hAnsi="inherit" w:cs="Consolas"/>
              <w:color w:val="CFD5E0"/>
              <w:sz w:val="25"/>
            </w:rPr>
          </w:rPrChange>
        </w:rPr>
        <w:t xml:space="preserve"> </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88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884"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1885" w:author="Narendra" w:date="2021-08-21T13:02:00Z">
            <w:rPr>
              <w:rFonts w:ascii="inherit" w:eastAsia="Times New Roman" w:hAnsi="inherit" w:cs="Consolas"/>
              <w:i/>
              <w:iCs/>
              <w:color w:val="4284AE"/>
              <w:sz w:val="25"/>
            </w:rPr>
          </w:rPrChange>
        </w:rPr>
        <w:t>System.Web.Http.Filters;</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88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887" w:author="Narendra" w:date="2021-08-21T13:02:00Z">
            <w:rPr>
              <w:rFonts w:ascii="inherit" w:eastAsia="Times New Roman" w:hAnsi="inherit" w:cs="Consolas"/>
              <w:b/>
              <w:bCs/>
              <w:color w:val="D171DD"/>
              <w:sz w:val="25"/>
            </w:rPr>
          </w:rPrChange>
        </w:rPr>
        <w:t xml:space="preserve">namespace </w:t>
      </w:r>
      <w:r w:rsidRPr="008C6831">
        <w:rPr>
          <w:rFonts w:ascii="Maiandra GD" w:eastAsia="Times New Roman" w:hAnsi="Maiandra GD" w:cs="Consolas"/>
          <w:i/>
          <w:iCs/>
          <w:color w:val="4284AE"/>
          <w:sz w:val="24"/>
          <w:szCs w:val="24"/>
          <w:rPrChange w:id="1888" w:author="Narendra" w:date="2021-08-21T13:02:00Z">
            <w:rPr>
              <w:rFonts w:ascii="inherit" w:eastAsia="Times New Roman" w:hAnsi="inherit" w:cs="Consolas"/>
              <w:i/>
              <w:iCs/>
              <w:color w:val="4284AE"/>
              <w:sz w:val="25"/>
            </w:rPr>
          </w:rPrChange>
        </w:rPr>
        <w:t>RoleBasedBasicAuthenticationWEBAPI.Models</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88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890"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89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892"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1893"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894" w:author="Narendra" w:date="2021-08-21T13:02:00Z">
            <w:rPr>
              <w:rFonts w:ascii="inherit" w:eastAsia="Times New Roman" w:hAnsi="inherit" w:cs="Consolas"/>
              <w:b/>
              <w:bCs/>
              <w:color w:val="D171DD"/>
              <w:sz w:val="25"/>
            </w:rPr>
          </w:rPrChange>
        </w:rPr>
        <w:t>class</w:t>
      </w:r>
      <w:r w:rsidRPr="008C6831">
        <w:rPr>
          <w:rFonts w:ascii="Maiandra GD" w:eastAsia="Times New Roman" w:hAnsi="Maiandra GD" w:cs="Consolas"/>
          <w:color w:val="CFD5E0"/>
          <w:sz w:val="24"/>
          <w:szCs w:val="24"/>
          <w:rPrChange w:id="1895" w:author="Narendra" w:date="2021-08-21T13:02:00Z">
            <w:rPr>
              <w:rFonts w:ascii="inherit" w:eastAsia="Times New Roman" w:hAnsi="inherit" w:cs="Consolas"/>
              <w:color w:val="CFD5E0"/>
              <w:sz w:val="25"/>
            </w:rPr>
          </w:rPrChange>
        </w:rPr>
        <w:t xml:space="preserve"> BasicAuthenticationAttribute : AuthorizationFilterAttribute</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89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897"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89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899" w:author="Narendra" w:date="2021-08-21T13:02:00Z">
            <w:rPr>
              <w:rFonts w:ascii="inherit" w:eastAsia="Times New Roman" w:hAnsi="inherit" w:cs="Consolas"/>
              <w:b/>
              <w:bCs/>
              <w:color w:val="D171DD"/>
              <w:sz w:val="25"/>
            </w:rPr>
          </w:rPrChange>
        </w:rPr>
        <w:t>private</w:t>
      </w:r>
      <w:r w:rsidRPr="008C6831">
        <w:rPr>
          <w:rFonts w:ascii="Maiandra GD" w:eastAsia="Times New Roman" w:hAnsi="Maiandra GD" w:cs="Consolas"/>
          <w:color w:val="CFD5E0"/>
          <w:sz w:val="24"/>
          <w:szCs w:val="24"/>
          <w:rPrChange w:id="1900"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1901" w:author="Narendra" w:date="2021-08-21T13:02:00Z">
            <w:rPr>
              <w:rFonts w:ascii="inherit" w:eastAsia="Times New Roman" w:hAnsi="inherit" w:cs="Consolas"/>
              <w:color w:val="4284AE"/>
              <w:sz w:val="25"/>
            </w:rPr>
          </w:rPrChange>
        </w:rPr>
        <w:t>const</w:t>
      </w:r>
      <w:r w:rsidRPr="008C6831">
        <w:rPr>
          <w:rFonts w:ascii="Maiandra GD" w:eastAsia="Times New Roman" w:hAnsi="Maiandra GD" w:cs="Consolas"/>
          <w:color w:val="CFD5E0"/>
          <w:sz w:val="24"/>
          <w:szCs w:val="24"/>
          <w:rPrChange w:id="1902" w:author="Narendra" w:date="2021-08-21T13:02:00Z">
            <w:rPr>
              <w:rFonts w:ascii="inherit" w:eastAsia="Times New Roman" w:hAnsi="inherit" w:cs="Consolas"/>
              <w:color w:val="CFD5E0"/>
              <w:sz w:val="25"/>
            </w:rPr>
          </w:rPrChange>
        </w:rPr>
        <w:t xml:space="preserve"> string Realm = </w:t>
      </w:r>
      <w:r w:rsidRPr="008C6831">
        <w:rPr>
          <w:rFonts w:ascii="Maiandra GD" w:eastAsia="Times New Roman" w:hAnsi="Maiandra GD" w:cs="Consolas"/>
          <w:color w:val="7CC379"/>
          <w:sz w:val="24"/>
          <w:szCs w:val="24"/>
          <w:rPrChange w:id="1903" w:author="Narendra" w:date="2021-08-21T13:02:00Z">
            <w:rPr>
              <w:rFonts w:ascii="inherit" w:eastAsia="Times New Roman" w:hAnsi="inherit" w:cs="Consolas"/>
              <w:color w:val="7CC379"/>
              <w:sz w:val="25"/>
            </w:rPr>
          </w:rPrChange>
        </w:rPr>
        <w:t>"My Realm"</w:t>
      </w:r>
      <w:r w:rsidRPr="008C6831">
        <w:rPr>
          <w:rFonts w:ascii="Maiandra GD" w:eastAsia="Times New Roman" w:hAnsi="Maiandra GD" w:cs="Consolas"/>
          <w:color w:val="CFD5E0"/>
          <w:sz w:val="24"/>
          <w:szCs w:val="24"/>
          <w:rPrChange w:id="1904"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90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906"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1907"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908" w:author="Narendra" w:date="2021-08-21T13:02:00Z">
            <w:rPr>
              <w:rFonts w:ascii="inherit" w:eastAsia="Times New Roman" w:hAnsi="inherit" w:cs="Consolas"/>
              <w:b/>
              <w:bCs/>
              <w:color w:val="D171DD"/>
              <w:sz w:val="25"/>
            </w:rPr>
          </w:rPrChange>
        </w:rPr>
        <w:t>override</w:t>
      </w:r>
      <w:r w:rsidRPr="008C6831">
        <w:rPr>
          <w:rFonts w:ascii="Maiandra GD" w:eastAsia="Times New Roman" w:hAnsi="Maiandra GD" w:cs="Consolas"/>
          <w:color w:val="CFD5E0"/>
          <w:sz w:val="24"/>
          <w:szCs w:val="24"/>
          <w:rPrChange w:id="1909"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910" w:author="Narendra" w:date="2021-08-21T13:02:00Z">
            <w:rPr>
              <w:rFonts w:ascii="inherit" w:eastAsia="Times New Roman" w:hAnsi="inherit" w:cs="Consolas"/>
              <w:b/>
              <w:bCs/>
              <w:color w:val="D171DD"/>
              <w:sz w:val="25"/>
            </w:rPr>
          </w:rPrChange>
        </w:rPr>
        <w:t>void</w:t>
      </w:r>
      <w:r w:rsidRPr="008C6831">
        <w:rPr>
          <w:rFonts w:ascii="Maiandra GD" w:eastAsia="Times New Roman" w:hAnsi="Maiandra GD" w:cs="Consolas"/>
          <w:color w:val="CFD5E0"/>
          <w:sz w:val="24"/>
          <w:szCs w:val="24"/>
          <w:rPrChange w:id="1911"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1912" w:author="Narendra" w:date="2021-08-21T13:02:00Z">
            <w:rPr>
              <w:rFonts w:ascii="inherit" w:eastAsia="Times New Roman" w:hAnsi="inherit" w:cs="Consolas"/>
              <w:color w:val="4284AE"/>
              <w:sz w:val="25"/>
            </w:rPr>
          </w:rPrChange>
        </w:rPr>
        <w:t>OnAuthorization</w:t>
      </w:r>
      <w:r w:rsidRPr="008C6831">
        <w:rPr>
          <w:rFonts w:ascii="Maiandra GD" w:eastAsia="Times New Roman" w:hAnsi="Maiandra GD" w:cs="Consolas"/>
          <w:b/>
          <w:bCs/>
          <w:color w:val="6B7C8B"/>
          <w:sz w:val="24"/>
          <w:szCs w:val="24"/>
          <w:rPrChange w:id="191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914" w:author="Narendra" w:date="2021-08-21T13:02:00Z">
            <w:rPr>
              <w:rFonts w:ascii="inherit" w:eastAsia="Times New Roman" w:hAnsi="inherit" w:cs="Consolas"/>
              <w:color w:val="CFD5E0"/>
              <w:sz w:val="25"/>
            </w:rPr>
          </w:rPrChange>
        </w:rPr>
        <w:t>HttpActionContext actionContext</w:t>
      </w:r>
      <w:r w:rsidRPr="008C6831">
        <w:rPr>
          <w:rFonts w:ascii="Maiandra GD" w:eastAsia="Times New Roman" w:hAnsi="Maiandra GD" w:cs="Consolas"/>
          <w:b/>
          <w:bCs/>
          <w:color w:val="6B7C8B"/>
          <w:sz w:val="24"/>
          <w:szCs w:val="24"/>
          <w:rPrChange w:id="1915"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91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917"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91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919" w:author="Narendra" w:date="2021-08-21T13:02:00Z">
            <w:rPr>
              <w:rFonts w:ascii="inherit" w:eastAsia="Times New Roman" w:hAnsi="inherit" w:cs="Consolas"/>
              <w:b/>
              <w:bCs/>
              <w:color w:val="D171DD"/>
              <w:sz w:val="25"/>
            </w:rPr>
          </w:rPrChange>
        </w:rPr>
        <w:t>if</w:t>
      </w:r>
      <w:r w:rsidRPr="008C6831">
        <w:rPr>
          <w:rFonts w:ascii="Maiandra GD" w:eastAsia="Times New Roman" w:hAnsi="Maiandra GD" w:cs="Consolas"/>
          <w:color w:val="CFD5E0"/>
          <w:sz w:val="24"/>
          <w:szCs w:val="24"/>
          <w:rPrChange w:id="1920"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192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922" w:author="Narendra" w:date="2021-08-21T13:02:00Z">
            <w:rPr>
              <w:rFonts w:ascii="inherit" w:eastAsia="Times New Roman" w:hAnsi="inherit" w:cs="Consolas"/>
              <w:color w:val="CFD5E0"/>
              <w:sz w:val="25"/>
            </w:rPr>
          </w:rPrChange>
        </w:rPr>
        <w:t>actionContext.</w:t>
      </w:r>
      <w:r w:rsidRPr="008C6831">
        <w:rPr>
          <w:rFonts w:ascii="Maiandra GD" w:eastAsia="Times New Roman" w:hAnsi="Maiandra GD" w:cs="Consolas"/>
          <w:color w:val="4284AE"/>
          <w:sz w:val="24"/>
          <w:szCs w:val="24"/>
          <w:rPrChange w:id="1923" w:author="Narendra" w:date="2021-08-21T13:02:00Z">
            <w:rPr>
              <w:rFonts w:ascii="inherit" w:eastAsia="Times New Roman" w:hAnsi="inherit" w:cs="Consolas"/>
              <w:color w:val="4284AE"/>
              <w:sz w:val="25"/>
            </w:rPr>
          </w:rPrChange>
        </w:rPr>
        <w:t>Request</w:t>
      </w:r>
      <w:r w:rsidRPr="008C6831">
        <w:rPr>
          <w:rFonts w:ascii="Maiandra GD" w:eastAsia="Times New Roman" w:hAnsi="Maiandra GD" w:cs="Consolas"/>
          <w:color w:val="CFD5E0"/>
          <w:sz w:val="24"/>
          <w:szCs w:val="24"/>
          <w:rPrChange w:id="1924"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1925" w:author="Narendra" w:date="2021-08-21T13:02:00Z">
            <w:rPr>
              <w:rFonts w:ascii="inherit" w:eastAsia="Times New Roman" w:hAnsi="inherit" w:cs="Consolas"/>
              <w:color w:val="4284AE"/>
              <w:sz w:val="25"/>
            </w:rPr>
          </w:rPrChange>
        </w:rPr>
        <w:t>Headers</w:t>
      </w:r>
      <w:r w:rsidRPr="008C6831">
        <w:rPr>
          <w:rFonts w:ascii="Maiandra GD" w:eastAsia="Times New Roman" w:hAnsi="Maiandra GD" w:cs="Consolas"/>
          <w:color w:val="CFD5E0"/>
          <w:sz w:val="24"/>
          <w:szCs w:val="24"/>
          <w:rPrChange w:id="1926"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1927" w:author="Narendra" w:date="2021-08-21T13:02:00Z">
            <w:rPr>
              <w:rFonts w:ascii="inherit" w:eastAsia="Times New Roman" w:hAnsi="inherit" w:cs="Consolas"/>
              <w:color w:val="4284AE"/>
              <w:sz w:val="25"/>
            </w:rPr>
          </w:rPrChange>
        </w:rPr>
        <w:t>Authorization</w:t>
      </w:r>
      <w:r w:rsidRPr="008C6831">
        <w:rPr>
          <w:rFonts w:ascii="Maiandra GD" w:eastAsia="Times New Roman" w:hAnsi="Maiandra GD" w:cs="Consolas"/>
          <w:color w:val="CFD5E0"/>
          <w:sz w:val="24"/>
          <w:szCs w:val="24"/>
          <w:rPrChange w:id="1928" w:author="Narendra" w:date="2021-08-21T13:02:00Z">
            <w:rPr>
              <w:rFonts w:ascii="inherit" w:eastAsia="Times New Roman" w:hAnsi="inherit" w:cs="Consolas"/>
              <w:color w:val="CFD5E0"/>
              <w:sz w:val="25"/>
            </w:rPr>
          </w:rPrChange>
        </w:rPr>
        <w:t xml:space="preserve"> == </w:t>
      </w:r>
      <w:r w:rsidRPr="008C6831">
        <w:rPr>
          <w:rFonts w:ascii="Maiandra GD" w:eastAsia="Times New Roman" w:hAnsi="Maiandra GD" w:cs="Consolas"/>
          <w:b/>
          <w:bCs/>
          <w:color w:val="D171DD"/>
          <w:sz w:val="24"/>
          <w:szCs w:val="24"/>
          <w:rPrChange w:id="1929" w:author="Narendra" w:date="2021-08-21T13:02:00Z">
            <w:rPr>
              <w:rFonts w:ascii="inherit" w:eastAsia="Times New Roman" w:hAnsi="inherit" w:cs="Consolas"/>
              <w:b/>
              <w:bCs/>
              <w:color w:val="D171DD"/>
              <w:sz w:val="25"/>
            </w:rPr>
          </w:rPrChange>
        </w:rPr>
        <w:t>null</w:t>
      </w:r>
      <w:r w:rsidRPr="008C6831">
        <w:rPr>
          <w:rFonts w:ascii="Maiandra GD" w:eastAsia="Times New Roman" w:hAnsi="Maiandra GD" w:cs="Consolas"/>
          <w:b/>
          <w:bCs/>
          <w:color w:val="6B7C8B"/>
          <w:sz w:val="24"/>
          <w:szCs w:val="24"/>
          <w:rPrChange w:id="1930"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93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932"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93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934" w:author="Narendra" w:date="2021-08-21T13:02:00Z">
            <w:rPr>
              <w:rFonts w:ascii="inherit" w:eastAsia="Times New Roman" w:hAnsi="inherit" w:cs="Consolas"/>
              <w:color w:val="CFD5E0"/>
              <w:sz w:val="25"/>
            </w:rPr>
          </w:rPrChange>
        </w:rPr>
        <w:t>actionContext.</w:t>
      </w:r>
      <w:r w:rsidRPr="008C6831">
        <w:rPr>
          <w:rFonts w:ascii="Maiandra GD" w:eastAsia="Times New Roman" w:hAnsi="Maiandra GD" w:cs="Consolas"/>
          <w:color w:val="4284AE"/>
          <w:sz w:val="24"/>
          <w:szCs w:val="24"/>
          <w:rPrChange w:id="1935" w:author="Narendra" w:date="2021-08-21T13:02:00Z">
            <w:rPr>
              <w:rFonts w:ascii="inherit" w:eastAsia="Times New Roman" w:hAnsi="inherit" w:cs="Consolas"/>
              <w:color w:val="4284AE"/>
              <w:sz w:val="25"/>
            </w:rPr>
          </w:rPrChange>
        </w:rPr>
        <w:t>Response</w:t>
      </w:r>
      <w:r w:rsidRPr="008C6831">
        <w:rPr>
          <w:rFonts w:ascii="Maiandra GD" w:eastAsia="Times New Roman" w:hAnsi="Maiandra GD" w:cs="Consolas"/>
          <w:color w:val="CFD5E0"/>
          <w:sz w:val="24"/>
          <w:szCs w:val="24"/>
          <w:rPrChange w:id="1936" w:author="Narendra" w:date="2021-08-21T13:02:00Z">
            <w:rPr>
              <w:rFonts w:ascii="inherit" w:eastAsia="Times New Roman" w:hAnsi="inherit" w:cs="Consolas"/>
              <w:color w:val="CFD5E0"/>
              <w:sz w:val="25"/>
            </w:rPr>
          </w:rPrChange>
        </w:rPr>
        <w:t xml:space="preserve"> = actionContext.</w:t>
      </w:r>
      <w:r w:rsidRPr="008C6831">
        <w:rPr>
          <w:rFonts w:ascii="Maiandra GD" w:eastAsia="Times New Roman" w:hAnsi="Maiandra GD" w:cs="Consolas"/>
          <w:color w:val="4284AE"/>
          <w:sz w:val="24"/>
          <w:szCs w:val="24"/>
          <w:rPrChange w:id="1937" w:author="Narendra" w:date="2021-08-21T13:02:00Z">
            <w:rPr>
              <w:rFonts w:ascii="inherit" w:eastAsia="Times New Roman" w:hAnsi="inherit" w:cs="Consolas"/>
              <w:color w:val="4284AE"/>
              <w:sz w:val="25"/>
            </w:rPr>
          </w:rPrChange>
        </w:rPr>
        <w:t>Request</w:t>
      </w:r>
      <w:r w:rsidRPr="008C6831">
        <w:rPr>
          <w:rFonts w:ascii="Maiandra GD" w:eastAsia="Times New Roman" w:hAnsi="Maiandra GD" w:cs="Consolas"/>
          <w:color w:val="CFD5E0"/>
          <w:sz w:val="24"/>
          <w:szCs w:val="24"/>
          <w:rPrChange w:id="1938"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1939" w:author="Narendra" w:date="2021-08-21T13:02:00Z">
            <w:rPr>
              <w:rFonts w:ascii="inherit" w:eastAsia="Times New Roman" w:hAnsi="inherit" w:cs="Consolas"/>
              <w:color w:val="4284AE"/>
              <w:sz w:val="25"/>
            </w:rPr>
          </w:rPrChange>
        </w:rPr>
        <w:t>CreateResponse</w:t>
      </w:r>
      <w:r w:rsidRPr="008C6831">
        <w:rPr>
          <w:rFonts w:ascii="Maiandra GD" w:eastAsia="Times New Roman" w:hAnsi="Maiandra GD" w:cs="Consolas"/>
          <w:b/>
          <w:bCs/>
          <w:color w:val="6B7C8B"/>
          <w:sz w:val="24"/>
          <w:szCs w:val="24"/>
          <w:rPrChange w:id="1940"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941" w:author="Narendra" w:date="2021-08-21T13:02:00Z">
            <w:rPr>
              <w:rFonts w:ascii="inherit" w:eastAsia="Times New Roman" w:hAnsi="inherit" w:cs="Consolas"/>
              <w:color w:val="CFD5E0"/>
              <w:sz w:val="25"/>
            </w:rPr>
          </w:rPrChange>
        </w:rPr>
        <w:t>HttpStatusCode.</w:t>
      </w:r>
      <w:r w:rsidRPr="008C6831">
        <w:rPr>
          <w:rFonts w:ascii="Maiandra GD" w:eastAsia="Times New Roman" w:hAnsi="Maiandra GD" w:cs="Consolas"/>
          <w:color w:val="4284AE"/>
          <w:sz w:val="24"/>
          <w:szCs w:val="24"/>
          <w:rPrChange w:id="1942" w:author="Narendra" w:date="2021-08-21T13:02:00Z">
            <w:rPr>
              <w:rFonts w:ascii="inherit" w:eastAsia="Times New Roman" w:hAnsi="inherit" w:cs="Consolas"/>
              <w:color w:val="4284AE"/>
              <w:sz w:val="25"/>
            </w:rPr>
          </w:rPrChange>
        </w:rPr>
        <w:t>Unauthorized</w:t>
      </w:r>
      <w:r w:rsidRPr="008C6831">
        <w:rPr>
          <w:rFonts w:ascii="Maiandra GD" w:eastAsia="Times New Roman" w:hAnsi="Maiandra GD" w:cs="Consolas"/>
          <w:b/>
          <w:bCs/>
          <w:color w:val="6B7C8B"/>
          <w:sz w:val="24"/>
          <w:szCs w:val="24"/>
          <w:rPrChange w:id="194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944"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94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946" w:author="Narendra" w:date="2021-08-21T13:02:00Z">
            <w:rPr>
              <w:rFonts w:ascii="inherit" w:eastAsia="Times New Roman" w:hAnsi="inherit" w:cs="Consolas"/>
              <w:b/>
              <w:bCs/>
              <w:color w:val="D171DD"/>
              <w:sz w:val="25"/>
            </w:rPr>
          </w:rPrChange>
        </w:rPr>
        <w:t>if</w:t>
      </w:r>
      <w:r w:rsidRPr="008C6831">
        <w:rPr>
          <w:rFonts w:ascii="Maiandra GD" w:eastAsia="Times New Roman" w:hAnsi="Maiandra GD" w:cs="Consolas"/>
          <w:color w:val="CFD5E0"/>
          <w:sz w:val="24"/>
          <w:szCs w:val="24"/>
          <w:rPrChange w:id="1947"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194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949" w:author="Narendra" w:date="2021-08-21T13:02:00Z">
            <w:rPr>
              <w:rFonts w:ascii="inherit" w:eastAsia="Times New Roman" w:hAnsi="inherit" w:cs="Consolas"/>
              <w:color w:val="CFD5E0"/>
              <w:sz w:val="25"/>
            </w:rPr>
          </w:rPrChange>
        </w:rPr>
        <w:t>actionContext.</w:t>
      </w:r>
      <w:r w:rsidRPr="008C6831">
        <w:rPr>
          <w:rFonts w:ascii="Maiandra GD" w:eastAsia="Times New Roman" w:hAnsi="Maiandra GD" w:cs="Consolas"/>
          <w:color w:val="4284AE"/>
          <w:sz w:val="24"/>
          <w:szCs w:val="24"/>
          <w:rPrChange w:id="1950" w:author="Narendra" w:date="2021-08-21T13:02:00Z">
            <w:rPr>
              <w:rFonts w:ascii="inherit" w:eastAsia="Times New Roman" w:hAnsi="inherit" w:cs="Consolas"/>
              <w:color w:val="4284AE"/>
              <w:sz w:val="25"/>
            </w:rPr>
          </w:rPrChange>
        </w:rPr>
        <w:t>Response</w:t>
      </w:r>
      <w:r w:rsidRPr="008C6831">
        <w:rPr>
          <w:rFonts w:ascii="Maiandra GD" w:eastAsia="Times New Roman" w:hAnsi="Maiandra GD" w:cs="Consolas"/>
          <w:color w:val="CFD5E0"/>
          <w:sz w:val="24"/>
          <w:szCs w:val="24"/>
          <w:rPrChange w:id="1951"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1952" w:author="Narendra" w:date="2021-08-21T13:02:00Z">
            <w:rPr>
              <w:rFonts w:ascii="inherit" w:eastAsia="Times New Roman" w:hAnsi="inherit" w:cs="Consolas"/>
              <w:color w:val="4284AE"/>
              <w:sz w:val="25"/>
            </w:rPr>
          </w:rPrChange>
        </w:rPr>
        <w:t>StatusCode</w:t>
      </w:r>
      <w:r w:rsidRPr="008C6831">
        <w:rPr>
          <w:rFonts w:ascii="Maiandra GD" w:eastAsia="Times New Roman" w:hAnsi="Maiandra GD" w:cs="Consolas"/>
          <w:color w:val="CFD5E0"/>
          <w:sz w:val="24"/>
          <w:szCs w:val="24"/>
          <w:rPrChange w:id="1953" w:author="Narendra" w:date="2021-08-21T13:02:00Z">
            <w:rPr>
              <w:rFonts w:ascii="inherit" w:eastAsia="Times New Roman" w:hAnsi="inherit" w:cs="Consolas"/>
              <w:color w:val="CFD5E0"/>
              <w:sz w:val="25"/>
            </w:rPr>
          </w:rPrChange>
        </w:rPr>
        <w:t xml:space="preserve"> == HttpStatusCode.</w:t>
      </w:r>
      <w:r w:rsidRPr="008C6831">
        <w:rPr>
          <w:rFonts w:ascii="Maiandra GD" w:eastAsia="Times New Roman" w:hAnsi="Maiandra GD" w:cs="Consolas"/>
          <w:color w:val="4284AE"/>
          <w:sz w:val="24"/>
          <w:szCs w:val="24"/>
          <w:rPrChange w:id="1954" w:author="Narendra" w:date="2021-08-21T13:02:00Z">
            <w:rPr>
              <w:rFonts w:ascii="inherit" w:eastAsia="Times New Roman" w:hAnsi="inherit" w:cs="Consolas"/>
              <w:color w:val="4284AE"/>
              <w:sz w:val="25"/>
            </w:rPr>
          </w:rPrChange>
        </w:rPr>
        <w:t>Unauthorized</w:t>
      </w:r>
      <w:r w:rsidRPr="008C6831">
        <w:rPr>
          <w:rFonts w:ascii="Maiandra GD" w:eastAsia="Times New Roman" w:hAnsi="Maiandra GD" w:cs="Consolas"/>
          <w:b/>
          <w:bCs/>
          <w:color w:val="6B7C8B"/>
          <w:sz w:val="24"/>
          <w:szCs w:val="24"/>
          <w:rPrChange w:id="1955"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95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957"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95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959" w:author="Narendra" w:date="2021-08-21T13:02:00Z">
            <w:rPr>
              <w:rFonts w:ascii="inherit" w:eastAsia="Times New Roman" w:hAnsi="inherit" w:cs="Consolas"/>
              <w:color w:val="CFD5E0"/>
              <w:sz w:val="25"/>
            </w:rPr>
          </w:rPrChange>
        </w:rPr>
        <w:t>actionContext.</w:t>
      </w:r>
      <w:r w:rsidRPr="008C6831">
        <w:rPr>
          <w:rFonts w:ascii="Maiandra GD" w:eastAsia="Times New Roman" w:hAnsi="Maiandra GD" w:cs="Consolas"/>
          <w:color w:val="4284AE"/>
          <w:sz w:val="24"/>
          <w:szCs w:val="24"/>
          <w:rPrChange w:id="1960" w:author="Narendra" w:date="2021-08-21T13:02:00Z">
            <w:rPr>
              <w:rFonts w:ascii="inherit" w:eastAsia="Times New Roman" w:hAnsi="inherit" w:cs="Consolas"/>
              <w:color w:val="4284AE"/>
              <w:sz w:val="25"/>
            </w:rPr>
          </w:rPrChange>
        </w:rPr>
        <w:t>Response</w:t>
      </w:r>
      <w:r w:rsidRPr="008C6831">
        <w:rPr>
          <w:rFonts w:ascii="Maiandra GD" w:eastAsia="Times New Roman" w:hAnsi="Maiandra GD" w:cs="Consolas"/>
          <w:color w:val="CFD5E0"/>
          <w:sz w:val="24"/>
          <w:szCs w:val="24"/>
          <w:rPrChange w:id="1961"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1962" w:author="Narendra" w:date="2021-08-21T13:02:00Z">
            <w:rPr>
              <w:rFonts w:ascii="inherit" w:eastAsia="Times New Roman" w:hAnsi="inherit" w:cs="Consolas"/>
              <w:color w:val="4284AE"/>
              <w:sz w:val="25"/>
            </w:rPr>
          </w:rPrChange>
        </w:rPr>
        <w:t>Headers</w:t>
      </w:r>
      <w:r w:rsidRPr="008C6831">
        <w:rPr>
          <w:rFonts w:ascii="Maiandra GD" w:eastAsia="Times New Roman" w:hAnsi="Maiandra GD" w:cs="Consolas"/>
          <w:color w:val="CFD5E0"/>
          <w:sz w:val="24"/>
          <w:szCs w:val="24"/>
          <w:rPrChange w:id="1963"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1964" w:author="Narendra" w:date="2021-08-21T13:02:00Z">
            <w:rPr>
              <w:rFonts w:ascii="inherit" w:eastAsia="Times New Roman" w:hAnsi="inherit" w:cs="Consolas"/>
              <w:color w:val="4284AE"/>
              <w:sz w:val="25"/>
            </w:rPr>
          </w:rPrChange>
        </w:rPr>
        <w:t>Add</w:t>
      </w:r>
      <w:r w:rsidRPr="008C6831">
        <w:rPr>
          <w:rFonts w:ascii="Maiandra GD" w:eastAsia="Times New Roman" w:hAnsi="Maiandra GD" w:cs="Consolas"/>
          <w:b/>
          <w:bCs/>
          <w:color w:val="6B7C8B"/>
          <w:sz w:val="24"/>
          <w:szCs w:val="24"/>
          <w:rPrChange w:id="1965"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7CC379"/>
          <w:sz w:val="24"/>
          <w:szCs w:val="24"/>
          <w:rPrChange w:id="1966" w:author="Narendra" w:date="2021-08-21T13:02:00Z">
            <w:rPr>
              <w:rFonts w:ascii="inherit" w:eastAsia="Times New Roman" w:hAnsi="inherit" w:cs="Consolas"/>
              <w:color w:val="7CC379"/>
              <w:sz w:val="25"/>
            </w:rPr>
          </w:rPrChange>
        </w:rPr>
        <w:t>"WWW-Authenticate"</w:t>
      </w:r>
      <w:r w:rsidRPr="008C6831">
        <w:rPr>
          <w:rFonts w:ascii="Maiandra GD" w:eastAsia="Times New Roman" w:hAnsi="Maiandra GD" w:cs="Consolas"/>
          <w:color w:val="CFD5E0"/>
          <w:sz w:val="24"/>
          <w:szCs w:val="24"/>
          <w:rPrChange w:id="1967" w:author="Narendra" w:date="2021-08-21T13:02:00Z">
            <w:rPr>
              <w:rFonts w:ascii="inherit" w:eastAsia="Times New Roman" w:hAnsi="inherit" w:cs="Consolas"/>
              <w:color w:val="CFD5E0"/>
              <w:sz w:val="25"/>
            </w:rPr>
          </w:rPrChange>
        </w:rPr>
        <w:t>, string.</w:t>
      </w:r>
      <w:r w:rsidRPr="008C6831">
        <w:rPr>
          <w:rFonts w:ascii="Maiandra GD" w:eastAsia="Times New Roman" w:hAnsi="Maiandra GD" w:cs="Consolas"/>
          <w:color w:val="4284AE"/>
          <w:sz w:val="24"/>
          <w:szCs w:val="24"/>
          <w:rPrChange w:id="1968" w:author="Narendra" w:date="2021-08-21T13:02:00Z">
            <w:rPr>
              <w:rFonts w:ascii="inherit" w:eastAsia="Times New Roman" w:hAnsi="inherit" w:cs="Consolas"/>
              <w:color w:val="4284AE"/>
              <w:sz w:val="25"/>
            </w:rPr>
          </w:rPrChange>
        </w:rPr>
        <w:t>Format</w:t>
      </w:r>
      <w:r w:rsidRPr="008C6831">
        <w:rPr>
          <w:rFonts w:ascii="Maiandra GD" w:eastAsia="Times New Roman" w:hAnsi="Maiandra GD" w:cs="Consolas"/>
          <w:b/>
          <w:bCs/>
          <w:color w:val="6B7C8B"/>
          <w:sz w:val="24"/>
          <w:szCs w:val="24"/>
          <w:rPrChange w:id="196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7CC379"/>
          <w:sz w:val="24"/>
          <w:szCs w:val="24"/>
          <w:rPrChange w:id="1970" w:author="Narendra" w:date="2021-08-21T13:02:00Z">
            <w:rPr>
              <w:rFonts w:ascii="inherit" w:eastAsia="Times New Roman" w:hAnsi="inherit" w:cs="Consolas"/>
              <w:color w:val="7CC379"/>
              <w:sz w:val="25"/>
            </w:rPr>
          </w:rPrChange>
        </w:rPr>
        <w:t>"Basic realm=\"{0}\""</w:t>
      </w:r>
      <w:r w:rsidRPr="008C6831">
        <w:rPr>
          <w:rFonts w:ascii="Maiandra GD" w:eastAsia="Times New Roman" w:hAnsi="Maiandra GD" w:cs="Consolas"/>
          <w:color w:val="CFD5E0"/>
          <w:sz w:val="24"/>
          <w:szCs w:val="24"/>
          <w:rPrChange w:id="1971" w:author="Narendra" w:date="2021-08-21T13:02:00Z">
            <w:rPr>
              <w:rFonts w:ascii="inherit" w:eastAsia="Times New Roman" w:hAnsi="inherit" w:cs="Consolas"/>
              <w:color w:val="CFD5E0"/>
              <w:sz w:val="25"/>
            </w:rPr>
          </w:rPrChange>
        </w:rPr>
        <w:t>, Realm</w:t>
      </w:r>
      <w:r w:rsidRPr="008C6831">
        <w:rPr>
          <w:rFonts w:ascii="Maiandra GD" w:eastAsia="Times New Roman" w:hAnsi="Maiandra GD" w:cs="Consolas"/>
          <w:b/>
          <w:bCs/>
          <w:color w:val="6B7C8B"/>
          <w:sz w:val="24"/>
          <w:szCs w:val="24"/>
          <w:rPrChange w:id="197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973"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97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975"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97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977"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97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979" w:author="Narendra" w:date="2021-08-21T13:02:00Z">
            <w:rPr>
              <w:rFonts w:ascii="inherit" w:eastAsia="Times New Roman" w:hAnsi="inherit" w:cs="Consolas"/>
              <w:b/>
              <w:bCs/>
              <w:color w:val="D171DD"/>
              <w:sz w:val="25"/>
            </w:rPr>
          </w:rPrChange>
        </w:rPr>
        <w:t>else</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98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981"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98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983" w:author="Narendra" w:date="2021-08-21T13:02:00Z">
            <w:rPr>
              <w:rFonts w:ascii="inherit" w:eastAsia="Times New Roman" w:hAnsi="inherit" w:cs="Consolas"/>
              <w:color w:val="CFD5E0"/>
              <w:sz w:val="25"/>
            </w:rPr>
          </w:rPrChange>
        </w:rPr>
        <w:t>string authenticationToken = actionContext.</w:t>
      </w:r>
      <w:r w:rsidRPr="008C6831">
        <w:rPr>
          <w:rFonts w:ascii="Maiandra GD" w:eastAsia="Times New Roman" w:hAnsi="Maiandra GD" w:cs="Consolas"/>
          <w:color w:val="4284AE"/>
          <w:sz w:val="24"/>
          <w:szCs w:val="24"/>
          <w:rPrChange w:id="1984" w:author="Narendra" w:date="2021-08-21T13:02:00Z">
            <w:rPr>
              <w:rFonts w:ascii="inherit" w:eastAsia="Times New Roman" w:hAnsi="inherit" w:cs="Consolas"/>
              <w:color w:val="4284AE"/>
              <w:sz w:val="25"/>
            </w:rPr>
          </w:rPrChange>
        </w:rPr>
        <w:t>Request</w:t>
      </w:r>
      <w:r w:rsidRPr="008C6831">
        <w:rPr>
          <w:rFonts w:ascii="Maiandra GD" w:eastAsia="Times New Roman" w:hAnsi="Maiandra GD" w:cs="Consolas"/>
          <w:color w:val="CFD5E0"/>
          <w:sz w:val="24"/>
          <w:szCs w:val="24"/>
          <w:rPrChange w:id="1985"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1986" w:author="Narendra" w:date="2021-08-21T13:02:00Z">
            <w:rPr>
              <w:rFonts w:ascii="inherit" w:eastAsia="Times New Roman" w:hAnsi="inherit" w:cs="Consolas"/>
              <w:color w:val="4284AE"/>
              <w:sz w:val="25"/>
            </w:rPr>
          </w:rPrChange>
        </w:rPr>
        <w:t>Headers</w:t>
      </w:r>
      <w:r w:rsidRPr="008C6831">
        <w:rPr>
          <w:rFonts w:ascii="Maiandra GD" w:eastAsia="Times New Roman" w:hAnsi="Maiandra GD" w:cs="Consolas"/>
          <w:color w:val="CFD5E0"/>
          <w:sz w:val="24"/>
          <w:szCs w:val="24"/>
          <w:rPrChange w:id="1987"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1988" w:author="Narendra" w:date="2021-08-21T13:02:00Z">
            <w:rPr>
              <w:rFonts w:ascii="inherit" w:eastAsia="Times New Roman" w:hAnsi="inherit" w:cs="Consolas"/>
              <w:color w:val="4284AE"/>
              <w:sz w:val="25"/>
            </w:rPr>
          </w:rPrChange>
        </w:rPr>
        <w:t>Authorization</w:t>
      </w:r>
      <w:r w:rsidRPr="008C6831">
        <w:rPr>
          <w:rFonts w:ascii="Maiandra GD" w:eastAsia="Times New Roman" w:hAnsi="Maiandra GD" w:cs="Consolas"/>
          <w:color w:val="CFD5E0"/>
          <w:sz w:val="24"/>
          <w:szCs w:val="24"/>
          <w:rPrChange w:id="1989"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1990" w:author="Narendra" w:date="2021-08-21T13:02:00Z">
            <w:rPr>
              <w:rFonts w:ascii="inherit" w:eastAsia="Times New Roman" w:hAnsi="inherit" w:cs="Consolas"/>
              <w:color w:val="4284AE"/>
              <w:sz w:val="25"/>
            </w:rPr>
          </w:rPrChange>
        </w:rPr>
        <w:t>Parameter</w:t>
      </w:r>
      <w:r w:rsidRPr="008C6831">
        <w:rPr>
          <w:rFonts w:ascii="Maiandra GD" w:eastAsia="Times New Roman" w:hAnsi="Maiandra GD" w:cs="Consolas"/>
          <w:color w:val="CFD5E0"/>
          <w:sz w:val="24"/>
          <w:szCs w:val="24"/>
          <w:rPrChange w:id="1991"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199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993" w:author="Narendra" w:date="2021-08-21T13:02:00Z">
            <w:rPr>
              <w:rFonts w:ascii="inherit" w:eastAsia="Times New Roman" w:hAnsi="inherit" w:cs="Consolas"/>
              <w:color w:val="CFD5E0"/>
              <w:sz w:val="25"/>
            </w:rPr>
          </w:rPrChange>
        </w:rPr>
        <w:t>string decodedAuthenticationToken = Encoding.</w:t>
      </w:r>
      <w:r w:rsidRPr="008C6831">
        <w:rPr>
          <w:rFonts w:ascii="Maiandra GD" w:eastAsia="Times New Roman" w:hAnsi="Maiandra GD" w:cs="Consolas"/>
          <w:color w:val="4284AE"/>
          <w:sz w:val="24"/>
          <w:szCs w:val="24"/>
          <w:rPrChange w:id="1994" w:author="Narendra" w:date="2021-08-21T13:02:00Z">
            <w:rPr>
              <w:rFonts w:ascii="inherit" w:eastAsia="Times New Roman" w:hAnsi="inherit" w:cs="Consolas"/>
              <w:color w:val="4284AE"/>
              <w:sz w:val="25"/>
            </w:rPr>
          </w:rPrChange>
        </w:rPr>
        <w:t>UTF8</w:t>
      </w:r>
      <w:r w:rsidRPr="008C6831">
        <w:rPr>
          <w:rFonts w:ascii="Maiandra GD" w:eastAsia="Times New Roman" w:hAnsi="Maiandra GD" w:cs="Consolas"/>
          <w:color w:val="CFD5E0"/>
          <w:sz w:val="24"/>
          <w:szCs w:val="24"/>
          <w:rPrChange w:id="1995"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1996" w:author="Narendra" w:date="2021-08-21T13:02:00Z">
            <w:rPr>
              <w:rFonts w:ascii="inherit" w:eastAsia="Times New Roman" w:hAnsi="inherit" w:cs="Consolas"/>
              <w:color w:val="4284AE"/>
              <w:sz w:val="25"/>
            </w:rPr>
          </w:rPrChange>
        </w:rPr>
        <w:t>GetString</w:t>
      </w:r>
      <w:r w:rsidRPr="008C6831">
        <w:rPr>
          <w:rFonts w:ascii="Maiandra GD" w:eastAsia="Times New Roman" w:hAnsi="Maiandra GD" w:cs="Consolas"/>
          <w:b/>
          <w:bCs/>
          <w:color w:val="6B7C8B"/>
          <w:sz w:val="24"/>
          <w:szCs w:val="24"/>
          <w:rPrChange w:id="199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998" w:author="Narendra" w:date="2021-08-21T13:02:00Z">
            <w:rPr>
              <w:rFonts w:ascii="inherit" w:eastAsia="Times New Roman" w:hAnsi="inherit" w:cs="Consolas"/>
              <w:color w:val="CFD5E0"/>
              <w:sz w:val="25"/>
            </w:rPr>
          </w:rPrChange>
        </w:rPr>
        <w:t>Convert.</w:t>
      </w:r>
      <w:r w:rsidRPr="008C6831">
        <w:rPr>
          <w:rFonts w:ascii="Maiandra GD" w:eastAsia="Times New Roman" w:hAnsi="Maiandra GD" w:cs="Consolas"/>
          <w:color w:val="4284AE"/>
          <w:sz w:val="24"/>
          <w:szCs w:val="24"/>
          <w:rPrChange w:id="1999" w:author="Narendra" w:date="2021-08-21T13:02:00Z">
            <w:rPr>
              <w:rFonts w:ascii="inherit" w:eastAsia="Times New Roman" w:hAnsi="inherit" w:cs="Consolas"/>
              <w:color w:val="4284AE"/>
              <w:sz w:val="25"/>
            </w:rPr>
          </w:rPrChange>
        </w:rPr>
        <w:t>FromBase64String</w:t>
      </w:r>
      <w:r w:rsidRPr="008C6831">
        <w:rPr>
          <w:rFonts w:ascii="Maiandra GD" w:eastAsia="Times New Roman" w:hAnsi="Maiandra GD" w:cs="Consolas"/>
          <w:b/>
          <w:bCs/>
          <w:color w:val="6B7C8B"/>
          <w:sz w:val="24"/>
          <w:szCs w:val="24"/>
          <w:rPrChange w:id="2000"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2001" w:author="Narendra" w:date="2021-08-21T13:02:00Z">
            <w:rPr>
              <w:rFonts w:ascii="inherit" w:eastAsia="Times New Roman" w:hAnsi="inherit" w:cs="Consolas"/>
              <w:color w:val="CFD5E0"/>
              <w:sz w:val="25"/>
            </w:rPr>
          </w:rPrChange>
        </w:rPr>
        <w:t>authenticationToken</w:t>
      </w:r>
      <w:r w:rsidRPr="008C6831">
        <w:rPr>
          <w:rFonts w:ascii="Maiandra GD" w:eastAsia="Times New Roman" w:hAnsi="Maiandra GD" w:cs="Consolas"/>
          <w:b/>
          <w:bCs/>
          <w:color w:val="6B7C8B"/>
          <w:sz w:val="24"/>
          <w:szCs w:val="24"/>
          <w:rPrChange w:id="200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2003" w:author="Narendra" w:date="2021-08-21T13:02:00Z">
            <w:rPr>
              <w:rFonts w:ascii="inherit" w:eastAsia="Times New Roman" w:hAnsi="inherit" w:cs="Consolas"/>
              <w:color w:val="CFD5E0"/>
              <w:sz w:val="25"/>
            </w:rPr>
          </w:rPrChange>
        </w:rPr>
        <w:t xml:space="preserve">; </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00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2005" w:author="Narendra" w:date="2021-08-21T13:02:00Z">
            <w:rPr>
              <w:rFonts w:ascii="inherit" w:eastAsia="Times New Roman" w:hAnsi="inherit" w:cs="Consolas"/>
              <w:color w:val="CFD5E0"/>
              <w:sz w:val="25"/>
            </w:rPr>
          </w:rPrChange>
        </w:rPr>
        <w:t>string</w:t>
      </w:r>
      <w:r w:rsidRPr="008C6831">
        <w:rPr>
          <w:rFonts w:ascii="Maiandra GD" w:eastAsia="Times New Roman" w:hAnsi="Maiandra GD" w:cs="Consolas"/>
          <w:b/>
          <w:bCs/>
          <w:color w:val="6B7C8B"/>
          <w:sz w:val="24"/>
          <w:szCs w:val="24"/>
          <w:rPrChange w:id="2006"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2007" w:author="Narendra" w:date="2021-08-21T13:02:00Z">
            <w:rPr>
              <w:rFonts w:ascii="inherit" w:eastAsia="Times New Roman" w:hAnsi="inherit" w:cs="Consolas"/>
              <w:color w:val="CFD5E0"/>
              <w:sz w:val="25"/>
            </w:rPr>
          </w:rPrChange>
        </w:rPr>
        <w:t xml:space="preserve"> usernamePasswordArray = decodedAuthenticationToken.</w:t>
      </w:r>
      <w:r w:rsidRPr="008C6831">
        <w:rPr>
          <w:rFonts w:ascii="Maiandra GD" w:eastAsia="Times New Roman" w:hAnsi="Maiandra GD" w:cs="Consolas"/>
          <w:color w:val="4284AE"/>
          <w:sz w:val="24"/>
          <w:szCs w:val="24"/>
          <w:rPrChange w:id="2008" w:author="Narendra" w:date="2021-08-21T13:02:00Z">
            <w:rPr>
              <w:rFonts w:ascii="inherit" w:eastAsia="Times New Roman" w:hAnsi="inherit" w:cs="Consolas"/>
              <w:color w:val="4284AE"/>
              <w:sz w:val="25"/>
            </w:rPr>
          </w:rPrChange>
        </w:rPr>
        <w:t>Split</w:t>
      </w:r>
      <w:r w:rsidRPr="008C6831">
        <w:rPr>
          <w:rFonts w:ascii="Maiandra GD" w:eastAsia="Times New Roman" w:hAnsi="Maiandra GD" w:cs="Consolas"/>
          <w:b/>
          <w:bCs/>
          <w:color w:val="6B7C8B"/>
          <w:sz w:val="24"/>
          <w:szCs w:val="24"/>
          <w:rPrChange w:id="200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7CC379"/>
          <w:sz w:val="24"/>
          <w:szCs w:val="24"/>
          <w:rPrChange w:id="2010" w:author="Narendra" w:date="2021-08-21T13:02:00Z">
            <w:rPr>
              <w:rFonts w:ascii="inherit" w:eastAsia="Times New Roman" w:hAnsi="inherit" w:cs="Consolas"/>
              <w:color w:val="7CC379"/>
              <w:sz w:val="25"/>
            </w:rPr>
          </w:rPrChange>
        </w:rPr>
        <w:t>':'</w:t>
      </w:r>
      <w:r w:rsidRPr="008C6831">
        <w:rPr>
          <w:rFonts w:ascii="Maiandra GD" w:eastAsia="Times New Roman" w:hAnsi="Maiandra GD" w:cs="Consolas"/>
          <w:b/>
          <w:bCs/>
          <w:color w:val="6B7C8B"/>
          <w:sz w:val="24"/>
          <w:szCs w:val="24"/>
          <w:rPrChange w:id="201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2012"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01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2014" w:author="Narendra" w:date="2021-08-21T13:02:00Z">
            <w:rPr>
              <w:rFonts w:ascii="inherit" w:eastAsia="Times New Roman" w:hAnsi="inherit" w:cs="Consolas"/>
              <w:color w:val="CFD5E0"/>
              <w:sz w:val="25"/>
            </w:rPr>
          </w:rPrChange>
        </w:rPr>
        <w:lastRenderedPageBreak/>
        <w:t>string username = usernamePasswordArray</w:t>
      </w:r>
      <w:r w:rsidRPr="008C6831">
        <w:rPr>
          <w:rFonts w:ascii="Maiandra GD" w:eastAsia="Times New Roman" w:hAnsi="Maiandra GD" w:cs="Consolas"/>
          <w:b/>
          <w:bCs/>
          <w:color w:val="6B7C8B"/>
          <w:sz w:val="24"/>
          <w:szCs w:val="24"/>
          <w:rPrChange w:id="2015"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D19A66"/>
          <w:sz w:val="24"/>
          <w:szCs w:val="24"/>
          <w:rPrChange w:id="2016" w:author="Narendra" w:date="2021-08-21T13:02:00Z">
            <w:rPr>
              <w:rFonts w:ascii="inherit" w:eastAsia="Times New Roman" w:hAnsi="inherit" w:cs="Consolas"/>
              <w:color w:val="D19A66"/>
              <w:sz w:val="25"/>
            </w:rPr>
          </w:rPrChange>
        </w:rPr>
        <w:t>0</w:t>
      </w:r>
      <w:r w:rsidRPr="008C6831">
        <w:rPr>
          <w:rFonts w:ascii="Maiandra GD" w:eastAsia="Times New Roman" w:hAnsi="Maiandra GD" w:cs="Consolas"/>
          <w:b/>
          <w:bCs/>
          <w:color w:val="6B7C8B"/>
          <w:sz w:val="24"/>
          <w:szCs w:val="24"/>
          <w:rPrChange w:id="201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2018"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01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2020" w:author="Narendra" w:date="2021-08-21T13:02:00Z">
            <w:rPr>
              <w:rFonts w:ascii="inherit" w:eastAsia="Times New Roman" w:hAnsi="inherit" w:cs="Consolas"/>
              <w:color w:val="CFD5E0"/>
              <w:sz w:val="25"/>
            </w:rPr>
          </w:rPrChange>
        </w:rPr>
        <w:t>string password = usernamePasswordArray</w:t>
      </w:r>
      <w:r w:rsidRPr="008C6831">
        <w:rPr>
          <w:rFonts w:ascii="Maiandra GD" w:eastAsia="Times New Roman" w:hAnsi="Maiandra GD" w:cs="Consolas"/>
          <w:b/>
          <w:bCs/>
          <w:color w:val="6B7C8B"/>
          <w:sz w:val="24"/>
          <w:szCs w:val="24"/>
          <w:rPrChange w:id="202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D19A66"/>
          <w:sz w:val="24"/>
          <w:szCs w:val="24"/>
          <w:rPrChange w:id="2022" w:author="Narendra" w:date="2021-08-21T13:02:00Z">
            <w:rPr>
              <w:rFonts w:ascii="inherit" w:eastAsia="Times New Roman" w:hAnsi="inherit" w:cs="Consolas"/>
              <w:color w:val="D19A66"/>
              <w:sz w:val="25"/>
            </w:rPr>
          </w:rPrChange>
        </w:rPr>
        <w:t>1</w:t>
      </w:r>
      <w:r w:rsidRPr="008C6831">
        <w:rPr>
          <w:rFonts w:ascii="Maiandra GD" w:eastAsia="Times New Roman" w:hAnsi="Maiandra GD" w:cs="Consolas"/>
          <w:b/>
          <w:bCs/>
          <w:color w:val="6B7C8B"/>
          <w:sz w:val="24"/>
          <w:szCs w:val="24"/>
          <w:rPrChange w:id="202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2024"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02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2026" w:author="Narendra" w:date="2021-08-21T13:02:00Z">
            <w:rPr>
              <w:rFonts w:ascii="inherit" w:eastAsia="Times New Roman" w:hAnsi="inherit" w:cs="Consolas"/>
              <w:b/>
              <w:bCs/>
              <w:color w:val="D171DD"/>
              <w:sz w:val="25"/>
            </w:rPr>
          </w:rPrChange>
        </w:rPr>
        <w:t>if</w:t>
      </w:r>
      <w:r w:rsidRPr="008C6831">
        <w:rPr>
          <w:rFonts w:ascii="Maiandra GD" w:eastAsia="Times New Roman" w:hAnsi="Maiandra GD" w:cs="Consolas"/>
          <w:color w:val="CFD5E0"/>
          <w:sz w:val="24"/>
          <w:szCs w:val="24"/>
          <w:rPrChange w:id="2027"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202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2029" w:author="Narendra" w:date="2021-08-21T13:02:00Z">
            <w:rPr>
              <w:rFonts w:ascii="inherit" w:eastAsia="Times New Roman" w:hAnsi="inherit" w:cs="Consolas"/>
              <w:color w:val="CFD5E0"/>
              <w:sz w:val="25"/>
            </w:rPr>
          </w:rPrChange>
        </w:rPr>
        <w:t>UserValidate.</w:t>
      </w:r>
      <w:r w:rsidRPr="008C6831">
        <w:rPr>
          <w:rFonts w:ascii="Maiandra GD" w:eastAsia="Times New Roman" w:hAnsi="Maiandra GD" w:cs="Consolas"/>
          <w:color w:val="4284AE"/>
          <w:sz w:val="24"/>
          <w:szCs w:val="24"/>
          <w:rPrChange w:id="2030" w:author="Narendra" w:date="2021-08-21T13:02:00Z">
            <w:rPr>
              <w:rFonts w:ascii="inherit" w:eastAsia="Times New Roman" w:hAnsi="inherit" w:cs="Consolas"/>
              <w:color w:val="4284AE"/>
              <w:sz w:val="25"/>
            </w:rPr>
          </w:rPrChange>
        </w:rPr>
        <w:t>Login</w:t>
      </w:r>
      <w:r w:rsidRPr="008C6831">
        <w:rPr>
          <w:rFonts w:ascii="Maiandra GD" w:eastAsia="Times New Roman" w:hAnsi="Maiandra GD" w:cs="Consolas"/>
          <w:b/>
          <w:bCs/>
          <w:color w:val="6B7C8B"/>
          <w:sz w:val="24"/>
          <w:szCs w:val="24"/>
          <w:rPrChange w:id="203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2032" w:author="Narendra" w:date="2021-08-21T13:02:00Z">
            <w:rPr>
              <w:rFonts w:ascii="inherit" w:eastAsia="Times New Roman" w:hAnsi="inherit" w:cs="Consolas"/>
              <w:color w:val="CFD5E0"/>
              <w:sz w:val="25"/>
            </w:rPr>
          </w:rPrChange>
        </w:rPr>
        <w:t>username, password</w:t>
      </w:r>
      <w:r w:rsidRPr="008C6831">
        <w:rPr>
          <w:rFonts w:ascii="Maiandra GD" w:eastAsia="Times New Roman" w:hAnsi="Maiandra GD" w:cs="Consolas"/>
          <w:b/>
          <w:bCs/>
          <w:color w:val="6B7C8B"/>
          <w:sz w:val="24"/>
          <w:szCs w:val="24"/>
          <w:rPrChange w:id="2033"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03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2035"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03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D19252"/>
          <w:sz w:val="24"/>
          <w:szCs w:val="24"/>
          <w:rPrChange w:id="2037" w:author="Narendra" w:date="2021-08-21T13:02:00Z">
            <w:rPr>
              <w:rFonts w:ascii="inherit" w:eastAsia="Times New Roman" w:hAnsi="inherit" w:cs="Consolas"/>
              <w:color w:val="D19252"/>
              <w:sz w:val="25"/>
            </w:rPr>
          </w:rPrChange>
        </w:rPr>
        <w:t>var</w:t>
      </w:r>
      <w:r w:rsidRPr="008C6831">
        <w:rPr>
          <w:rFonts w:ascii="Maiandra GD" w:eastAsia="Times New Roman" w:hAnsi="Maiandra GD" w:cs="Consolas"/>
          <w:color w:val="CFD5E0"/>
          <w:sz w:val="24"/>
          <w:szCs w:val="24"/>
          <w:rPrChange w:id="2038" w:author="Narendra" w:date="2021-08-21T13:02:00Z">
            <w:rPr>
              <w:rFonts w:ascii="inherit" w:eastAsia="Times New Roman" w:hAnsi="inherit" w:cs="Consolas"/>
              <w:color w:val="CFD5E0"/>
              <w:sz w:val="25"/>
            </w:rPr>
          </w:rPrChange>
        </w:rPr>
        <w:t xml:space="preserve"> UserDetails = UserValidate.</w:t>
      </w:r>
      <w:r w:rsidRPr="008C6831">
        <w:rPr>
          <w:rFonts w:ascii="Maiandra GD" w:eastAsia="Times New Roman" w:hAnsi="Maiandra GD" w:cs="Consolas"/>
          <w:color w:val="4284AE"/>
          <w:sz w:val="24"/>
          <w:szCs w:val="24"/>
          <w:rPrChange w:id="2039" w:author="Narendra" w:date="2021-08-21T13:02:00Z">
            <w:rPr>
              <w:rFonts w:ascii="inherit" w:eastAsia="Times New Roman" w:hAnsi="inherit" w:cs="Consolas"/>
              <w:color w:val="4284AE"/>
              <w:sz w:val="25"/>
            </w:rPr>
          </w:rPrChange>
        </w:rPr>
        <w:t>GetUserDetails</w:t>
      </w:r>
      <w:r w:rsidRPr="008C6831">
        <w:rPr>
          <w:rFonts w:ascii="Maiandra GD" w:eastAsia="Times New Roman" w:hAnsi="Maiandra GD" w:cs="Consolas"/>
          <w:b/>
          <w:bCs/>
          <w:color w:val="6B7C8B"/>
          <w:sz w:val="24"/>
          <w:szCs w:val="24"/>
          <w:rPrChange w:id="2040"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2041" w:author="Narendra" w:date="2021-08-21T13:02:00Z">
            <w:rPr>
              <w:rFonts w:ascii="inherit" w:eastAsia="Times New Roman" w:hAnsi="inherit" w:cs="Consolas"/>
              <w:color w:val="CFD5E0"/>
              <w:sz w:val="25"/>
            </w:rPr>
          </w:rPrChange>
        </w:rPr>
        <w:t>username, password</w:t>
      </w:r>
      <w:r w:rsidRPr="008C6831">
        <w:rPr>
          <w:rFonts w:ascii="Maiandra GD" w:eastAsia="Times New Roman" w:hAnsi="Maiandra GD" w:cs="Consolas"/>
          <w:b/>
          <w:bCs/>
          <w:color w:val="6B7C8B"/>
          <w:sz w:val="24"/>
          <w:szCs w:val="24"/>
          <w:rPrChange w:id="204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2043"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04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D19252"/>
          <w:sz w:val="24"/>
          <w:szCs w:val="24"/>
          <w:rPrChange w:id="2045" w:author="Narendra" w:date="2021-08-21T13:02:00Z">
            <w:rPr>
              <w:rFonts w:ascii="inherit" w:eastAsia="Times New Roman" w:hAnsi="inherit" w:cs="Consolas"/>
              <w:color w:val="D19252"/>
              <w:sz w:val="25"/>
            </w:rPr>
          </w:rPrChange>
        </w:rPr>
        <w:t>var</w:t>
      </w:r>
      <w:r w:rsidRPr="008C6831">
        <w:rPr>
          <w:rFonts w:ascii="Maiandra GD" w:eastAsia="Times New Roman" w:hAnsi="Maiandra GD" w:cs="Consolas"/>
          <w:color w:val="CFD5E0"/>
          <w:sz w:val="24"/>
          <w:szCs w:val="24"/>
          <w:rPrChange w:id="2046" w:author="Narendra" w:date="2021-08-21T13:02:00Z">
            <w:rPr>
              <w:rFonts w:ascii="inherit" w:eastAsia="Times New Roman" w:hAnsi="inherit" w:cs="Consolas"/>
              <w:color w:val="CFD5E0"/>
              <w:sz w:val="25"/>
            </w:rPr>
          </w:rPrChange>
        </w:rPr>
        <w:t xml:space="preserve"> identity = </w:t>
      </w:r>
      <w:r w:rsidRPr="008C6831">
        <w:rPr>
          <w:rFonts w:ascii="Maiandra GD" w:eastAsia="Times New Roman" w:hAnsi="Maiandra GD" w:cs="Consolas"/>
          <w:color w:val="4284AE"/>
          <w:sz w:val="24"/>
          <w:szCs w:val="24"/>
          <w:rPrChange w:id="2047"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2048"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2049" w:author="Narendra" w:date="2021-08-21T13:02:00Z">
            <w:rPr>
              <w:rFonts w:ascii="inherit" w:eastAsia="Times New Roman" w:hAnsi="inherit" w:cs="Consolas"/>
              <w:color w:val="4284AE"/>
              <w:sz w:val="25"/>
            </w:rPr>
          </w:rPrChange>
        </w:rPr>
        <w:t>GenericIdentity</w:t>
      </w:r>
      <w:r w:rsidRPr="008C6831">
        <w:rPr>
          <w:rFonts w:ascii="Maiandra GD" w:eastAsia="Times New Roman" w:hAnsi="Maiandra GD" w:cs="Consolas"/>
          <w:b/>
          <w:bCs/>
          <w:color w:val="6B7C8B"/>
          <w:sz w:val="24"/>
          <w:szCs w:val="24"/>
          <w:rPrChange w:id="2050"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2051" w:author="Narendra" w:date="2021-08-21T13:02:00Z">
            <w:rPr>
              <w:rFonts w:ascii="inherit" w:eastAsia="Times New Roman" w:hAnsi="inherit" w:cs="Consolas"/>
              <w:color w:val="CFD5E0"/>
              <w:sz w:val="25"/>
            </w:rPr>
          </w:rPrChange>
        </w:rPr>
        <w:t>username</w:t>
      </w:r>
      <w:r w:rsidRPr="008C6831">
        <w:rPr>
          <w:rFonts w:ascii="Maiandra GD" w:eastAsia="Times New Roman" w:hAnsi="Maiandra GD" w:cs="Consolas"/>
          <w:b/>
          <w:bCs/>
          <w:color w:val="6B7C8B"/>
          <w:sz w:val="24"/>
          <w:szCs w:val="24"/>
          <w:rPrChange w:id="205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2053"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05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2055" w:author="Narendra" w:date="2021-08-21T13:02:00Z">
            <w:rPr>
              <w:rFonts w:ascii="inherit" w:eastAsia="Times New Roman" w:hAnsi="inherit" w:cs="Consolas"/>
              <w:color w:val="CFD5E0"/>
              <w:sz w:val="25"/>
            </w:rPr>
          </w:rPrChange>
        </w:rPr>
        <w:t>identity.</w:t>
      </w:r>
      <w:r w:rsidRPr="008C6831">
        <w:rPr>
          <w:rFonts w:ascii="Maiandra GD" w:eastAsia="Times New Roman" w:hAnsi="Maiandra GD" w:cs="Consolas"/>
          <w:color w:val="4284AE"/>
          <w:sz w:val="24"/>
          <w:szCs w:val="24"/>
          <w:rPrChange w:id="2056" w:author="Narendra" w:date="2021-08-21T13:02:00Z">
            <w:rPr>
              <w:rFonts w:ascii="inherit" w:eastAsia="Times New Roman" w:hAnsi="inherit" w:cs="Consolas"/>
              <w:color w:val="4284AE"/>
              <w:sz w:val="25"/>
            </w:rPr>
          </w:rPrChange>
        </w:rPr>
        <w:t>AddClaim</w:t>
      </w:r>
      <w:r w:rsidRPr="008C6831">
        <w:rPr>
          <w:rFonts w:ascii="Maiandra GD" w:eastAsia="Times New Roman" w:hAnsi="Maiandra GD" w:cs="Consolas"/>
          <w:b/>
          <w:bCs/>
          <w:color w:val="6B7C8B"/>
          <w:sz w:val="24"/>
          <w:szCs w:val="24"/>
          <w:rPrChange w:id="205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4284AE"/>
          <w:sz w:val="24"/>
          <w:szCs w:val="24"/>
          <w:rPrChange w:id="2058"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2059"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2060" w:author="Narendra" w:date="2021-08-21T13:02:00Z">
            <w:rPr>
              <w:rFonts w:ascii="inherit" w:eastAsia="Times New Roman" w:hAnsi="inherit" w:cs="Consolas"/>
              <w:color w:val="4284AE"/>
              <w:sz w:val="25"/>
            </w:rPr>
          </w:rPrChange>
        </w:rPr>
        <w:t>Claim</w:t>
      </w:r>
      <w:r w:rsidRPr="008C6831">
        <w:rPr>
          <w:rFonts w:ascii="Maiandra GD" w:eastAsia="Times New Roman" w:hAnsi="Maiandra GD" w:cs="Consolas"/>
          <w:b/>
          <w:bCs/>
          <w:color w:val="6B7C8B"/>
          <w:sz w:val="24"/>
          <w:szCs w:val="24"/>
          <w:rPrChange w:id="206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7CC379"/>
          <w:sz w:val="24"/>
          <w:szCs w:val="24"/>
          <w:rPrChange w:id="2062" w:author="Narendra" w:date="2021-08-21T13:02:00Z">
            <w:rPr>
              <w:rFonts w:ascii="inherit" w:eastAsia="Times New Roman" w:hAnsi="inherit" w:cs="Consolas"/>
              <w:color w:val="7CC379"/>
              <w:sz w:val="25"/>
            </w:rPr>
          </w:rPrChange>
        </w:rPr>
        <w:t>"Email"</w:t>
      </w:r>
      <w:r w:rsidRPr="008C6831">
        <w:rPr>
          <w:rFonts w:ascii="Maiandra GD" w:eastAsia="Times New Roman" w:hAnsi="Maiandra GD" w:cs="Consolas"/>
          <w:color w:val="CFD5E0"/>
          <w:sz w:val="24"/>
          <w:szCs w:val="24"/>
          <w:rPrChange w:id="2063" w:author="Narendra" w:date="2021-08-21T13:02:00Z">
            <w:rPr>
              <w:rFonts w:ascii="inherit" w:eastAsia="Times New Roman" w:hAnsi="inherit" w:cs="Consolas"/>
              <w:color w:val="CFD5E0"/>
              <w:sz w:val="25"/>
            </w:rPr>
          </w:rPrChange>
        </w:rPr>
        <w:t>, UserDetails.</w:t>
      </w:r>
      <w:r w:rsidRPr="008C6831">
        <w:rPr>
          <w:rFonts w:ascii="Maiandra GD" w:eastAsia="Times New Roman" w:hAnsi="Maiandra GD" w:cs="Consolas"/>
          <w:color w:val="4284AE"/>
          <w:sz w:val="24"/>
          <w:szCs w:val="24"/>
          <w:rPrChange w:id="2064" w:author="Narendra" w:date="2021-08-21T13:02:00Z">
            <w:rPr>
              <w:rFonts w:ascii="inherit" w:eastAsia="Times New Roman" w:hAnsi="inherit" w:cs="Consolas"/>
              <w:color w:val="4284AE"/>
              <w:sz w:val="25"/>
            </w:rPr>
          </w:rPrChange>
        </w:rPr>
        <w:t>Email</w:t>
      </w:r>
      <w:r w:rsidRPr="008C6831">
        <w:rPr>
          <w:rFonts w:ascii="Maiandra GD" w:eastAsia="Times New Roman" w:hAnsi="Maiandra GD" w:cs="Consolas"/>
          <w:b/>
          <w:bCs/>
          <w:color w:val="6B7C8B"/>
          <w:sz w:val="24"/>
          <w:szCs w:val="24"/>
          <w:rPrChange w:id="2065"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2066"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06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2068" w:author="Narendra" w:date="2021-08-21T13:02:00Z">
            <w:rPr>
              <w:rFonts w:ascii="inherit" w:eastAsia="Times New Roman" w:hAnsi="inherit" w:cs="Consolas"/>
              <w:color w:val="CFD5E0"/>
              <w:sz w:val="25"/>
            </w:rPr>
          </w:rPrChange>
        </w:rPr>
        <w:t>identity.</w:t>
      </w:r>
      <w:r w:rsidRPr="008C6831">
        <w:rPr>
          <w:rFonts w:ascii="Maiandra GD" w:eastAsia="Times New Roman" w:hAnsi="Maiandra GD" w:cs="Consolas"/>
          <w:color w:val="4284AE"/>
          <w:sz w:val="24"/>
          <w:szCs w:val="24"/>
          <w:rPrChange w:id="2069" w:author="Narendra" w:date="2021-08-21T13:02:00Z">
            <w:rPr>
              <w:rFonts w:ascii="inherit" w:eastAsia="Times New Roman" w:hAnsi="inherit" w:cs="Consolas"/>
              <w:color w:val="4284AE"/>
              <w:sz w:val="25"/>
            </w:rPr>
          </w:rPrChange>
        </w:rPr>
        <w:t>AddClaim</w:t>
      </w:r>
      <w:r w:rsidRPr="008C6831">
        <w:rPr>
          <w:rFonts w:ascii="Maiandra GD" w:eastAsia="Times New Roman" w:hAnsi="Maiandra GD" w:cs="Consolas"/>
          <w:b/>
          <w:bCs/>
          <w:color w:val="6B7C8B"/>
          <w:sz w:val="24"/>
          <w:szCs w:val="24"/>
          <w:rPrChange w:id="2070"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4284AE"/>
          <w:sz w:val="24"/>
          <w:szCs w:val="24"/>
          <w:rPrChange w:id="2071"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2072"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2073" w:author="Narendra" w:date="2021-08-21T13:02:00Z">
            <w:rPr>
              <w:rFonts w:ascii="inherit" w:eastAsia="Times New Roman" w:hAnsi="inherit" w:cs="Consolas"/>
              <w:color w:val="4284AE"/>
              <w:sz w:val="25"/>
            </w:rPr>
          </w:rPrChange>
        </w:rPr>
        <w:t>Claim</w:t>
      </w:r>
      <w:r w:rsidRPr="008C6831">
        <w:rPr>
          <w:rFonts w:ascii="Maiandra GD" w:eastAsia="Times New Roman" w:hAnsi="Maiandra GD" w:cs="Consolas"/>
          <w:b/>
          <w:bCs/>
          <w:color w:val="6B7C8B"/>
          <w:sz w:val="24"/>
          <w:szCs w:val="24"/>
          <w:rPrChange w:id="2074"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2075" w:author="Narendra" w:date="2021-08-21T13:02:00Z">
            <w:rPr>
              <w:rFonts w:ascii="inherit" w:eastAsia="Times New Roman" w:hAnsi="inherit" w:cs="Consolas"/>
              <w:color w:val="CFD5E0"/>
              <w:sz w:val="25"/>
            </w:rPr>
          </w:rPrChange>
        </w:rPr>
        <w:t>ClaimTypes.</w:t>
      </w:r>
      <w:r w:rsidRPr="008C6831">
        <w:rPr>
          <w:rFonts w:ascii="Maiandra GD" w:eastAsia="Times New Roman" w:hAnsi="Maiandra GD" w:cs="Consolas"/>
          <w:color w:val="4284AE"/>
          <w:sz w:val="24"/>
          <w:szCs w:val="24"/>
          <w:rPrChange w:id="2076" w:author="Narendra" w:date="2021-08-21T13:02:00Z">
            <w:rPr>
              <w:rFonts w:ascii="inherit" w:eastAsia="Times New Roman" w:hAnsi="inherit" w:cs="Consolas"/>
              <w:color w:val="4284AE"/>
              <w:sz w:val="25"/>
            </w:rPr>
          </w:rPrChange>
        </w:rPr>
        <w:t>Name</w:t>
      </w:r>
      <w:r w:rsidRPr="008C6831">
        <w:rPr>
          <w:rFonts w:ascii="Maiandra GD" w:eastAsia="Times New Roman" w:hAnsi="Maiandra GD" w:cs="Consolas"/>
          <w:color w:val="CFD5E0"/>
          <w:sz w:val="24"/>
          <w:szCs w:val="24"/>
          <w:rPrChange w:id="2077" w:author="Narendra" w:date="2021-08-21T13:02:00Z">
            <w:rPr>
              <w:rFonts w:ascii="inherit" w:eastAsia="Times New Roman" w:hAnsi="inherit" w:cs="Consolas"/>
              <w:color w:val="CFD5E0"/>
              <w:sz w:val="25"/>
            </w:rPr>
          </w:rPrChange>
        </w:rPr>
        <w:t>, UserDetails.</w:t>
      </w:r>
      <w:r w:rsidRPr="008C6831">
        <w:rPr>
          <w:rFonts w:ascii="Maiandra GD" w:eastAsia="Times New Roman" w:hAnsi="Maiandra GD" w:cs="Consolas"/>
          <w:color w:val="4284AE"/>
          <w:sz w:val="24"/>
          <w:szCs w:val="24"/>
          <w:rPrChange w:id="2078" w:author="Narendra" w:date="2021-08-21T13:02:00Z">
            <w:rPr>
              <w:rFonts w:ascii="inherit" w:eastAsia="Times New Roman" w:hAnsi="inherit" w:cs="Consolas"/>
              <w:color w:val="4284AE"/>
              <w:sz w:val="25"/>
            </w:rPr>
          </w:rPrChange>
        </w:rPr>
        <w:t>UserName</w:t>
      </w:r>
      <w:r w:rsidRPr="008C6831">
        <w:rPr>
          <w:rFonts w:ascii="Maiandra GD" w:eastAsia="Times New Roman" w:hAnsi="Maiandra GD" w:cs="Consolas"/>
          <w:b/>
          <w:bCs/>
          <w:color w:val="6B7C8B"/>
          <w:sz w:val="24"/>
          <w:szCs w:val="24"/>
          <w:rPrChange w:id="207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2080"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08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2082" w:author="Narendra" w:date="2021-08-21T13:02:00Z">
            <w:rPr>
              <w:rFonts w:ascii="inherit" w:eastAsia="Times New Roman" w:hAnsi="inherit" w:cs="Consolas"/>
              <w:color w:val="CFD5E0"/>
              <w:sz w:val="25"/>
            </w:rPr>
          </w:rPrChange>
        </w:rPr>
        <w:t>identity.</w:t>
      </w:r>
      <w:r w:rsidRPr="008C6831">
        <w:rPr>
          <w:rFonts w:ascii="Maiandra GD" w:eastAsia="Times New Roman" w:hAnsi="Maiandra GD" w:cs="Consolas"/>
          <w:color w:val="4284AE"/>
          <w:sz w:val="24"/>
          <w:szCs w:val="24"/>
          <w:rPrChange w:id="2083" w:author="Narendra" w:date="2021-08-21T13:02:00Z">
            <w:rPr>
              <w:rFonts w:ascii="inherit" w:eastAsia="Times New Roman" w:hAnsi="inherit" w:cs="Consolas"/>
              <w:color w:val="4284AE"/>
              <w:sz w:val="25"/>
            </w:rPr>
          </w:rPrChange>
        </w:rPr>
        <w:t>AddClaim</w:t>
      </w:r>
      <w:r w:rsidRPr="008C6831">
        <w:rPr>
          <w:rFonts w:ascii="Maiandra GD" w:eastAsia="Times New Roman" w:hAnsi="Maiandra GD" w:cs="Consolas"/>
          <w:b/>
          <w:bCs/>
          <w:color w:val="6B7C8B"/>
          <w:sz w:val="24"/>
          <w:szCs w:val="24"/>
          <w:rPrChange w:id="2084"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4284AE"/>
          <w:sz w:val="24"/>
          <w:szCs w:val="24"/>
          <w:rPrChange w:id="2085"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2086"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2087" w:author="Narendra" w:date="2021-08-21T13:02:00Z">
            <w:rPr>
              <w:rFonts w:ascii="inherit" w:eastAsia="Times New Roman" w:hAnsi="inherit" w:cs="Consolas"/>
              <w:color w:val="4284AE"/>
              <w:sz w:val="25"/>
            </w:rPr>
          </w:rPrChange>
        </w:rPr>
        <w:t>Claim</w:t>
      </w:r>
      <w:r w:rsidRPr="008C6831">
        <w:rPr>
          <w:rFonts w:ascii="Maiandra GD" w:eastAsia="Times New Roman" w:hAnsi="Maiandra GD" w:cs="Consolas"/>
          <w:b/>
          <w:bCs/>
          <w:color w:val="6B7C8B"/>
          <w:sz w:val="24"/>
          <w:szCs w:val="24"/>
          <w:rPrChange w:id="208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7CC379"/>
          <w:sz w:val="24"/>
          <w:szCs w:val="24"/>
          <w:rPrChange w:id="2089" w:author="Narendra" w:date="2021-08-21T13:02:00Z">
            <w:rPr>
              <w:rFonts w:ascii="inherit" w:eastAsia="Times New Roman" w:hAnsi="inherit" w:cs="Consolas"/>
              <w:color w:val="7CC379"/>
              <w:sz w:val="25"/>
            </w:rPr>
          </w:rPrChange>
        </w:rPr>
        <w:t>"ID"</w:t>
      </w:r>
      <w:r w:rsidRPr="008C6831">
        <w:rPr>
          <w:rFonts w:ascii="Maiandra GD" w:eastAsia="Times New Roman" w:hAnsi="Maiandra GD" w:cs="Consolas"/>
          <w:color w:val="CFD5E0"/>
          <w:sz w:val="24"/>
          <w:szCs w:val="24"/>
          <w:rPrChange w:id="2090" w:author="Narendra" w:date="2021-08-21T13:02:00Z">
            <w:rPr>
              <w:rFonts w:ascii="inherit" w:eastAsia="Times New Roman" w:hAnsi="inherit" w:cs="Consolas"/>
              <w:color w:val="CFD5E0"/>
              <w:sz w:val="25"/>
            </w:rPr>
          </w:rPrChange>
        </w:rPr>
        <w:t>, Convert.</w:t>
      </w:r>
      <w:r w:rsidRPr="008C6831">
        <w:rPr>
          <w:rFonts w:ascii="Maiandra GD" w:eastAsia="Times New Roman" w:hAnsi="Maiandra GD" w:cs="Consolas"/>
          <w:color w:val="4284AE"/>
          <w:sz w:val="24"/>
          <w:szCs w:val="24"/>
          <w:rPrChange w:id="2091" w:author="Narendra" w:date="2021-08-21T13:02:00Z">
            <w:rPr>
              <w:rFonts w:ascii="inherit" w:eastAsia="Times New Roman" w:hAnsi="inherit" w:cs="Consolas"/>
              <w:color w:val="4284AE"/>
              <w:sz w:val="25"/>
            </w:rPr>
          </w:rPrChange>
        </w:rPr>
        <w:t>ToString</w:t>
      </w:r>
      <w:r w:rsidRPr="008C6831">
        <w:rPr>
          <w:rFonts w:ascii="Maiandra GD" w:eastAsia="Times New Roman" w:hAnsi="Maiandra GD" w:cs="Consolas"/>
          <w:b/>
          <w:bCs/>
          <w:color w:val="6B7C8B"/>
          <w:sz w:val="24"/>
          <w:szCs w:val="24"/>
          <w:rPrChange w:id="209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2093" w:author="Narendra" w:date="2021-08-21T13:02:00Z">
            <w:rPr>
              <w:rFonts w:ascii="inherit" w:eastAsia="Times New Roman" w:hAnsi="inherit" w:cs="Consolas"/>
              <w:color w:val="CFD5E0"/>
              <w:sz w:val="25"/>
            </w:rPr>
          </w:rPrChange>
        </w:rPr>
        <w:t>UserDetails.</w:t>
      </w:r>
      <w:r w:rsidRPr="008C6831">
        <w:rPr>
          <w:rFonts w:ascii="Maiandra GD" w:eastAsia="Times New Roman" w:hAnsi="Maiandra GD" w:cs="Consolas"/>
          <w:color w:val="4284AE"/>
          <w:sz w:val="24"/>
          <w:szCs w:val="24"/>
          <w:rPrChange w:id="2094" w:author="Narendra" w:date="2021-08-21T13:02:00Z">
            <w:rPr>
              <w:rFonts w:ascii="inherit" w:eastAsia="Times New Roman" w:hAnsi="inherit" w:cs="Consolas"/>
              <w:color w:val="4284AE"/>
              <w:sz w:val="25"/>
            </w:rPr>
          </w:rPrChange>
        </w:rPr>
        <w:t>ID</w:t>
      </w:r>
      <w:r w:rsidRPr="008C6831">
        <w:rPr>
          <w:rFonts w:ascii="Maiandra GD" w:eastAsia="Times New Roman" w:hAnsi="Maiandra GD" w:cs="Consolas"/>
          <w:b/>
          <w:bCs/>
          <w:color w:val="6B7C8B"/>
          <w:sz w:val="24"/>
          <w:szCs w:val="24"/>
          <w:rPrChange w:id="2095"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2096"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09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2098" w:author="Narendra" w:date="2021-08-21T13:02:00Z">
            <w:rPr>
              <w:rFonts w:ascii="inherit" w:eastAsia="Times New Roman" w:hAnsi="inherit" w:cs="Consolas"/>
              <w:color w:val="CFD5E0"/>
              <w:sz w:val="25"/>
            </w:rPr>
          </w:rPrChange>
        </w:rPr>
        <w:t xml:space="preserve">IPrincipal principal = </w:t>
      </w:r>
      <w:r w:rsidRPr="008C6831">
        <w:rPr>
          <w:rFonts w:ascii="Maiandra GD" w:eastAsia="Times New Roman" w:hAnsi="Maiandra GD" w:cs="Consolas"/>
          <w:color w:val="4284AE"/>
          <w:sz w:val="24"/>
          <w:szCs w:val="24"/>
          <w:rPrChange w:id="2099"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2100"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2101" w:author="Narendra" w:date="2021-08-21T13:02:00Z">
            <w:rPr>
              <w:rFonts w:ascii="inherit" w:eastAsia="Times New Roman" w:hAnsi="inherit" w:cs="Consolas"/>
              <w:color w:val="4284AE"/>
              <w:sz w:val="25"/>
            </w:rPr>
          </w:rPrChange>
        </w:rPr>
        <w:t>GenericPrincipal</w:t>
      </w:r>
      <w:r w:rsidRPr="008C6831">
        <w:rPr>
          <w:rFonts w:ascii="Maiandra GD" w:eastAsia="Times New Roman" w:hAnsi="Maiandra GD" w:cs="Consolas"/>
          <w:b/>
          <w:bCs/>
          <w:color w:val="6B7C8B"/>
          <w:sz w:val="24"/>
          <w:szCs w:val="24"/>
          <w:rPrChange w:id="210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2103" w:author="Narendra" w:date="2021-08-21T13:02:00Z">
            <w:rPr>
              <w:rFonts w:ascii="inherit" w:eastAsia="Times New Roman" w:hAnsi="inherit" w:cs="Consolas"/>
              <w:color w:val="CFD5E0"/>
              <w:sz w:val="25"/>
            </w:rPr>
          </w:rPrChange>
        </w:rPr>
        <w:t>identity, UserDetails.</w:t>
      </w:r>
      <w:r w:rsidRPr="008C6831">
        <w:rPr>
          <w:rFonts w:ascii="Maiandra GD" w:eastAsia="Times New Roman" w:hAnsi="Maiandra GD" w:cs="Consolas"/>
          <w:color w:val="4284AE"/>
          <w:sz w:val="24"/>
          <w:szCs w:val="24"/>
          <w:rPrChange w:id="2104" w:author="Narendra" w:date="2021-08-21T13:02:00Z">
            <w:rPr>
              <w:rFonts w:ascii="inherit" w:eastAsia="Times New Roman" w:hAnsi="inherit" w:cs="Consolas"/>
              <w:color w:val="4284AE"/>
              <w:sz w:val="25"/>
            </w:rPr>
          </w:rPrChange>
        </w:rPr>
        <w:t>Roles</w:t>
      </w:r>
      <w:r w:rsidRPr="008C6831">
        <w:rPr>
          <w:rFonts w:ascii="Maiandra GD" w:eastAsia="Times New Roman" w:hAnsi="Maiandra GD" w:cs="Consolas"/>
          <w:color w:val="CFD5E0"/>
          <w:sz w:val="24"/>
          <w:szCs w:val="24"/>
          <w:rPrChange w:id="2105"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2106" w:author="Narendra" w:date="2021-08-21T13:02:00Z">
            <w:rPr>
              <w:rFonts w:ascii="inherit" w:eastAsia="Times New Roman" w:hAnsi="inherit" w:cs="Consolas"/>
              <w:color w:val="4284AE"/>
              <w:sz w:val="25"/>
            </w:rPr>
          </w:rPrChange>
        </w:rPr>
        <w:t>Split</w:t>
      </w:r>
      <w:r w:rsidRPr="008C6831">
        <w:rPr>
          <w:rFonts w:ascii="Maiandra GD" w:eastAsia="Times New Roman" w:hAnsi="Maiandra GD" w:cs="Consolas"/>
          <w:b/>
          <w:bCs/>
          <w:color w:val="6B7C8B"/>
          <w:sz w:val="24"/>
          <w:szCs w:val="24"/>
          <w:rPrChange w:id="210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7CC379"/>
          <w:sz w:val="24"/>
          <w:szCs w:val="24"/>
          <w:rPrChange w:id="2108" w:author="Narendra" w:date="2021-08-21T13:02:00Z">
            <w:rPr>
              <w:rFonts w:ascii="inherit" w:eastAsia="Times New Roman" w:hAnsi="inherit" w:cs="Consolas"/>
              <w:color w:val="7CC379"/>
              <w:sz w:val="25"/>
            </w:rPr>
          </w:rPrChange>
        </w:rPr>
        <w:t>','</w:t>
      </w:r>
      <w:r w:rsidRPr="008C6831">
        <w:rPr>
          <w:rFonts w:ascii="Maiandra GD" w:eastAsia="Times New Roman" w:hAnsi="Maiandra GD" w:cs="Consolas"/>
          <w:b/>
          <w:bCs/>
          <w:color w:val="6B7C8B"/>
          <w:sz w:val="24"/>
          <w:szCs w:val="24"/>
          <w:rPrChange w:id="210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2110"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11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2112" w:author="Narendra" w:date="2021-08-21T13:02:00Z">
            <w:rPr>
              <w:rFonts w:ascii="inherit" w:eastAsia="Times New Roman" w:hAnsi="inherit" w:cs="Consolas"/>
              <w:color w:val="CFD5E0"/>
              <w:sz w:val="25"/>
            </w:rPr>
          </w:rPrChange>
        </w:rPr>
        <w:t>Thread.</w:t>
      </w:r>
      <w:r w:rsidRPr="008C6831">
        <w:rPr>
          <w:rFonts w:ascii="Maiandra GD" w:eastAsia="Times New Roman" w:hAnsi="Maiandra GD" w:cs="Consolas"/>
          <w:color w:val="4284AE"/>
          <w:sz w:val="24"/>
          <w:szCs w:val="24"/>
          <w:rPrChange w:id="2113" w:author="Narendra" w:date="2021-08-21T13:02:00Z">
            <w:rPr>
              <w:rFonts w:ascii="inherit" w:eastAsia="Times New Roman" w:hAnsi="inherit" w:cs="Consolas"/>
              <w:color w:val="4284AE"/>
              <w:sz w:val="25"/>
            </w:rPr>
          </w:rPrChange>
        </w:rPr>
        <w:t>CurrentPrincipal</w:t>
      </w:r>
      <w:r w:rsidRPr="008C6831">
        <w:rPr>
          <w:rFonts w:ascii="Maiandra GD" w:eastAsia="Times New Roman" w:hAnsi="Maiandra GD" w:cs="Consolas"/>
          <w:color w:val="CFD5E0"/>
          <w:sz w:val="24"/>
          <w:szCs w:val="24"/>
          <w:rPrChange w:id="2114" w:author="Narendra" w:date="2021-08-21T13:02:00Z">
            <w:rPr>
              <w:rFonts w:ascii="inherit" w:eastAsia="Times New Roman" w:hAnsi="inherit" w:cs="Consolas"/>
              <w:color w:val="CFD5E0"/>
              <w:sz w:val="25"/>
            </w:rPr>
          </w:rPrChange>
        </w:rPr>
        <w:t xml:space="preserve"> = principal;</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11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2116" w:author="Narendra" w:date="2021-08-21T13:02:00Z">
            <w:rPr>
              <w:rFonts w:ascii="inherit" w:eastAsia="Times New Roman" w:hAnsi="inherit" w:cs="Consolas"/>
              <w:b/>
              <w:bCs/>
              <w:color w:val="D171DD"/>
              <w:sz w:val="25"/>
            </w:rPr>
          </w:rPrChange>
        </w:rPr>
        <w:t>if</w:t>
      </w:r>
      <w:r w:rsidRPr="008C6831">
        <w:rPr>
          <w:rFonts w:ascii="Maiandra GD" w:eastAsia="Times New Roman" w:hAnsi="Maiandra GD" w:cs="Consolas"/>
          <w:color w:val="CFD5E0"/>
          <w:sz w:val="24"/>
          <w:szCs w:val="24"/>
          <w:rPrChange w:id="2117"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211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2119" w:author="Narendra" w:date="2021-08-21T13:02:00Z">
            <w:rPr>
              <w:rFonts w:ascii="inherit" w:eastAsia="Times New Roman" w:hAnsi="inherit" w:cs="Consolas"/>
              <w:color w:val="CFD5E0"/>
              <w:sz w:val="25"/>
            </w:rPr>
          </w:rPrChange>
        </w:rPr>
        <w:t>HttpContext.</w:t>
      </w:r>
      <w:r w:rsidRPr="008C6831">
        <w:rPr>
          <w:rFonts w:ascii="Maiandra GD" w:eastAsia="Times New Roman" w:hAnsi="Maiandra GD" w:cs="Consolas"/>
          <w:color w:val="4284AE"/>
          <w:sz w:val="24"/>
          <w:szCs w:val="24"/>
          <w:rPrChange w:id="2120" w:author="Narendra" w:date="2021-08-21T13:02:00Z">
            <w:rPr>
              <w:rFonts w:ascii="inherit" w:eastAsia="Times New Roman" w:hAnsi="inherit" w:cs="Consolas"/>
              <w:color w:val="4284AE"/>
              <w:sz w:val="25"/>
            </w:rPr>
          </w:rPrChange>
        </w:rPr>
        <w:t>Current</w:t>
      </w:r>
      <w:r w:rsidRPr="008C6831">
        <w:rPr>
          <w:rFonts w:ascii="Maiandra GD" w:eastAsia="Times New Roman" w:hAnsi="Maiandra GD" w:cs="Consolas"/>
          <w:color w:val="CFD5E0"/>
          <w:sz w:val="24"/>
          <w:szCs w:val="24"/>
          <w:rPrChange w:id="2121" w:author="Narendra" w:date="2021-08-21T13:02:00Z">
            <w:rPr>
              <w:rFonts w:ascii="inherit" w:eastAsia="Times New Roman" w:hAnsi="inherit" w:cs="Consolas"/>
              <w:color w:val="CFD5E0"/>
              <w:sz w:val="25"/>
            </w:rPr>
          </w:rPrChange>
        </w:rPr>
        <w:t xml:space="preserve"> != </w:t>
      </w:r>
      <w:r w:rsidRPr="008C6831">
        <w:rPr>
          <w:rFonts w:ascii="Maiandra GD" w:eastAsia="Times New Roman" w:hAnsi="Maiandra GD" w:cs="Consolas"/>
          <w:b/>
          <w:bCs/>
          <w:color w:val="D171DD"/>
          <w:sz w:val="24"/>
          <w:szCs w:val="24"/>
          <w:rPrChange w:id="2122" w:author="Narendra" w:date="2021-08-21T13:02:00Z">
            <w:rPr>
              <w:rFonts w:ascii="inherit" w:eastAsia="Times New Roman" w:hAnsi="inherit" w:cs="Consolas"/>
              <w:b/>
              <w:bCs/>
              <w:color w:val="D171DD"/>
              <w:sz w:val="25"/>
            </w:rPr>
          </w:rPrChange>
        </w:rPr>
        <w:t>null</w:t>
      </w:r>
      <w:r w:rsidRPr="008C6831">
        <w:rPr>
          <w:rFonts w:ascii="Maiandra GD" w:eastAsia="Times New Roman" w:hAnsi="Maiandra GD" w:cs="Consolas"/>
          <w:b/>
          <w:bCs/>
          <w:color w:val="6B7C8B"/>
          <w:sz w:val="24"/>
          <w:szCs w:val="24"/>
          <w:rPrChange w:id="2123"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12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2125"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12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2127" w:author="Narendra" w:date="2021-08-21T13:02:00Z">
            <w:rPr>
              <w:rFonts w:ascii="inherit" w:eastAsia="Times New Roman" w:hAnsi="inherit" w:cs="Consolas"/>
              <w:color w:val="CFD5E0"/>
              <w:sz w:val="25"/>
            </w:rPr>
          </w:rPrChange>
        </w:rPr>
        <w:t>HttpContext.</w:t>
      </w:r>
      <w:r w:rsidRPr="008C6831">
        <w:rPr>
          <w:rFonts w:ascii="Maiandra GD" w:eastAsia="Times New Roman" w:hAnsi="Maiandra GD" w:cs="Consolas"/>
          <w:color w:val="4284AE"/>
          <w:sz w:val="24"/>
          <w:szCs w:val="24"/>
          <w:rPrChange w:id="2128" w:author="Narendra" w:date="2021-08-21T13:02:00Z">
            <w:rPr>
              <w:rFonts w:ascii="inherit" w:eastAsia="Times New Roman" w:hAnsi="inherit" w:cs="Consolas"/>
              <w:color w:val="4284AE"/>
              <w:sz w:val="25"/>
            </w:rPr>
          </w:rPrChange>
        </w:rPr>
        <w:t>Current</w:t>
      </w:r>
      <w:r w:rsidRPr="008C6831">
        <w:rPr>
          <w:rFonts w:ascii="Maiandra GD" w:eastAsia="Times New Roman" w:hAnsi="Maiandra GD" w:cs="Consolas"/>
          <w:color w:val="CFD5E0"/>
          <w:sz w:val="24"/>
          <w:szCs w:val="24"/>
          <w:rPrChange w:id="2129"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2130" w:author="Narendra" w:date="2021-08-21T13:02:00Z">
            <w:rPr>
              <w:rFonts w:ascii="inherit" w:eastAsia="Times New Roman" w:hAnsi="inherit" w:cs="Consolas"/>
              <w:color w:val="4284AE"/>
              <w:sz w:val="25"/>
            </w:rPr>
          </w:rPrChange>
        </w:rPr>
        <w:t>User</w:t>
      </w:r>
      <w:r w:rsidRPr="008C6831">
        <w:rPr>
          <w:rFonts w:ascii="Maiandra GD" w:eastAsia="Times New Roman" w:hAnsi="Maiandra GD" w:cs="Consolas"/>
          <w:color w:val="CFD5E0"/>
          <w:sz w:val="24"/>
          <w:szCs w:val="24"/>
          <w:rPrChange w:id="2131" w:author="Narendra" w:date="2021-08-21T13:02:00Z">
            <w:rPr>
              <w:rFonts w:ascii="inherit" w:eastAsia="Times New Roman" w:hAnsi="inherit" w:cs="Consolas"/>
              <w:color w:val="CFD5E0"/>
              <w:sz w:val="25"/>
            </w:rPr>
          </w:rPrChange>
        </w:rPr>
        <w:t xml:space="preserve"> = principal;</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13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2133"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13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2135"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13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2137" w:author="Narendra" w:date="2021-08-21T13:02:00Z">
            <w:rPr>
              <w:rFonts w:ascii="inherit" w:eastAsia="Times New Roman" w:hAnsi="inherit" w:cs="Consolas"/>
              <w:b/>
              <w:bCs/>
              <w:color w:val="D171DD"/>
              <w:sz w:val="25"/>
            </w:rPr>
          </w:rPrChange>
        </w:rPr>
        <w:t>else</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13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2139"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14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2141" w:author="Narendra" w:date="2021-08-21T13:02:00Z">
            <w:rPr>
              <w:rFonts w:ascii="inherit" w:eastAsia="Times New Roman" w:hAnsi="inherit" w:cs="Consolas"/>
              <w:color w:val="CFD5E0"/>
              <w:sz w:val="25"/>
            </w:rPr>
          </w:rPrChange>
        </w:rPr>
        <w:t>actionContext.</w:t>
      </w:r>
      <w:r w:rsidRPr="008C6831">
        <w:rPr>
          <w:rFonts w:ascii="Maiandra GD" w:eastAsia="Times New Roman" w:hAnsi="Maiandra GD" w:cs="Consolas"/>
          <w:color w:val="4284AE"/>
          <w:sz w:val="24"/>
          <w:szCs w:val="24"/>
          <w:rPrChange w:id="2142" w:author="Narendra" w:date="2021-08-21T13:02:00Z">
            <w:rPr>
              <w:rFonts w:ascii="inherit" w:eastAsia="Times New Roman" w:hAnsi="inherit" w:cs="Consolas"/>
              <w:color w:val="4284AE"/>
              <w:sz w:val="25"/>
            </w:rPr>
          </w:rPrChange>
        </w:rPr>
        <w:t>Response</w:t>
      </w:r>
      <w:r w:rsidRPr="008C6831">
        <w:rPr>
          <w:rFonts w:ascii="Maiandra GD" w:eastAsia="Times New Roman" w:hAnsi="Maiandra GD" w:cs="Consolas"/>
          <w:color w:val="CFD5E0"/>
          <w:sz w:val="24"/>
          <w:szCs w:val="24"/>
          <w:rPrChange w:id="2143" w:author="Narendra" w:date="2021-08-21T13:02:00Z">
            <w:rPr>
              <w:rFonts w:ascii="inherit" w:eastAsia="Times New Roman" w:hAnsi="inherit" w:cs="Consolas"/>
              <w:color w:val="CFD5E0"/>
              <w:sz w:val="25"/>
            </w:rPr>
          </w:rPrChange>
        </w:rPr>
        <w:t xml:space="preserve"> = actionContext.</w:t>
      </w:r>
      <w:r w:rsidRPr="008C6831">
        <w:rPr>
          <w:rFonts w:ascii="Maiandra GD" w:eastAsia="Times New Roman" w:hAnsi="Maiandra GD" w:cs="Consolas"/>
          <w:color w:val="4284AE"/>
          <w:sz w:val="24"/>
          <w:szCs w:val="24"/>
          <w:rPrChange w:id="2144" w:author="Narendra" w:date="2021-08-21T13:02:00Z">
            <w:rPr>
              <w:rFonts w:ascii="inherit" w:eastAsia="Times New Roman" w:hAnsi="inherit" w:cs="Consolas"/>
              <w:color w:val="4284AE"/>
              <w:sz w:val="25"/>
            </w:rPr>
          </w:rPrChange>
        </w:rPr>
        <w:t>Request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14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2146"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2147" w:author="Narendra" w:date="2021-08-21T13:02:00Z">
            <w:rPr>
              <w:rFonts w:ascii="inherit" w:eastAsia="Times New Roman" w:hAnsi="inherit" w:cs="Consolas"/>
              <w:color w:val="4284AE"/>
              <w:sz w:val="25"/>
            </w:rPr>
          </w:rPrChange>
        </w:rPr>
        <w:t>CreateResponse</w:t>
      </w:r>
      <w:r w:rsidRPr="008C6831">
        <w:rPr>
          <w:rFonts w:ascii="Maiandra GD" w:eastAsia="Times New Roman" w:hAnsi="Maiandra GD" w:cs="Consolas"/>
          <w:b/>
          <w:bCs/>
          <w:color w:val="6B7C8B"/>
          <w:sz w:val="24"/>
          <w:szCs w:val="24"/>
          <w:rPrChange w:id="214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2149" w:author="Narendra" w:date="2021-08-21T13:02:00Z">
            <w:rPr>
              <w:rFonts w:ascii="inherit" w:eastAsia="Times New Roman" w:hAnsi="inherit" w:cs="Consolas"/>
              <w:color w:val="CFD5E0"/>
              <w:sz w:val="25"/>
            </w:rPr>
          </w:rPrChange>
        </w:rPr>
        <w:t>HttpStatusCode.</w:t>
      </w:r>
      <w:r w:rsidRPr="008C6831">
        <w:rPr>
          <w:rFonts w:ascii="Maiandra GD" w:eastAsia="Times New Roman" w:hAnsi="Maiandra GD" w:cs="Consolas"/>
          <w:color w:val="4284AE"/>
          <w:sz w:val="24"/>
          <w:szCs w:val="24"/>
          <w:rPrChange w:id="2150" w:author="Narendra" w:date="2021-08-21T13:02:00Z">
            <w:rPr>
              <w:rFonts w:ascii="inherit" w:eastAsia="Times New Roman" w:hAnsi="inherit" w:cs="Consolas"/>
              <w:color w:val="4284AE"/>
              <w:sz w:val="25"/>
            </w:rPr>
          </w:rPrChange>
        </w:rPr>
        <w:t>Unauthorized</w:t>
      </w:r>
      <w:r w:rsidRPr="008C6831">
        <w:rPr>
          <w:rFonts w:ascii="Maiandra GD" w:eastAsia="Times New Roman" w:hAnsi="Maiandra GD" w:cs="Consolas"/>
          <w:b/>
          <w:bCs/>
          <w:color w:val="6B7C8B"/>
          <w:sz w:val="24"/>
          <w:szCs w:val="24"/>
          <w:rPrChange w:id="215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2152"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15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2154"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15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2156"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15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2158"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15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2160"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16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2162" w:author="Narendra" w:date="2021-08-21T13:02:00Z">
            <w:rPr>
              <w:rFonts w:ascii="inherit" w:eastAsia="Times New Roman" w:hAnsi="inherit" w:cs="Consolas"/>
              <w:b/>
              <w:bCs/>
              <w:color w:val="6B7C8B"/>
              <w:sz w:val="25"/>
            </w:rPr>
          </w:rPrChange>
        </w:rPr>
        <w:t>}&lt;</w:t>
      </w:r>
      <w:r w:rsidRPr="008C6831">
        <w:rPr>
          <w:rFonts w:ascii="Maiandra GD" w:eastAsia="Times New Roman" w:hAnsi="Maiandra GD" w:cs="Consolas"/>
          <w:color w:val="CFD5E0"/>
          <w:sz w:val="24"/>
          <w:szCs w:val="24"/>
          <w:rPrChange w:id="2163" w:author="Narendra" w:date="2021-08-21T13:02:00Z">
            <w:rPr>
              <w:rFonts w:ascii="inherit" w:eastAsia="Times New Roman" w:hAnsi="inherit" w:cs="Consolas"/>
              <w:color w:val="CFD5E0"/>
              <w:sz w:val="25"/>
            </w:rPr>
          </w:rPrChange>
        </w:rPr>
        <w:t>b</w:t>
      </w:r>
      <w:r w:rsidRPr="008C6831">
        <w:rPr>
          <w:rFonts w:ascii="Maiandra GD" w:eastAsia="Times New Roman" w:hAnsi="Maiandra GD" w:cs="Consolas"/>
          <w:b/>
          <w:bCs/>
          <w:color w:val="6B7C8B"/>
          <w:sz w:val="24"/>
          <w:szCs w:val="24"/>
          <w:rPrChange w:id="2164" w:author="Narendra" w:date="2021-08-21T13:02:00Z">
            <w:rPr>
              <w:rFonts w:ascii="inherit" w:eastAsia="Times New Roman" w:hAnsi="inherit" w:cs="Consolas"/>
              <w:b/>
              <w:bCs/>
              <w:color w:val="6B7C8B"/>
              <w:sz w:val="25"/>
            </w:rPr>
          </w:rPrChange>
        </w:rPr>
        <w:t>&gt;</w:t>
      </w:r>
    </w:p>
    <w:p w:rsidR="006E519F" w:rsidRPr="008C6831" w:rsidRDefault="006E519F" w:rsidP="006E519F">
      <w:pPr>
        <w:shd w:val="clear" w:color="auto" w:fill="272B33"/>
        <w:spacing w:line="384" w:lineRule="atLeast"/>
        <w:textAlignment w:val="baseline"/>
        <w:rPr>
          <w:rFonts w:ascii="Maiandra GD" w:eastAsia="Times New Roman" w:hAnsi="Maiandra GD" w:cs="Consolas"/>
          <w:color w:val="596174"/>
          <w:sz w:val="24"/>
          <w:szCs w:val="24"/>
          <w:rPrChange w:id="216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2166" w:author="Narendra" w:date="2021-08-21T13:02:00Z">
            <w:rPr>
              <w:rFonts w:ascii="inherit" w:eastAsia="Times New Roman" w:hAnsi="inherit" w:cs="Consolas"/>
              <w:b/>
              <w:bCs/>
              <w:color w:val="6B7C8B"/>
              <w:sz w:val="25"/>
            </w:rPr>
          </w:rPrChange>
        </w:rPr>
        <w:t>&lt;</w:t>
      </w:r>
      <w:r w:rsidRPr="008C6831">
        <w:rPr>
          <w:rFonts w:ascii="Maiandra GD" w:eastAsia="Times New Roman" w:hAnsi="Maiandra GD" w:cs="Consolas"/>
          <w:color w:val="CFD5E0"/>
          <w:sz w:val="24"/>
          <w:szCs w:val="24"/>
          <w:rPrChange w:id="2167" w:author="Narendra" w:date="2021-08-21T13:02:00Z">
            <w:rPr>
              <w:rFonts w:ascii="inherit" w:eastAsia="Times New Roman" w:hAnsi="inherit" w:cs="Consolas"/>
              <w:color w:val="CFD5E0"/>
              <w:sz w:val="25"/>
            </w:rPr>
          </w:rPrChange>
        </w:rPr>
        <w:t>/b</w:t>
      </w:r>
      <w:r w:rsidRPr="008C6831">
        <w:rPr>
          <w:rFonts w:ascii="Maiandra GD" w:eastAsia="Times New Roman" w:hAnsi="Maiandra GD" w:cs="Consolas"/>
          <w:b/>
          <w:bCs/>
          <w:color w:val="6B7C8B"/>
          <w:sz w:val="24"/>
          <w:szCs w:val="24"/>
          <w:rPrChange w:id="2168" w:author="Narendra" w:date="2021-08-21T13:02:00Z">
            <w:rPr>
              <w:rFonts w:ascii="inherit" w:eastAsia="Times New Roman" w:hAnsi="inherit" w:cs="Consolas"/>
              <w:b/>
              <w:bCs/>
              <w:color w:val="6B7C8B"/>
              <w:sz w:val="25"/>
            </w:rPr>
          </w:rPrChange>
        </w:rPr>
        <w:t>&gt;</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2169"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2170" w:author="Narendra" w:date="2021-08-21T13:02:00Z">
            <w:rPr>
              <w:rFonts w:ascii="Arial" w:eastAsia="Times New Roman" w:hAnsi="Arial" w:cs="Arial"/>
              <w:color w:val="000000"/>
              <w:sz w:val="24"/>
              <w:szCs w:val="24"/>
              <w:bdr w:val="none" w:sz="0" w:space="0" w:color="auto" w:frame="1"/>
            </w:rPr>
          </w:rPrChange>
        </w:rPr>
        <w:t>Now we will create our custom Authorize Attribute which will inherit from </w:t>
      </w:r>
      <w:r w:rsidRPr="008C6831">
        <w:rPr>
          <w:rFonts w:ascii="Maiandra GD" w:eastAsia="Times New Roman" w:hAnsi="Maiandra GD" w:cs="Arial"/>
          <w:b/>
          <w:bCs/>
          <w:color w:val="000000"/>
          <w:sz w:val="24"/>
          <w:szCs w:val="24"/>
          <w:rPrChange w:id="2171" w:author="Narendra" w:date="2021-08-21T13:02:00Z">
            <w:rPr>
              <w:rFonts w:ascii="Arial" w:eastAsia="Times New Roman" w:hAnsi="Arial" w:cs="Arial"/>
              <w:b/>
              <w:bCs/>
              <w:color w:val="000000"/>
              <w:sz w:val="24"/>
              <w:szCs w:val="24"/>
            </w:rPr>
          </w:rPrChange>
        </w:rPr>
        <w:t>AuthorizeAttribute</w:t>
      </w:r>
      <w:r w:rsidRPr="008C6831">
        <w:rPr>
          <w:rFonts w:ascii="Maiandra GD" w:eastAsia="Times New Roman" w:hAnsi="Maiandra GD" w:cs="Arial"/>
          <w:color w:val="000000"/>
          <w:sz w:val="24"/>
          <w:szCs w:val="24"/>
          <w:bdr w:val="none" w:sz="0" w:space="0" w:color="auto" w:frame="1"/>
          <w:rPrChange w:id="2172" w:author="Narendra" w:date="2021-08-21T13:02:00Z">
            <w:rPr>
              <w:rFonts w:ascii="Arial" w:eastAsia="Times New Roman" w:hAnsi="Arial" w:cs="Arial"/>
              <w:color w:val="000000"/>
              <w:sz w:val="24"/>
              <w:szCs w:val="24"/>
              <w:bdr w:val="none" w:sz="0" w:space="0" w:color="auto" w:frame="1"/>
            </w:rPr>
          </w:rPrChange>
        </w:rPr>
        <w:t> where we will implement the logic to return an appropriate response when the Authorization failed.</w:t>
      </w:r>
    </w:p>
    <w:p w:rsidR="006E519F" w:rsidRPr="008C6831" w:rsidRDefault="006E519F" w:rsidP="006E519F">
      <w:pPr>
        <w:shd w:val="clear" w:color="auto" w:fill="FFFFFF"/>
        <w:spacing w:after="0" w:line="240" w:lineRule="auto"/>
        <w:jc w:val="both"/>
        <w:textAlignment w:val="baseline"/>
        <w:outlineLvl w:val="4"/>
        <w:rPr>
          <w:rFonts w:ascii="Maiandra GD" w:eastAsia="Times New Roman" w:hAnsi="Maiandra GD" w:cs="Segoe UI"/>
          <w:color w:val="3A3A3A"/>
          <w:sz w:val="24"/>
          <w:szCs w:val="24"/>
          <w:rPrChange w:id="2173" w:author="Narendra" w:date="2021-08-21T13:02:00Z">
            <w:rPr>
              <w:rFonts w:ascii="Segoe UI" w:eastAsia="Times New Roman" w:hAnsi="Segoe UI" w:cs="Segoe UI"/>
              <w:color w:val="3A3A3A"/>
              <w:sz w:val="20"/>
              <w:szCs w:val="20"/>
            </w:rPr>
          </w:rPrChange>
        </w:rPr>
      </w:pPr>
      <w:r w:rsidRPr="008C6831">
        <w:rPr>
          <w:rFonts w:ascii="Maiandra GD" w:eastAsia="Times New Roman" w:hAnsi="Maiandra GD" w:cs="Arial"/>
          <w:b/>
          <w:bCs/>
          <w:color w:val="000000"/>
          <w:sz w:val="24"/>
          <w:szCs w:val="24"/>
          <w:rPrChange w:id="2174" w:author="Narendra" w:date="2021-08-21T13:02:00Z">
            <w:rPr>
              <w:rFonts w:ascii="Arial" w:eastAsia="Times New Roman" w:hAnsi="Arial" w:cs="Arial"/>
              <w:b/>
              <w:bCs/>
              <w:color w:val="000000"/>
              <w:sz w:val="27"/>
            </w:rPr>
          </w:rPrChange>
        </w:rPr>
        <w:t>MyAuthorizeAttribute.cs</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17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2176" w:author="Narendra" w:date="2021-08-21T13:02:00Z">
            <w:rPr>
              <w:rFonts w:ascii="inherit" w:eastAsia="Times New Roman" w:hAnsi="inherit" w:cs="Consolas"/>
              <w:b/>
              <w:bCs/>
              <w:color w:val="D171DD"/>
              <w:sz w:val="25"/>
            </w:rPr>
          </w:rPrChange>
        </w:rPr>
        <w:t xml:space="preserve">namespace </w:t>
      </w:r>
      <w:r w:rsidRPr="008C6831">
        <w:rPr>
          <w:rFonts w:ascii="Maiandra GD" w:eastAsia="Times New Roman" w:hAnsi="Maiandra GD" w:cs="Consolas"/>
          <w:i/>
          <w:iCs/>
          <w:color w:val="4284AE"/>
          <w:sz w:val="24"/>
          <w:szCs w:val="24"/>
          <w:rPrChange w:id="2177" w:author="Narendra" w:date="2021-08-21T13:02:00Z">
            <w:rPr>
              <w:rFonts w:ascii="inherit" w:eastAsia="Times New Roman" w:hAnsi="inherit" w:cs="Consolas"/>
              <w:i/>
              <w:iCs/>
              <w:color w:val="4284AE"/>
              <w:sz w:val="25"/>
            </w:rPr>
          </w:rPrChange>
        </w:rPr>
        <w:t>RoleBasedBasicAuthenticationWEBAPI.Models</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17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2179"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18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2181"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2182"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2183" w:author="Narendra" w:date="2021-08-21T13:02:00Z">
            <w:rPr>
              <w:rFonts w:ascii="inherit" w:eastAsia="Times New Roman" w:hAnsi="inherit" w:cs="Consolas"/>
              <w:b/>
              <w:bCs/>
              <w:color w:val="D171DD"/>
              <w:sz w:val="25"/>
            </w:rPr>
          </w:rPrChange>
        </w:rPr>
        <w:t>class</w:t>
      </w:r>
      <w:r w:rsidRPr="008C6831">
        <w:rPr>
          <w:rFonts w:ascii="Maiandra GD" w:eastAsia="Times New Roman" w:hAnsi="Maiandra GD" w:cs="Consolas"/>
          <w:color w:val="CFD5E0"/>
          <w:sz w:val="24"/>
          <w:szCs w:val="24"/>
          <w:rPrChange w:id="2184" w:author="Narendra" w:date="2021-08-21T13:02:00Z">
            <w:rPr>
              <w:rFonts w:ascii="inherit" w:eastAsia="Times New Roman" w:hAnsi="inherit" w:cs="Consolas"/>
              <w:color w:val="CFD5E0"/>
              <w:sz w:val="25"/>
            </w:rPr>
          </w:rPrChange>
        </w:rPr>
        <w:t xml:space="preserve"> MyAuthorizeAttribute : System.</w:t>
      </w:r>
      <w:r w:rsidRPr="008C6831">
        <w:rPr>
          <w:rFonts w:ascii="Maiandra GD" w:eastAsia="Times New Roman" w:hAnsi="Maiandra GD" w:cs="Consolas"/>
          <w:color w:val="4284AE"/>
          <w:sz w:val="24"/>
          <w:szCs w:val="24"/>
          <w:rPrChange w:id="2185" w:author="Narendra" w:date="2021-08-21T13:02:00Z">
            <w:rPr>
              <w:rFonts w:ascii="inherit" w:eastAsia="Times New Roman" w:hAnsi="inherit" w:cs="Consolas"/>
              <w:color w:val="4284AE"/>
              <w:sz w:val="25"/>
            </w:rPr>
          </w:rPrChange>
        </w:rPr>
        <w:t>Web</w:t>
      </w:r>
      <w:r w:rsidRPr="008C6831">
        <w:rPr>
          <w:rFonts w:ascii="Maiandra GD" w:eastAsia="Times New Roman" w:hAnsi="Maiandra GD" w:cs="Consolas"/>
          <w:color w:val="CFD5E0"/>
          <w:sz w:val="24"/>
          <w:szCs w:val="24"/>
          <w:rPrChange w:id="2186"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2187" w:author="Narendra" w:date="2021-08-21T13:02:00Z">
            <w:rPr>
              <w:rFonts w:ascii="inherit" w:eastAsia="Times New Roman" w:hAnsi="inherit" w:cs="Consolas"/>
              <w:color w:val="4284AE"/>
              <w:sz w:val="25"/>
            </w:rPr>
          </w:rPrChange>
        </w:rPr>
        <w:t>Http</w:t>
      </w:r>
      <w:r w:rsidRPr="008C6831">
        <w:rPr>
          <w:rFonts w:ascii="Maiandra GD" w:eastAsia="Times New Roman" w:hAnsi="Maiandra GD" w:cs="Consolas"/>
          <w:color w:val="CFD5E0"/>
          <w:sz w:val="24"/>
          <w:szCs w:val="24"/>
          <w:rPrChange w:id="2188"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2189" w:author="Narendra" w:date="2021-08-21T13:02:00Z">
            <w:rPr>
              <w:rFonts w:ascii="inherit" w:eastAsia="Times New Roman" w:hAnsi="inherit" w:cs="Consolas"/>
              <w:color w:val="4284AE"/>
              <w:sz w:val="25"/>
            </w:rPr>
          </w:rPrChange>
        </w:rPr>
        <w:t>AuthorizeAttribute</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19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2191"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19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2193" w:author="Narendra" w:date="2021-08-21T13:02:00Z">
            <w:rPr>
              <w:rFonts w:ascii="inherit" w:eastAsia="Times New Roman" w:hAnsi="inherit" w:cs="Consolas"/>
              <w:color w:val="6B7C8B"/>
              <w:sz w:val="25"/>
            </w:rPr>
          </w:rPrChange>
        </w:rPr>
        <w:lastRenderedPageBreak/>
        <w:t xml:space="preserve">// 401 (Unauthorized) - indicates that the request has not been applied because it lacks valid </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19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2195" w:author="Narendra" w:date="2021-08-21T13:02:00Z">
            <w:rPr>
              <w:rFonts w:ascii="inherit" w:eastAsia="Times New Roman" w:hAnsi="inherit" w:cs="Consolas"/>
              <w:color w:val="6B7C8B"/>
              <w:sz w:val="25"/>
            </w:rPr>
          </w:rPrChange>
        </w:rPr>
        <w:t>// authentication credentials for the target resource.</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19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2197" w:author="Narendra" w:date="2021-08-21T13:02:00Z">
            <w:rPr>
              <w:rFonts w:ascii="inherit" w:eastAsia="Times New Roman" w:hAnsi="inherit" w:cs="Consolas"/>
              <w:color w:val="6B7C8B"/>
              <w:sz w:val="25"/>
            </w:rPr>
          </w:rPrChange>
        </w:rPr>
        <w:t xml:space="preserve">// 403 (Forbidden) - when the user is authenticated but isn’t authorized to perform the requested </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19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2199" w:author="Narendra" w:date="2021-08-21T13:02:00Z">
            <w:rPr>
              <w:rFonts w:ascii="inherit" w:eastAsia="Times New Roman" w:hAnsi="inherit" w:cs="Consolas"/>
              <w:color w:val="6B7C8B"/>
              <w:sz w:val="25"/>
            </w:rPr>
          </w:rPrChange>
        </w:rPr>
        <w:t>// operation on the given resource.</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20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2201" w:author="Narendra" w:date="2021-08-21T13:02:00Z">
            <w:rPr>
              <w:rFonts w:ascii="inherit" w:eastAsia="Times New Roman" w:hAnsi="inherit" w:cs="Consolas"/>
              <w:b/>
              <w:bCs/>
              <w:color w:val="D171DD"/>
              <w:sz w:val="25"/>
            </w:rPr>
          </w:rPrChange>
        </w:rPr>
        <w:t>protected</w:t>
      </w:r>
      <w:r w:rsidRPr="008C6831">
        <w:rPr>
          <w:rFonts w:ascii="Maiandra GD" w:eastAsia="Times New Roman" w:hAnsi="Maiandra GD" w:cs="Consolas"/>
          <w:color w:val="CFD5E0"/>
          <w:sz w:val="24"/>
          <w:szCs w:val="24"/>
          <w:rPrChange w:id="2202"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2203" w:author="Narendra" w:date="2021-08-21T13:02:00Z">
            <w:rPr>
              <w:rFonts w:ascii="inherit" w:eastAsia="Times New Roman" w:hAnsi="inherit" w:cs="Consolas"/>
              <w:b/>
              <w:bCs/>
              <w:color w:val="D171DD"/>
              <w:sz w:val="25"/>
            </w:rPr>
          </w:rPrChange>
        </w:rPr>
        <w:t>override</w:t>
      </w:r>
      <w:r w:rsidRPr="008C6831">
        <w:rPr>
          <w:rFonts w:ascii="Maiandra GD" w:eastAsia="Times New Roman" w:hAnsi="Maiandra GD" w:cs="Consolas"/>
          <w:color w:val="CFD5E0"/>
          <w:sz w:val="24"/>
          <w:szCs w:val="24"/>
          <w:rPrChange w:id="2204"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2205" w:author="Narendra" w:date="2021-08-21T13:02:00Z">
            <w:rPr>
              <w:rFonts w:ascii="inherit" w:eastAsia="Times New Roman" w:hAnsi="inherit" w:cs="Consolas"/>
              <w:b/>
              <w:bCs/>
              <w:color w:val="D171DD"/>
              <w:sz w:val="25"/>
            </w:rPr>
          </w:rPrChange>
        </w:rPr>
        <w:t>void</w:t>
      </w:r>
      <w:r w:rsidRPr="008C6831">
        <w:rPr>
          <w:rFonts w:ascii="Maiandra GD" w:eastAsia="Times New Roman" w:hAnsi="Maiandra GD" w:cs="Consolas"/>
          <w:color w:val="CFD5E0"/>
          <w:sz w:val="24"/>
          <w:szCs w:val="24"/>
          <w:rPrChange w:id="2206"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2207" w:author="Narendra" w:date="2021-08-21T13:02:00Z">
            <w:rPr>
              <w:rFonts w:ascii="inherit" w:eastAsia="Times New Roman" w:hAnsi="inherit" w:cs="Consolas"/>
              <w:color w:val="4284AE"/>
              <w:sz w:val="25"/>
            </w:rPr>
          </w:rPrChange>
        </w:rPr>
        <w:t>HandleUnauthorizedRequest</w:t>
      </w:r>
      <w:r w:rsidRPr="008C6831">
        <w:rPr>
          <w:rFonts w:ascii="Maiandra GD" w:eastAsia="Times New Roman" w:hAnsi="Maiandra GD" w:cs="Consolas"/>
          <w:b/>
          <w:bCs/>
          <w:color w:val="6B7C8B"/>
          <w:sz w:val="24"/>
          <w:szCs w:val="24"/>
          <w:rPrChange w:id="220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2209" w:author="Narendra" w:date="2021-08-21T13:02:00Z">
            <w:rPr>
              <w:rFonts w:ascii="inherit" w:eastAsia="Times New Roman" w:hAnsi="inherit" w:cs="Consolas"/>
              <w:color w:val="CFD5E0"/>
              <w:sz w:val="25"/>
            </w:rPr>
          </w:rPrChange>
        </w:rPr>
        <w:t>System.</w:t>
      </w:r>
      <w:r w:rsidRPr="008C6831">
        <w:rPr>
          <w:rFonts w:ascii="Maiandra GD" w:eastAsia="Times New Roman" w:hAnsi="Maiandra GD" w:cs="Consolas"/>
          <w:color w:val="4284AE"/>
          <w:sz w:val="24"/>
          <w:szCs w:val="24"/>
          <w:rPrChange w:id="2210" w:author="Narendra" w:date="2021-08-21T13:02:00Z">
            <w:rPr>
              <w:rFonts w:ascii="inherit" w:eastAsia="Times New Roman" w:hAnsi="inherit" w:cs="Consolas"/>
              <w:color w:val="4284AE"/>
              <w:sz w:val="25"/>
            </w:rPr>
          </w:rPrChange>
        </w:rPr>
        <w:t>Web</w:t>
      </w:r>
      <w:r w:rsidRPr="008C6831">
        <w:rPr>
          <w:rFonts w:ascii="Maiandra GD" w:eastAsia="Times New Roman" w:hAnsi="Maiandra GD" w:cs="Consolas"/>
          <w:color w:val="CFD5E0"/>
          <w:sz w:val="24"/>
          <w:szCs w:val="24"/>
          <w:rPrChange w:id="2211"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2212" w:author="Narendra" w:date="2021-08-21T13:02:00Z">
            <w:rPr>
              <w:rFonts w:ascii="inherit" w:eastAsia="Times New Roman" w:hAnsi="inherit" w:cs="Consolas"/>
              <w:color w:val="4284AE"/>
              <w:sz w:val="25"/>
            </w:rPr>
          </w:rPrChange>
        </w:rPr>
        <w:t>Http</w:t>
      </w:r>
      <w:r w:rsidRPr="008C6831">
        <w:rPr>
          <w:rFonts w:ascii="Maiandra GD" w:eastAsia="Times New Roman" w:hAnsi="Maiandra GD" w:cs="Consolas"/>
          <w:color w:val="CFD5E0"/>
          <w:sz w:val="24"/>
          <w:szCs w:val="24"/>
          <w:rPrChange w:id="2213"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2214" w:author="Narendra" w:date="2021-08-21T13:02:00Z">
            <w:rPr>
              <w:rFonts w:ascii="inherit" w:eastAsia="Times New Roman" w:hAnsi="inherit" w:cs="Consolas"/>
              <w:color w:val="4284AE"/>
              <w:sz w:val="25"/>
            </w:rPr>
          </w:rPrChange>
        </w:rPr>
        <w:t>Controllers</w:t>
      </w:r>
      <w:r w:rsidRPr="008C6831">
        <w:rPr>
          <w:rFonts w:ascii="Maiandra GD" w:eastAsia="Times New Roman" w:hAnsi="Maiandra GD" w:cs="Consolas"/>
          <w:color w:val="CFD5E0"/>
          <w:sz w:val="24"/>
          <w:szCs w:val="24"/>
          <w:rPrChange w:id="2215"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2216" w:author="Narendra" w:date="2021-08-21T13:02:00Z">
            <w:rPr>
              <w:rFonts w:ascii="inherit" w:eastAsia="Times New Roman" w:hAnsi="inherit" w:cs="Consolas"/>
              <w:color w:val="4284AE"/>
              <w:sz w:val="25"/>
            </w:rPr>
          </w:rPrChange>
        </w:rPr>
        <w:t>HttpActionContext</w:t>
      </w:r>
      <w:r w:rsidRPr="008C6831">
        <w:rPr>
          <w:rFonts w:ascii="Maiandra GD" w:eastAsia="Times New Roman" w:hAnsi="Maiandra GD" w:cs="Consolas"/>
          <w:color w:val="CFD5E0"/>
          <w:sz w:val="24"/>
          <w:szCs w:val="24"/>
          <w:rPrChange w:id="2217" w:author="Narendra" w:date="2021-08-21T13:02:00Z">
            <w:rPr>
              <w:rFonts w:ascii="inherit" w:eastAsia="Times New Roman" w:hAnsi="inherit" w:cs="Consolas"/>
              <w:color w:val="CFD5E0"/>
              <w:sz w:val="25"/>
            </w:rPr>
          </w:rPrChange>
        </w:rPr>
        <w:t xml:space="preserve"> actionContext</w:t>
      </w:r>
      <w:r w:rsidRPr="008C6831">
        <w:rPr>
          <w:rFonts w:ascii="Maiandra GD" w:eastAsia="Times New Roman" w:hAnsi="Maiandra GD" w:cs="Consolas"/>
          <w:b/>
          <w:bCs/>
          <w:color w:val="6B7C8B"/>
          <w:sz w:val="24"/>
          <w:szCs w:val="24"/>
          <w:rPrChange w:id="2218"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21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2220"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22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2222" w:author="Narendra" w:date="2021-08-21T13:02:00Z">
            <w:rPr>
              <w:rFonts w:ascii="inherit" w:eastAsia="Times New Roman" w:hAnsi="inherit" w:cs="Consolas"/>
              <w:b/>
              <w:bCs/>
              <w:color w:val="D171DD"/>
              <w:sz w:val="25"/>
            </w:rPr>
          </w:rPrChange>
        </w:rPr>
        <w:t>if</w:t>
      </w:r>
      <w:r w:rsidRPr="008C6831">
        <w:rPr>
          <w:rFonts w:ascii="Maiandra GD" w:eastAsia="Times New Roman" w:hAnsi="Maiandra GD" w:cs="Consolas"/>
          <w:color w:val="CFD5E0"/>
          <w:sz w:val="24"/>
          <w:szCs w:val="24"/>
          <w:rPrChange w:id="2223"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2224"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2225" w:author="Narendra" w:date="2021-08-21T13:02:00Z">
            <w:rPr>
              <w:rFonts w:ascii="inherit" w:eastAsia="Times New Roman" w:hAnsi="inherit" w:cs="Consolas"/>
              <w:color w:val="CFD5E0"/>
              <w:sz w:val="25"/>
            </w:rPr>
          </w:rPrChange>
        </w:rPr>
        <w:t>!HttpContext.</w:t>
      </w:r>
      <w:r w:rsidRPr="008C6831">
        <w:rPr>
          <w:rFonts w:ascii="Maiandra GD" w:eastAsia="Times New Roman" w:hAnsi="Maiandra GD" w:cs="Consolas"/>
          <w:color w:val="4284AE"/>
          <w:sz w:val="24"/>
          <w:szCs w:val="24"/>
          <w:rPrChange w:id="2226" w:author="Narendra" w:date="2021-08-21T13:02:00Z">
            <w:rPr>
              <w:rFonts w:ascii="inherit" w:eastAsia="Times New Roman" w:hAnsi="inherit" w:cs="Consolas"/>
              <w:color w:val="4284AE"/>
              <w:sz w:val="25"/>
            </w:rPr>
          </w:rPrChange>
        </w:rPr>
        <w:t>Current</w:t>
      </w:r>
      <w:r w:rsidRPr="008C6831">
        <w:rPr>
          <w:rFonts w:ascii="Maiandra GD" w:eastAsia="Times New Roman" w:hAnsi="Maiandra GD" w:cs="Consolas"/>
          <w:color w:val="CFD5E0"/>
          <w:sz w:val="24"/>
          <w:szCs w:val="24"/>
          <w:rPrChange w:id="2227"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2228" w:author="Narendra" w:date="2021-08-21T13:02:00Z">
            <w:rPr>
              <w:rFonts w:ascii="inherit" w:eastAsia="Times New Roman" w:hAnsi="inherit" w:cs="Consolas"/>
              <w:color w:val="4284AE"/>
              <w:sz w:val="25"/>
            </w:rPr>
          </w:rPrChange>
        </w:rPr>
        <w:t>User</w:t>
      </w:r>
      <w:r w:rsidRPr="008C6831">
        <w:rPr>
          <w:rFonts w:ascii="Maiandra GD" w:eastAsia="Times New Roman" w:hAnsi="Maiandra GD" w:cs="Consolas"/>
          <w:color w:val="CFD5E0"/>
          <w:sz w:val="24"/>
          <w:szCs w:val="24"/>
          <w:rPrChange w:id="2229"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2230" w:author="Narendra" w:date="2021-08-21T13:02:00Z">
            <w:rPr>
              <w:rFonts w:ascii="inherit" w:eastAsia="Times New Roman" w:hAnsi="inherit" w:cs="Consolas"/>
              <w:color w:val="4284AE"/>
              <w:sz w:val="25"/>
            </w:rPr>
          </w:rPrChange>
        </w:rPr>
        <w:t>Identity</w:t>
      </w:r>
      <w:r w:rsidRPr="008C6831">
        <w:rPr>
          <w:rFonts w:ascii="Maiandra GD" w:eastAsia="Times New Roman" w:hAnsi="Maiandra GD" w:cs="Consolas"/>
          <w:color w:val="CFD5E0"/>
          <w:sz w:val="24"/>
          <w:szCs w:val="24"/>
          <w:rPrChange w:id="2231"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2232" w:author="Narendra" w:date="2021-08-21T13:02:00Z">
            <w:rPr>
              <w:rFonts w:ascii="inherit" w:eastAsia="Times New Roman" w:hAnsi="inherit" w:cs="Consolas"/>
              <w:color w:val="4284AE"/>
              <w:sz w:val="25"/>
            </w:rPr>
          </w:rPrChange>
        </w:rPr>
        <w:t>IsAuthenticated</w:t>
      </w:r>
      <w:r w:rsidRPr="008C6831">
        <w:rPr>
          <w:rFonts w:ascii="Maiandra GD" w:eastAsia="Times New Roman" w:hAnsi="Maiandra GD" w:cs="Consolas"/>
          <w:b/>
          <w:bCs/>
          <w:color w:val="6B7C8B"/>
          <w:sz w:val="24"/>
          <w:szCs w:val="24"/>
          <w:rPrChange w:id="2233"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23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2235"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23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2237" w:author="Narendra" w:date="2021-08-21T13:02:00Z">
            <w:rPr>
              <w:rFonts w:ascii="inherit" w:eastAsia="Times New Roman" w:hAnsi="inherit" w:cs="Consolas"/>
              <w:b/>
              <w:bCs/>
              <w:color w:val="D171DD"/>
              <w:sz w:val="25"/>
            </w:rPr>
          </w:rPrChange>
        </w:rPr>
        <w:t>base</w:t>
      </w:r>
      <w:r w:rsidRPr="008C6831">
        <w:rPr>
          <w:rFonts w:ascii="Maiandra GD" w:eastAsia="Times New Roman" w:hAnsi="Maiandra GD" w:cs="Consolas"/>
          <w:color w:val="CFD5E0"/>
          <w:sz w:val="24"/>
          <w:szCs w:val="24"/>
          <w:rPrChange w:id="2238"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2239" w:author="Narendra" w:date="2021-08-21T13:02:00Z">
            <w:rPr>
              <w:rFonts w:ascii="inherit" w:eastAsia="Times New Roman" w:hAnsi="inherit" w:cs="Consolas"/>
              <w:color w:val="4284AE"/>
              <w:sz w:val="25"/>
            </w:rPr>
          </w:rPrChange>
        </w:rPr>
        <w:t>HandleUnauthorizedRequest</w:t>
      </w:r>
      <w:r w:rsidRPr="008C6831">
        <w:rPr>
          <w:rFonts w:ascii="Maiandra GD" w:eastAsia="Times New Roman" w:hAnsi="Maiandra GD" w:cs="Consolas"/>
          <w:b/>
          <w:bCs/>
          <w:color w:val="6B7C8B"/>
          <w:sz w:val="24"/>
          <w:szCs w:val="24"/>
          <w:rPrChange w:id="2240"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2241" w:author="Narendra" w:date="2021-08-21T13:02:00Z">
            <w:rPr>
              <w:rFonts w:ascii="inherit" w:eastAsia="Times New Roman" w:hAnsi="inherit" w:cs="Consolas"/>
              <w:color w:val="CFD5E0"/>
              <w:sz w:val="25"/>
            </w:rPr>
          </w:rPrChange>
        </w:rPr>
        <w:t>actionContext</w:t>
      </w:r>
      <w:r w:rsidRPr="008C6831">
        <w:rPr>
          <w:rFonts w:ascii="Maiandra GD" w:eastAsia="Times New Roman" w:hAnsi="Maiandra GD" w:cs="Consolas"/>
          <w:b/>
          <w:bCs/>
          <w:color w:val="6B7C8B"/>
          <w:sz w:val="24"/>
          <w:szCs w:val="24"/>
          <w:rPrChange w:id="224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2243"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24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2245"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24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2247" w:author="Narendra" w:date="2021-08-21T13:02:00Z">
            <w:rPr>
              <w:rFonts w:ascii="inherit" w:eastAsia="Times New Roman" w:hAnsi="inherit" w:cs="Consolas"/>
              <w:b/>
              <w:bCs/>
              <w:color w:val="D171DD"/>
              <w:sz w:val="25"/>
            </w:rPr>
          </w:rPrChange>
        </w:rPr>
        <w:t>else</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24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2249"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25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2251" w:author="Narendra" w:date="2021-08-21T13:02:00Z">
            <w:rPr>
              <w:rFonts w:ascii="inherit" w:eastAsia="Times New Roman" w:hAnsi="inherit" w:cs="Consolas"/>
              <w:color w:val="CFD5E0"/>
              <w:sz w:val="25"/>
            </w:rPr>
          </w:rPrChange>
        </w:rPr>
        <w:t>actionContext.</w:t>
      </w:r>
      <w:r w:rsidRPr="008C6831">
        <w:rPr>
          <w:rFonts w:ascii="Maiandra GD" w:eastAsia="Times New Roman" w:hAnsi="Maiandra GD" w:cs="Consolas"/>
          <w:color w:val="4284AE"/>
          <w:sz w:val="24"/>
          <w:szCs w:val="24"/>
          <w:rPrChange w:id="2252" w:author="Narendra" w:date="2021-08-21T13:02:00Z">
            <w:rPr>
              <w:rFonts w:ascii="inherit" w:eastAsia="Times New Roman" w:hAnsi="inherit" w:cs="Consolas"/>
              <w:color w:val="4284AE"/>
              <w:sz w:val="25"/>
            </w:rPr>
          </w:rPrChange>
        </w:rPr>
        <w:t>Response</w:t>
      </w:r>
      <w:r w:rsidRPr="008C6831">
        <w:rPr>
          <w:rFonts w:ascii="Maiandra GD" w:eastAsia="Times New Roman" w:hAnsi="Maiandra GD" w:cs="Consolas"/>
          <w:color w:val="CFD5E0"/>
          <w:sz w:val="24"/>
          <w:szCs w:val="24"/>
          <w:rPrChange w:id="2253" w:author="Narendra" w:date="2021-08-21T13:02:00Z">
            <w:rPr>
              <w:rFonts w:ascii="inherit" w:eastAsia="Times New Roman" w:hAnsi="inherit" w:cs="Consolas"/>
              <w:color w:val="CFD5E0"/>
              <w:sz w:val="25"/>
            </w:rPr>
          </w:rPrChange>
        </w:rPr>
        <w:t xml:space="preserve"> = </w:t>
      </w:r>
      <w:r w:rsidRPr="008C6831">
        <w:rPr>
          <w:rFonts w:ascii="Maiandra GD" w:eastAsia="Times New Roman" w:hAnsi="Maiandra GD" w:cs="Consolas"/>
          <w:color w:val="4284AE"/>
          <w:sz w:val="24"/>
          <w:szCs w:val="24"/>
          <w:rPrChange w:id="2254"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2255" w:author="Narendra" w:date="2021-08-21T13:02:00Z">
            <w:rPr>
              <w:rFonts w:ascii="inherit" w:eastAsia="Times New Roman" w:hAnsi="inherit" w:cs="Consolas"/>
              <w:color w:val="CFD5E0"/>
              <w:sz w:val="25"/>
            </w:rPr>
          </w:rPrChange>
        </w:rPr>
        <w:t xml:space="preserve"> System.</w:t>
      </w:r>
      <w:r w:rsidRPr="008C6831">
        <w:rPr>
          <w:rFonts w:ascii="Maiandra GD" w:eastAsia="Times New Roman" w:hAnsi="Maiandra GD" w:cs="Consolas"/>
          <w:color w:val="4284AE"/>
          <w:sz w:val="24"/>
          <w:szCs w:val="24"/>
          <w:rPrChange w:id="2256" w:author="Narendra" w:date="2021-08-21T13:02:00Z">
            <w:rPr>
              <w:rFonts w:ascii="inherit" w:eastAsia="Times New Roman" w:hAnsi="inherit" w:cs="Consolas"/>
              <w:color w:val="4284AE"/>
              <w:sz w:val="25"/>
            </w:rPr>
          </w:rPrChange>
        </w:rPr>
        <w:t>Net</w:t>
      </w:r>
      <w:r w:rsidRPr="008C6831">
        <w:rPr>
          <w:rFonts w:ascii="Maiandra GD" w:eastAsia="Times New Roman" w:hAnsi="Maiandra GD" w:cs="Consolas"/>
          <w:color w:val="CFD5E0"/>
          <w:sz w:val="24"/>
          <w:szCs w:val="24"/>
          <w:rPrChange w:id="2257"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2258" w:author="Narendra" w:date="2021-08-21T13:02:00Z">
            <w:rPr>
              <w:rFonts w:ascii="inherit" w:eastAsia="Times New Roman" w:hAnsi="inherit" w:cs="Consolas"/>
              <w:color w:val="4284AE"/>
              <w:sz w:val="25"/>
            </w:rPr>
          </w:rPrChange>
        </w:rPr>
        <w:t>Http</w:t>
      </w:r>
      <w:r w:rsidRPr="008C6831">
        <w:rPr>
          <w:rFonts w:ascii="Maiandra GD" w:eastAsia="Times New Roman" w:hAnsi="Maiandra GD" w:cs="Consolas"/>
          <w:color w:val="CFD5E0"/>
          <w:sz w:val="24"/>
          <w:szCs w:val="24"/>
          <w:rPrChange w:id="2259"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2260" w:author="Narendra" w:date="2021-08-21T13:02:00Z">
            <w:rPr>
              <w:rFonts w:ascii="inherit" w:eastAsia="Times New Roman" w:hAnsi="inherit" w:cs="Consolas"/>
              <w:color w:val="4284AE"/>
              <w:sz w:val="25"/>
            </w:rPr>
          </w:rPrChange>
        </w:rPr>
        <w:t>HttpResponseMessage</w:t>
      </w:r>
      <w:r w:rsidRPr="008C6831">
        <w:rPr>
          <w:rFonts w:ascii="Maiandra GD" w:eastAsia="Times New Roman" w:hAnsi="Maiandra GD" w:cs="Consolas"/>
          <w:b/>
          <w:bCs/>
          <w:color w:val="6B7C8B"/>
          <w:sz w:val="24"/>
          <w:szCs w:val="24"/>
          <w:rPrChange w:id="226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2262" w:author="Narendra" w:date="2021-08-21T13:02:00Z">
            <w:rPr>
              <w:rFonts w:ascii="inherit" w:eastAsia="Times New Roman" w:hAnsi="inherit" w:cs="Consolas"/>
              <w:color w:val="CFD5E0"/>
              <w:sz w:val="25"/>
            </w:rPr>
          </w:rPrChange>
        </w:rPr>
        <w:t>System.</w:t>
      </w:r>
      <w:r w:rsidRPr="008C6831">
        <w:rPr>
          <w:rFonts w:ascii="Maiandra GD" w:eastAsia="Times New Roman" w:hAnsi="Maiandra GD" w:cs="Consolas"/>
          <w:color w:val="4284AE"/>
          <w:sz w:val="24"/>
          <w:szCs w:val="24"/>
          <w:rPrChange w:id="2263" w:author="Narendra" w:date="2021-08-21T13:02:00Z">
            <w:rPr>
              <w:rFonts w:ascii="inherit" w:eastAsia="Times New Roman" w:hAnsi="inherit" w:cs="Consolas"/>
              <w:color w:val="4284AE"/>
              <w:sz w:val="25"/>
            </w:rPr>
          </w:rPrChange>
        </w:rPr>
        <w:t>Net</w:t>
      </w:r>
      <w:r w:rsidRPr="008C6831">
        <w:rPr>
          <w:rFonts w:ascii="Maiandra GD" w:eastAsia="Times New Roman" w:hAnsi="Maiandra GD" w:cs="Consolas"/>
          <w:color w:val="CFD5E0"/>
          <w:sz w:val="24"/>
          <w:szCs w:val="24"/>
          <w:rPrChange w:id="2264"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2265" w:author="Narendra" w:date="2021-08-21T13:02:00Z">
            <w:rPr>
              <w:rFonts w:ascii="inherit" w:eastAsia="Times New Roman" w:hAnsi="inherit" w:cs="Consolas"/>
              <w:color w:val="4284AE"/>
              <w:sz w:val="25"/>
            </w:rPr>
          </w:rPrChange>
        </w:rPr>
        <w:t>HttpStatusCode</w:t>
      </w:r>
      <w:r w:rsidRPr="008C6831">
        <w:rPr>
          <w:rFonts w:ascii="Maiandra GD" w:eastAsia="Times New Roman" w:hAnsi="Maiandra GD" w:cs="Consolas"/>
          <w:color w:val="CFD5E0"/>
          <w:sz w:val="24"/>
          <w:szCs w:val="24"/>
          <w:rPrChange w:id="2266"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2267" w:author="Narendra" w:date="2021-08-21T13:02:00Z">
            <w:rPr>
              <w:rFonts w:ascii="inherit" w:eastAsia="Times New Roman" w:hAnsi="inherit" w:cs="Consolas"/>
              <w:color w:val="4284AE"/>
              <w:sz w:val="25"/>
            </w:rPr>
          </w:rPrChange>
        </w:rPr>
        <w:t>Forbidden</w:t>
      </w:r>
      <w:r w:rsidRPr="008C6831">
        <w:rPr>
          <w:rFonts w:ascii="Maiandra GD" w:eastAsia="Times New Roman" w:hAnsi="Maiandra GD" w:cs="Consolas"/>
          <w:b/>
          <w:bCs/>
          <w:color w:val="6B7C8B"/>
          <w:sz w:val="24"/>
          <w:szCs w:val="24"/>
          <w:rPrChange w:id="226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2269"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27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2271"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27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2273"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27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2275"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line="384" w:lineRule="atLeast"/>
        <w:textAlignment w:val="baseline"/>
        <w:rPr>
          <w:rFonts w:ascii="Maiandra GD" w:eastAsia="Times New Roman" w:hAnsi="Maiandra GD" w:cs="Consolas"/>
          <w:color w:val="596174"/>
          <w:sz w:val="24"/>
          <w:szCs w:val="24"/>
          <w:rPrChange w:id="227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2277"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2278"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color w:val="212529"/>
          <w:sz w:val="24"/>
          <w:szCs w:val="24"/>
          <w:rPrChange w:id="2279" w:author="Narendra" w:date="2021-08-21T13:02:00Z">
            <w:rPr>
              <w:rFonts w:ascii="Arial" w:eastAsia="Times New Roman" w:hAnsi="Arial" w:cs="Arial"/>
              <w:b/>
              <w:bCs/>
              <w:color w:val="212529"/>
              <w:sz w:val="23"/>
            </w:rPr>
          </w:rPrChange>
        </w:rPr>
        <w:t>Let’s create a Web API 2 Empty Controller with the name EmployeeController and copy and paste the following code.</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28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2281"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2282" w:author="Narendra" w:date="2021-08-21T13:02:00Z">
            <w:rPr>
              <w:rFonts w:ascii="inherit" w:eastAsia="Times New Roman" w:hAnsi="inherit" w:cs="Consolas"/>
              <w:i/>
              <w:iCs/>
              <w:color w:val="4284AE"/>
              <w:sz w:val="25"/>
            </w:rPr>
          </w:rPrChange>
        </w:rPr>
        <w:t>RoleBasedBasicAuthenticationWEBAPI.Models;</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28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2284"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2285" w:author="Narendra" w:date="2021-08-21T13:02:00Z">
            <w:rPr>
              <w:rFonts w:ascii="inherit" w:eastAsia="Times New Roman" w:hAnsi="inherit" w:cs="Consolas"/>
              <w:i/>
              <w:iCs/>
              <w:color w:val="4284AE"/>
              <w:sz w:val="25"/>
            </w:rPr>
          </w:rPrChange>
        </w:rPr>
        <w:t>System.Linq;</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28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2287"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2288" w:author="Narendra" w:date="2021-08-21T13:02:00Z">
            <w:rPr>
              <w:rFonts w:ascii="inherit" w:eastAsia="Times New Roman" w:hAnsi="inherit" w:cs="Consolas"/>
              <w:i/>
              <w:iCs/>
              <w:color w:val="4284AE"/>
              <w:sz w:val="25"/>
            </w:rPr>
          </w:rPrChange>
        </w:rPr>
        <w:t>System.Net;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28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2290"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2291" w:author="Narendra" w:date="2021-08-21T13:02:00Z">
            <w:rPr>
              <w:rFonts w:ascii="inherit" w:eastAsia="Times New Roman" w:hAnsi="inherit" w:cs="Consolas"/>
              <w:i/>
              <w:iCs/>
              <w:color w:val="4284AE"/>
              <w:sz w:val="25"/>
            </w:rPr>
          </w:rPrChange>
        </w:rPr>
        <w:t>System.Net.Http;</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29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2293"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2294" w:author="Narendra" w:date="2021-08-21T13:02:00Z">
            <w:rPr>
              <w:rFonts w:ascii="inherit" w:eastAsia="Times New Roman" w:hAnsi="inherit" w:cs="Consolas"/>
              <w:i/>
              <w:iCs/>
              <w:color w:val="4284AE"/>
              <w:sz w:val="25"/>
            </w:rPr>
          </w:rPrChange>
        </w:rPr>
        <w:t>System.Security.Claims;</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29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2296"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2297" w:author="Narendra" w:date="2021-08-21T13:02:00Z">
            <w:rPr>
              <w:rFonts w:ascii="inherit" w:eastAsia="Times New Roman" w:hAnsi="inherit" w:cs="Consolas"/>
              <w:i/>
              <w:iCs/>
              <w:color w:val="4284AE"/>
              <w:sz w:val="25"/>
            </w:rPr>
          </w:rPrChange>
        </w:rPr>
        <w:t>System.Web.Http;</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29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2299" w:author="Narendra" w:date="2021-08-21T13:02:00Z">
            <w:rPr>
              <w:rFonts w:ascii="inherit" w:eastAsia="Times New Roman" w:hAnsi="inherit" w:cs="Consolas"/>
              <w:b/>
              <w:bCs/>
              <w:color w:val="D171DD"/>
              <w:sz w:val="25"/>
            </w:rPr>
          </w:rPrChange>
        </w:rPr>
        <w:t xml:space="preserve">namespace </w:t>
      </w:r>
      <w:r w:rsidRPr="008C6831">
        <w:rPr>
          <w:rFonts w:ascii="Maiandra GD" w:eastAsia="Times New Roman" w:hAnsi="Maiandra GD" w:cs="Consolas"/>
          <w:i/>
          <w:iCs/>
          <w:color w:val="4284AE"/>
          <w:sz w:val="24"/>
          <w:szCs w:val="24"/>
          <w:rPrChange w:id="2300" w:author="Narendra" w:date="2021-08-21T13:02:00Z">
            <w:rPr>
              <w:rFonts w:ascii="inherit" w:eastAsia="Times New Roman" w:hAnsi="inherit" w:cs="Consolas"/>
              <w:i/>
              <w:iCs/>
              <w:color w:val="4284AE"/>
              <w:sz w:val="25"/>
            </w:rPr>
          </w:rPrChange>
        </w:rPr>
        <w:t>RoleBasedBasicAuthenticationWEBAPI.Controllers</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30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2302"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30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2304"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2305"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2306" w:author="Narendra" w:date="2021-08-21T13:02:00Z">
            <w:rPr>
              <w:rFonts w:ascii="inherit" w:eastAsia="Times New Roman" w:hAnsi="inherit" w:cs="Consolas"/>
              <w:b/>
              <w:bCs/>
              <w:color w:val="D171DD"/>
              <w:sz w:val="25"/>
            </w:rPr>
          </w:rPrChange>
        </w:rPr>
        <w:t>class</w:t>
      </w:r>
      <w:r w:rsidRPr="008C6831">
        <w:rPr>
          <w:rFonts w:ascii="Maiandra GD" w:eastAsia="Times New Roman" w:hAnsi="Maiandra GD" w:cs="Consolas"/>
          <w:color w:val="CFD5E0"/>
          <w:sz w:val="24"/>
          <w:szCs w:val="24"/>
          <w:rPrChange w:id="2307" w:author="Narendra" w:date="2021-08-21T13:02:00Z">
            <w:rPr>
              <w:rFonts w:ascii="inherit" w:eastAsia="Times New Roman" w:hAnsi="inherit" w:cs="Consolas"/>
              <w:color w:val="CFD5E0"/>
              <w:sz w:val="25"/>
            </w:rPr>
          </w:rPrChange>
        </w:rPr>
        <w:t xml:space="preserve"> EmployeeController : ApiController</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30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2309" w:author="Narendra" w:date="2021-08-21T13:02:00Z">
            <w:rPr>
              <w:rFonts w:ascii="inherit" w:eastAsia="Times New Roman" w:hAnsi="inherit" w:cs="Consolas"/>
              <w:b/>
              <w:bCs/>
              <w:color w:val="6B7C8B"/>
              <w:sz w:val="25"/>
            </w:rPr>
          </w:rPrChange>
        </w:rPr>
        <w:lastRenderedPageBreak/>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31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231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2312" w:author="Narendra" w:date="2021-08-21T13:02:00Z">
            <w:rPr>
              <w:rFonts w:ascii="inherit" w:eastAsia="Times New Roman" w:hAnsi="inherit" w:cs="Consolas"/>
              <w:color w:val="CFD5E0"/>
              <w:sz w:val="25"/>
            </w:rPr>
          </w:rPrChange>
        </w:rPr>
        <w:t>BasicAuthentication</w:t>
      </w:r>
      <w:r w:rsidRPr="008C6831">
        <w:rPr>
          <w:rFonts w:ascii="Maiandra GD" w:eastAsia="Times New Roman" w:hAnsi="Maiandra GD" w:cs="Consolas"/>
          <w:b/>
          <w:bCs/>
          <w:color w:val="6B7C8B"/>
          <w:sz w:val="24"/>
          <w:szCs w:val="24"/>
          <w:rPrChange w:id="2313"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31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2315"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4284AE"/>
          <w:sz w:val="24"/>
          <w:szCs w:val="24"/>
          <w:rPrChange w:id="2316" w:author="Narendra" w:date="2021-08-21T13:02:00Z">
            <w:rPr>
              <w:rFonts w:ascii="inherit" w:eastAsia="Times New Roman" w:hAnsi="inherit" w:cs="Consolas"/>
              <w:color w:val="4284AE"/>
              <w:sz w:val="25"/>
            </w:rPr>
          </w:rPrChange>
        </w:rPr>
        <w:t>MyAuthorize</w:t>
      </w:r>
      <w:r w:rsidRPr="008C6831">
        <w:rPr>
          <w:rFonts w:ascii="Maiandra GD" w:eastAsia="Times New Roman" w:hAnsi="Maiandra GD" w:cs="Consolas"/>
          <w:b/>
          <w:bCs/>
          <w:color w:val="6B7C8B"/>
          <w:sz w:val="24"/>
          <w:szCs w:val="24"/>
          <w:rPrChange w:id="231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2318" w:author="Narendra" w:date="2021-08-21T13:02:00Z">
            <w:rPr>
              <w:rFonts w:ascii="inherit" w:eastAsia="Times New Roman" w:hAnsi="inherit" w:cs="Consolas"/>
              <w:color w:val="CFD5E0"/>
              <w:sz w:val="25"/>
            </w:rPr>
          </w:rPrChange>
        </w:rPr>
        <w:t xml:space="preserve">Roles = </w:t>
      </w:r>
      <w:r w:rsidRPr="008C6831">
        <w:rPr>
          <w:rFonts w:ascii="Maiandra GD" w:eastAsia="Times New Roman" w:hAnsi="Maiandra GD" w:cs="Consolas"/>
          <w:color w:val="7CC379"/>
          <w:sz w:val="24"/>
          <w:szCs w:val="24"/>
          <w:rPrChange w:id="2319" w:author="Narendra" w:date="2021-08-21T13:02:00Z">
            <w:rPr>
              <w:rFonts w:ascii="inherit" w:eastAsia="Times New Roman" w:hAnsi="inherit" w:cs="Consolas"/>
              <w:color w:val="7CC379"/>
              <w:sz w:val="25"/>
            </w:rPr>
          </w:rPrChange>
        </w:rPr>
        <w:t>"Admin"</w:t>
      </w:r>
      <w:r w:rsidRPr="008C6831">
        <w:rPr>
          <w:rFonts w:ascii="Maiandra GD" w:eastAsia="Times New Roman" w:hAnsi="Maiandra GD" w:cs="Consolas"/>
          <w:b/>
          <w:bCs/>
          <w:color w:val="6B7C8B"/>
          <w:sz w:val="24"/>
          <w:szCs w:val="24"/>
          <w:rPrChange w:id="2320"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32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232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4284AE"/>
          <w:sz w:val="24"/>
          <w:szCs w:val="24"/>
          <w:rPrChange w:id="2323" w:author="Narendra" w:date="2021-08-21T13:02:00Z">
            <w:rPr>
              <w:rFonts w:ascii="inherit" w:eastAsia="Times New Roman" w:hAnsi="inherit" w:cs="Consolas"/>
              <w:color w:val="4284AE"/>
              <w:sz w:val="25"/>
            </w:rPr>
          </w:rPrChange>
        </w:rPr>
        <w:t>Route</w:t>
      </w:r>
      <w:r w:rsidRPr="008C6831">
        <w:rPr>
          <w:rFonts w:ascii="Maiandra GD" w:eastAsia="Times New Roman" w:hAnsi="Maiandra GD" w:cs="Consolas"/>
          <w:b/>
          <w:bCs/>
          <w:color w:val="6B7C8B"/>
          <w:sz w:val="24"/>
          <w:szCs w:val="24"/>
          <w:rPrChange w:id="2324"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7CC379"/>
          <w:sz w:val="24"/>
          <w:szCs w:val="24"/>
          <w:rPrChange w:id="2325" w:author="Narendra" w:date="2021-08-21T13:02:00Z">
            <w:rPr>
              <w:rFonts w:ascii="inherit" w:eastAsia="Times New Roman" w:hAnsi="inherit" w:cs="Consolas"/>
              <w:color w:val="7CC379"/>
              <w:sz w:val="25"/>
            </w:rPr>
          </w:rPrChange>
        </w:rPr>
        <w:t>"api/AllMaleEmployees"</w:t>
      </w:r>
      <w:r w:rsidRPr="008C6831">
        <w:rPr>
          <w:rFonts w:ascii="Maiandra GD" w:eastAsia="Times New Roman" w:hAnsi="Maiandra GD" w:cs="Consolas"/>
          <w:b/>
          <w:bCs/>
          <w:color w:val="6B7C8B"/>
          <w:sz w:val="24"/>
          <w:szCs w:val="24"/>
          <w:rPrChange w:id="2326"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32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2328"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2329" w:author="Narendra" w:date="2021-08-21T13:02:00Z">
            <w:rPr>
              <w:rFonts w:ascii="inherit" w:eastAsia="Times New Roman" w:hAnsi="inherit" w:cs="Consolas"/>
              <w:color w:val="CFD5E0"/>
              <w:sz w:val="25"/>
            </w:rPr>
          </w:rPrChange>
        </w:rPr>
        <w:t xml:space="preserve"> HttpResponseMessage </w:t>
      </w:r>
      <w:r w:rsidRPr="008C6831">
        <w:rPr>
          <w:rFonts w:ascii="Maiandra GD" w:eastAsia="Times New Roman" w:hAnsi="Maiandra GD" w:cs="Consolas"/>
          <w:color w:val="4284AE"/>
          <w:sz w:val="24"/>
          <w:szCs w:val="24"/>
          <w:rPrChange w:id="2330" w:author="Narendra" w:date="2021-08-21T13:02:00Z">
            <w:rPr>
              <w:rFonts w:ascii="inherit" w:eastAsia="Times New Roman" w:hAnsi="inherit" w:cs="Consolas"/>
              <w:color w:val="4284AE"/>
              <w:sz w:val="25"/>
            </w:rPr>
          </w:rPrChange>
        </w:rPr>
        <w:t>GetAllMaleEmployees</w:t>
      </w:r>
      <w:r w:rsidRPr="008C6831">
        <w:rPr>
          <w:rFonts w:ascii="Maiandra GD" w:eastAsia="Times New Roman" w:hAnsi="Maiandra GD" w:cs="Consolas"/>
          <w:b/>
          <w:bCs/>
          <w:color w:val="6B7C8B"/>
          <w:sz w:val="24"/>
          <w:szCs w:val="24"/>
          <w:rPrChange w:id="2331"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33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2333"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33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D19252"/>
          <w:sz w:val="24"/>
          <w:szCs w:val="24"/>
          <w:rPrChange w:id="2335" w:author="Narendra" w:date="2021-08-21T13:02:00Z">
            <w:rPr>
              <w:rFonts w:ascii="inherit" w:eastAsia="Times New Roman" w:hAnsi="inherit" w:cs="Consolas"/>
              <w:color w:val="D19252"/>
              <w:sz w:val="25"/>
            </w:rPr>
          </w:rPrChange>
        </w:rPr>
        <w:t>var</w:t>
      </w:r>
      <w:r w:rsidRPr="008C6831">
        <w:rPr>
          <w:rFonts w:ascii="Maiandra GD" w:eastAsia="Times New Roman" w:hAnsi="Maiandra GD" w:cs="Consolas"/>
          <w:color w:val="CFD5E0"/>
          <w:sz w:val="24"/>
          <w:szCs w:val="24"/>
          <w:rPrChange w:id="2336" w:author="Narendra" w:date="2021-08-21T13:02:00Z">
            <w:rPr>
              <w:rFonts w:ascii="inherit" w:eastAsia="Times New Roman" w:hAnsi="inherit" w:cs="Consolas"/>
              <w:color w:val="CFD5E0"/>
              <w:sz w:val="25"/>
            </w:rPr>
          </w:rPrChange>
        </w:rPr>
        <w:t xml:space="preserve"> identity = </w:t>
      </w:r>
      <w:r w:rsidRPr="008C6831">
        <w:rPr>
          <w:rFonts w:ascii="Maiandra GD" w:eastAsia="Times New Roman" w:hAnsi="Maiandra GD" w:cs="Consolas"/>
          <w:b/>
          <w:bCs/>
          <w:color w:val="6B7C8B"/>
          <w:sz w:val="24"/>
          <w:szCs w:val="24"/>
          <w:rPrChange w:id="233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2338" w:author="Narendra" w:date="2021-08-21T13:02:00Z">
            <w:rPr>
              <w:rFonts w:ascii="inherit" w:eastAsia="Times New Roman" w:hAnsi="inherit" w:cs="Consolas"/>
              <w:color w:val="CFD5E0"/>
              <w:sz w:val="25"/>
            </w:rPr>
          </w:rPrChange>
        </w:rPr>
        <w:t>ClaimsIdentity</w:t>
      </w:r>
      <w:r w:rsidRPr="008C6831">
        <w:rPr>
          <w:rFonts w:ascii="Maiandra GD" w:eastAsia="Times New Roman" w:hAnsi="Maiandra GD" w:cs="Consolas"/>
          <w:b/>
          <w:bCs/>
          <w:color w:val="6B7C8B"/>
          <w:sz w:val="24"/>
          <w:szCs w:val="24"/>
          <w:rPrChange w:id="233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2340" w:author="Narendra" w:date="2021-08-21T13:02:00Z">
            <w:rPr>
              <w:rFonts w:ascii="inherit" w:eastAsia="Times New Roman" w:hAnsi="inherit" w:cs="Consolas"/>
              <w:color w:val="CFD5E0"/>
              <w:sz w:val="25"/>
            </w:rPr>
          </w:rPrChange>
        </w:rPr>
        <w:t>User.</w:t>
      </w:r>
      <w:r w:rsidRPr="008C6831">
        <w:rPr>
          <w:rFonts w:ascii="Maiandra GD" w:eastAsia="Times New Roman" w:hAnsi="Maiandra GD" w:cs="Consolas"/>
          <w:color w:val="4284AE"/>
          <w:sz w:val="24"/>
          <w:szCs w:val="24"/>
          <w:rPrChange w:id="2341" w:author="Narendra" w:date="2021-08-21T13:02:00Z">
            <w:rPr>
              <w:rFonts w:ascii="inherit" w:eastAsia="Times New Roman" w:hAnsi="inherit" w:cs="Consolas"/>
              <w:color w:val="4284AE"/>
              <w:sz w:val="25"/>
            </w:rPr>
          </w:rPrChange>
        </w:rPr>
        <w:t>Identity</w:t>
      </w:r>
      <w:r w:rsidRPr="008C6831">
        <w:rPr>
          <w:rFonts w:ascii="Maiandra GD" w:eastAsia="Times New Roman" w:hAnsi="Maiandra GD" w:cs="Consolas"/>
          <w:color w:val="CFD5E0"/>
          <w:sz w:val="24"/>
          <w:szCs w:val="24"/>
          <w:rPrChange w:id="2342"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34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2344" w:author="Narendra" w:date="2021-08-21T13:02:00Z">
            <w:rPr>
              <w:rFonts w:ascii="inherit" w:eastAsia="Times New Roman" w:hAnsi="inherit" w:cs="Consolas"/>
              <w:color w:val="6B7C8B"/>
              <w:sz w:val="25"/>
            </w:rPr>
          </w:rPrChange>
        </w:rPr>
        <w:t>//Getting the ID value</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34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D19252"/>
          <w:sz w:val="24"/>
          <w:szCs w:val="24"/>
          <w:rPrChange w:id="2346" w:author="Narendra" w:date="2021-08-21T13:02:00Z">
            <w:rPr>
              <w:rFonts w:ascii="inherit" w:eastAsia="Times New Roman" w:hAnsi="inherit" w:cs="Consolas"/>
              <w:color w:val="D19252"/>
              <w:sz w:val="25"/>
            </w:rPr>
          </w:rPrChange>
        </w:rPr>
        <w:t>var</w:t>
      </w:r>
      <w:r w:rsidRPr="008C6831">
        <w:rPr>
          <w:rFonts w:ascii="Maiandra GD" w:eastAsia="Times New Roman" w:hAnsi="Maiandra GD" w:cs="Consolas"/>
          <w:color w:val="CFD5E0"/>
          <w:sz w:val="24"/>
          <w:szCs w:val="24"/>
          <w:rPrChange w:id="2347" w:author="Narendra" w:date="2021-08-21T13:02:00Z">
            <w:rPr>
              <w:rFonts w:ascii="inherit" w:eastAsia="Times New Roman" w:hAnsi="inherit" w:cs="Consolas"/>
              <w:color w:val="CFD5E0"/>
              <w:sz w:val="25"/>
            </w:rPr>
          </w:rPrChange>
        </w:rPr>
        <w:t xml:space="preserve"> ID = identity.</w:t>
      </w:r>
      <w:r w:rsidRPr="008C6831">
        <w:rPr>
          <w:rFonts w:ascii="Maiandra GD" w:eastAsia="Times New Roman" w:hAnsi="Maiandra GD" w:cs="Consolas"/>
          <w:color w:val="4284AE"/>
          <w:sz w:val="24"/>
          <w:szCs w:val="24"/>
          <w:rPrChange w:id="2348" w:author="Narendra" w:date="2021-08-21T13:02:00Z">
            <w:rPr>
              <w:rFonts w:ascii="inherit" w:eastAsia="Times New Roman" w:hAnsi="inherit" w:cs="Consolas"/>
              <w:color w:val="4284AE"/>
              <w:sz w:val="25"/>
            </w:rPr>
          </w:rPrChange>
        </w:rPr>
        <w:t>Claims</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34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2350"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2351" w:author="Narendra" w:date="2021-08-21T13:02:00Z">
            <w:rPr>
              <w:rFonts w:ascii="inherit" w:eastAsia="Times New Roman" w:hAnsi="inherit" w:cs="Consolas"/>
              <w:color w:val="4284AE"/>
              <w:sz w:val="25"/>
            </w:rPr>
          </w:rPrChange>
        </w:rPr>
        <w:t>FirstOrDefault</w:t>
      </w:r>
      <w:r w:rsidRPr="008C6831">
        <w:rPr>
          <w:rFonts w:ascii="Maiandra GD" w:eastAsia="Times New Roman" w:hAnsi="Maiandra GD" w:cs="Consolas"/>
          <w:b/>
          <w:bCs/>
          <w:color w:val="6B7C8B"/>
          <w:sz w:val="24"/>
          <w:szCs w:val="24"/>
          <w:rPrChange w:id="235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2353" w:author="Narendra" w:date="2021-08-21T13:02:00Z">
            <w:rPr>
              <w:rFonts w:ascii="inherit" w:eastAsia="Times New Roman" w:hAnsi="inherit" w:cs="Consolas"/>
              <w:color w:val="CFD5E0"/>
              <w:sz w:val="25"/>
            </w:rPr>
          </w:rPrChange>
        </w:rPr>
        <w:t>c =</w:t>
      </w:r>
      <w:r w:rsidRPr="008C6831">
        <w:rPr>
          <w:rFonts w:ascii="Maiandra GD" w:eastAsia="Times New Roman" w:hAnsi="Maiandra GD" w:cs="Consolas"/>
          <w:b/>
          <w:bCs/>
          <w:color w:val="6B7C8B"/>
          <w:sz w:val="24"/>
          <w:szCs w:val="24"/>
          <w:rPrChange w:id="2354" w:author="Narendra" w:date="2021-08-21T13:02:00Z">
            <w:rPr>
              <w:rFonts w:ascii="inherit" w:eastAsia="Times New Roman" w:hAnsi="inherit" w:cs="Consolas"/>
              <w:b/>
              <w:bCs/>
              <w:color w:val="6B7C8B"/>
              <w:sz w:val="25"/>
            </w:rPr>
          </w:rPrChange>
        </w:rPr>
        <w:t>&gt;</w:t>
      </w:r>
      <w:r w:rsidRPr="008C6831">
        <w:rPr>
          <w:rFonts w:ascii="Maiandra GD" w:eastAsia="Times New Roman" w:hAnsi="Maiandra GD" w:cs="Consolas"/>
          <w:color w:val="CFD5E0"/>
          <w:sz w:val="24"/>
          <w:szCs w:val="24"/>
          <w:rPrChange w:id="2355" w:author="Narendra" w:date="2021-08-21T13:02:00Z">
            <w:rPr>
              <w:rFonts w:ascii="inherit" w:eastAsia="Times New Roman" w:hAnsi="inherit" w:cs="Consolas"/>
              <w:color w:val="CFD5E0"/>
              <w:sz w:val="25"/>
            </w:rPr>
          </w:rPrChange>
        </w:rPr>
        <w:t xml:space="preserve"> c.</w:t>
      </w:r>
      <w:r w:rsidRPr="008C6831">
        <w:rPr>
          <w:rFonts w:ascii="Maiandra GD" w:eastAsia="Times New Roman" w:hAnsi="Maiandra GD" w:cs="Consolas"/>
          <w:color w:val="4284AE"/>
          <w:sz w:val="24"/>
          <w:szCs w:val="24"/>
          <w:rPrChange w:id="2356" w:author="Narendra" w:date="2021-08-21T13:02:00Z">
            <w:rPr>
              <w:rFonts w:ascii="inherit" w:eastAsia="Times New Roman" w:hAnsi="inherit" w:cs="Consolas"/>
              <w:color w:val="4284AE"/>
              <w:sz w:val="25"/>
            </w:rPr>
          </w:rPrChange>
        </w:rPr>
        <w:t>Type</w:t>
      </w:r>
      <w:r w:rsidRPr="008C6831">
        <w:rPr>
          <w:rFonts w:ascii="Maiandra GD" w:eastAsia="Times New Roman" w:hAnsi="Maiandra GD" w:cs="Consolas"/>
          <w:color w:val="CFD5E0"/>
          <w:sz w:val="24"/>
          <w:szCs w:val="24"/>
          <w:rPrChange w:id="2357" w:author="Narendra" w:date="2021-08-21T13:02:00Z">
            <w:rPr>
              <w:rFonts w:ascii="inherit" w:eastAsia="Times New Roman" w:hAnsi="inherit" w:cs="Consolas"/>
              <w:color w:val="CFD5E0"/>
              <w:sz w:val="25"/>
            </w:rPr>
          </w:rPrChange>
        </w:rPr>
        <w:t xml:space="preserve"> == </w:t>
      </w:r>
      <w:r w:rsidRPr="008C6831">
        <w:rPr>
          <w:rFonts w:ascii="Maiandra GD" w:eastAsia="Times New Roman" w:hAnsi="Maiandra GD" w:cs="Consolas"/>
          <w:color w:val="7CC379"/>
          <w:sz w:val="24"/>
          <w:szCs w:val="24"/>
          <w:rPrChange w:id="2358" w:author="Narendra" w:date="2021-08-21T13:02:00Z">
            <w:rPr>
              <w:rFonts w:ascii="inherit" w:eastAsia="Times New Roman" w:hAnsi="inherit" w:cs="Consolas"/>
              <w:color w:val="7CC379"/>
              <w:sz w:val="25"/>
            </w:rPr>
          </w:rPrChange>
        </w:rPr>
        <w:t>"ID"</w:t>
      </w:r>
      <w:r w:rsidRPr="008C6831">
        <w:rPr>
          <w:rFonts w:ascii="Maiandra GD" w:eastAsia="Times New Roman" w:hAnsi="Maiandra GD" w:cs="Consolas"/>
          <w:b/>
          <w:bCs/>
          <w:color w:val="6B7C8B"/>
          <w:sz w:val="24"/>
          <w:szCs w:val="24"/>
          <w:rPrChange w:id="235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2360"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2361" w:author="Narendra" w:date="2021-08-21T13:02:00Z">
            <w:rPr>
              <w:rFonts w:ascii="inherit" w:eastAsia="Times New Roman" w:hAnsi="inherit" w:cs="Consolas"/>
              <w:color w:val="4284AE"/>
              <w:sz w:val="25"/>
            </w:rPr>
          </w:rPrChange>
        </w:rPr>
        <w:t>Value</w:t>
      </w:r>
      <w:r w:rsidRPr="008C6831">
        <w:rPr>
          <w:rFonts w:ascii="Maiandra GD" w:eastAsia="Times New Roman" w:hAnsi="Maiandra GD" w:cs="Consolas"/>
          <w:color w:val="CFD5E0"/>
          <w:sz w:val="24"/>
          <w:szCs w:val="24"/>
          <w:rPrChange w:id="2362"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36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2364" w:author="Narendra" w:date="2021-08-21T13:02:00Z">
            <w:rPr>
              <w:rFonts w:ascii="inherit" w:eastAsia="Times New Roman" w:hAnsi="inherit" w:cs="Consolas"/>
              <w:color w:val="6B7C8B"/>
              <w:sz w:val="25"/>
            </w:rPr>
          </w:rPrChange>
        </w:rPr>
        <w:t>//Getting the Email value</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36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D19252"/>
          <w:sz w:val="24"/>
          <w:szCs w:val="24"/>
          <w:rPrChange w:id="2366" w:author="Narendra" w:date="2021-08-21T13:02:00Z">
            <w:rPr>
              <w:rFonts w:ascii="inherit" w:eastAsia="Times New Roman" w:hAnsi="inherit" w:cs="Consolas"/>
              <w:color w:val="D19252"/>
              <w:sz w:val="25"/>
            </w:rPr>
          </w:rPrChange>
        </w:rPr>
        <w:t>var</w:t>
      </w:r>
      <w:r w:rsidRPr="008C6831">
        <w:rPr>
          <w:rFonts w:ascii="Maiandra GD" w:eastAsia="Times New Roman" w:hAnsi="Maiandra GD" w:cs="Consolas"/>
          <w:color w:val="CFD5E0"/>
          <w:sz w:val="24"/>
          <w:szCs w:val="24"/>
          <w:rPrChange w:id="2367" w:author="Narendra" w:date="2021-08-21T13:02:00Z">
            <w:rPr>
              <w:rFonts w:ascii="inherit" w:eastAsia="Times New Roman" w:hAnsi="inherit" w:cs="Consolas"/>
              <w:color w:val="CFD5E0"/>
              <w:sz w:val="25"/>
            </w:rPr>
          </w:rPrChange>
        </w:rPr>
        <w:t xml:space="preserve"> Email = identity.</w:t>
      </w:r>
      <w:r w:rsidRPr="008C6831">
        <w:rPr>
          <w:rFonts w:ascii="Maiandra GD" w:eastAsia="Times New Roman" w:hAnsi="Maiandra GD" w:cs="Consolas"/>
          <w:color w:val="4284AE"/>
          <w:sz w:val="24"/>
          <w:szCs w:val="24"/>
          <w:rPrChange w:id="2368" w:author="Narendra" w:date="2021-08-21T13:02:00Z">
            <w:rPr>
              <w:rFonts w:ascii="inherit" w:eastAsia="Times New Roman" w:hAnsi="inherit" w:cs="Consolas"/>
              <w:color w:val="4284AE"/>
              <w:sz w:val="25"/>
            </w:rPr>
          </w:rPrChange>
        </w:rPr>
        <w:t>Claims</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36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2370"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2371" w:author="Narendra" w:date="2021-08-21T13:02:00Z">
            <w:rPr>
              <w:rFonts w:ascii="inherit" w:eastAsia="Times New Roman" w:hAnsi="inherit" w:cs="Consolas"/>
              <w:color w:val="4284AE"/>
              <w:sz w:val="25"/>
            </w:rPr>
          </w:rPrChange>
        </w:rPr>
        <w:t>FirstOrDefault</w:t>
      </w:r>
      <w:r w:rsidRPr="008C6831">
        <w:rPr>
          <w:rFonts w:ascii="Maiandra GD" w:eastAsia="Times New Roman" w:hAnsi="Maiandra GD" w:cs="Consolas"/>
          <w:b/>
          <w:bCs/>
          <w:color w:val="6B7C8B"/>
          <w:sz w:val="24"/>
          <w:szCs w:val="24"/>
          <w:rPrChange w:id="237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2373" w:author="Narendra" w:date="2021-08-21T13:02:00Z">
            <w:rPr>
              <w:rFonts w:ascii="inherit" w:eastAsia="Times New Roman" w:hAnsi="inherit" w:cs="Consolas"/>
              <w:color w:val="CFD5E0"/>
              <w:sz w:val="25"/>
            </w:rPr>
          </w:rPrChange>
        </w:rPr>
        <w:t>c =</w:t>
      </w:r>
      <w:r w:rsidRPr="008C6831">
        <w:rPr>
          <w:rFonts w:ascii="Maiandra GD" w:eastAsia="Times New Roman" w:hAnsi="Maiandra GD" w:cs="Consolas"/>
          <w:b/>
          <w:bCs/>
          <w:color w:val="6B7C8B"/>
          <w:sz w:val="24"/>
          <w:szCs w:val="24"/>
          <w:rPrChange w:id="2374" w:author="Narendra" w:date="2021-08-21T13:02:00Z">
            <w:rPr>
              <w:rFonts w:ascii="inherit" w:eastAsia="Times New Roman" w:hAnsi="inherit" w:cs="Consolas"/>
              <w:b/>
              <w:bCs/>
              <w:color w:val="6B7C8B"/>
              <w:sz w:val="25"/>
            </w:rPr>
          </w:rPrChange>
        </w:rPr>
        <w:t>&gt;</w:t>
      </w:r>
      <w:r w:rsidRPr="008C6831">
        <w:rPr>
          <w:rFonts w:ascii="Maiandra GD" w:eastAsia="Times New Roman" w:hAnsi="Maiandra GD" w:cs="Consolas"/>
          <w:color w:val="CFD5E0"/>
          <w:sz w:val="24"/>
          <w:szCs w:val="24"/>
          <w:rPrChange w:id="2375" w:author="Narendra" w:date="2021-08-21T13:02:00Z">
            <w:rPr>
              <w:rFonts w:ascii="inherit" w:eastAsia="Times New Roman" w:hAnsi="inherit" w:cs="Consolas"/>
              <w:color w:val="CFD5E0"/>
              <w:sz w:val="25"/>
            </w:rPr>
          </w:rPrChange>
        </w:rPr>
        <w:t xml:space="preserve"> c.</w:t>
      </w:r>
      <w:r w:rsidRPr="008C6831">
        <w:rPr>
          <w:rFonts w:ascii="Maiandra GD" w:eastAsia="Times New Roman" w:hAnsi="Maiandra GD" w:cs="Consolas"/>
          <w:color w:val="4284AE"/>
          <w:sz w:val="24"/>
          <w:szCs w:val="24"/>
          <w:rPrChange w:id="2376" w:author="Narendra" w:date="2021-08-21T13:02:00Z">
            <w:rPr>
              <w:rFonts w:ascii="inherit" w:eastAsia="Times New Roman" w:hAnsi="inherit" w:cs="Consolas"/>
              <w:color w:val="4284AE"/>
              <w:sz w:val="25"/>
            </w:rPr>
          </w:rPrChange>
        </w:rPr>
        <w:t>Type</w:t>
      </w:r>
      <w:r w:rsidRPr="008C6831">
        <w:rPr>
          <w:rFonts w:ascii="Maiandra GD" w:eastAsia="Times New Roman" w:hAnsi="Maiandra GD" w:cs="Consolas"/>
          <w:color w:val="CFD5E0"/>
          <w:sz w:val="24"/>
          <w:szCs w:val="24"/>
          <w:rPrChange w:id="2377" w:author="Narendra" w:date="2021-08-21T13:02:00Z">
            <w:rPr>
              <w:rFonts w:ascii="inherit" w:eastAsia="Times New Roman" w:hAnsi="inherit" w:cs="Consolas"/>
              <w:color w:val="CFD5E0"/>
              <w:sz w:val="25"/>
            </w:rPr>
          </w:rPrChange>
        </w:rPr>
        <w:t xml:space="preserve"> == </w:t>
      </w:r>
      <w:r w:rsidRPr="008C6831">
        <w:rPr>
          <w:rFonts w:ascii="Maiandra GD" w:eastAsia="Times New Roman" w:hAnsi="Maiandra GD" w:cs="Consolas"/>
          <w:color w:val="7CC379"/>
          <w:sz w:val="24"/>
          <w:szCs w:val="24"/>
          <w:rPrChange w:id="2378" w:author="Narendra" w:date="2021-08-21T13:02:00Z">
            <w:rPr>
              <w:rFonts w:ascii="inherit" w:eastAsia="Times New Roman" w:hAnsi="inherit" w:cs="Consolas"/>
              <w:color w:val="7CC379"/>
              <w:sz w:val="25"/>
            </w:rPr>
          </w:rPrChange>
        </w:rPr>
        <w:t>"Email"</w:t>
      </w:r>
      <w:r w:rsidRPr="008C6831">
        <w:rPr>
          <w:rFonts w:ascii="Maiandra GD" w:eastAsia="Times New Roman" w:hAnsi="Maiandra GD" w:cs="Consolas"/>
          <w:b/>
          <w:bCs/>
          <w:color w:val="6B7C8B"/>
          <w:sz w:val="24"/>
          <w:szCs w:val="24"/>
          <w:rPrChange w:id="237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2380"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2381" w:author="Narendra" w:date="2021-08-21T13:02:00Z">
            <w:rPr>
              <w:rFonts w:ascii="inherit" w:eastAsia="Times New Roman" w:hAnsi="inherit" w:cs="Consolas"/>
              <w:color w:val="4284AE"/>
              <w:sz w:val="25"/>
            </w:rPr>
          </w:rPrChange>
        </w:rPr>
        <w:t>Value</w:t>
      </w:r>
      <w:r w:rsidRPr="008C6831">
        <w:rPr>
          <w:rFonts w:ascii="Maiandra GD" w:eastAsia="Times New Roman" w:hAnsi="Maiandra GD" w:cs="Consolas"/>
          <w:color w:val="CFD5E0"/>
          <w:sz w:val="24"/>
          <w:szCs w:val="24"/>
          <w:rPrChange w:id="2382"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38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2384" w:author="Narendra" w:date="2021-08-21T13:02:00Z">
            <w:rPr>
              <w:rFonts w:ascii="inherit" w:eastAsia="Times New Roman" w:hAnsi="inherit" w:cs="Consolas"/>
              <w:color w:val="6B7C8B"/>
              <w:sz w:val="25"/>
            </w:rPr>
          </w:rPrChange>
        </w:rPr>
        <w:t>//Getting the Username value</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38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D19252"/>
          <w:sz w:val="24"/>
          <w:szCs w:val="24"/>
          <w:rPrChange w:id="2386" w:author="Narendra" w:date="2021-08-21T13:02:00Z">
            <w:rPr>
              <w:rFonts w:ascii="inherit" w:eastAsia="Times New Roman" w:hAnsi="inherit" w:cs="Consolas"/>
              <w:color w:val="D19252"/>
              <w:sz w:val="25"/>
            </w:rPr>
          </w:rPrChange>
        </w:rPr>
        <w:t>var</w:t>
      </w:r>
      <w:r w:rsidRPr="008C6831">
        <w:rPr>
          <w:rFonts w:ascii="Maiandra GD" w:eastAsia="Times New Roman" w:hAnsi="Maiandra GD" w:cs="Consolas"/>
          <w:color w:val="CFD5E0"/>
          <w:sz w:val="24"/>
          <w:szCs w:val="24"/>
          <w:rPrChange w:id="2387" w:author="Narendra" w:date="2021-08-21T13:02:00Z">
            <w:rPr>
              <w:rFonts w:ascii="inherit" w:eastAsia="Times New Roman" w:hAnsi="inherit" w:cs="Consolas"/>
              <w:color w:val="CFD5E0"/>
              <w:sz w:val="25"/>
            </w:rPr>
          </w:rPrChange>
        </w:rPr>
        <w:t xml:space="preserve"> username = identity.</w:t>
      </w:r>
      <w:r w:rsidRPr="008C6831">
        <w:rPr>
          <w:rFonts w:ascii="Maiandra GD" w:eastAsia="Times New Roman" w:hAnsi="Maiandra GD" w:cs="Consolas"/>
          <w:color w:val="4284AE"/>
          <w:sz w:val="24"/>
          <w:szCs w:val="24"/>
          <w:rPrChange w:id="2388" w:author="Narendra" w:date="2021-08-21T13:02:00Z">
            <w:rPr>
              <w:rFonts w:ascii="inherit" w:eastAsia="Times New Roman" w:hAnsi="inherit" w:cs="Consolas"/>
              <w:color w:val="4284AE"/>
              <w:sz w:val="25"/>
            </w:rPr>
          </w:rPrChange>
        </w:rPr>
        <w:t>Name</w:t>
      </w:r>
      <w:r w:rsidRPr="008C6831">
        <w:rPr>
          <w:rFonts w:ascii="Maiandra GD" w:eastAsia="Times New Roman" w:hAnsi="Maiandra GD" w:cs="Consolas"/>
          <w:color w:val="CFD5E0"/>
          <w:sz w:val="24"/>
          <w:szCs w:val="24"/>
          <w:rPrChange w:id="2389"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39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2391" w:author="Narendra" w:date="2021-08-21T13:02:00Z">
            <w:rPr>
              <w:rFonts w:ascii="inherit" w:eastAsia="Times New Roman" w:hAnsi="inherit" w:cs="Consolas"/>
              <w:color w:val="6B7C8B"/>
              <w:sz w:val="25"/>
            </w:rPr>
          </w:rPrChange>
        </w:rPr>
        <w:t>//Getting the Roles only if you set the roles in the claims</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39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2393" w:author="Narendra" w:date="2021-08-21T13:02:00Z">
            <w:rPr>
              <w:rFonts w:ascii="inherit" w:eastAsia="Times New Roman" w:hAnsi="inherit" w:cs="Consolas"/>
              <w:color w:val="6B7C8B"/>
              <w:sz w:val="25"/>
            </w:rPr>
          </w:rPrChange>
        </w:rPr>
        <w:t>//var Roles = identity.Claims</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39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2395" w:author="Narendra" w:date="2021-08-21T13:02:00Z">
            <w:rPr>
              <w:rFonts w:ascii="inherit" w:eastAsia="Times New Roman" w:hAnsi="inherit" w:cs="Consolas"/>
              <w:color w:val="6B7C8B"/>
              <w:sz w:val="25"/>
            </w:rPr>
          </w:rPrChange>
        </w:rPr>
        <w:t>// .Where(c =&gt; c.Type == ClaimTypes.Role)</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39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2397" w:author="Narendra" w:date="2021-08-21T13:02:00Z">
            <w:rPr>
              <w:rFonts w:ascii="inherit" w:eastAsia="Times New Roman" w:hAnsi="inherit" w:cs="Consolas"/>
              <w:color w:val="6B7C8B"/>
              <w:sz w:val="25"/>
            </w:rPr>
          </w:rPrChange>
        </w:rPr>
        <w:t>// .Select(c =&gt; c.Value).ToArray();</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39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D19252"/>
          <w:sz w:val="24"/>
          <w:szCs w:val="24"/>
          <w:rPrChange w:id="2399" w:author="Narendra" w:date="2021-08-21T13:02:00Z">
            <w:rPr>
              <w:rFonts w:ascii="inherit" w:eastAsia="Times New Roman" w:hAnsi="inherit" w:cs="Consolas"/>
              <w:color w:val="D19252"/>
              <w:sz w:val="25"/>
            </w:rPr>
          </w:rPrChange>
        </w:rPr>
        <w:t>var</w:t>
      </w:r>
      <w:r w:rsidRPr="008C6831">
        <w:rPr>
          <w:rFonts w:ascii="Maiandra GD" w:eastAsia="Times New Roman" w:hAnsi="Maiandra GD" w:cs="Consolas"/>
          <w:color w:val="CFD5E0"/>
          <w:sz w:val="24"/>
          <w:szCs w:val="24"/>
          <w:rPrChange w:id="2400" w:author="Narendra" w:date="2021-08-21T13:02:00Z">
            <w:rPr>
              <w:rFonts w:ascii="inherit" w:eastAsia="Times New Roman" w:hAnsi="inherit" w:cs="Consolas"/>
              <w:color w:val="CFD5E0"/>
              <w:sz w:val="25"/>
            </w:rPr>
          </w:rPrChange>
        </w:rPr>
        <w:t xml:space="preserve"> EmpList = </w:t>
      </w:r>
      <w:r w:rsidRPr="008C6831">
        <w:rPr>
          <w:rFonts w:ascii="Maiandra GD" w:eastAsia="Times New Roman" w:hAnsi="Maiandra GD" w:cs="Consolas"/>
          <w:color w:val="4284AE"/>
          <w:sz w:val="24"/>
          <w:szCs w:val="24"/>
          <w:rPrChange w:id="2401"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2402"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2403" w:author="Narendra" w:date="2021-08-21T13:02:00Z">
            <w:rPr>
              <w:rFonts w:ascii="inherit" w:eastAsia="Times New Roman" w:hAnsi="inherit" w:cs="Consolas"/>
              <w:color w:val="4284AE"/>
              <w:sz w:val="25"/>
            </w:rPr>
          </w:rPrChange>
        </w:rPr>
        <w:t>EmployeeBL</w:t>
      </w:r>
      <w:r w:rsidRPr="008C6831">
        <w:rPr>
          <w:rFonts w:ascii="Maiandra GD" w:eastAsia="Times New Roman" w:hAnsi="Maiandra GD" w:cs="Consolas"/>
          <w:b/>
          <w:bCs/>
          <w:color w:val="6B7C8B"/>
          <w:sz w:val="24"/>
          <w:szCs w:val="24"/>
          <w:rPrChange w:id="2404"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2405"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2406" w:author="Narendra" w:date="2021-08-21T13:02:00Z">
            <w:rPr>
              <w:rFonts w:ascii="inherit" w:eastAsia="Times New Roman" w:hAnsi="inherit" w:cs="Consolas"/>
              <w:color w:val="4284AE"/>
              <w:sz w:val="25"/>
            </w:rPr>
          </w:rPrChange>
        </w:rPr>
        <w:t>GetEmployees</w:t>
      </w:r>
      <w:r w:rsidRPr="008C6831">
        <w:rPr>
          <w:rFonts w:ascii="Maiandra GD" w:eastAsia="Times New Roman" w:hAnsi="Maiandra GD" w:cs="Consolas"/>
          <w:b/>
          <w:bCs/>
          <w:color w:val="6B7C8B"/>
          <w:sz w:val="24"/>
          <w:szCs w:val="24"/>
          <w:rPrChange w:id="240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2408"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2409" w:author="Narendra" w:date="2021-08-21T13:02:00Z">
            <w:rPr>
              <w:rFonts w:ascii="inherit" w:eastAsia="Times New Roman" w:hAnsi="inherit" w:cs="Consolas"/>
              <w:color w:val="4284AE"/>
              <w:sz w:val="25"/>
            </w:rPr>
          </w:rPrChange>
        </w:rPr>
        <w:t>Where</w:t>
      </w:r>
      <w:r w:rsidRPr="008C6831">
        <w:rPr>
          <w:rFonts w:ascii="Maiandra GD" w:eastAsia="Times New Roman" w:hAnsi="Maiandra GD" w:cs="Consolas"/>
          <w:b/>
          <w:bCs/>
          <w:color w:val="6B7C8B"/>
          <w:sz w:val="24"/>
          <w:szCs w:val="24"/>
          <w:rPrChange w:id="2410"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2411" w:author="Narendra" w:date="2021-08-21T13:02:00Z">
            <w:rPr>
              <w:rFonts w:ascii="inherit" w:eastAsia="Times New Roman" w:hAnsi="inherit" w:cs="Consolas"/>
              <w:color w:val="CFD5E0"/>
              <w:sz w:val="25"/>
            </w:rPr>
          </w:rPrChange>
        </w:rPr>
        <w:t>e =</w:t>
      </w:r>
      <w:r w:rsidRPr="008C6831">
        <w:rPr>
          <w:rFonts w:ascii="Maiandra GD" w:eastAsia="Times New Roman" w:hAnsi="Maiandra GD" w:cs="Consolas"/>
          <w:b/>
          <w:bCs/>
          <w:color w:val="6B7C8B"/>
          <w:sz w:val="24"/>
          <w:szCs w:val="24"/>
          <w:rPrChange w:id="2412" w:author="Narendra" w:date="2021-08-21T13:02:00Z">
            <w:rPr>
              <w:rFonts w:ascii="inherit" w:eastAsia="Times New Roman" w:hAnsi="inherit" w:cs="Consolas"/>
              <w:b/>
              <w:bCs/>
              <w:color w:val="6B7C8B"/>
              <w:sz w:val="25"/>
            </w:rPr>
          </w:rPrChange>
        </w:rPr>
        <w:t>&gt;</w:t>
      </w:r>
      <w:r w:rsidRPr="008C6831">
        <w:rPr>
          <w:rFonts w:ascii="Maiandra GD" w:eastAsia="Times New Roman" w:hAnsi="Maiandra GD" w:cs="Consolas"/>
          <w:color w:val="CFD5E0"/>
          <w:sz w:val="24"/>
          <w:szCs w:val="24"/>
          <w:rPrChange w:id="2413" w:author="Narendra" w:date="2021-08-21T13:02:00Z">
            <w:rPr>
              <w:rFonts w:ascii="inherit" w:eastAsia="Times New Roman" w:hAnsi="inherit" w:cs="Consolas"/>
              <w:color w:val="CFD5E0"/>
              <w:sz w:val="25"/>
            </w:rPr>
          </w:rPrChange>
        </w:rPr>
        <w:t xml:space="preserve"> e.</w:t>
      </w:r>
      <w:r w:rsidRPr="008C6831">
        <w:rPr>
          <w:rFonts w:ascii="Maiandra GD" w:eastAsia="Times New Roman" w:hAnsi="Maiandra GD" w:cs="Consolas"/>
          <w:color w:val="4284AE"/>
          <w:sz w:val="24"/>
          <w:szCs w:val="24"/>
          <w:rPrChange w:id="2414" w:author="Narendra" w:date="2021-08-21T13:02:00Z">
            <w:rPr>
              <w:rFonts w:ascii="inherit" w:eastAsia="Times New Roman" w:hAnsi="inherit" w:cs="Consolas"/>
              <w:color w:val="4284AE"/>
              <w:sz w:val="25"/>
            </w:rPr>
          </w:rPrChange>
        </w:rPr>
        <w:t>Gender</w:t>
      </w:r>
      <w:r w:rsidRPr="008C6831">
        <w:rPr>
          <w:rFonts w:ascii="Maiandra GD" w:eastAsia="Times New Roman" w:hAnsi="Maiandra GD" w:cs="Consolas"/>
          <w:color w:val="CFD5E0"/>
          <w:sz w:val="24"/>
          <w:szCs w:val="24"/>
          <w:rPrChange w:id="2415"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2416" w:author="Narendra" w:date="2021-08-21T13:02:00Z">
            <w:rPr>
              <w:rFonts w:ascii="inherit" w:eastAsia="Times New Roman" w:hAnsi="inherit" w:cs="Consolas"/>
              <w:color w:val="4284AE"/>
              <w:sz w:val="25"/>
            </w:rPr>
          </w:rPrChange>
        </w:rPr>
        <w:t>ToLower</w:t>
      </w:r>
      <w:r w:rsidRPr="008C6831">
        <w:rPr>
          <w:rFonts w:ascii="Maiandra GD" w:eastAsia="Times New Roman" w:hAnsi="Maiandra GD" w:cs="Consolas"/>
          <w:b/>
          <w:bCs/>
          <w:color w:val="6B7C8B"/>
          <w:sz w:val="24"/>
          <w:szCs w:val="24"/>
          <w:rPrChange w:id="241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2418" w:author="Narendra" w:date="2021-08-21T13:02:00Z">
            <w:rPr>
              <w:rFonts w:ascii="inherit" w:eastAsia="Times New Roman" w:hAnsi="inherit" w:cs="Consolas"/>
              <w:color w:val="CFD5E0"/>
              <w:sz w:val="25"/>
            </w:rPr>
          </w:rPrChange>
        </w:rPr>
        <w:t xml:space="preserve"> == </w:t>
      </w:r>
      <w:r w:rsidRPr="008C6831">
        <w:rPr>
          <w:rFonts w:ascii="Maiandra GD" w:eastAsia="Times New Roman" w:hAnsi="Maiandra GD" w:cs="Consolas"/>
          <w:color w:val="7CC379"/>
          <w:sz w:val="24"/>
          <w:szCs w:val="24"/>
          <w:rPrChange w:id="2419" w:author="Narendra" w:date="2021-08-21T13:02:00Z">
            <w:rPr>
              <w:rFonts w:ascii="inherit" w:eastAsia="Times New Roman" w:hAnsi="inherit" w:cs="Consolas"/>
              <w:color w:val="7CC379"/>
              <w:sz w:val="25"/>
            </w:rPr>
          </w:rPrChange>
        </w:rPr>
        <w:t>"male"</w:t>
      </w:r>
      <w:r w:rsidRPr="008C6831">
        <w:rPr>
          <w:rFonts w:ascii="Maiandra GD" w:eastAsia="Times New Roman" w:hAnsi="Maiandra GD" w:cs="Consolas"/>
          <w:b/>
          <w:bCs/>
          <w:color w:val="6B7C8B"/>
          <w:sz w:val="24"/>
          <w:szCs w:val="24"/>
          <w:rPrChange w:id="2420"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2421"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2422" w:author="Narendra" w:date="2021-08-21T13:02:00Z">
            <w:rPr>
              <w:rFonts w:ascii="inherit" w:eastAsia="Times New Roman" w:hAnsi="inherit" w:cs="Consolas"/>
              <w:color w:val="4284AE"/>
              <w:sz w:val="25"/>
            </w:rPr>
          </w:rPrChange>
        </w:rPr>
        <w:t>ToList</w:t>
      </w:r>
      <w:r w:rsidRPr="008C6831">
        <w:rPr>
          <w:rFonts w:ascii="Maiandra GD" w:eastAsia="Times New Roman" w:hAnsi="Maiandra GD" w:cs="Consolas"/>
          <w:b/>
          <w:bCs/>
          <w:color w:val="6B7C8B"/>
          <w:sz w:val="24"/>
          <w:szCs w:val="24"/>
          <w:rPrChange w:id="242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2424"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42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2426" w:author="Narendra" w:date="2021-08-21T13:02:00Z">
            <w:rPr>
              <w:rFonts w:ascii="inherit" w:eastAsia="Times New Roman" w:hAnsi="inherit" w:cs="Consolas"/>
              <w:b/>
              <w:bCs/>
              <w:color w:val="D171DD"/>
              <w:sz w:val="25"/>
            </w:rPr>
          </w:rPrChange>
        </w:rPr>
        <w:t>return</w:t>
      </w:r>
      <w:r w:rsidRPr="008C6831">
        <w:rPr>
          <w:rFonts w:ascii="Maiandra GD" w:eastAsia="Times New Roman" w:hAnsi="Maiandra GD" w:cs="Consolas"/>
          <w:color w:val="CFD5E0"/>
          <w:sz w:val="24"/>
          <w:szCs w:val="24"/>
          <w:rPrChange w:id="2427" w:author="Narendra" w:date="2021-08-21T13:02:00Z">
            <w:rPr>
              <w:rFonts w:ascii="inherit" w:eastAsia="Times New Roman" w:hAnsi="inherit" w:cs="Consolas"/>
              <w:color w:val="CFD5E0"/>
              <w:sz w:val="25"/>
            </w:rPr>
          </w:rPrChange>
        </w:rPr>
        <w:t xml:space="preserve"> Request.</w:t>
      </w:r>
      <w:r w:rsidRPr="008C6831">
        <w:rPr>
          <w:rFonts w:ascii="Maiandra GD" w:eastAsia="Times New Roman" w:hAnsi="Maiandra GD" w:cs="Consolas"/>
          <w:color w:val="4284AE"/>
          <w:sz w:val="24"/>
          <w:szCs w:val="24"/>
          <w:rPrChange w:id="2428" w:author="Narendra" w:date="2021-08-21T13:02:00Z">
            <w:rPr>
              <w:rFonts w:ascii="inherit" w:eastAsia="Times New Roman" w:hAnsi="inherit" w:cs="Consolas"/>
              <w:color w:val="4284AE"/>
              <w:sz w:val="25"/>
            </w:rPr>
          </w:rPrChange>
        </w:rPr>
        <w:t>CreateResponse</w:t>
      </w:r>
      <w:r w:rsidRPr="008C6831">
        <w:rPr>
          <w:rFonts w:ascii="Maiandra GD" w:eastAsia="Times New Roman" w:hAnsi="Maiandra GD" w:cs="Consolas"/>
          <w:b/>
          <w:bCs/>
          <w:color w:val="6B7C8B"/>
          <w:sz w:val="24"/>
          <w:szCs w:val="24"/>
          <w:rPrChange w:id="242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2430" w:author="Narendra" w:date="2021-08-21T13:02:00Z">
            <w:rPr>
              <w:rFonts w:ascii="inherit" w:eastAsia="Times New Roman" w:hAnsi="inherit" w:cs="Consolas"/>
              <w:color w:val="CFD5E0"/>
              <w:sz w:val="25"/>
            </w:rPr>
          </w:rPrChange>
        </w:rPr>
        <w:t>HttpStatusCode.</w:t>
      </w:r>
      <w:r w:rsidRPr="008C6831">
        <w:rPr>
          <w:rFonts w:ascii="Maiandra GD" w:eastAsia="Times New Roman" w:hAnsi="Maiandra GD" w:cs="Consolas"/>
          <w:color w:val="4284AE"/>
          <w:sz w:val="24"/>
          <w:szCs w:val="24"/>
          <w:rPrChange w:id="2431" w:author="Narendra" w:date="2021-08-21T13:02:00Z">
            <w:rPr>
              <w:rFonts w:ascii="inherit" w:eastAsia="Times New Roman" w:hAnsi="inherit" w:cs="Consolas"/>
              <w:color w:val="4284AE"/>
              <w:sz w:val="25"/>
            </w:rPr>
          </w:rPrChange>
        </w:rPr>
        <w:t>OK</w:t>
      </w:r>
      <w:r w:rsidRPr="008C6831">
        <w:rPr>
          <w:rFonts w:ascii="Maiandra GD" w:eastAsia="Times New Roman" w:hAnsi="Maiandra GD" w:cs="Consolas"/>
          <w:color w:val="CFD5E0"/>
          <w:sz w:val="24"/>
          <w:szCs w:val="24"/>
          <w:rPrChange w:id="2432" w:author="Narendra" w:date="2021-08-21T13:02:00Z">
            <w:rPr>
              <w:rFonts w:ascii="inherit" w:eastAsia="Times New Roman" w:hAnsi="inherit" w:cs="Consolas"/>
              <w:color w:val="CFD5E0"/>
              <w:sz w:val="25"/>
            </w:rPr>
          </w:rPrChange>
        </w:rPr>
        <w:t>, EmpList</w:t>
      </w:r>
      <w:r w:rsidRPr="008C6831">
        <w:rPr>
          <w:rFonts w:ascii="Maiandra GD" w:eastAsia="Times New Roman" w:hAnsi="Maiandra GD" w:cs="Consolas"/>
          <w:b/>
          <w:bCs/>
          <w:color w:val="6B7C8B"/>
          <w:sz w:val="24"/>
          <w:szCs w:val="24"/>
          <w:rPrChange w:id="243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2434"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43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2436"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43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243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2439" w:author="Narendra" w:date="2021-08-21T13:02:00Z">
            <w:rPr>
              <w:rFonts w:ascii="inherit" w:eastAsia="Times New Roman" w:hAnsi="inherit" w:cs="Consolas"/>
              <w:color w:val="CFD5E0"/>
              <w:sz w:val="25"/>
            </w:rPr>
          </w:rPrChange>
        </w:rPr>
        <w:t>BasicAuthentication</w:t>
      </w:r>
      <w:r w:rsidRPr="008C6831">
        <w:rPr>
          <w:rFonts w:ascii="Maiandra GD" w:eastAsia="Times New Roman" w:hAnsi="Maiandra GD" w:cs="Consolas"/>
          <w:b/>
          <w:bCs/>
          <w:color w:val="6B7C8B"/>
          <w:sz w:val="24"/>
          <w:szCs w:val="24"/>
          <w:rPrChange w:id="2440"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44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244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4284AE"/>
          <w:sz w:val="24"/>
          <w:szCs w:val="24"/>
          <w:rPrChange w:id="2443" w:author="Narendra" w:date="2021-08-21T13:02:00Z">
            <w:rPr>
              <w:rFonts w:ascii="inherit" w:eastAsia="Times New Roman" w:hAnsi="inherit" w:cs="Consolas"/>
              <w:color w:val="4284AE"/>
              <w:sz w:val="25"/>
            </w:rPr>
          </w:rPrChange>
        </w:rPr>
        <w:t>MyAuthorize</w:t>
      </w:r>
      <w:r w:rsidRPr="008C6831">
        <w:rPr>
          <w:rFonts w:ascii="Maiandra GD" w:eastAsia="Times New Roman" w:hAnsi="Maiandra GD" w:cs="Consolas"/>
          <w:b/>
          <w:bCs/>
          <w:color w:val="6B7C8B"/>
          <w:sz w:val="24"/>
          <w:szCs w:val="24"/>
          <w:rPrChange w:id="2444"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2445" w:author="Narendra" w:date="2021-08-21T13:02:00Z">
            <w:rPr>
              <w:rFonts w:ascii="inherit" w:eastAsia="Times New Roman" w:hAnsi="inherit" w:cs="Consolas"/>
              <w:color w:val="CFD5E0"/>
              <w:sz w:val="25"/>
            </w:rPr>
          </w:rPrChange>
        </w:rPr>
        <w:t xml:space="preserve">Roles = </w:t>
      </w:r>
      <w:r w:rsidRPr="008C6831">
        <w:rPr>
          <w:rFonts w:ascii="Maiandra GD" w:eastAsia="Times New Roman" w:hAnsi="Maiandra GD" w:cs="Consolas"/>
          <w:color w:val="7CC379"/>
          <w:sz w:val="24"/>
          <w:szCs w:val="24"/>
          <w:rPrChange w:id="2446" w:author="Narendra" w:date="2021-08-21T13:02:00Z">
            <w:rPr>
              <w:rFonts w:ascii="inherit" w:eastAsia="Times New Roman" w:hAnsi="inherit" w:cs="Consolas"/>
              <w:color w:val="7CC379"/>
              <w:sz w:val="25"/>
            </w:rPr>
          </w:rPrChange>
        </w:rPr>
        <w:t>"Superadmin"</w:t>
      </w:r>
      <w:r w:rsidRPr="008C6831">
        <w:rPr>
          <w:rFonts w:ascii="Maiandra GD" w:eastAsia="Times New Roman" w:hAnsi="Maiandra GD" w:cs="Consolas"/>
          <w:b/>
          <w:bCs/>
          <w:color w:val="6B7C8B"/>
          <w:sz w:val="24"/>
          <w:szCs w:val="24"/>
          <w:rPrChange w:id="2447"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44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244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4284AE"/>
          <w:sz w:val="24"/>
          <w:szCs w:val="24"/>
          <w:rPrChange w:id="2450" w:author="Narendra" w:date="2021-08-21T13:02:00Z">
            <w:rPr>
              <w:rFonts w:ascii="inherit" w:eastAsia="Times New Roman" w:hAnsi="inherit" w:cs="Consolas"/>
              <w:color w:val="4284AE"/>
              <w:sz w:val="25"/>
            </w:rPr>
          </w:rPrChange>
        </w:rPr>
        <w:t>Route</w:t>
      </w:r>
      <w:r w:rsidRPr="008C6831">
        <w:rPr>
          <w:rFonts w:ascii="Maiandra GD" w:eastAsia="Times New Roman" w:hAnsi="Maiandra GD" w:cs="Consolas"/>
          <w:b/>
          <w:bCs/>
          <w:color w:val="6B7C8B"/>
          <w:sz w:val="24"/>
          <w:szCs w:val="24"/>
          <w:rPrChange w:id="245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7CC379"/>
          <w:sz w:val="24"/>
          <w:szCs w:val="24"/>
          <w:rPrChange w:id="2452" w:author="Narendra" w:date="2021-08-21T13:02:00Z">
            <w:rPr>
              <w:rFonts w:ascii="inherit" w:eastAsia="Times New Roman" w:hAnsi="inherit" w:cs="Consolas"/>
              <w:color w:val="7CC379"/>
              <w:sz w:val="25"/>
            </w:rPr>
          </w:rPrChange>
        </w:rPr>
        <w:t>"api/AllFemaleEmployees"</w:t>
      </w:r>
      <w:r w:rsidRPr="008C6831">
        <w:rPr>
          <w:rFonts w:ascii="Maiandra GD" w:eastAsia="Times New Roman" w:hAnsi="Maiandra GD" w:cs="Consolas"/>
          <w:b/>
          <w:bCs/>
          <w:color w:val="6B7C8B"/>
          <w:sz w:val="24"/>
          <w:szCs w:val="24"/>
          <w:rPrChange w:id="2453"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45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2455"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2456" w:author="Narendra" w:date="2021-08-21T13:02:00Z">
            <w:rPr>
              <w:rFonts w:ascii="inherit" w:eastAsia="Times New Roman" w:hAnsi="inherit" w:cs="Consolas"/>
              <w:color w:val="CFD5E0"/>
              <w:sz w:val="25"/>
            </w:rPr>
          </w:rPrChange>
        </w:rPr>
        <w:t xml:space="preserve"> HttpResponseMessage </w:t>
      </w:r>
      <w:r w:rsidRPr="008C6831">
        <w:rPr>
          <w:rFonts w:ascii="Maiandra GD" w:eastAsia="Times New Roman" w:hAnsi="Maiandra GD" w:cs="Consolas"/>
          <w:color w:val="4284AE"/>
          <w:sz w:val="24"/>
          <w:szCs w:val="24"/>
          <w:rPrChange w:id="2457" w:author="Narendra" w:date="2021-08-21T13:02:00Z">
            <w:rPr>
              <w:rFonts w:ascii="inherit" w:eastAsia="Times New Roman" w:hAnsi="inherit" w:cs="Consolas"/>
              <w:color w:val="4284AE"/>
              <w:sz w:val="25"/>
            </w:rPr>
          </w:rPrChange>
        </w:rPr>
        <w:t>GetAllFemaleEmployees</w:t>
      </w:r>
      <w:r w:rsidRPr="008C6831">
        <w:rPr>
          <w:rFonts w:ascii="Maiandra GD" w:eastAsia="Times New Roman" w:hAnsi="Maiandra GD" w:cs="Consolas"/>
          <w:b/>
          <w:bCs/>
          <w:color w:val="6B7C8B"/>
          <w:sz w:val="24"/>
          <w:szCs w:val="24"/>
          <w:rPrChange w:id="2458"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45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2460"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46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D19252"/>
          <w:sz w:val="24"/>
          <w:szCs w:val="24"/>
          <w:rPrChange w:id="2462" w:author="Narendra" w:date="2021-08-21T13:02:00Z">
            <w:rPr>
              <w:rFonts w:ascii="inherit" w:eastAsia="Times New Roman" w:hAnsi="inherit" w:cs="Consolas"/>
              <w:color w:val="D19252"/>
              <w:sz w:val="25"/>
            </w:rPr>
          </w:rPrChange>
        </w:rPr>
        <w:t>var</w:t>
      </w:r>
      <w:r w:rsidRPr="008C6831">
        <w:rPr>
          <w:rFonts w:ascii="Maiandra GD" w:eastAsia="Times New Roman" w:hAnsi="Maiandra GD" w:cs="Consolas"/>
          <w:color w:val="CFD5E0"/>
          <w:sz w:val="24"/>
          <w:szCs w:val="24"/>
          <w:rPrChange w:id="2463" w:author="Narendra" w:date="2021-08-21T13:02:00Z">
            <w:rPr>
              <w:rFonts w:ascii="inherit" w:eastAsia="Times New Roman" w:hAnsi="inherit" w:cs="Consolas"/>
              <w:color w:val="CFD5E0"/>
              <w:sz w:val="25"/>
            </w:rPr>
          </w:rPrChange>
        </w:rPr>
        <w:t xml:space="preserve"> EmpList = </w:t>
      </w:r>
      <w:r w:rsidRPr="008C6831">
        <w:rPr>
          <w:rFonts w:ascii="Maiandra GD" w:eastAsia="Times New Roman" w:hAnsi="Maiandra GD" w:cs="Consolas"/>
          <w:color w:val="4284AE"/>
          <w:sz w:val="24"/>
          <w:szCs w:val="24"/>
          <w:rPrChange w:id="2464"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2465"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2466" w:author="Narendra" w:date="2021-08-21T13:02:00Z">
            <w:rPr>
              <w:rFonts w:ascii="inherit" w:eastAsia="Times New Roman" w:hAnsi="inherit" w:cs="Consolas"/>
              <w:color w:val="4284AE"/>
              <w:sz w:val="25"/>
            </w:rPr>
          </w:rPrChange>
        </w:rPr>
        <w:t>EmployeeBL</w:t>
      </w:r>
      <w:r w:rsidRPr="008C6831">
        <w:rPr>
          <w:rFonts w:ascii="Maiandra GD" w:eastAsia="Times New Roman" w:hAnsi="Maiandra GD" w:cs="Consolas"/>
          <w:b/>
          <w:bCs/>
          <w:color w:val="6B7C8B"/>
          <w:sz w:val="24"/>
          <w:szCs w:val="24"/>
          <w:rPrChange w:id="246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2468"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2469" w:author="Narendra" w:date="2021-08-21T13:02:00Z">
            <w:rPr>
              <w:rFonts w:ascii="inherit" w:eastAsia="Times New Roman" w:hAnsi="inherit" w:cs="Consolas"/>
              <w:color w:val="4284AE"/>
              <w:sz w:val="25"/>
            </w:rPr>
          </w:rPrChange>
        </w:rPr>
        <w:t>GetEmployees</w:t>
      </w:r>
      <w:r w:rsidRPr="008C6831">
        <w:rPr>
          <w:rFonts w:ascii="Maiandra GD" w:eastAsia="Times New Roman" w:hAnsi="Maiandra GD" w:cs="Consolas"/>
          <w:b/>
          <w:bCs/>
          <w:color w:val="6B7C8B"/>
          <w:sz w:val="24"/>
          <w:szCs w:val="24"/>
          <w:rPrChange w:id="2470"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2471"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2472" w:author="Narendra" w:date="2021-08-21T13:02:00Z">
            <w:rPr>
              <w:rFonts w:ascii="inherit" w:eastAsia="Times New Roman" w:hAnsi="inherit" w:cs="Consolas"/>
              <w:color w:val="4284AE"/>
              <w:sz w:val="25"/>
            </w:rPr>
          </w:rPrChange>
        </w:rPr>
        <w:t>Where</w:t>
      </w:r>
      <w:r w:rsidRPr="008C6831">
        <w:rPr>
          <w:rFonts w:ascii="Maiandra GD" w:eastAsia="Times New Roman" w:hAnsi="Maiandra GD" w:cs="Consolas"/>
          <w:b/>
          <w:bCs/>
          <w:color w:val="6B7C8B"/>
          <w:sz w:val="24"/>
          <w:szCs w:val="24"/>
          <w:rPrChange w:id="247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2474" w:author="Narendra" w:date="2021-08-21T13:02:00Z">
            <w:rPr>
              <w:rFonts w:ascii="inherit" w:eastAsia="Times New Roman" w:hAnsi="inherit" w:cs="Consolas"/>
              <w:color w:val="CFD5E0"/>
              <w:sz w:val="25"/>
            </w:rPr>
          </w:rPrChange>
        </w:rPr>
        <w:t>e =</w:t>
      </w:r>
      <w:r w:rsidRPr="008C6831">
        <w:rPr>
          <w:rFonts w:ascii="Maiandra GD" w:eastAsia="Times New Roman" w:hAnsi="Maiandra GD" w:cs="Consolas"/>
          <w:b/>
          <w:bCs/>
          <w:color w:val="6B7C8B"/>
          <w:sz w:val="24"/>
          <w:szCs w:val="24"/>
          <w:rPrChange w:id="2475" w:author="Narendra" w:date="2021-08-21T13:02:00Z">
            <w:rPr>
              <w:rFonts w:ascii="inherit" w:eastAsia="Times New Roman" w:hAnsi="inherit" w:cs="Consolas"/>
              <w:b/>
              <w:bCs/>
              <w:color w:val="6B7C8B"/>
              <w:sz w:val="25"/>
            </w:rPr>
          </w:rPrChange>
        </w:rPr>
        <w:t>&gt;</w:t>
      </w:r>
      <w:r w:rsidRPr="008C6831">
        <w:rPr>
          <w:rFonts w:ascii="Maiandra GD" w:eastAsia="Times New Roman" w:hAnsi="Maiandra GD" w:cs="Consolas"/>
          <w:color w:val="CFD5E0"/>
          <w:sz w:val="24"/>
          <w:szCs w:val="24"/>
          <w:rPrChange w:id="2476" w:author="Narendra" w:date="2021-08-21T13:02:00Z">
            <w:rPr>
              <w:rFonts w:ascii="inherit" w:eastAsia="Times New Roman" w:hAnsi="inherit" w:cs="Consolas"/>
              <w:color w:val="CFD5E0"/>
              <w:sz w:val="25"/>
            </w:rPr>
          </w:rPrChange>
        </w:rPr>
        <w:t xml:space="preserve"> e.</w:t>
      </w:r>
      <w:r w:rsidRPr="008C6831">
        <w:rPr>
          <w:rFonts w:ascii="Maiandra GD" w:eastAsia="Times New Roman" w:hAnsi="Maiandra GD" w:cs="Consolas"/>
          <w:color w:val="4284AE"/>
          <w:sz w:val="24"/>
          <w:szCs w:val="24"/>
          <w:rPrChange w:id="2477" w:author="Narendra" w:date="2021-08-21T13:02:00Z">
            <w:rPr>
              <w:rFonts w:ascii="inherit" w:eastAsia="Times New Roman" w:hAnsi="inherit" w:cs="Consolas"/>
              <w:color w:val="4284AE"/>
              <w:sz w:val="25"/>
            </w:rPr>
          </w:rPrChange>
        </w:rPr>
        <w:t>Gender</w:t>
      </w:r>
      <w:r w:rsidRPr="008C6831">
        <w:rPr>
          <w:rFonts w:ascii="Maiandra GD" w:eastAsia="Times New Roman" w:hAnsi="Maiandra GD" w:cs="Consolas"/>
          <w:color w:val="CFD5E0"/>
          <w:sz w:val="24"/>
          <w:szCs w:val="24"/>
          <w:rPrChange w:id="2478"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2479" w:author="Narendra" w:date="2021-08-21T13:02:00Z">
            <w:rPr>
              <w:rFonts w:ascii="inherit" w:eastAsia="Times New Roman" w:hAnsi="inherit" w:cs="Consolas"/>
              <w:color w:val="4284AE"/>
              <w:sz w:val="25"/>
            </w:rPr>
          </w:rPrChange>
        </w:rPr>
        <w:t>ToLower</w:t>
      </w:r>
      <w:r w:rsidRPr="008C6831">
        <w:rPr>
          <w:rFonts w:ascii="Maiandra GD" w:eastAsia="Times New Roman" w:hAnsi="Maiandra GD" w:cs="Consolas"/>
          <w:b/>
          <w:bCs/>
          <w:color w:val="6B7C8B"/>
          <w:sz w:val="24"/>
          <w:szCs w:val="24"/>
          <w:rPrChange w:id="2480"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2481" w:author="Narendra" w:date="2021-08-21T13:02:00Z">
            <w:rPr>
              <w:rFonts w:ascii="inherit" w:eastAsia="Times New Roman" w:hAnsi="inherit" w:cs="Consolas"/>
              <w:color w:val="CFD5E0"/>
              <w:sz w:val="25"/>
            </w:rPr>
          </w:rPrChange>
        </w:rPr>
        <w:t xml:space="preserve"> == </w:t>
      </w:r>
      <w:r w:rsidRPr="008C6831">
        <w:rPr>
          <w:rFonts w:ascii="Maiandra GD" w:eastAsia="Times New Roman" w:hAnsi="Maiandra GD" w:cs="Consolas"/>
          <w:color w:val="7CC379"/>
          <w:sz w:val="24"/>
          <w:szCs w:val="24"/>
          <w:rPrChange w:id="2482" w:author="Narendra" w:date="2021-08-21T13:02:00Z">
            <w:rPr>
              <w:rFonts w:ascii="inherit" w:eastAsia="Times New Roman" w:hAnsi="inherit" w:cs="Consolas"/>
              <w:color w:val="7CC379"/>
              <w:sz w:val="25"/>
            </w:rPr>
          </w:rPrChange>
        </w:rPr>
        <w:t>"female"</w:t>
      </w:r>
      <w:r w:rsidRPr="008C6831">
        <w:rPr>
          <w:rFonts w:ascii="Maiandra GD" w:eastAsia="Times New Roman" w:hAnsi="Maiandra GD" w:cs="Consolas"/>
          <w:b/>
          <w:bCs/>
          <w:color w:val="6B7C8B"/>
          <w:sz w:val="24"/>
          <w:szCs w:val="24"/>
          <w:rPrChange w:id="248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2484"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2485" w:author="Narendra" w:date="2021-08-21T13:02:00Z">
            <w:rPr>
              <w:rFonts w:ascii="inherit" w:eastAsia="Times New Roman" w:hAnsi="inherit" w:cs="Consolas"/>
              <w:color w:val="4284AE"/>
              <w:sz w:val="25"/>
            </w:rPr>
          </w:rPrChange>
        </w:rPr>
        <w:t>ToList</w:t>
      </w:r>
      <w:r w:rsidRPr="008C6831">
        <w:rPr>
          <w:rFonts w:ascii="Maiandra GD" w:eastAsia="Times New Roman" w:hAnsi="Maiandra GD" w:cs="Consolas"/>
          <w:b/>
          <w:bCs/>
          <w:color w:val="6B7C8B"/>
          <w:sz w:val="24"/>
          <w:szCs w:val="24"/>
          <w:rPrChange w:id="2486"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2487"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48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2489" w:author="Narendra" w:date="2021-08-21T13:02:00Z">
            <w:rPr>
              <w:rFonts w:ascii="inherit" w:eastAsia="Times New Roman" w:hAnsi="inherit" w:cs="Consolas"/>
              <w:b/>
              <w:bCs/>
              <w:color w:val="D171DD"/>
              <w:sz w:val="25"/>
            </w:rPr>
          </w:rPrChange>
        </w:rPr>
        <w:t>return</w:t>
      </w:r>
      <w:r w:rsidRPr="008C6831">
        <w:rPr>
          <w:rFonts w:ascii="Maiandra GD" w:eastAsia="Times New Roman" w:hAnsi="Maiandra GD" w:cs="Consolas"/>
          <w:color w:val="CFD5E0"/>
          <w:sz w:val="24"/>
          <w:szCs w:val="24"/>
          <w:rPrChange w:id="2490" w:author="Narendra" w:date="2021-08-21T13:02:00Z">
            <w:rPr>
              <w:rFonts w:ascii="inherit" w:eastAsia="Times New Roman" w:hAnsi="inherit" w:cs="Consolas"/>
              <w:color w:val="CFD5E0"/>
              <w:sz w:val="25"/>
            </w:rPr>
          </w:rPrChange>
        </w:rPr>
        <w:t xml:space="preserve"> Request.</w:t>
      </w:r>
      <w:r w:rsidRPr="008C6831">
        <w:rPr>
          <w:rFonts w:ascii="Maiandra GD" w:eastAsia="Times New Roman" w:hAnsi="Maiandra GD" w:cs="Consolas"/>
          <w:color w:val="4284AE"/>
          <w:sz w:val="24"/>
          <w:szCs w:val="24"/>
          <w:rPrChange w:id="2491" w:author="Narendra" w:date="2021-08-21T13:02:00Z">
            <w:rPr>
              <w:rFonts w:ascii="inherit" w:eastAsia="Times New Roman" w:hAnsi="inherit" w:cs="Consolas"/>
              <w:color w:val="4284AE"/>
              <w:sz w:val="25"/>
            </w:rPr>
          </w:rPrChange>
        </w:rPr>
        <w:t>CreateResponse</w:t>
      </w:r>
      <w:r w:rsidRPr="008C6831">
        <w:rPr>
          <w:rFonts w:ascii="Maiandra GD" w:eastAsia="Times New Roman" w:hAnsi="Maiandra GD" w:cs="Consolas"/>
          <w:b/>
          <w:bCs/>
          <w:color w:val="6B7C8B"/>
          <w:sz w:val="24"/>
          <w:szCs w:val="24"/>
          <w:rPrChange w:id="249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2493" w:author="Narendra" w:date="2021-08-21T13:02:00Z">
            <w:rPr>
              <w:rFonts w:ascii="inherit" w:eastAsia="Times New Roman" w:hAnsi="inherit" w:cs="Consolas"/>
              <w:color w:val="CFD5E0"/>
              <w:sz w:val="25"/>
            </w:rPr>
          </w:rPrChange>
        </w:rPr>
        <w:t>HttpStatusCode.</w:t>
      </w:r>
      <w:r w:rsidRPr="008C6831">
        <w:rPr>
          <w:rFonts w:ascii="Maiandra GD" w:eastAsia="Times New Roman" w:hAnsi="Maiandra GD" w:cs="Consolas"/>
          <w:color w:val="4284AE"/>
          <w:sz w:val="24"/>
          <w:szCs w:val="24"/>
          <w:rPrChange w:id="2494" w:author="Narendra" w:date="2021-08-21T13:02:00Z">
            <w:rPr>
              <w:rFonts w:ascii="inherit" w:eastAsia="Times New Roman" w:hAnsi="inherit" w:cs="Consolas"/>
              <w:color w:val="4284AE"/>
              <w:sz w:val="25"/>
            </w:rPr>
          </w:rPrChange>
        </w:rPr>
        <w:t>OK</w:t>
      </w:r>
      <w:r w:rsidRPr="008C6831">
        <w:rPr>
          <w:rFonts w:ascii="Maiandra GD" w:eastAsia="Times New Roman" w:hAnsi="Maiandra GD" w:cs="Consolas"/>
          <w:color w:val="CFD5E0"/>
          <w:sz w:val="24"/>
          <w:szCs w:val="24"/>
          <w:rPrChange w:id="2495" w:author="Narendra" w:date="2021-08-21T13:02:00Z">
            <w:rPr>
              <w:rFonts w:ascii="inherit" w:eastAsia="Times New Roman" w:hAnsi="inherit" w:cs="Consolas"/>
              <w:color w:val="CFD5E0"/>
              <w:sz w:val="25"/>
            </w:rPr>
          </w:rPrChange>
        </w:rPr>
        <w:t>, EmpList</w:t>
      </w:r>
      <w:r w:rsidRPr="008C6831">
        <w:rPr>
          <w:rFonts w:ascii="Maiandra GD" w:eastAsia="Times New Roman" w:hAnsi="Maiandra GD" w:cs="Consolas"/>
          <w:b/>
          <w:bCs/>
          <w:color w:val="6B7C8B"/>
          <w:sz w:val="24"/>
          <w:szCs w:val="24"/>
          <w:rPrChange w:id="2496"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2497"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49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2499"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50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250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2502" w:author="Narendra" w:date="2021-08-21T13:02:00Z">
            <w:rPr>
              <w:rFonts w:ascii="inherit" w:eastAsia="Times New Roman" w:hAnsi="inherit" w:cs="Consolas"/>
              <w:color w:val="CFD5E0"/>
              <w:sz w:val="25"/>
            </w:rPr>
          </w:rPrChange>
        </w:rPr>
        <w:t>BasicAuthentication</w:t>
      </w:r>
      <w:r w:rsidRPr="008C6831">
        <w:rPr>
          <w:rFonts w:ascii="Maiandra GD" w:eastAsia="Times New Roman" w:hAnsi="Maiandra GD" w:cs="Consolas"/>
          <w:b/>
          <w:bCs/>
          <w:color w:val="6B7C8B"/>
          <w:sz w:val="24"/>
          <w:szCs w:val="24"/>
          <w:rPrChange w:id="2503"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50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2505" w:author="Narendra" w:date="2021-08-21T13:02:00Z">
            <w:rPr>
              <w:rFonts w:ascii="inherit" w:eastAsia="Times New Roman" w:hAnsi="inherit" w:cs="Consolas"/>
              <w:b/>
              <w:bCs/>
              <w:color w:val="6B7C8B"/>
              <w:sz w:val="25"/>
            </w:rPr>
          </w:rPrChange>
        </w:rPr>
        <w:lastRenderedPageBreak/>
        <w:t>[</w:t>
      </w:r>
      <w:r w:rsidRPr="008C6831">
        <w:rPr>
          <w:rFonts w:ascii="Maiandra GD" w:eastAsia="Times New Roman" w:hAnsi="Maiandra GD" w:cs="Consolas"/>
          <w:color w:val="4284AE"/>
          <w:sz w:val="24"/>
          <w:szCs w:val="24"/>
          <w:rPrChange w:id="2506" w:author="Narendra" w:date="2021-08-21T13:02:00Z">
            <w:rPr>
              <w:rFonts w:ascii="inherit" w:eastAsia="Times New Roman" w:hAnsi="inherit" w:cs="Consolas"/>
              <w:color w:val="4284AE"/>
              <w:sz w:val="25"/>
            </w:rPr>
          </w:rPrChange>
        </w:rPr>
        <w:t>MyAuthorize</w:t>
      </w:r>
      <w:r w:rsidRPr="008C6831">
        <w:rPr>
          <w:rFonts w:ascii="Maiandra GD" w:eastAsia="Times New Roman" w:hAnsi="Maiandra GD" w:cs="Consolas"/>
          <w:b/>
          <w:bCs/>
          <w:color w:val="6B7C8B"/>
          <w:sz w:val="24"/>
          <w:szCs w:val="24"/>
          <w:rPrChange w:id="250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2508" w:author="Narendra" w:date="2021-08-21T13:02:00Z">
            <w:rPr>
              <w:rFonts w:ascii="inherit" w:eastAsia="Times New Roman" w:hAnsi="inherit" w:cs="Consolas"/>
              <w:color w:val="CFD5E0"/>
              <w:sz w:val="25"/>
            </w:rPr>
          </w:rPrChange>
        </w:rPr>
        <w:t xml:space="preserve">Roles = </w:t>
      </w:r>
      <w:r w:rsidRPr="008C6831">
        <w:rPr>
          <w:rFonts w:ascii="Maiandra GD" w:eastAsia="Times New Roman" w:hAnsi="Maiandra GD" w:cs="Consolas"/>
          <w:color w:val="7CC379"/>
          <w:sz w:val="24"/>
          <w:szCs w:val="24"/>
          <w:rPrChange w:id="2509" w:author="Narendra" w:date="2021-08-21T13:02:00Z">
            <w:rPr>
              <w:rFonts w:ascii="inherit" w:eastAsia="Times New Roman" w:hAnsi="inherit" w:cs="Consolas"/>
              <w:color w:val="7CC379"/>
              <w:sz w:val="25"/>
            </w:rPr>
          </w:rPrChange>
        </w:rPr>
        <w:t>"Admin,Superadmin"</w:t>
      </w:r>
      <w:r w:rsidRPr="008C6831">
        <w:rPr>
          <w:rFonts w:ascii="Maiandra GD" w:eastAsia="Times New Roman" w:hAnsi="Maiandra GD" w:cs="Consolas"/>
          <w:b/>
          <w:bCs/>
          <w:color w:val="6B7C8B"/>
          <w:sz w:val="24"/>
          <w:szCs w:val="24"/>
          <w:rPrChange w:id="2510"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51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251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4284AE"/>
          <w:sz w:val="24"/>
          <w:szCs w:val="24"/>
          <w:rPrChange w:id="2513" w:author="Narendra" w:date="2021-08-21T13:02:00Z">
            <w:rPr>
              <w:rFonts w:ascii="inherit" w:eastAsia="Times New Roman" w:hAnsi="inherit" w:cs="Consolas"/>
              <w:color w:val="4284AE"/>
              <w:sz w:val="25"/>
            </w:rPr>
          </w:rPrChange>
        </w:rPr>
        <w:t>Route</w:t>
      </w:r>
      <w:r w:rsidRPr="008C6831">
        <w:rPr>
          <w:rFonts w:ascii="Maiandra GD" w:eastAsia="Times New Roman" w:hAnsi="Maiandra GD" w:cs="Consolas"/>
          <w:b/>
          <w:bCs/>
          <w:color w:val="6B7C8B"/>
          <w:sz w:val="24"/>
          <w:szCs w:val="24"/>
          <w:rPrChange w:id="2514"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7CC379"/>
          <w:sz w:val="24"/>
          <w:szCs w:val="24"/>
          <w:rPrChange w:id="2515" w:author="Narendra" w:date="2021-08-21T13:02:00Z">
            <w:rPr>
              <w:rFonts w:ascii="inherit" w:eastAsia="Times New Roman" w:hAnsi="inherit" w:cs="Consolas"/>
              <w:color w:val="7CC379"/>
              <w:sz w:val="25"/>
            </w:rPr>
          </w:rPrChange>
        </w:rPr>
        <w:t>"api/AllEmployees"</w:t>
      </w:r>
      <w:r w:rsidRPr="008C6831">
        <w:rPr>
          <w:rFonts w:ascii="Maiandra GD" w:eastAsia="Times New Roman" w:hAnsi="Maiandra GD" w:cs="Consolas"/>
          <w:b/>
          <w:bCs/>
          <w:color w:val="6B7C8B"/>
          <w:sz w:val="24"/>
          <w:szCs w:val="24"/>
          <w:rPrChange w:id="2516"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51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2518"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2519" w:author="Narendra" w:date="2021-08-21T13:02:00Z">
            <w:rPr>
              <w:rFonts w:ascii="inherit" w:eastAsia="Times New Roman" w:hAnsi="inherit" w:cs="Consolas"/>
              <w:color w:val="CFD5E0"/>
              <w:sz w:val="25"/>
            </w:rPr>
          </w:rPrChange>
        </w:rPr>
        <w:t xml:space="preserve"> HttpResponseMessage </w:t>
      </w:r>
      <w:r w:rsidRPr="008C6831">
        <w:rPr>
          <w:rFonts w:ascii="Maiandra GD" w:eastAsia="Times New Roman" w:hAnsi="Maiandra GD" w:cs="Consolas"/>
          <w:color w:val="4284AE"/>
          <w:sz w:val="24"/>
          <w:szCs w:val="24"/>
          <w:rPrChange w:id="2520" w:author="Narendra" w:date="2021-08-21T13:02:00Z">
            <w:rPr>
              <w:rFonts w:ascii="inherit" w:eastAsia="Times New Roman" w:hAnsi="inherit" w:cs="Consolas"/>
              <w:color w:val="4284AE"/>
              <w:sz w:val="25"/>
            </w:rPr>
          </w:rPrChange>
        </w:rPr>
        <w:t>GetAllEmployees</w:t>
      </w:r>
      <w:r w:rsidRPr="008C6831">
        <w:rPr>
          <w:rFonts w:ascii="Maiandra GD" w:eastAsia="Times New Roman" w:hAnsi="Maiandra GD" w:cs="Consolas"/>
          <w:b/>
          <w:bCs/>
          <w:color w:val="6B7C8B"/>
          <w:sz w:val="24"/>
          <w:szCs w:val="24"/>
          <w:rPrChange w:id="2521"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52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2523"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52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D19252"/>
          <w:sz w:val="24"/>
          <w:szCs w:val="24"/>
          <w:rPrChange w:id="2525" w:author="Narendra" w:date="2021-08-21T13:02:00Z">
            <w:rPr>
              <w:rFonts w:ascii="inherit" w:eastAsia="Times New Roman" w:hAnsi="inherit" w:cs="Consolas"/>
              <w:color w:val="D19252"/>
              <w:sz w:val="25"/>
            </w:rPr>
          </w:rPrChange>
        </w:rPr>
        <w:t>var</w:t>
      </w:r>
      <w:r w:rsidRPr="008C6831">
        <w:rPr>
          <w:rFonts w:ascii="Maiandra GD" w:eastAsia="Times New Roman" w:hAnsi="Maiandra GD" w:cs="Consolas"/>
          <w:color w:val="CFD5E0"/>
          <w:sz w:val="24"/>
          <w:szCs w:val="24"/>
          <w:rPrChange w:id="2526" w:author="Narendra" w:date="2021-08-21T13:02:00Z">
            <w:rPr>
              <w:rFonts w:ascii="inherit" w:eastAsia="Times New Roman" w:hAnsi="inherit" w:cs="Consolas"/>
              <w:color w:val="CFD5E0"/>
              <w:sz w:val="25"/>
            </w:rPr>
          </w:rPrChange>
        </w:rPr>
        <w:t xml:space="preserve"> EmpList = </w:t>
      </w:r>
      <w:r w:rsidRPr="008C6831">
        <w:rPr>
          <w:rFonts w:ascii="Maiandra GD" w:eastAsia="Times New Roman" w:hAnsi="Maiandra GD" w:cs="Consolas"/>
          <w:color w:val="4284AE"/>
          <w:sz w:val="24"/>
          <w:szCs w:val="24"/>
          <w:rPrChange w:id="2527"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2528"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2529" w:author="Narendra" w:date="2021-08-21T13:02:00Z">
            <w:rPr>
              <w:rFonts w:ascii="inherit" w:eastAsia="Times New Roman" w:hAnsi="inherit" w:cs="Consolas"/>
              <w:color w:val="4284AE"/>
              <w:sz w:val="25"/>
            </w:rPr>
          </w:rPrChange>
        </w:rPr>
        <w:t>EmployeeBL</w:t>
      </w:r>
      <w:r w:rsidRPr="008C6831">
        <w:rPr>
          <w:rFonts w:ascii="Maiandra GD" w:eastAsia="Times New Roman" w:hAnsi="Maiandra GD" w:cs="Consolas"/>
          <w:b/>
          <w:bCs/>
          <w:color w:val="6B7C8B"/>
          <w:sz w:val="24"/>
          <w:szCs w:val="24"/>
          <w:rPrChange w:id="2530"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2531"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2532" w:author="Narendra" w:date="2021-08-21T13:02:00Z">
            <w:rPr>
              <w:rFonts w:ascii="inherit" w:eastAsia="Times New Roman" w:hAnsi="inherit" w:cs="Consolas"/>
              <w:color w:val="4284AE"/>
              <w:sz w:val="25"/>
            </w:rPr>
          </w:rPrChange>
        </w:rPr>
        <w:t>GetEmployees</w:t>
      </w:r>
      <w:r w:rsidRPr="008C6831">
        <w:rPr>
          <w:rFonts w:ascii="Maiandra GD" w:eastAsia="Times New Roman" w:hAnsi="Maiandra GD" w:cs="Consolas"/>
          <w:b/>
          <w:bCs/>
          <w:color w:val="6B7C8B"/>
          <w:sz w:val="24"/>
          <w:szCs w:val="24"/>
          <w:rPrChange w:id="253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2534"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53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2536" w:author="Narendra" w:date="2021-08-21T13:02:00Z">
            <w:rPr>
              <w:rFonts w:ascii="inherit" w:eastAsia="Times New Roman" w:hAnsi="inherit" w:cs="Consolas"/>
              <w:b/>
              <w:bCs/>
              <w:color w:val="D171DD"/>
              <w:sz w:val="25"/>
            </w:rPr>
          </w:rPrChange>
        </w:rPr>
        <w:t>return</w:t>
      </w:r>
      <w:r w:rsidRPr="008C6831">
        <w:rPr>
          <w:rFonts w:ascii="Maiandra GD" w:eastAsia="Times New Roman" w:hAnsi="Maiandra GD" w:cs="Consolas"/>
          <w:color w:val="CFD5E0"/>
          <w:sz w:val="24"/>
          <w:szCs w:val="24"/>
          <w:rPrChange w:id="2537" w:author="Narendra" w:date="2021-08-21T13:02:00Z">
            <w:rPr>
              <w:rFonts w:ascii="inherit" w:eastAsia="Times New Roman" w:hAnsi="inherit" w:cs="Consolas"/>
              <w:color w:val="CFD5E0"/>
              <w:sz w:val="25"/>
            </w:rPr>
          </w:rPrChange>
        </w:rPr>
        <w:t xml:space="preserve"> Request.</w:t>
      </w:r>
      <w:r w:rsidRPr="008C6831">
        <w:rPr>
          <w:rFonts w:ascii="Maiandra GD" w:eastAsia="Times New Roman" w:hAnsi="Maiandra GD" w:cs="Consolas"/>
          <w:color w:val="4284AE"/>
          <w:sz w:val="24"/>
          <w:szCs w:val="24"/>
          <w:rPrChange w:id="2538" w:author="Narendra" w:date="2021-08-21T13:02:00Z">
            <w:rPr>
              <w:rFonts w:ascii="inherit" w:eastAsia="Times New Roman" w:hAnsi="inherit" w:cs="Consolas"/>
              <w:color w:val="4284AE"/>
              <w:sz w:val="25"/>
            </w:rPr>
          </w:rPrChange>
        </w:rPr>
        <w:t>CreateResponse</w:t>
      </w:r>
      <w:r w:rsidRPr="008C6831">
        <w:rPr>
          <w:rFonts w:ascii="Maiandra GD" w:eastAsia="Times New Roman" w:hAnsi="Maiandra GD" w:cs="Consolas"/>
          <w:b/>
          <w:bCs/>
          <w:color w:val="6B7C8B"/>
          <w:sz w:val="24"/>
          <w:szCs w:val="24"/>
          <w:rPrChange w:id="253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2540" w:author="Narendra" w:date="2021-08-21T13:02:00Z">
            <w:rPr>
              <w:rFonts w:ascii="inherit" w:eastAsia="Times New Roman" w:hAnsi="inherit" w:cs="Consolas"/>
              <w:color w:val="CFD5E0"/>
              <w:sz w:val="25"/>
            </w:rPr>
          </w:rPrChange>
        </w:rPr>
        <w:t>HttpStatusCode.</w:t>
      </w:r>
      <w:r w:rsidRPr="008C6831">
        <w:rPr>
          <w:rFonts w:ascii="Maiandra GD" w:eastAsia="Times New Roman" w:hAnsi="Maiandra GD" w:cs="Consolas"/>
          <w:color w:val="4284AE"/>
          <w:sz w:val="24"/>
          <w:szCs w:val="24"/>
          <w:rPrChange w:id="2541" w:author="Narendra" w:date="2021-08-21T13:02:00Z">
            <w:rPr>
              <w:rFonts w:ascii="inherit" w:eastAsia="Times New Roman" w:hAnsi="inherit" w:cs="Consolas"/>
              <w:color w:val="4284AE"/>
              <w:sz w:val="25"/>
            </w:rPr>
          </w:rPrChange>
        </w:rPr>
        <w:t>OK</w:t>
      </w:r>
      <w:r w:rsidRPr="008C6831">
        <w:rPr>
          <w:rFonts w:ascii="Maiandra GD" w:eastAsia="Times New Roman" w:hAnsi="Maiandra GD" w:cs="Consolas"/>
          <w:color w:val="CFD5E0"/>
          <w:sz w:val="24"/>
          <w:szCs w:val="24"/>
          <w:rPrChange w:id="2542" w:author="Narendra" w:date="2021-08-21T13:02:00Z">
            <w:rPr>
              <w:rFonts w:ascii="inherit" w:eastAsia="Times New Roman" w:hAnsi="inherit" w:cs="Consolas"/>
              <w:color w:val="CFD5E0"/>
              <w:sz w:val="25"/>
            </w:rPr>
          </w:rPrChange>
        </w:rPr>
        <w:t>, EmpList</w:t>
      </w:r>
      <w:r w:rsidRPr="008C6831">
        <w:rPr>
          <w:rFonts w:ascii="Maiandra GD" w:eastAsia="Times New Roman" w:hAnsi="Maiandra GD" w:cs="Consolas"/>
          <w:b/>
          <w:bCs/>
          <w:color w:val="6B7C8B"/>
          <w:sz w:val="24"/>
          <w:szCs w:val="24"/>
          <w:rPrChange w:id="254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2544"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54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2546"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54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2548"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line="384" w:lineRule="atLeast"/>
        <w:textAlignment w:val="baseline"/>
        <w:rPr>
          <w:rFonts w:ascii="Maiandra GD" w:eastAsia="Times New Roman" w:hAnsi="Maiandra GD" w:cs="Consolas"/>
          <w:color w:val="596174"/>
          <w:sz w:val="24"/>
          <w:szCs w:val="24"/>
          <w:rPrChange w:id="254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2550"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2551"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2552" w:author="Narendra" w:date="2021-08-21T13:02:00Z">
            <w:rPr>
              <w:rFonts w:ascii="Arial" w:eastAsia="Times New Roman" w:hAnsi="Arial" w:cs="Arial"/>
              <w:color w:val="000000"/>
              <w:sz w:val="23"/>
              <w:szCs w:val="23"/>
              <w:bdr w:val="none" w:sz="0" w:space="0" w:color="auto" w:frame="1"/>
            </w:rPr>
          </w:rPrChange>
        </w:rPr>
        <w:t>That’s it. We have done with our implementation.</w:t>
      </w:r>
    </w:p>
    <w:p w:rsidR="006E519F" w:rsidRPr="008C6831" w:rsidRDefault="006E519F" w:rsidP="006E519F">
      <w:pPr>
        <w:shd w:val="clear" w:color="auto" w:fill="FFFFFF"/>
        <w:spacing w:after="0" w:line="240" w:lineRule="auto"/>
        <w:textAlignment w:val="baseline"/>
        <w:outlineLvl w:val="4"/>
        <w:rPr>
          <w:rFonts w:ascii="Maiandra GD" w:eastAsia="Times New Roman" w:hAnsi="Maiandra GD" w:cs="Segoe UI"/>
          <w:color w:val="3A3A3A"/>
          <w:sz w:val="24"/>
          <w:szCs w:val="24"/>
          <w:rPrChange w:id="2553" w:author="Narendra" w:date="2021-08-21T13:02:00Z">
            <w:rPr>
              <w:rFonts w:ascii="Segoe UI" w:eastAsia="Times New Roman" w:hAnsi="Segoe UI" w:cs="Segoe UI"/>
              <w:color w:val="3A3A3A"/>
              <w:sz w:val="20"/>
              <w:szCs w:val="20"/>
            </w:rPr>
          </w:rPrChange>
        </w:rPr>
      </w:pPr>
      <w:r w:rsidRPr="008C6831">
        <w:rPr>
          <w:rFonts w:ascii="Maiandra GD" w:eastAsia="Times New Roman" w:hAnsi="Maiandra GD" w:cs="Arial"/>
          <w:b/>
          <w:bCs/>
          <w:color w:val="000000"/>
          <w:sz w:val="24"/>
          <w:szCs w:val="24"/>
          <w:rPrChange w:id="2554" w:author="Narendra" w:date="2021-08-21T13:02:00Z">
            <w:rPr>
              <w:rFonts w:ascii="Arial" w:eastAsia="Times New Roman" w:hAnsi="Arial" w:cs="Arial"/>
              <w:b/>
              <w:bCs/>
              <w:color w:val="000000"/>
              <w:sz w:val="27"/>
            </w:rPr>
          </w:rPrChange>
        </w:rPr>
        <w:t>Testing Role-Based Basic Authentication in Web API using Postman</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2555"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2556" w:author="Narendra" w:date="2021-08-21T13:02:00Z">
            <w:rPr>
              <w:rFonts w:ascii="Arial" w:eastAsia="Times New Roman" w:hAnsi="Arial" w:cs="Arial"/>
              <w:color w:val="000000"/>
              <w:sz w:val="23"/>
              <w:szCs w:val="23"/>
              <w:bdr w:val="none" w:sz="0" w:space="0" w:color="auto" w:frame="1"/>
            </w:rPr>
          </w:rPrChange>
        </w:rPr>
        <w:t>If you are new to the postman, I strongly recommended you to read the following article, where I discussed how to download and use postman to test rest services.</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2557"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212529"/>
          <w:sz w:val="24"/>
          <w:szCs w:val="24"/>
          <w:bdr w:val="none" w:sz="0" w:space="0" w:color="auto" w:frame="1"/>
          <w:rPrChange w:id="2558" w:author="Narendra" w:date="2021-08-21T13:02:00Z">
            <w:rPr>
              <w:rFonts w:ascii="Arial" w:eastAsia="Times New Roman" w:hAnsi="Arial" w:cs="Arial"/>
              <w:color w:val="212529"/>
              <w:sz w:val="23"/>
              <w:szCs w:val="23"/>
              <w:bdr w:val="none" w:sz="0" w:space="0" w:color="auto" w:frame="1"/>
            </w:rPr>
          </w:rPrChange>
        </w:rPr>
        <w:fldChar w:fldCharType="begin"/>
      </w:r>
      <w:r w:rsidRPr="008C6831">
        <w:rPr>
          <w:rFonts w:ascii="Maiandra GD" w:eastAsia="Times New Roman" w:hAnsi="Maiandra GD" w:cs="Arial"/>
          <w:color w:val="212529"/>
          <w:sz w:val="24"/>
          <w:szCs w:val="24"/>
          <w:bdr w:val="none" w:sz="0" w:space="0" w:color="auto" w:frame="1"/>
          <w:rPrChange w:id="2559" w:author="Narendra" w:date="2021-08-21T13:02:00Z">
            <w:rPr>
              <w:rFonts w:ascii="Arial" w:eastAsia="Times New Roman" w:hAnsi="Arial" w:cs="Arial"/>
              <w:color w:val="212529"/>
              <w:sz w:val="23"/>
              <w:szCs w:val="23"/>
              <w:bdr w:val="none" w:sz="0" w:space="0" w:color="auto" w:frame="1"/>
            </w:rPr>
          </w:rPrChange>
        </w:rPr>
        <w:instrText xml:space="preserve"> HYPERLINK "https://dotnettutorials.net/lesson/how-to-use-postman-to-test-web-api/" </w:instrText>
      </w:r>
      <w:r w:rsidRPr="008C6831">
        <w:rPr>
          <w:rFonts w:ascii="Maiandra GD" w:eastAsia="Times New Roman" w:hAnsi="Maiandra GD" w:cs="Arial"/>
          <w:color w:val="212529"/>
          <w:sz w:val="24"/>
          <w:szCs w:val="24"/>
          <w:bdr w:val="none" w:sz="0" w:space="0" w:color="auto" w:frame="1"/>
          <w:rPrChange w:id="2560" w:author="Narendra" w:date="2021-08-21T13:02:00Z">
            <w:rPr>
              <w:rFonts w:ascii="Arial" w:eastAsia="Times New Roman" w:hAnsi="Arial" w:cs="Arial"/>
              <w:color w:val="212529"/>
              <w:sz w:val="23"/>
              <w:szCs w:val="23"/>
              <w:bdr w:val="none" w:sz="0" w:space="0" w:color="auto" w:frame="1"/>
            </w:rPr>
          </w:rPrChange>
        </w:rPr>
        <w:fldChar w:fldCharType="separate"/>
      </w:r>
      <w:r w:rsidRPr="008C6831">
        <w:rPr>
          <w:rFonts w:ascii="Maiandra GD" w:eastAsia="Times New Roman" w:hAnsi="Maiandra GD" w:cs="Arial"/>
          <w:color w:val="007BFF"/>
          <w:sz w:val="24"/>
          <w:szCs w:val="24"/>
          <w:u w:val="single"/>
          <w:rPrChange w:id="2561" w:author="Narendra" w:date="2021-08-21T13:02:00Z">
            <w:rPr>
              <w:rFonts w:ascii="Arial" w:eastAsia="Times New Roman" w:hAnsi="Arial" w:cs="Arial"/>
              <w:color w:val="007BFF"/>
              <w:sz w:val="23"/>
              <w:u w:val="single"/>
            </w:rPr>
          </w:rPrChange>
        </w:rPr>
        <w:t>https://dotnettutorials.net/lesson/how-to-use-postman-to-test-web-api/</w:t>
      </w:r>
      <w:r w:rsidRPr="008C6831">
        <w:rPr>
          <w:rFonts w:ascii="Maiandra GD" w:eastAsia="Times New Roman" w:hAnsi="Maiandra GD" w:cs="Arial"/>
          <w:color w:val="212529"/>
          <w:sz w:val="24"/>
          <w:szCs w:val="24"/>
          <w:bdr w:val="none" w:sz="0" w:space="0" w:color="auto" w:frame="1"/>
          <w:rPrChange w:id="2562" w:author="Narendra" w:date="2021-08-21T13:02:00Z">
            <w:rPr>
              <w:rFonts w:ascii="Arial" w:eastAsia="Times New Roman" w:hAnsi="Arial" w:cs="Arial"/>
              <w:color w:val="212529"/>
              <w:sz w:val="23"/>
              <w:szCs w:val="23"/>
              <w:bdr w:val="none" w:sz="0" w:space="0" w:color="auto" w:frame="1"/>
            </w:rPr>
          </w:rPrChange>
        </w:rPr>
        <w:fldChar w:fldCharType="end"/>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2563"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2564" w:author="Narendra" w:date="2021-08-21T13:02:00Z">
            <w:rPr>
              <w:rFonts w:ascii="Arial" w:eastAsia="Times New Roman" w:hAnsi="Arial" w:cs="Arial"/>
              <w:color w:val="000000"/>
              <w:sz w:val="23"/>
              <w:szCs w:val="23"/>
              <w:bdr w:val="none" w:sz="0" w:space="0" w:color="auto" w:frame="1"/>
            </w:rPr>
          </w:rPrChange>
        </w:rPr>
        <w:t>We need to pass the username and password in the Authorization header. The username and password need to be a colon (:) separated and must be in base64 encoded. To do so, just use the following website</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2565"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212529"/>
          <w:sz w:val="24"/>
          <w:szCs w:val="24"/>
          <w:bdr w:val="none" w:sz="0" w:space="0" w:color="auto" w:frame="1"/>
          <w:rPrChange w:id="2566" w:author="Narendra" w:date="2021-08-21T13:02:00Z">
            <w:rPr>
              <w:rFonts w:ascii="Arial" w:eastAsia="Times New Roman" w:hAnsi="Arial" w:cs="Arial"/>
              <w:color w:val="212529"/>
              <w:sz w:val="23"/>
              <w:szCs w:val="23"/>
              <w:bdr w:val="none" w:sz="0" w:space="0" w:color="auto" w:frame="1"/>
            </w:rPr>
          </w:rPrChange>
        </w:rPr>
        <w:fldChar w:fldCharType="begin"/>
      </w:r>
      <w:r w:rsidRPr="008C6831">
        <w:rPr>
          <w:rFonts w:ascii="Maiandra GD" w:eastAsia="Times New Roman" w:hAnsi="Maiandra GD" w:cs="Arial"/>
          <w:color w:val="212529"/>
          <w:sz w:val="24"/>
          <w:szCs w:val="24"/>
          <w:bdr w:val="none" w:sz="0" w:space="0" w:color="auto" w:frame="1"/>
          <w:rPrChange w:id="2567" w:author="Narendra" w:date="2021-08-21T13:02:00Z">
            <w:rPr>
              <w:rFonts w:ascii="Arial" w:eastAsia="Times New Roman" w:hAnsi="Arial" w:cs="Arial"/>
              <w:color w:val="212529"/>
              <w:sz w:val="23"/>
              <w:szCs w:val="23"/>
              <w:bdr w:val="none" w:sz="0" w:space="0" w:color="auto" w:frame="1"/>
            </w:rPr>
          </w:rPrChange>
        </w:rPr>
        <w:instrText xml:space="preserve"> HYPERLINK "https://www.base64encode.org/" </w:instrText>
      </w:r>
      <w:r w:rsidRPr="008C6831">
        <w:rPr>
          <w:rFonts w:ascii="Maiandra GD" w:eastAsia="Times New Roman" w:hAnsi="Maiandra GD" w:cs="Arial"/>
          <w:color w:val="212529"/>
          <w:sz w:val="24"/>
          <w:szCs w:val="24"/>
          <w:bdr w:val="none" w:sz="0" w:space="0" w:color="auto" w:frame="1"/>
          <w:rPrChange w:id="2568" w:author="Narendra" w:date="2021-08-21T13:02:00Z">
            <w:rPr>
              <w:rFonts w:ascii="Arial" w:eastAsia="Times New Roman" w:hAnsi="Arial" w:cs="Arial"/>
              <w:color w:val="212529"/>
              <w:sz w:val="23"/>
              <w:szCs w:val="23"/>
              <w:bdr w:val="none" w:sz="0" w:space="0" w:color="auto" w:frame="1"/>
            </w:rPr>
          </w:rPrChange>
        </w:rPr>
        <w:fldChar w:fldCharType="separate"/>
      </w:r>
      <w:r w:rsidRPr="008C6831">
        <w:rPr>
          <w:rFonts w:ascii="Maiandra GD" w:eastAsia="Times New Roman" w:hAnsi="Maiandra GD" w:cs="Arial"/>
          <w:color w:val="007BFF"/>
          <w:sz w:val="24"/>
          <w:szCs w:val="24"/>
          <w:u w:val="single"/>
          <w:rPrChange w:id="2569" w:author="Narendra" w:date="2021-08-21T13:02:00Z">
            <w:rPr>
              <w:rFonts w:ascii="Arial" w:eastAsia="Times New Roman" w:hAnsi="Arial" w:cs="Arial"/>
              <w:color w:val="007BFF"/>
              <w:sz w:val="23"/>
              <w:u w:val="single"/>
            </w:rPr>
          </w:rPrChange>
        </w:rPr>
        <w:t>https://www.base64encode.org/</w:t>
      </w:r>
      <w:r w:rsidRPr="008C6831">
        <w:rPr>
          <w:rFonts w:ascii="Maiandra GD" w:eastAsia="Times New Roman" w:hAnsi="Maiandra GD" w:cs="Arial"/>
          <w:color w:val="212529"/>
          <w:sz w:val="24"/>
          <w:szCs w:val="24"/>
          <w:bdr w:val="none" w:sz="0" w:space="0" w:color="auto" w:frame="1"/>
          <w:rPrChange w:id="2570" w:author="Narendra" w:date="2021-08-21T13:02:00Z">
            <w:rPr>
              <w:rFonts w:ascii="Arial" w:eastAsia="Times New Roman" w:hAnsi="Arial" w:cs="Arial"/>
              <w:color w:val="212529"/>
              <w:sz w:val="23"/>
              <w:szCs w:val="23"/>
              <w:bdr w:val="none" w:sz="0" w:space="0" w:color="auto" w:frame="1"/>
            </w:rPr>
          </w:rPrChange>
        </w:rPr>
        <w:fldChar w:fldCharType="end"/>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2571"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2572" w:author="Narendra" w:date="2021-08-21T13:02:00Z">
            <w:rPr>
              <w:rFonts w:ascii="Arial" w:eastAsia="Times New Roman" w:hAnsi="Arial" w:cs="Arial"/>
              <w:color w:val="000000"/>
              <w:sz w:val="23"/>
              <w:szCs w:val="23"/>
              <w:bdr w:val="none" w:sz="0" w:space="0" w:color="auto" w:frame="1"/>
            </w:rPr>
          </w:rPrChange>
        </w:rPr>
        <w:t>Enter the username and password separated by a colon (:) in the </w:t>
      </w:r>
      <w:r w:rsidRPr="008C6831">
        <w:rPr>
          <w:rFonts w:ascii="Maiandra GD" w:eastAsia="Times New Roman" w:hAnsi="Maiandra GD" w:cs="Arial"/>
          <w:b/>
          <w:bCs/>
          <w:color w:val="000000"/>
          <w:sz w:val="24"/>
          <w:szCs w:val="24"/>
          <w:rPrChange w:id="2573" w:author="Narendra" w:date="2021-08-21T13:02:00Z">
            <w:rPr>
              <w:rFonts w:ascii="Arial" w:eastAsia="Times New Roman" w:hAnsi="Arial" w:cs="Arial"/>
              <w:b/>
              <w:bCs/>
              <w:color w:val="000000"/>
              <w:sz w:val="23"/>
            </w:rPr>
          </w:rPrChange>
        </w:rPr>
        <w:t>“Encode to Base64 format”</w:t>
      </w:r>
      <w:r w:rsidRPr="008C6831">
        <w:rPr>
          <w:rFonts w:ascii="Maiandra GD" w:eastAsia="Times New Roman" w:hAnsi="Maiandra GD" w:cs="Arial"/>
          <w:color w:val="000000"/>
          <w:sz w:val="24"/>
          <w:szCs w:val="24"/>
          <w:bdr w:val="none" w:sz="0" w:space="0" w:color="auto" w:frame="1"/>
          <w:rPrChange w:id="2574" w:author="Narendra" w:date="2021-08-21T13:02:00Z">
            <w:rPr>
              <w:rFonts w:ascii="Arial" w:eastAsia="Times New Roman" w:hAnsi="Arial" w:cs="Arial"/>
              <w:color w:val="000000"/>
              <w:sz w:val="23"/>
              <w:szCs w:val="23"/>
              <w:bdr w:val="none" w:sz="0" w:space="0" w:color="auto" w:frame="1"/>
            </w:rPr>
          </w:rPrChange>
        </w:rPr>
        <w:t> textbox, and then click on the </w:t>
      </w:r>
      <w:r w:rsidRPr="008C6831">
        <w:rPr>
          <w:rFonts w:ascii="Maiandra GD" w:eastAsia="Times New Roman" w:hAnsi="Maiandra GD" w:cs="Arial"/>
          <w:b/>
          <w:bCs/>
          <w:color w:val="000000"/>
          <w:sz w:val="24"/>
          <w:szCs w:val="24"/>
          <w:rPrChange w:id="2575" w:author="Narendra" w:date="2021-08-21T13:02:00Z">
            <w:rPr>
              <w:rFonts w:ascii="Arial" w:eastAsia="Times New Roman" w:hAnsi="Arial" w:cs="Arial"/>
              <w:b/>
              <w:bCs/>
              <w:color w:val="000000"/>
              <w:sz w:val="23"/>
            </w:rPr>
          </w:rPrChange>
        </w:rPr>
        <w:t>“Encode” </w:t>
      </w:r>
      <w:r w:rsidRPr="008C6831">
        <w:rPr>
          <w:rFonts w:ascii="Maiandra GD" w:eastAsia="Times New Roman" w:hAnsi="Maiandra GD" w:cs="Arial"/>
          <w:color w:val="000000"/>
          <w:sz w:val="24"/>
          <w:szCs w:val="24"/>
          <w:bdr w:val="none" w:sz="0" w:space="0" w:color="auto" w:frame="1"/>
          <w:rPrChange w:id="2576" w:author="Narendra" w:date="2021-08-21T13:02:00Z">
            <w:rPr>
              <w:rFonts w:ascii="Arial" w:eastAsia="Times New Roman" w:hAnsi="Arial" w:cs="Arial"/>
              <w:color w:val="000000"/>
              <w:sz w:val="23"/>
              <w:szCs w:val="23"/>
              <w:bdr w:val="none" w:sz="0" w:space="0" w:color="auto" w:frame="1"/>
            </w:rPr>
          </w:rPrChange>
        </w:rPr>
        <w:t>button as shown in the below diagram which will generate the Base64 encoded value. Let first generate the Base64 encoded string for the user AdminUser as shown in the below image</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2577"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noProof/>
          <w:color w:val="212529"/>
          <w:sz w:val="24"/>
          <w:szCs w:val="24"/>
          <w:bdr w:val="none" w:sz="0" w:space="0" w:color="auto" w:frame="1"/>
          <w:rPrChange w:id="2578" w:author="Narendra" w:date="2021-08-21T13:02:00Z">
            <w:rPr>
              <w:rFonts w:ascii="Arial" w:eastAsia="Times New Roman" w:hAnsi="Arial" w:cs="Arial"/>
              <w:noProof/>
              <w:color w:val="212529"/>
              <w:sz w:val="23"/>
              <w:szCs w:val="23"/>
              <w:bdr w:val="none" w:sz="0" w:space="0" w:color="auto" w:frame="1"/>
            </w:rPr>
          </w:rPrChange>
        </w:rPr>
        <w:lastRenderedPageBreak/>
        <w:drawing>
          <wp:inline distT="0" distB="0" distL="0" distR="0">
            <wp:extent cx="5819775" cy="5353050"/>
            <wp:effectExtent l="19050" t="0" r="9525" b="0"/>
            <wp:docPr id="46" name="Picture 46" descr="Testing Role-Based Basic Authentication in Web API using Post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Testing Role-Based Basic Authentication in Web API using Postman"/>
                    <pic:cNvPicPr>
                      <a:picLocks noChangeAspect="1" noChangeArrowheads="1"/>
                    </pic:cNvPicPr>
                  </pic:nvPicPr>
                  <pic:blipFill>
                    <a:blip r:embed="rId28"/>
                    <a:srcRect/>
                    <a:stretch>
                      <a:fillRect/>
                    </a:stretch>
                  </pic:blipFill>
                  <pic:spPr bwMode="auto">
                    <a:xfrm>
                      <a:off x="0" y="0"/>
                      <a:ext cx="5819775" cy="5353050"/>
                    </a:xfrm>
                    <a:prstGeom prst="rect">
                      <a:avLst/>
                    </a:prstGeom>
                    <a:noFill/>
                    <a:ln w="9525">
                      <a:noFill/>
                      <a:miter lim="800000"/>
                      <a:headEnd/>
                      <a:tailEnd/>
                    </a:ln>
                  </pic:spPr>
                </pic:pic>
              </a:graphicData>
            </a:graphic>
          </wp:inline>
        </w:drawing>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2579"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2580" w:author="Narendra" w:date="2021-08-21T13:02:00Z">
            <w:rPr>
              <w:rFonts w:ascii="Arial" w:eastAsia="Times New Roman" w:hAnsi="Arial" w:cs="Arial"/>
              <w:color w:val="000000"/>
              <w:sz w:val="23"/>
              <w:szCs w:val="23"/>
              <w:bdr w:val="none" w:sz="0" w:space="0" w:color="auto" w:frame="1"/>
            </w:rPr>
          </w:rPrChange>
        </w:rPr>
        <w:t>Once you generated the Base64 encoded string, let’s see how to use basic authentication in the header to pass the Base64 encoded value. Here we need to use the Authorization header and the value will be the Base64 encoded string followed the “BASIC” as shown below.</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2581"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sz w:val="24"/>
          <w:szCs w:val="24"/>
          <w:rPrChange w:id="2582" w:author="Narendra" w:date="2021-08-21T13:02:00Z">
            <w:rPr>
              <w:rFonts w:ascii="Arial" w:eastAsia="Times New Roman" w:hAnsi="Arial" w:cs="Arial"/>
              <w:b/>
              <w:bCs/>
              <w:sz w:val="23"/>
            </w:rPr>
          </w:rPrChange>
        </w:rPr>
        <w:t>Authorization: BASIC TWFsZVVzZXI6MTIzNDU2</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2583"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212529"/>
          <w:sz w:val="24"/>
          <w:szCs w:val="24"/>
          <w:bdr w:val="none" w:sz="0" w:space="0" w:color="auto" w:frame="1"/>
          <w:rPrChange w:id="2584" w:author="Narendra" w:date="2021-08-21T13:02:00Z">
            <w:rPr>
              <w:rFonts w:ascii="Arial" w:eastAsia="Times New Roman" w:hAnsi="Arial" w:cs="Arial"/>
              <w:color w:val="212529"/>
              <w:sz w:val="23"/>
              <w:szCs w:val="23"/>
              <w:bdr w:val="none" w:sz="0" w:space="0" w:color="auto" w:frame="1"/>
            </w:rPr>
          </w:rPrChange>
        </w:rPr>
        <w:t>The role Admin has been assigned to the AdminUser. So he can access only the following two resources</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2585"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sz w:val="24"/>
          <w:szCs w:val="24"/>
          <w:rPrChange w:id="2586" w:author="Narendra" w:date="2021-08-21T13:02:00Z">
            <w:rPr>
              <w:rFonts w:ascii="Arial" w:eastAsia="Times New Roman" w:hAnsi="Arial" w:cs="Arial"/>
              <w:b/>
              <w:bCs/>
              <w:sz w:val="23"/>
            </w:rPr>
          </w:rPrChange>
        </w:rPr>
        <w:t>/api/AllMaleEmployees</w:t>
      </w:r>
      <w:r w:rsidRPr="008C6831">
        <w:rPr>
          <w:rFonts w:ascii="Maiandra GD" w:eastAsia="Times New Roman" w:hAnsi="Maiandra GD" w:cs="Segoe UI"/>
          <w:color w:val="212529"/>
          <w:sz w:val="24"/>
          <w:szCs w:val="24"/>
          <w:rPrChange w:id="2587"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b/>
          <w:bCs/>
          <w:sz w:val="24"/>
          <w:szCs w:val="24"/>
          <w:rPrChange w:id="2588" w:author="Narendra" w:date="2021-08-21T13:02:00Z">
            <w:rPr>
              <w:rFonts w:ascii="Arial" w:eastAsia="Times New Roman" w:hAnsi="Arial" w:cs="Arial"/>
              <w:b/>
              <w:bCs/>
              <w:sz w:val="23"/>
            </w:rPr>
          </w:rPrChange>
        </w:rPr>
        <w:t>/api/AllEmployees</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2589"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2590" w:author="Narendra" w:date="2021-08-21T13:02:00Z">
            <w:rPr>
              <w:rFonts w:ascii="Arial" w:eastAsia="Times New Roman" w:hAnsi="Arial" w:cs="Arial"/>
              <w:color w:val="000000"/>
              <w:sz w:val="23"/>
              <w:szCs w:val="23"/>
              <w:bdr w:val="none" w:sz="0" w:space="0" w:color="auto" w:frame="1"/>
            </w:rPr>
          </w:rPrChange>
        </w:rPr>
        <w:t>But he cannot access the following resource</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2591"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sz w:val="24"/>
          <w:szCs w:val="24"/>
          <w:rPrChange w:id="2592" w:author="Narendra" w:date="2021-08-21T13:02:00Z">
            <w:rPr>
              <w:rFonts w:ascii="Arial" w:eastAsia="Times New Roman" w:hAnsi="Arial" w:cs="Arial"/>
              <w:b/>
              <w:bCs/>
              <w:sz w:val="23"/>
            </w:rPr>
          </w:rPrChange>
        </w:rPr>
        <w:t>/api/AllFemaleEmployees</w:t>
      </w:r>
    </w:p>
    <w:p w:rsidR="006E519F" w:rsidRPr="008C6831" w:rsidRDefault="006E519F" w:rsidP="006E519F">
      <w:pPr>
        <w:shd w:val="clear" w:color="auto" w:fill="FFFFFF"/>
        <w:spacing w:after="0" w:line="240" w:lineRule="auto"/>
        <w:jc w:val="both"/>
        <w:textAlignment w:val="baseline"/>
        <w:outlineLvl w:val="4"/>
        <w:rPr>
          <w:rFonts w:ascii="Maiandra GD" w:eastAsia="Times New Roman" w:hAnsi="Maiandra GD" w:cs="Segoe UI"/>
          <w:color w:val="3A3A3A"/>
          <w:sz w:val="24"/>
          <w:szCs w:val="24"/>
          <w:rPrChange w:id="2593" w:author="Narendra" w:date="2021-08-21T13:02:00Z">
            <w:rPr>
              <w:rFonts w:ascii="Segoe UI" w:eastAsia="Times New Roman" w:hAnsi="Segoe UI" w:cs="Segoe UI"/>
              <w:color w:val="3A3A3A"/>
              <w:sz w:val="20"/>
              <w:szCs w:val="20"/>
            </w:rPr>
          </w:rPrChange>
        </w:rPr>
      </w:pPr>
      <w:r w:rsidRPr="008C6831">
        <w:rPr>
          <w:rFonts w:ascii="Maiandra GD" w:eastAsia="Times New Roman" w:hAnsi="Maiandra GD" w:cs="Arial"/>
          <w:b/>
          <w:bCs/>
          <w:color w:val="000000"/>
          <w:sz w:val="24"/>
          <w:szCs w:val="24"/>
          <w:rPrChange w:id="2594" w:author="Narendra" w:date="2021-08-21T13:02:00Z">
            <w:rPr>
              <w:rFonts w:ascii="Arial" w:eastAsia="Times New Roman" w:hAnsi="Arial" w:cs="Arial"/>
              <w:b/>
              <w:bCs/>
              <w:color w:val="000000"/>
              <w:sz w:val="27"/>
            </w:rPr>
          </w:rPrChange>
        </w:rPr>
        <w:t>Let proofs this using the Postman.</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2595"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color w:val="212529"/>
          <w:sz w:val="24"/>
          <w:szCs w:val="24"/>
          <w:rPrChange w:id="2596" w:author="Narendra" w:date="2021-08-21T13:02:00Z">
            <w:rPr>
              <w:rFonts w:ascii="Arial" w:eastAsia="Times New Roman" w:hAnsi="Arial" w:cs="Arial"/>
              <w:b/>
              <w:bCs/>
              <w:color w:val="212529"/>
              <w:sz w:val="23"/>
            </w:rPr>
          </w:rPrChange>
        </w:rPr>
        <w:t>/api/AllMaleEmployees</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2597"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noProof/>
          <w:color w:val="212529"/>
          <w:sz w:val="24"/>
          <w:szCs w:val="24"/>
          <w:bdr w:val="none" w:sz="0" w:space="0" w:color="auto" w:frame="1"/>
          <w:rPrChange w:id="2598" w:author="Narendra" w:date="2021-08-21T13:02:00Z">
            <w:rPr>
              <w:rFonts w:ascii="Arial" w:eastAsia="Times New Roman" w:hAnsi="Arial" w:cs="Arial"/>
              <w:noProof/>
              <w:color w:val="212529"/>
              <w:sz w:val="23"/>
              <w:szCs w:val="23"/>
              <w:bdr w:val="none" w:sz="0" w:space="0" w:color="auto" w:frame="1"/>
            </w:rPr>
          </w:rPrChange>
        </w:rPr>
        <w:lastRenderedPageBreak/>
        <w:drawing>
          <wp:inline distT="0" distB="0" distL="0" distR="0">
            <wp:extent cx="5581650" cy="1285875"/>
            <wp:effectExtent l="19050" t="0" r="0" b="0"/>
            <wp:docPr id="47" name="Picture 47" descr="Role-Based Web API Authent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Role-Based Web API Authentication"/>
                    <pic:cNvPicPr>
                      <a:picLocks noChangeAspect="1" noChangeArrowheads="1"/>
                    </pic:cNvPicPr>
                  </pic:nvPicPr>
                  <pic:blipFill>
                    <a:blip r:embed="rId29"/>
                    <a:srcRect/>
                    <a:stretch>
                      <a:fillRect/>
                    </a:stretch>
                  </pic:blipFill>
                  <pic:spPr bwMode="auto">
                    <a:xfrm>
                      <a:off x="0" y="0"/>
                      <a:ext cx="5585079" cy="1286665"/>
                    </a:xfrm>
                    <a:prstGeom prst="rect">
                      <a:avLst/>
                    </a:prstGeom>
                    <a:noFill/>
                    <a:ln w="9525">
                      <a:noFill/>
                      <a:miter lim="800000"/>
                      <a:headEnd/>
                      <a:tailEnd/>
                    </a:ln>
                  </pic:spPr>
                </pic:pic>
              </a:graphicData>
            </a:graphic>
          </wp:inline>
        </w:drawing>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2599"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color w:val="212529"/>
          <w:sz w:val="24"/>
          <w:szCs w:val="24"/>
          <w:rPrChange w:id="2600" w:author="Narendra" w:date="2021-08-21T13:02:00Z">
            <w:rPr>
              <w:rFonts w:ascii="Arial" w:eastAsia="Times New Roman" w:hAnsi="Arial" w:cs="Arial"/>
              <w:b/>
              <w:bCs/>
              <w:color w:val="212529"/>
              <w:sz w:val="23"/>
            </w:rPr>
          </w:rPrChange>
        </w:rPr>
        <w:t>Here we got the response 200 OK.</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2601"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color w:val="212529"/>
          <w:sz w:val="24"/>
          <w:szCs w:val="24"/>
          <w:rPrChange w:id="2602" w:author="Narendra" w:date="2021-08-21T13:02:00Z">
            <w:rPr>
              <w:rFonts w:ascii="Arial" w:eastAsia="Times New Roman" w:hAnsi="Arial" w:cs="Arial"/>
              <w:b/>
              <w:bCs/>
              <w:color w:val="212529"/>
              <w:sz w:val="23"/>
            </w:rPr>
          </w:rPrChange>
        </w:rPr>
        <w:t>/api/AllEmployees</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2603"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noProof/>
          <w:color w:val="212529"/>
          <w:sz w:val="24"/>
          <w:szCs w:val="24"/>
          <w:bdr w:val="none" w:sz="0" w:space="0" w:color="auto" w:frame="1"/>
          <w:rPrChange w:id="2604" w:author="Narendra" w:date="2021-08-21T13:02:00Z">
            <w:rPr>
              <w:rFonts w:ascii="Arial" w:eastAsia="Times New Roman" w:hAnsi="Arial" w:cs="Arial"/>
              <w:noProof/>
              <w:color w:val="212529"/>
              <w:sz w:val="23"/>
              <w:szCs w:val="23"/>
              <w:bdr w:val="none" w:sz="0" w:space="0" w:color="auto" w:frame="1"/>
            </w:rPr>
          </w:rPrChange>
        </w:rPr>
        <w:drawing>
          <wp:inline distT="0" distB="0" distL="0" distR="0">
            <wp:extent cx="6228306" cy="1524000"/>
            <wp:effectExtent l="19050" t="0" r="1044" b="0"/>
            <wp:docPr id="48" name="Picture 48" descr="Role-Based Web API Authent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Role-Based Web API Authentication"/>
                    <pic:cNvPicPr>
                      <a:picLocks noChangeAspect="1" noChangeArrowheads="1"/>
                    </pic:cNvPicPr>
                  </pic:nvPicPr>
                  <pic:blipFill>
                    <a:blip r:embed="rId30"/>
                    <a:srcRect/>
                    <a:stretch>
                      <a:fillRect/>
                    </a:stretch>
                  </pic:blipFill>
                  <pic:spPr bwMode="auto">
                    <a:xfrm>
                      <a:off x="0" y="0"/>
                      <a:ext cx="6228306" cy="1524000"/>
                    </a:xfrm>
                    <a:prstGeom prst="rect">
                      <a:avLst/>
                    </a:prstGeom>
                    <a:noFill/>
                    <a:ln w="9525">
                      <a:noFill/>
                      <a:miter lim="800000"/>
                      <a:headEnd/>
                      <a:tailEnd/>
                    </a:ln>
                  </pic:spPr>
                </pic:pic>
              </a:graphicData>
            </a:graphic>
          </wp:inline>
        </w:drawing>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2605"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color w:val="212529"/>
          <w:sz w:val="24"/>
          <w:szCs w:val="24"/>
          <w:rPrChange w:id="2606" w:author="Narendra" w:date="2021-08-21T13:02:00Z">
            <w:rPr>
              <w:rFonts w:ascii="Arial" w:eastAsia="Times New Roman" w:hAnsi="Arial" w:cs="Arial"/>
              <w:b/>
              <w:bCs/>
              <w:color w:val="212529"/>
              <w:sz w:val="23"/>
            </w:rPr>
          </w:rPrChange>
        </w:rPr>
        <w:t>Here we also got the response 200 OK as expected.</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2607"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color w:val="212529"/>
          <w:sz w:val="24"/>
          <w:szCs w:val="24"/>
          <w:rPrChange w:id="2608" w:author="Narendra" w:date="2021-08-21T13:02:00Z">
            <w:rPr>
              <w:rFonts w:ascii="Arial" w:eastAsia="Times New Roman" w:hAnsi="Arial" w:cs="Arial"/>
              <w:b/>
              <w:bCs/>
              <w:color w:val="212529"/>
              <w:sz w:val="23"/>
            </w:rPr>
          </w:rPrChange>
        </w:rPr>
        <w:t>/api/AllFemaleEmployees</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2609"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noProof/>
          <w:color w:val="212529"/>
          <w:sz w:val="24"/>
          <w:szCs w:val="24"/>
          <w:bdr w:val="none" w:sz="0" w:space="0" w:color="auto" w:frame="1"/>
          <w:rPrChange w:id="2610" w:author="Narendra" w:date="2021-08-21T13:02:00Z">
            <w:rPr>
              <w:rFonts w:ascii="Arial" w:eastAsia="Times New Roman" w:hAnsi="Arial" w:cs="Arial"/>
              <w:noProof/>
              <w:color w:val="212529"/>
              <w:sz w:val="23"/>
              <w:szCs w:val="23"/>
              <w:bdr w:val="none" w:sz="0" w:space="0" w:color="auto" w:frame="1"/>
            </w:rPr>
          </w:rPrChange>
        </w:rPr>
        <w:drawing>
          <wp:inline distT="0" distB="0" distL="0" distR="0">
            <wp:extent cx="6381750" cy="1438275"/>
            <wp:effectExtent l="19050" t="0" r="0" b="0"/>
            <wp:docPr id="49" name="Picture 49" descr="Role-Based Basic Authentication in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Role-Based Basic Authentication in WEB API"/>
                    <pic:cNvPicPr>
                      <a:picLocks noChangeAspect="1" noChangeArrowheads="1"/>
                    </pic:cNvPicPr>
                  </pic:nvPicPr>
                  <pic:blipFill>
                    <a:blip r:embed="rId31"/>
                    <a:srcRect/>
                    <a:stretch>
                      <a:fillRect/>
                    </a:stretch>
                  </pic:blipFill>
                  <pic:spPr bwMode="auto">
                    <a:xfrm>
                      <a:off x="0" y="0"/>
                      <a:ext cx="6382107" cy="1438355"/>
                    </a:xfrm>
                    <a:prstGeom prst="rect">
                      <a:avLst/>
                    </a:prstGeom>
                    <a:noFill/>
                    <a:ln w="9525">
                      <a:noFill/>
                      <a:miter lim="800000"/>
                      <a:headEnd/>
                      <a:tailEnd/>
                    </a:ln>
                  </pic:spPr>
                </pic:pic>
              </a:graphicData>
            </a:graphic>
          </wp:inline>
        </w:drawing>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2611"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2612" w:author="Narendra" w:date="2021-08-21T13:02:00Z">
            <w:rPr>
              <w:rFonts w:ascii="Arial" w:eastAsia="Times New Roman" w:hAnsi="Arial" w:cs="Arial"/>
              <w:color w:val="000000"/>
              <w:sz w:val="23"/>
              <w:szCs w:val="23"/>
              <w:bdr w:val="none" w:sz="0" w:space="0" w:color="auto" w:frame="1"/>
            </w:rPr>
          </w:rPrChange>
        </w:rPr>
        <w:t>As you can see, here we got the response as </w:t>
      </w:r>
      <w:r w:rsidRPr="008C6831">
        <w:rPr>
          <w:rFonts w:ascii="Maiandra GD" w:eastAsia="Times New Roman" w:hAnsi="Maiandra GD" w:cs="Arial"/>
          <w:b/>
          <w:bCs/>
          <w:color w:val="000000"/>
          <w:sz w:val="24"/>
          <w:szCs w:val="24"/>
          <w:rPrChange w:id="2613" w:author="Narendra" w:date="2021-08-21T13:02:00Z">
            <w:rPr>
              <w:rFonts w:ascii="Arial" w:eastAsia="Times New Roman" w:hAnsi="Arial" w:cs="Arial"/>
              <w:b/>
              <w:bCs/>
              <w:color w:val="000000"/>
              <w:sz w:val="23"/>
            </w:rPr>
          </w:rPrChange>
        </w:rPr>
        <w:t>403 Forbidden</w:t>
      </w:r>
      <w:r w:rsidRPr="008C6831">
        <w:rPr>
          <w:rFonts w:ascii="Maiandra GD" w:eastAsia="Times New Roman" w:hAnsi="Maiandra GD" w:cs="Arial"/>
          <w:color w:val="000000"/>
          <w:sz w:val="24"/>
          <w:szCs w:val="24"/>
          <w:bdr w:val="none" w:sz="0" w:space="0" w:color="auto" w:frame="1"/>
          <w:rPrChange w:id="2614" w:author="Narendra" w:date="2021-08-21T13:02:00Z">
            <w:rPr>
              <w:rFonts w:ascii="Arial" w:eastAsia="Times New Roman" w:hAnsi="Arial" w:cs="Arial"/>
              <w:color w:val="000000"/>
              <w:sz w:val="23"/>
              <w:szCs w:val="23"/>
              <w:bdr w:val="none" w:sz="0" w:space="0" w:color="auto" w:frame="1"/>
            </w:rPr>
          </w:rPrChange>
        </w:rPr>
        <w:t> which means the user is authenticated but not authorized to access the above resource. Similarly, you can test the other users.  </w:t>
      </w:r>
    </w:p>
    <w:p w:rsidR="006E519F" w:rsidRPr="008C6831" w:rsidRDefault="006E519F" w:rsidP="006E519F">
      <w:pPr>
        <w:shd w:val="clear" w:color="auto" w:fill="FFFFFF"/>
        <w:spacing w:after="0" w:line="240" w:lineRule="auto"/>
        <w:jc w:val="both"/>
        <w:textAlignment w:val="baseline"/>
        <w:outlineLvl w:val="4"/>
        <w:rPr>
          <w:rFonts w:ascii="Maiandra GD" w:eastAsia="Times New Roman" w:hAnsi="Maiandra GD" w:cs="Segoe UI"/>
          <w:color w:val="3A3A3A"/>
          <w:sz w:val="24"/>
          <w:szCs w:val="24"/>
          <w:rPrChange w:id="2615" w:author="Narendra" w:date="2021-08-21T13:02:00Z">
            <w:rPr>
              <w:rFonts w:ascii="Segoe UI" w:eastAsia="Times New Roman" w:hAnsi="Segoe UI" w:cs="Segoe UI"/>
              <w:color w:val="3A3A3A"/>
              <w:sz w:val="20"/>
              <w:szCs w:val="20"/>
            </w:rPr>
          </w:rPrChange>
        </w:rPr>
      </w:pPr>
      <w:r w:rsidRPr="008C6831">
        <w:rPr>
          <w:rFonts w:ascii="Maiandra GD" w:eastAsia="Times New Roman" w:hAnsi="Maiandra GD" w:cs="Arial"/>
          <w:b/>
          <w:bCs/>
          <w:color w:val="000000"/>
          <w:sz w:val="24"/>
          <w:szCs w:val="24"/>
          <w:rPrChange w:id="2616" w:author="Narendra" w:date="2021-08-21T13:02:00Z">
            <w:rPr>
              <w:rFonts w:ascii="Arial" w:eastAsia="Times New Roman" w:hAnsi="Arial" w:cs="Arial"/>
              <w:b/>
              <w:bCs/>
              <w:color w:val="000000"/>
              <w:sz w:val="28"/>
            </w:rPr>
          </w:rPrChange>
        </w:rPr>
        <w:t>Advantages and disadvantages of Basic Authentication in Web API.</w:t>
      </w:r>
    </w:p>
    <w:p w:rsidR="006E519F" w:rsidRPr="008C6831" w:rsidRDefault="006E519F" w:rsidP="006E519F">
      <w:pPr>
        <w:shd w:val="clear" w:color="auto" w:fill="FFFFFF"/>
        <w:spacing w:after="0" w:line="240" w:lineRule="auto"/>
        <w:jc w:val="both"/>
        <w:textAlignment w:val="baseline"/>
        <w:outlineLvl w:val="5"/>
        <w:rPr>
          <w:rFonts w:ascii="Maiandra GD" w:eastAsia="Times New Roman" w:hAnsi="Maiandra GD" w:cs="Segoe UI"/>
          <w:color w:val="3A3A3A"/>
          <w:sz w:val="24"/>
          <w:szCs w:val="24"/>
          <w:rPrChange w:id="2617" w:author="Narendra" w:date="2021-08-21T13:02:00Z">
            <w:rPr>
              <w:rFonts w:ascii="Segoe UI" w:eastAsia="Times New Roman" w:hAnsi="Segoe UI" w:cs="Segoe UI"/>
              <w:color w:val="3A3A3A"/>
              <w:sz w:val="15"/>
              <w:szCs w:val="15"/>
            </w:rPr>
          </w:rPrChange>
        </w:rPr>
      </w:pPr>
      <w:r w:rsidRPr="008C6831">
        <w:rPr>
          <w:rFonts w:ascii="Maiandra GD" w:eastAsia="Times New Roman" w:hAnsi="Maiandra GD" w:cs="Arial"/>
          <w:b/>
          <w:bCs/>
          <w:color w:val="000000"/>
          <w:sz w:val="24"/>
          <w:szCs w:val="24"/>
          <w:rPrChange w:id="2618" w:author="Narendra" w:date="2021-08-21T13:02:00Z">
            <w:rPr>
              <w:rFonts w:ascii="Arial" w:eastAsia="Times New Roman" w:hAnsi="Arial" w:cs="Arial"/>
              <w:b/>
              <w:bCs/>
              <w:color w:val="000000"/>
              <w:sz w:val="23"/>
            </w:rPr>
          </w:rPrChange>
        </w:rPr>
        <w:t>Advantages:</w:t>
      </w:r>
    </w:p>
    <w:p w:rsidR="006E519F" w:rsidRPr="008C6831" w:rsidRDefault="006E519F" w:rsidP="006E519F">
      <w:pPr>
        <w:numPr>
          <w:ilvl w:val="0"/>
          <w:numId w:val="5"/>
        </w:numPr>
        <w:shd w:val="clear" w:color="auto" w:fill="FFFFFF"/>
        <w:spacing w:after="0" w:line="240" w:lineRule="auto"/>
        <w:jc w:val="both"/>
        <w:textAlignment w:val="baseline"/>
        <w:rPr>
          <w:rFonts w:ascii="Maiandra GD" w:eastAsia="Times New Roman" w:hAnsi="Maiandra GD" w:cs="Segoe UI"/>
          <w:color w:val="212529"/>
          <w:sz w:val="24"/>
          <w:szCs w:val="24"/>
          <w:rPrChange w:id="2619"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2620" w:author="Narendra" w:date="2021-08-21T13:02:00Z">
            <w:rPr>
              <w:rFonts w:ascii="Arial" w:eastAsia="Times New Roman" w:hAnsi="Arial" w:cs="Arial"/>
              <w:color w:val="000000"/>
              <w:sz w:val="23"/>
              <w:szCs w:val="23"/>
              <w:bdr w:val="none" w:sz="0" w:space="0" w:color="auto" w:frame="1"/>
            </w:rPr>
          </w:rPrChange>
        </w:rPr>
        <w:t>Internet standard.</w:t>
      </w:r>
    </w:p>
    <w:p w:rsidR="006E519F" w:rsidRPr="008C6831" w:rsidRDefault="006E519F" w:rsidP="006E519F">
      <w:pPr>
        <w:numPr>
          <w:ilvl w:val="0"/>
          <w:numId w:val="5"/>
        </w:numPr>
        <w:shd w:val="clear" w:color="auto" w:fill="FFFFFF"/>
        <w:spacing w:after="0" w:line="240" w:lineRule="auto"/>
        <w:jc w:val="both"/>
        <w:textAlignment w:val="baseline"/>
        <w:rPr>
          <w:rFonts w:ascii="Maiandra GD" w:eastAsia="Times New Roman" w:hAnsi="Maiandra GD" w:cs="Segoe UI"/>
          <w:color w:val="212529"/>
          <w:sz w:val="24"/>
          <w:szCs w:val="24"/>
          <w:rPrChange w:id="2621"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2622" w:author="Narendra" w:date="2021-08-21T13:02:00Z">
            <w:rPr>
              <w:rFonts w:ascii="Arial" w:eastAsia="Times New Roman" w:hAnsi="Arial" w:cs="Arial"/>
              <w:color w:val="000000"/>
              <w:sz w:val="23"/>
              <w:szCs w:val="23"/>
              <w:bdr w:val="none" w:sz="0" w:space="0" w:color="auto" w:frame="1"/>
            </w:rPr>
          </w:rPrChange>
        </w:rPr>
        <w:t>Supported by all major browsers.</w:t>
      </w:r>
    </w:p>
    <w:p w:rsidR="006E519F" w:rsidRPr="008C6831" w:rsidRDefault="006E519F" w:rsidP="006E519F">
      <w:pPr>
        <w:numPr>
          <w:ilvl w:val="0"/>
          <w:numId w:val="5"/>
        </w:numPr>
        <w:shd w:val="clear" w:color="auto" w:fill="FFFFFF"/>
        <w:spacing w:after="0" w:line="240" w:lineRule="auto"/>
        <w:jc w:val="both"/>
        <w:textAlignment w:val="baseline"/>
        <w:rPr>
          <w:rFonts w:ascii="Maiandra GD" w:eastAsia="Times New Roman" w:hAnsi="Maiandra GD" w:cs="Segoe UI"/>
          <w:color w:val="212529"/>
          <w:sz w:val="24"/>
          <w:szCs w:val="24"/>
          <w:rPrChange w:id="2623"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2624" w:author="Narendra" w:date="2021-08-21T13:02:00Z">
            <w:rPr>
              <w:rFonts w:ascii="Arial" w:eastAsia="Times New Roman" w:hAnsi="Arial" w:cs="Arial"/>
              <w:color w:val="000000"/>
              <w:sz w:val="23"/>
              <w:szCs w:val="23"/>
              <w:bdr w:val="none" w:sz="0" w:space="0" w:color="auto" w:frame="1"/>
            </w:rPr>
          </w:rPrChange>
        </w:rPr>
        <w:t>Relatively simple protocol.</w:t>
      </w:r>
    </w:p>
    <w:p w:rsidR="006E519F" w:rsidRPr="008C6831" w:rsidRDefault="006E519F" w:rsidP="006E519F">
      <w:pPr>
        <w:shd w:val="clear" w:color="auto" w:fill="FFFFFF"/>
        <w:spacing w:after="0" w:line="240" w:lineRule="auto"/>
        <w:jc w:val="both"/>
        <w:textAlignment w:val="baseline"/>
        <w:outlineLvl w:val="5"/>
        <w:rPr>
          <w:rFonts w:ascii="Maiandra GD" w:eastAsia="Times New Roman" w:hAnsi="Maiandra GD" w:cs="Segoe UI"/>
          <w:color w:val="3A3A3A"/>
          <w:sz w:val="24"/>
          <w:szCs w:val="24"/>
          <w:rPrChange w:id="2625" w:author="Narendra" w:date="2021-08-21T13:02:00Z">
            <w:rPr>
              <w:rFonts w:ascii="Segoe UI" w:eastAsia="Times New Roman" w:hAnsi="Segoe UI" w:cs="Segoe UI"/>
              <w:color w:val="3A3A3A"/>
              <w:sz w:val="15"/>
              <w:szCs w:val="15"/>
            </w:rPr>
          </w:rPrChange>
        </w:rPr>
      </w:pPr>
      <w:r w:rsidRPr="008C6831">
        <w:rPr>
          <w:rFonts w:ascii="Maiandra GD" w:eastAsia="Times New Roman" w:hAnsi="Maiandra GD" w:cs="Arial"/>
          <w:b/>
          <w:bCs/>
          <w:color w:val="000000"/>
          <w:sz w:val="24"/>
          <w:szCs w:val="24"/>
          <w:rPrChange w:id="2626" w:author="Narendra" w:date="2021-08-21T13:02:00Z">
            <w:rPr>
              <w:rFonts w:ascii="Arial" w:eastAsia="Times New Roman" w:hAnsi="Arial" w:cs="Arial"/>
              <w:b/>
              <w:bCs/>
              <w:color w:val="000000"/>
              <w:sz w:val="23"/>
            </w:rPr>
          </w:rPrChange>
        </w:rPr>
        <w:t>Disadvantages:</w:t>
      </w:r>
    </w:p>
    <w:p w:rsidR="006E519F" w:rsidRPr="008C6831" w:rsidRDefault="006E519F" w:rsidP="006E519F">
      <w:pPr>
        <w:numPr>
          <w:ilvl w:val="0"/>
          <w:numId w:val="6"/>
        </w:numPr>
        <w:shd w:val="clear" w:color="auto" w:fill="FFFFFF"/>
        <w:spacing w:after="0" w:line="240" w:lineRule="auto"/>
        <w:jc w:val="both"/>
        <w:textAlignment w:val="baseline"/>
        <w:rPr>
          <w:rFonts w:ascii="Maiandra GD" w:eastAsia="Times New Roman" w:hAnsi="Maiandra GD" w:cs="Segoe UI"/>
          <w:color w:val="212529"/>
          <w:sz w:val="24"/>
          <w:szCs w:val="24"/>
          <w:rPrChange w:id="2627"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2628" w:author="Narendra" w:date="2021-08-21T13:02:00Z">
            <w:rPr>
              <w:rFonts w:ascii="Arial" w:eastAsia="Times New Roman" w:hAnsi="Arial" w:cs="Arial"/>
              <w:color w:val="000000"/>
              <w:sz w:val="23"/>
              <w:szCs w:val="23"/>
              <w:bdr w:val="none" w:sz="0" w:space="0" w:color="auto" w:frame="1"/>
            </w:rPr>
          </w:rPrChange>
        </w:rPr>
        <w:t>User credentials are sent in the request.</w:t>
      </w:r>
    </w:p>
    <w:p w:rsidR="006E519F" w:rsidRPr="008C6831" w:rsidRDefault="006E519F" w:rsidP="006E519F">
      <w:pPr>
        <w:numPr>
          <w:ilvl w:val="0"/>
          <w:numId w:val="6"/>
        </w:numPr>
        <w:shd w:val="clear" w:color="auto" w:fill="FFFFFF"/>
        <w:spacing w:after="0" w:line="240" w:lineRule="auto"/>
        <w:jc w:val="both"/>
        <w:textAlignment w:val="baseline"/>
        <w:rPr>
          <w:rFonts w:ascii="Maiandra GD" w:eastAsia="Times New Roman" w:hAnsi="Maiandra GD" w:cs="Segoe UI"/>
          <w:color w:val="212529"/>
          <w:sz w:val="24"/>
          <w:szCs w:val="24"/>
          <w:rPrChange w:id="2629"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2630" w:author="Narendra" w:date="2021-08-21T13:02:00Z">
            <w:rPr>
              <w:rFonts w:ascii="Arial" w:eastAsia="Times New Roman" w:hAnsi="Arial" w:cs="Arial"/>
              <w:color w:val="000000"/>
              <w:sz w:val="23"/>
              <w:szCs w:val="23"/>
              <w:bdr w:val="none" w:sz="0" w:space="0" w:color="auto" w:frame="1"/>
            </w:rPr>
          </w:rPrChange>
        </w:rPr>
        <w:t>Credentials are sent as plaintext.</w:t>
      </w:r>
    </w:p>
    <w:p w:rsidR="006E519F" w:rsidRPr="008C6831" w:rsidRDefault="006E519F" w:rsidP="006E519F">
      <w:pPr>
        <w:numPr>
          <w:ilvl w:val="0"/>
          <w:numId w:val="6"/>
        </w:numPr>
        <w:shd w:val="clear" w:color="auto" w:fill="FFFFFF"/>
        <w:spacing w:after="0" w:line="240" w:lineRule="auto"/>
        <w:jc w:val="both"/>
        <w:textAlignment w:val="baseline"/>
        <w:rPr>
          <w:rFonts w:ascii="Maiandra GD" w:eastAsia="Times New Roman" w:hAnsi="Maiandra GD" w:cs="Segoe UI"/>
          <w:color w:val="212529"/>
          <w:sz w:val="24"/>
          <w:szCs w:val="24"/>
          <w:rPrChange w:id="2631"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2632" w:author="Narendra" w:date="2021-08-21T13:02:00Z">
            <w:rPr>
              <w:rFonts w:ascii="Arial" w:eastAsia="Times New Roman" w:hAnsi="Arial" w:cs="Arial"/>
              <w:color w:val="000000"/>
              <w:sz w:val="23"/>
              <w:szCs w:val="23"/>
              <w:bdr w:val="none" w:sz="0" w:space="0" w:color="auto" w:frame="1"/>
            </w:rPr>
          </w:rPrChange>
        </w:rPr>
        <w:t>Credentials are sent with every request.</w:t>
      </w:r>
    </w:p>
    <w:p w:rsidR="006E519F" w:rsidRPr="008C6831" w:rsidRDefault="006E519F" w:rsidP="006E519F">
      <w:pPr>
        <w:numPr>
          <w:ilvl w:val="0"/>
          <w:numId w:val="6"/>
        </w:numPr>
        <w:shd w:val="clear" w:color="auto" w:fill="FFFFFF"/>
        <w:spacing w:after="0" w:line="240" w:lineRule="auto"/>
        <w:jc w:val="both"/>
        <w:textAlignment w:val="baseline"/>
        <w:rPr>
          <w:rFonts w:ascii="Maiandra GD" w:eastAsia="Times New Roman" w:hAnsi="Maiandra GD" w:cs="Segoe UI"/>
          <w:color w:val="212529"/>
          <w:sz w:val="24"/>
          <w:szCs w:val="24"/>
          <w:rPrChange w:id="2633"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2634" w:author="Narendra" w:date="2021-08-21T13:02:00Z">
            <w:rPr>
              <w:rFonts w:ascii="Arial" w:eastAsia="Times New Roman" w:hAnsi="Arial" w:cs="Arial"/>
              <w:color w:val="000000"/>
              <w:sz w:val="23"/>
              <w:szCs w:val="23"/>
              <w:bdr w:val="none" w:sz="0" w:space="0" w:color="auto" w:frame="1"/>
            </w:rPr>
          </w:rPrChange>
        </w:rPr>
        <w:t>No way to log out, except by ending the browser session.</w:t>
      </w:r>
    </w:p>
    <w:p w:rsidR="006E519F" w:rsidRPr="008C6831" w:rsidRDefault="006E519F" w:rsidP="006E519F">
      <w:pPr>
        <w:numPr>
          <w:ilvl w:val="0"/>
          <w:numId w:val="6"/>
        </w:numPr>
        <w:shd w:val="clear" w:color="auto" w:fill="FFFFFF"/>
        <w:spacing w:after="0" w:line="240" w:lineRule="auto"/>
        <w:jc w:val="both"/>
        <w:textAlignment w:val="baseline"/>
        <w:rPr>
          <w:rFonts w:ascii="Maiandra GD" w:eastAsia="Times New Roman" w:hAnsi="Maiandra GD" w:cs="Segoe UI"/>
          <w:color w:val="212529"/>
          <w:sz w:val="24"/>
          <w:szCs w:val="24"/>
          <w:rPrChange w:id="2635"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2636" w:author="Narendra" w:date="2021-08-21T13:02:00Z">
            <w:rPr>
              <w:rFonts w:ascii="Arial" w:eastAsia="Times New Roman" w:hAnsi="Arial" w:cs="Arial"/>
              <w:color w:val="000000"/>
              <w:sz w:val="23"/>
              <w:szCs w:val="23"/>
              <w:bdr w:val="none" w:sz="0" w:space="0" w:color="auto" w:frame="1"/>
            </w:rPr>
          </w:rPrChange>
        </w:rPr>
        <w:t>Vulnerable to cross-site request forgery (CSRF); requires anti-CSRF measures.</w:t>
      </w:r>
    </w:p>
    <w:p w:rsidR="006E519F" w:rsidRPr="008C6831" w:rsidRDefault="006E519F" w:rsidP="00E66B06">
      <w:pPr>
        <w:pBdr>
          <w:bottom w:val="double" w:sz="6" w:space="1" w:color="auto"/>
        </w:pBdr>
        <w:shd w:val="clear" w:color="auto" w:fill="FFFFFF"/>
        <w:spacing w:after="384" w:line="240" w:lineRule="auto"/>
        <w:textAlignment w:val="baseline"/>
        <w:rPr>
          <w:rFonts w:ascii="Maiandra GD" w:eastAsia="Times New Roman" w:hAnsi="Maiandra GD" w:cs="Segoe UI"/>
          <w:color w:val="212529"/>
          <w:sz w:val="24"/>
          <w:szCs w:val="24"/>
        </w:rPr>
      </w:pPr>
    </w:p>
    <w:p w:rsidR="006E519F" w:rsidRPr="00FC7246" w:rsidRDefault="006E519F" w:rsidP="006E519F">
      <w:pPr>
        <w:spacing w:after="48" w:line="240" w:lineRule="auto"/>
        <w:textAlignment w:val="baseline"/>
        <w:outlineLvl w:val="0"/>
        <w:rPr>
          <w:rFonts w:ascii="Maiandra GD" w:eastAsia="Times New Roman" w:hAnsi="Maiandra GD" w:cs="Times New Roman"/>
          <w:b/>
          <w:color w:val="3A3A3A"/>
          <w:kern w:val="36"/>
          <w:sz w:val="24"/>
          <w:szCs w:val="24"/>
          <w:rPrChange w:id="2637" w:author="Narendra" w:date="2021-08-21T13:02:00Z">
            <w:rPr>
              <w:rFonts w:ascii="Times New Roman" w:eastAsia="Times New Roman" w:hAnsi="Times New Roman" w:cs="Times New Roman"/>
              <w:color w:val="3A3A3A"/>
              <w:kern w:val="36"/>
              <w:sz w:val="48"/>
              <w:szCs w:val="48"/>
            </w:rPr>
          </w:rPrChange>
        </w:rPr>
      </w:pPr>
      <w:r w:rsidRPr="00FC7246">
        <w:rPr>
          <w:rFonts w:ascii="Maiandra GD" w:eastAsia="Times New Roman" w:hAnsi="Maiandra GD" w:cs="Times New Roman"/>
          <w:b/>
          <w:color w:val="3A3A3A"/>
          <w:kern w:val="36"/>
          <w:sz w:val="24"/>
          <w:szCs w:val="24"/>
          <w:highlight w:val="yellow"/>
          <w:rPrChange w:id="2638" w:author="Narendra" w:date="2021-08-21T13:02:00Z">
            <w:rPr>
              <w:rFonts w:ascii="Times New Roman" w:eastAsia="Times New Roman" w:hAnsi="Times New Roman" w:cs="Times New Roman"/>
              <w:color w:val="3A3A3A"/>
              <w:kern w:val="36"/>
              <w:sz w:val="48"/>
              <w:szCs w:val="48"/>
            </w:rPr>
          </w:rPrChange>
        </w:rPr>
        <w:t>Web API Service with Basic Authentication</w:t>
      </w:r>
    </w:p>
    <w:p w:rsidR="006E519F" w:rsidRPr="008C6831" w:rsidRDefault="00C37C01" w:rsidP="006E519F">
      <w:pPr>
        <w:shd w:val="clear" w:color="auto" w:fill="FFFFFF"/>
        <w:spacing w:after="0" w:line="240" w:lineRule="auto"/>
        <w:jc w:val="both"/>
        <w:textAlignment w:val="baseline"/>
        <w:outlineLvl w:val="1"/>
        <w:rPr>
          <w:rFonts w:ascii="Maiandra GD" w:eastAsia="Times New Roman" w:hAnsi="Maiandra GD" w:cs="Segoe UI"/>
          <w:color w:val="3A3A3A"/>
          <w:sz w:val="24"/>
          <w:szCs w:val="24"/>
          <w:rPrChange w:id="2639" w:author="Narendra" w:date="2021-08-21T13:02:00Z">
            <w:rPr>
              <w:rFonts w:ascii="Segoe UI" w:eastAsia="Times New Roman" w:hAnsi="Segoe UI" w:cs="Segoe UI"/>
              <w:color w:val="3A3A3A"/>
              <w:sz w:val="36"/>
              <w:szCs w:val="36"/>
            </w:rPr>
          </w:rPrChange>
        </w:rPr>
      </w:pPr>
      <w:r w:rsidRPr="008C6831">
        <w:rPr>
          <w:rFonts w:ascii="Maiandra GD" w:eastAsia="Times New Roman" w:hAnsi="Maiandra GD" w:cs="Segoe UI"/>
          <w:color w:val="212529"/>
          <w:sz w:val="24"/>
          <w:szCs w:val="24"/>
          <w:rPrChange w:id="2640" w:author="Narendra" w:date="2021-08-21T13:02:00Z">
            <w:rPr>
              <w:rFonts w:ascii="Segoe UI" w:eastAsia="Times New Roman" w:hAnsi="Segoe UI" w:cs="Segoe UI"/>
              <w:color w:val="212529"/>
              <w:sz w:val="23"/>
              <w:szCs w:val="23"/>
            </w:rPr>
          </w:rPrChange>
        </w:rPr>
        <w:lastRenderedPageBreak/>
        <w:t xml:space="preserve"> </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2641"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2642" w:author="Narendra" w:date="2021-08-21T13:02:00Z">
            <w:rPr>
              <w:rFonts w:ascii="Arial" w:eastAsia="Times New Roman" w:hAnsi="Arial" w:cs="Arial"/>
              <w:color w:val="000000"/>
              <w:sz w:val="23"/>
              <w:szCs w:val="23"/>
              <w:bdr w:val="none" w:sz="0" w:space="0" w:color="auto" w:frame="1"/>
            </w:rPr>
          </w:rPrChange>
        </w:rPr>
        <w:t>In this article, I am going to discuss </w:t>
      </w:r>
      <w:r w:rsidRPr="008C6831">
        <w:rPr>
          <w:rFonts w:ascii="Maiandra GD" w:eastAsia="Times New Roman" w:hAnsi="Maiandra GD" w:cs="Arial"/>
          <w:b/>
          <w:bCs/>
          <w:color w:val="000000"/>
          <w:sz w:val="24"/>
          <w:szCs w:val="24"/>
          <w:rPrChange w:id="2643" w:author="Narendra" w:date="2021-08-21T13:02:00Z">
            <w:rPr>
              <w:rFonts w:ascii="Arial" w:eastAsia="Times New Roman" w:hAnsi="Arial" w:cs="Arial"/>
              <w:b/>
              <w:bCs/>
              <w:color w:val="000000"/>
              <w:sz w:val="23"/>
            </w:rPr>
          </w:rPrChange>
        </w:rPr>
        <w:t>how to consume Web API Services with Basic Authentication</w:t>
      </w:r>
      <w:r w:rsidRPr="008C6831">
        <w:rPr>
          <w:rFonts w:ascii="Maiandra GD" w:eastAsia="Times New Roman" w:hAnsi="Maiandra GD" w:cs="Arial"/>
          <w:color w:val="000000"/>
          <w:sz w:val="24"/>
          <w:szCs w:val="24"/>
          <w:bdr w:val="none" w:sz="0" w:space="0" w:color="auto" w:frame="1"/>
          <w:rPrChange w:id="2644" w:author="Narendra" w:date="2021-08-21T13:02:00Z">
            <w:rPr>
              <w:rFonts w:ascii="Arial" w:eastAsia="Times New Roman" w:hAnsi="Arial" w:cs="Arial"/>
              <w:color w:val="000000"/>
              <w:sz w:val="23"/>
              <w:szCs w:val="23"/>
              <w:bdr w:val="none" w:sz="0" w:space="0" w:color="auto" w:frame="1"/>
            </w:rPr>
          </w:rPrChange>
        </w:rPr>
        <w:t>. Please read our previous article before proceeding to this article, where we discussed how to implement the</w:t>
      </w:r>
      <w:r w:rsidRPr="008C6831">
        <w:rPr>
          <w:rFonts w:ascii="Maiandra GD" w:eastAsia="Times New Roman" w:hAnsi="Maiandra GD" w:cs="Arial"/>
          <w:color w:val="212529"/>
          <w:sz w:val="24"/>
          <w:szCs w:val="24"/>
          <w:bdr w:val="none" w:sz="0" w:space="0" w:color="auto" w:frame="1"/>
          <w:rPrChange w:id="2645" w:author="Narendra" w:date="2021-08-21T13:02:00Z">
            <w:rPr>
              <w:rFonts w:ascii="Arial" w:eastAsia="Times New Roman" w:hAnsi="Arial" w:cs="Arial"/>
              <w:color w:val="212529"/>
              <w:sz w:val="23"/>
              <w:szCs w:val="23"/>
              <w:bdr w:val="none" w:sz="0" w:space="0" w:color="auto" w:frame="1"/>
            </w:rPr>
          </w:rPrChange>
        </w:rPr>
        <w:t> </w:t>
      </w:r>
      <w:r w:rsidRPr="008C6831">
        <w:rPr>
          <w:rFonts w:ascii="Maiandra GD" w:eastAsia="Times New Roman" w:hAnsi="Maiandra GD" w:cs="Arial"/>
          <w:color w:val="212529"/>
          <w:sz w:val="24"/>
          <w:szCs w:val="24"/>
          <w:bdr w:val="none" w:sz="0" w:space="0" w:color="auto" w:frame="1"/>
          <w:rPrChange w:id="2646" w:author="Narendra" w:date="2021-08-21T13:02:00Z">
            <w:rPr>
              <w:rFonts w:ascii="Arial" w:eastAsia="Times New Roman" w:hAnsi="Arial" w:cs="Arial"/>
              <w:color w:val="212529"/>
              <w:sz w:val="23"/>
              <w:szCs w:val="23"/>
              <w:bdr w:val="none" w:sz="0" w:space="0" w:color="auto" w:frame="1"/>
            </w:rPr>
          </w:rPrChange>
        </w:rPr>
        <w:fldChar w:fldCharType="begin"/>
      </w:r>
      <w:r w:rsidRPr="008C6831">
        <w:rPr>
          <w:rFonts w:ascii="Maiandra GD" w:eastAsia="Times New Roman" w:hAnsi="Maiandra GD" w:cs="Arial"/>
          <w:color w:val="212529"/>
          <w:sz w:val="24"/>
          <w:szCs w:val="24"/>
          <w:bdr w:val="none" w:sz="0" w:space="0" w:color="auto" w:frame="1"/>
          <w:rPrChange w:id="2647" w:author="Narendra" w:date="2021-08-21T13:02:00Z">
            <w:rPr>
              <w:rFonts w:ascii="Arial" w:eastAsia="Times New Roman" w:hAnsi="Arial" w:cs="Arial"/>
              <w:color w:val="212529"/>
              <w:sz w:val="23"/>
              <w:szCs w:val="23"/>
              <w:bdr w:val="none" w:sz="0" w:space="0" w:color="auto" w:frame="1"/>
            </w:rPr>
          </w:rPrChange>
        </w:rPr>
        <w:instrText xml:space="preserve"> HYPERLINK "https://dotnettutorials.net/lesson/role-based-web-api-authentication/" </w:instrText>
      </w:r>
      <w:r w:rsidRPr="008C6831">
        <w:rPr>
          <w:rFonts w:ascii="Maiandra GD" w:eastAsia="Times New Roman" w:hAnsi="Maiandra GD" w:cs="Arial"/>
          <w:color w:val="212529"/>
          <w:sz w:val="24"/>
          <w:szCs w:val="24"/>
          <w:bdr w:val="none" w:sz="0" w:space="0" w:color="auto" w:frame="1"/>
          <w:rPrChange w:id="2648" w:author="Narendra" w:date="2021-08-21T13:02:00Z">
            <w:rPr>
              <w:rFonts w:ascii="Arial" w:eastAsia="Times New Roman" w:hAnsi="Arial" w:cs="Arial"/>
              <w:color w:val="212529"/>
              <w:sz w:val="23"/>
              <w:szCs w:val="23"/>
              <w:bdr w:val="none" w:sz="0" w:space="0" w:color="auto" w:frame="1"/>
            </w:rPr>
          </w:rPrChange>
        </w:rPr>
        <w:fldChar w:fldCharType="separate"/>
      </w:r>
      <w:r w:rsidRPr="008C6831">
        <w:rPr>
          <w:rFonts w:ascii="Maiandra GD" w:eastAsia="Times New Roman" w:hAnsi="Maiandra GD" w:cs="Arial"/>
          <w:b/>
          <w:bCs/>
          <w:color w:val="007BFF"/>
          <w:sz w:val="24"/>
          <w:szCs w:val="24"/>
          <w:rPrChange w:id="2649" w:author="Narendra" w:date="2021-08-21T13:02:00Z">
            <w:rPr>
              <w:rFonts w:ascii="Arial" w:eastAsia="Times New Roman" w:hAnsi="Arial" w:cs="Arial"/>
              <w:b/>
              <w:bCs/>
              <w:color w:val="007BFF"/>
              <w:sz w:val="23"/>
            </w:rPr>
          </w:rPrChange>
        </w:rPr>
        <w:t>Role-Based Basic Authentication in Web API</w:t>
      </w:r>
      <w:r w:rsidRPr="008C6831">
        <w:rPr>
          <w:rFonts w:ascii="Maiandra GD" w:eastAsia="Times New Roman" w:hAnsi="Maiandra GD" w:cs="Arial"/>
          <w:color w:val="212529"/>
          <w:sz w:val="24"/>
          <w:szCs w:val="24"/>
          <w:bdr w:val="none" w:sz="0" w:space="0" w:color="auto" w:frame="1"/>
          <w:rPrChange w:id="2650" w:author="Narendra" w:date="2021-08-21T13:02:00Z">
            <w:rPr>
              <w:rFonts w:ascii="Arial" w:eastAsia="Times New Roman" w:hAnsi="Arial" w:cs="Arial"/>
              <w:color w:val="212529"/>
              <w:sz w:val="23"/>
              <w:szCs w:val="23"/>
              <w:bdr w:val="none" w:sz="0" w:space="0" w:color="auto" w:frame="1"/>
            </w:rPr>
          </w:rPrChange>
        </w:rPr>
        <w:fldChar w:fldCharType="end"/>
      </w:r>
      <w:r w:rsidRPr="008C6831">
        <w:rPr>
          <w:rFonts w:ascii="Maiandra GD" w:eastAsia="Times New Roman" w:hAnsi="Maiandra GD" w:cs="Arial"/>
          <w:color w:val="212529"/>
          <w:sz w:val="24"/>
          <w:szCs w:val="24"/>
          <w:bdr w:val="none" w:sz="0" w:space="0" w:color="auto" w:frame="1"/>
          <w:rPrChange w:id="2651" w:author="Narendra" w:date="2021-08-21T13:02:00Z">
            <w:rPr>
              <w:rFonts w:ascii="Arial" w:eastAsia="Times New Roman" w:hAnsi="Arial" w:cs="Arial"/>
              <w:color w:val="212529"/>
              <w:sz w:val="23"/>
              <w:szCs w:val="23"/>
              <w:bdr w:val="none" w:sz="0" w:space="0" w:color="auto" w:frame="1"/>
            </w:rPr>
          </w:rPrChange>
        </w:rPr>
        <w:t> </w:t>
      </w:r>
      <w:r w:rsidRPr="008C6831">
        <w:rPr>
          <w:rFonts w:ascii="Maiandra GD" w:eastAsia="Times New Roman" w:hAnsi="Maiandra GD" w:cs="Arial"/>
          <w:color w:val="000000"/>
          <w:sz w:val="24"/>
          <w:szCs w:val="24"/>
          <w:bdr w:val="none" w:sz="0" w:space="0" w:color="auto" w:frame="1"/>
          <w:rPrChange w:id="2652" w:author="Narendra" w:date="2021-08-21T13:02:00Z">
            <w:rPr>
              <w:rFonts w:ascii="Arial" w:eastAsia="Times New Roman" w:hAnsi="Arial" w:cs="Arial"/>
              <w:color w:val="000000"/>
              <w:sz w:val="23"/>
              <w:szCs w:val="23"/>
              <w:bdr w:val="none" w:sz="0" w:space="0" w:color="auto" w:frame="1"/>
            </w:rPr>
          </w:rPrChange>
        </w:rPr>
        <w:t>with an example.  We are also going to work with our previous example. As part of this article, we are going to discuss the following pointers.</w:t>
      </w:r>
    </w:p>
    <w:p w:rsidR="006E519F" w:rsidRPr="008C6831" w:rsidRDefault="006E519F" w:rsidP="006E519F">
      <w:pPr>
        <w:numPr>
          <w:ilvl w:val="0"/>
          <w:numId w:val="7"/>
        </w:numPr>
        <w:shd w:val="clear" w:color="auto" w:fill="FFFFFF"/>
        <w:spacing w:after="0" w:line="240" w:lineRule="auto"/>
        <w:textAlignment w:val="baseline"/>
        <w:rPr>
          <w:rFonts w:ascii="Maiandra GD" w:eastAsia="Times New Roman" w:hAnsi="Maiandra GD" w:cs="Segoe UI"/>
          <w:color w:val="212529"/>
          <w:sz w:val="24"/>
          <w:szCs w:val="24"/>
          <w:rPrChange w:id="2653"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color w:val="0000FF"/>
          <w:sz w:val="24"/>
          <w:szCs w:val="24"/>
          <w:rPrChange w:id="2654" w:author="Narendra" w:date="2021-08-21T13:02:00Z">
            <w:rPr>
              <w:rFonts w:ascii="Arial" w:eastAsia="Times New Roman" w:hAnsi="Arial" w:cs="Arial"/>
              <w:b/>
              <w:bCs/>
              <w:color w:val="0000FF"/>
              <w:sz w:val="23"/>
            </w:rPr>
          </w:rPrChange>
        </w:rPr>
        <w:t>How to enable CORS in Web API?</w:t>
      </w:r>
    </w:p>
    <w:p w:rsidR="006E519F" w:rsidRPr="008C6831" w:rsidRDefault="006E519F" w:rsidP="006E519F">
      <w:pPr>
        <w:numPr>
          <w:ilvl w:val="0"/>
          <w:numId w:val="7"/>
        </w:numPr>
        <w:shd w:val="clear" w:color="auto" w:fill="FFFFFF"/>
        <w:spacing w:after="0" w:line="240" w:lineRule="auto"/>
        <w:textAlignment w:val="baseline"/>
        <w:rPr>
          <w:rFonts w:ascii="Maiandra GD" w:eastAsia="Times New Roman" w:hAnsi="Maiandra GD" w:cs="Segoe UI"/>
          <w:color w:val="212529"/>
          <w:sz w:val="24"/>
          <w:szCs w:val="24"/>
          <w:rPrChange w:id="2655"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color w:val="0000FF"/>
          <w:sz w:val="24"/>
          <w:szCs w:val="24"/>
          <w:rPrChange w:id="2656" w:author="Narendra" w:date="2021-08-21T13:02:00Z">
            <w:rPr>
              <w:rFonts w:ascii="Arial" w:eastAsia="Times New Roman" w:hAnsi="Arial" w:cs="Arial"/>
              <w:b/>
              <w:bCs/>
              <w:color w:val="0000FF"/>
              <w:sz w:val="24"/>
              <w:szCs w:val="24"/>
            </w:rPr>
          </w:rPrChange>
        </w:rPr>
        <w:t>How to call Web API service from JQuery using Ajax?</w:t>
      </w:r>
    </w:p>
    <w:p w:rsidR="006E519F" w:rsidRPr="008C6831" w:rsidRDefault="006E519F" w:rsidP="006E519F">
      <w:pPr>
        <w:numPr>
          <w:ilvl w:val="0"/>
          <w:numId w:val="7"/>
        </w:numPr>
        <w:shd w:val="clear" w:color="auto" w:fill="FFFFFF"/>
        <w:spacing w:after="0" w:line="240" w:lineRule="auto"/>
        <w:textAlignment w:val="baseline"/>
        <w:rPr>
          <w:rFonts w:ascii="Maiandra GD" w:eastAsia="Times New Roman" w:hAnsi="Maiandra GD" w:cs="Segoe UI"/>
          <w:color w:val="212529"/>
          <w:sz w:val="24"/>
          <w:szCs w:val="24"/>
          <w:rPrChange w:id="2657"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color w:val="0000FF"/>
          <w:sz w:val="24"/>
          <w:szCs w:val="24"/>
          <w:rPrChange w:id="2658" w:author="Narendra" w:date="2021-08-21T13:02:00Z">
            <w:rPr>
              <w:rFonts w:ascii="Arial" w:eastAsia="Times New Roman" w:hAnsi="Arial" w:cs="Arial"/>
              <w:b/>
              <w:bCs/>
              <w:color w:val="0000FF"/>
              <w:sz w:val="24"/>
              <w:szCs w:val="24"/>
            </w:rPr>
          </w:rPrChange>
        </w:rPr>
        <w:t>How to call Web API service from C# using a Console Application?</w:t>
      </w:r>
    </w:p>
    <w:p w:rsidR="006E519F" w:rsidRPr="008C6831" w:rsidRDefault="006E519F" w:rsidP="006E519F">
      <w:pPr>
        <w:shd w:val="clear" w:color="auto" w:fill="FFFFFF"/>
        <w:spacing w:after="0" w:line="240" w:lineRule="auto"/>
        <w:jc w:val="both"/>
        <w:textAlignment w:val="baseline"/>
        <w:outlineLvl w:val="4"/>
        <w:rPr>
          <w:rFonts w:ascii="Maiandra GD" w:eastAsia="Times New Roman" w:hAnsi="Maiandra GD" w:cs="Segoe UI"/>
          <w:color w:val="3A3A3A"/>
          <w:sz w:val="24"/>
          <w:szCs w:val="24"/>
          <w:rPrChange w:id="2659" w:author="Narendra" w:date="2021-08-21T13:02:00Z">
            <w:rPr>
              <w:rFonts w:ascii="Segoe UI" w:eastAsia="Times New Roman" w:hAnsi="Segoe UI" w:cs="Segoe UI"/>
              <w:color w:val="3A3A3A"/>
              <w:sz w:val="20"/>
              <w:szCs w:val="20"/>
            </w:rPr>
          </w:rPrChange>
        </w:rPr>
      </w:pPr>
      <w:r w:rsidRPr="008C6831">
        <w:rPr>
          <w:rFonts w:ascii="Maiandra GD" w:eastAsia="Times New Roman" w:hAnsi="Maiandra GD" w:cs="Arial"/>
          <w:b/>
          <w:bCs/>
          <w:color w:val="000000"/>
          <w:sz w:val="24"/>
          <w:szCs w:val="24"/>
          <w:rPrChange w:id="2660" w:author="Narendra" w:date="2021-08-21T13:02:00Z">
            <w:rPr>
              <w:rFonts w:ascii="Arial" w:eastAsia="Times New Roman" w:hAnsi="Arial" w:cs="Arial"/>
              <w:b/>
              <w:bCs/>
              <w:color w:val="000000"/>
              <w:sz w:val="27"/>
            </w:rPr>
          </w:rPrChange>
        </w:rPr>
        <w:t>How to Enable CORS in Web API?</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2661"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2662" w:author="Narendra" w:date="2021-08-21T13:02:00Z">
            <w:rPr>
              <w:rFonts w:ascii="Arial" w:eastAsia="Times New Roman" w:hAnsi="Arial" w:cs="Arial"/>
              <w:color w:val="000000"/>
              <w:sz w:val="23"/>
              <w:szCs w:val="23"/>
              <w:bdr w:val="none" w:sz="0" w:space="0" w:color="auto" w:frame="1"/>
            </w:rPr>
          </w:rPrChange>
        </w:rPr>
        <w:t>As we are going to consume the Web API Service using Jquery Ajax from another domain, we need to enable CORS in our application. Enabling CORS is a two steps process.</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2663"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color w:val="000000"/>
          <w:sz w:val="24"/>
          <w:szCs w:val="24"/>
          <w:rPrChange w:id="2664" w:author="Narendra" w:date="2021-08-21T13:02:00Z">
            <w:rPr>
              <w:rFonts w:ascii="Arial" w:eastAsia="Times New Roman" w:hAnsi="Arial" w:cs="Arial"/>
              <w:b/>
              <w:bCs/>
              <w:color w:val="000000"/>
              <w:sz w:val="23"/>
            </w:rPr>
          </w:rPrChange>
        </w:rPr>
        <w:t>Step1: </w:t>
      </w:r>
      <w:r w:rsidRPr="008C6831">
        <w:rPr>
          <w:rFonts w:ascii="Maiandra GD" w:eastAsia="Times New Roman" w:hAnsi="Maiandra GD" w:cs="Arial"/>
          <w:color w:val="000000"/>
          <w:sz w:val="24"/>
          <w:szCs w:val="24"/>
          <w:bdr w:val="none" w:sz="0" w:space="0" w:color="auto" w:frame="1"/>
          <w:rPrChange w:id="2665" w:author="Narendra" w:date="2021-08-21T13:02:00Z">
            <w:rPr>
              <w:rFonts w:ascii="Arial" w:eastAsia="Times New Roman" w:hAnsi="Arial" w:cs="Arial"/>
              <w:color w:val="000000"/>
              <w:sz w:val="23"/>
              <w:szCs w:val="23"/>
              <w:bdr w:val="none" w:sz="0" w:space="0" w:color="auto" w:frame="1"/>
            </w:rPr>
          </w:rPrChange>
        </w:rPr>
        <w:t>Install </w:t>
      </w:r>
      <w:r w:rsidRPr="008C6831">
        <w:rPr>
          <w:rFonts w:ascii="Maiandra GD" w:eastAsia="Times New Roman" w:hAnsi="Maiandra GD" w:cs="Arial"/>
          <w:b/>
          <w:bCs/>
          <w:color w:val="000000"/>
          <w:sz w:val="24"/>
          <w:szCs w:val="24"/>
          <w:rPrChange w:id="2666" w:author="Narendra" w:date="2021-08-21T13:02:00Z">
            <w:rPr>
              <w:rFonts w:ascii="Arial" w:eastAsia="Times New Roman" w:hAnsi="Arial" w:cs="Arial"/>
              <w:b/>
              <w:bCs/>
              <w:color w:val="000000"/>
              <w:sz w:val="23"/>
            </w:rPr>
          </w:rPrChange>
        </w:rPr>
        <w:t>Microsoft.AspNet.WebApi.Cors</w:t>
      </w:r>
      <w:r w:rsidRPr="008C6831">
        <w:rPr>
          <w:rFonts w:ascii="Maiandra GD" w:eastAsia="Times New Roman" w:hAnsi="Maiandra GD" w:cs="Arial"/>
          <w:color w:val="000000"/>
          <w:sz w:val="24"/>
          <w:szCs w:val="24"/>
          <w:bdr w:val="none" w:sz="0" w:space="0" w:color="auto" w:frame="1"/>
          <w:rPrChange w:id="2667" w:author="Narendra" w:date="2021-08-21T13:02:00Z">
            <w:rPr>
              <w:rFonts w:ascii="Arial" w:eastAsia="Times New Roman" w:hAnsi="Arial" w:cs="Arial"/>
              <w:color w:val="000000"/>
              <w:sz w:val="23"/>
              <w:szCs w:val="23"/>
              <w:bdr w:val="none" w:sz="0" w:space="0" w:color="auto" w:frame="1"/>
            </w:rPr>
          </w:rPrChange>
        </w:rPr>
        <w:t> package. Execute the following command using the NuGet Package Manager Console.</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2668"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color w:val="000000"/>
          <w:sz w:val="24"/>
          <w:szCs w:val="24"/>
          <w:rPrChange w:id="2669" w:author="Narendra" w:date="2021-08-21T13:02:00Z">
            <w:rPr>
              <w:rFonts w:ascii="Arial" w:eastAsia="Times New Roman" w:hAnsi="Arial" w:cs="Arial"/>
              <w:b/>
              <w:bCs/>
              <w:color w:val="000000"/>
              <w:sz w:val="23"/>
            </w:rPr>
          </w:rPrChange>
        </w:rPr>
        <w:t>Step2:</w:t>
      </w:r>
      <w:r w:rsidRPr="008C6831">
        <w:rPr>
          <w:rFonts w:ascii="Maiandra GD" w:eastAsia="Times New Roman" w:hAnsi="Maiandra GD" w:cs="Arial"/>
          <w:color w:val="000000"/>
          <w:sz w:val="24"/>
          <w:szCs w:val="24"/>
          <w:bdr w:val="none" w:sz="0" w:space="0" w:color="auto" w:frame="1"/>
          <w:rPrChange w:id="2670" w:author="Narendra" w:date="2021-08-21T13:02:00Z">
            <w:rPr>
              <w:rFonts w:ascii="Arial" w:eastAsia="Times New Roman" w:hAnsi="Arial" w:cs="Arial"/>
              <w:color w:val="000000"/>
              <w:sz w:val="23"/>
              <w:szCs w:val="23"/>
              <w:bdr w:val="none" w:sz="0" w:space="0" w:color="auto" w:frame="1"/>
            </w:rPr>
          </w:rPrChange>
        </w:rPr>
        <w:t> Include the following 2 lines of code in </w:t>
      </w:r>
      <w:r w:rsidRPr="008C6831">
        <w:rPr>
          <w:rFonts w:ascii="Maiandra GD" w:eastAsia="Times New Roman" w:hAnsi="Maiandra GD" w:cs="Arial"/>
          <w:b/>
          <w:bCs/>
          <w:color w:val="000000"/>
          <w:sz w:val="24"/>
          <w:szCs w:val="24"/>
          <w:rPrChange w:id="2671" w:author="Narendra" w:date="2021-08-21T13:02:00Z">
            <w:rPr>
              <w:rFonts w:ascii="Arial" w:eastAsia="Times New Roman" w:hAnsi="Arial" w:cs="Arial"/>
              <w:b/>
              <w:bCs/>
              <w:color w:val="000000"/>
              <w:sz w:val="23"/>
            </w:rPr>
          </w:rPrChange>
        </w:rPr>
        <w:t>Register() </w:t>
      </w:r>
      <w:r w:rsidRPr="008C6831">
        <w:rPr>
          <w:rFonts w:ascii="Maiandra GD" w:eastAsia="Times New Roman" w:hAnsi="Maiandra GD" w:cs="Arial"/>
          <w:color w:val="000000"/>
          <w:sz w:val="24"/>
          <w:szCs w:val="24"/>
          <w:bdr w:val="none" w:sz="0" w:space="0" w:color="auto" w:frame="1"/>
          <w:rPrChange w:id="2672" w:author="Narendra" w:date="2021-08-21T13:02:00Z">
            <w:rPr>
              <w:rFonts w:ascii="Arial" w:eastAsia="Times New Roman" w:hAnsi="Arial" w:cs="Arial"/>
              <w:color w:val="000000"/>
              <w:sz w:val="23"/>
              <w:szCs w:val="23"/>
              <w:bdr w:val="none" w:sz="0" w:space="0" w:color="auto" w:frame="1"/>
            </w:rPr>
          </w:rPrChange>
        </w:rPr>
        <w:t>method of </w:t>
      </w:r>
      <w:r w:rsidRPr="008C6831">
        <w:rPr>
          <w:rFonts w:ascii="Maiandra GD" w:eastAsia="Times New Roman" w:hAnsi="Maiandra GD" w:cs="Arial"/>
          <w:b/>
          <w:bCs/>
          <w:color w:val="000000"/>
          <w:sz w:val="24"/>
          <w:szCs w:val="24"/>
          <w:rPrChange w:id="2673" w:author="Narendra" w:date="2021-08-21T13:02:00Z">
            <w:rPr>
              <w:rFonts w:ascii="Arial" w:eastAsia="Times New Roman" w:hAnsi="Arial" w:cs="Arial"/>
              <w:b/>
              <w:bCs/>
              <w:color w:val="000000"/>
              <w:sz w:val="23"/>
            </w:rPr>
          </w:rPrChange>
        </w:rPr>
        <w:t>WebApiConfig </w:t>
      </w:r>
      <w:r w:rsidRPr="008C6831">
        <w:rPr>
          <w:rFonts w:ascii="Maiandra GD" w:eastAsia="Times New Roman" w:hAnsi="Maiandra GD" w:cs="Arial"/>
          <w:color w:val="000000"/>
          <w:sz w:val="24"/>
          <w:szCs w:val="24"/>
          <w:bdr w:val="none" w:sz="0" w:space="0" w:color="auto" w:frame="1"/>
          <w:rPrChange w:id="2674" w:author="Narendra" w:date="2021-08-21T13:02:00Z">
            <w:rPr>
              <w:rFonts w:ascii="Arial" w:eastAsia="Times New Roman" w:hAnsi="Arial" w:cs="Arial"/>
              <w:color w:val="000000"/>
              <w:sz w:val="23"/>
              <w:szCs w:val="23"/>
              <w:bdr w:val="none" w:sz="0" w:space="0" w:color="auto" w:frame="1"/>
            </w:rPr>
          </w:rPrChange>
        </w:rPr>
        <w:t>class in </w:t>
      </w:r>
      <w:r w:rsidRPr="008C6831">
        <w:rPr>
          <w:rFonts w:ascii="Maiandra GD" w:eastAsia="Times New Roman" w:hAnsi="Maiandra GD" w:cs="Arial"/>
          <w:b/>
          <w:bCs/>
          <w:color w:val="000000"/>
          <w:sz w:val="24"/>
          <w:szCs w:val="24"/>
          <w:rPrChange w:id="2675" w:author="Narendra" w:date="2021-08-21T13:02:00Z">
            <w:rPr>
              <w:rFonts w:ascii="Arial" w:eastAsia="Times New Roman" w:hAnsi="Arial" w:cs="Arial"/>
              <w:b/>
              <w:bCs/>
              <w:color w:val="000000"/>
              <w:sz w:val="23"/>
            </w:rPr>
          </w:rPrChange>
        </w:rPr>
        <w:t>WebApiConfig.cs</w:t>
      </w:r>
      <w:r w:rsidRPr="008C6831">
        <w:rPr>
          <w:rFonts w:ascii="Maiandra GD" w:eastAsia="Times New Roman" w:hAnsi="Maiandra GD" w:cs="Arial"/>
          <w:color w:val="000000"/>
          <w:sz w:val="24"/>
          <w:szCs w:val="24"/>
          <w:bdr w:val="none" w:sz="0" w:space="0" w:color="auto" w:frame="1"/>
          <w:rPrChange w:id="2676" w:author="Narendra" w:date="2021-08-21T13:02:00Z">
            <w:rPr>
              <w:rFonts w:ascii="Arial" w:eastAsia="Times New Roman" w:hAnsi="Arial" w:cs="Arial"/>
              <w:color w:val="000000"/>
              <w:sz w:val="23"/>
              <w:szCs w:val="23"/>
              <w:bdr w:val="none" w:sz="0" w:space="0" w:color="auto" w:frame="1"/>
            </w:rPr>
          </w:rPrChange>
        </w:rPr>
        <w:t> file which is inside </w:t>
      </w:r>
      <w:r w:rsidRPr="008C6831">
        <w:rPr>
          <w:rFonts w:ascii="Maiandra GD" w:eastAsia="Times New Roman" w:hAnsi="Maiandra GD" w:cs="Arial"/>
          <w:b/>
          <w:bCs/>
          <w:color w:val="000000"/>
          <w:sz w:val="24"/>
          <w:szCs w:val="24"/>
          <w:rPrChange w:id="2677" w:author="Narendra" w:date="2021-08-21T13:02:00Z">
            <w:rPr>
              <w:rFonts w:ascii="Arial" w:eastAsia="Times New Roman" w:hAnsi="Arial" w:cs="Arial"/>
              <w:b/>
              <w:bCs/>
              <w:color w:val="000000"/>
              <w:sz w:val="23"/>
            </w:rPr>
          </w:rPrChange>
        </w:rPr>
        <w:t>App_Start </w:t>
      </w:r>
      <w:r w:rsidRPr="008C6831">
        <w:rPr>
          <w:rFonts w:ascii="Maiandra GD" w:eastAsia="Times New Roman" w:hAnsi="Maiandra GD" w:cs="Arial"/>
          <w:color w:val="000000"/>
          <w:sz w:val="24"/>
          <w:szCs w:val="24"/>
          <w:bdr w:val="none" w:sz="0" w:space="0" w:color="auto" w:frame="1"/>
          <w:rPrChange w:id="2678" w:author="Narendra" w:date="2021-08-21T13:02:00Z">
            <w:rPr>
              <w:rFonts w:ascii="Arial" w:eastAsia="Times New Roman" w:hAnsi="Arial" w:cs="Arial"/>
              <w:color w:val="000000"/>
              <w:sz w:val="23"/>
              <w:szCs w:val="23"/>
              <w:bdr w:val="none" w:sz="0" w:space="0" w:color="auto" w:frame="1"/>
            </w:rPr>
          </w:rPrChange>
        </w:rPr>
        <w:t>folder</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2679"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color w:val="0000FF"/>
          <w:sz w:val="24"/>
          <w:szCs w:val="24"/>
          <w:rPrChange w:id="2680" w:author="Narendra" w:date="2021-08-21T13:02:00Z">
            <w:rPr>
              <w:rFonts w:ascii="Arial" w:eastAsia="Times New Roman" w:hAnsi="Arial" w:cs="Arial"/>
              <w:b/>
              <w:bCs/>
              <w:color w:val="0000FF"/>
              <w:sz w:val="23"/>
            </w:rPr>
          </w:rPrChange>
        </w:rPr>
        <w:t>EnableCorsAttribute cors = new EnableCorsAttribute(“*”, “*”, “*”);</w:t>
      </w:r>
      <w:r w:rsidRPr="008C6831">
        <w:rPr>
          <w:rFonts w:ascii="Maiandra GD" w:eastAsia="Times New Roman" w:hAnsi="Maiandra GD" w:cs="Segoe UI"/>
          <w:color w:val="212529"/>
          <w:sz w:val="24"/>
          <w:szCs w:val="24"/>
          <w:rPrChange w:id="2681"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b/>
          <w:bCs/>
          <w:color w:val="0000FF"/>
          <w:sz w:val="24"/>
          <w:szCs w:val="24"/>
          <w:rPrChange w:id="2682" w:author="Narendra" w:date="2021-08-21T13:02:00Z">
            <w:rPr>
              <w:rFonts w:ascii="Arial" w:eastAsia="Times New Roman" w:hAnsi="Arial" w:cs="Arial"/>
              <w:b/>
              <w:bCs/>
              <w:color w:val="0000FF"/>
              <w:sz w:val="23"/>
            </w:rPr>
          </w:rPrChange>
        </w:rPr>
        <w:t>config.EnableCors();</w:t>
      </w:r>
    </w:p>
    <w:p w:rsidR="006E519F" w:rsidRPr="008C6831" w:rsidRDefault="006E519F" w:rsidP="006E519F">
      <w:pPr>
        <w:shd w:val="clear" w:color="auto" w:fill="FFFFFF"/>
        <w:spacing w:after="0" w:line="240" w:lineRule="auto"/>
        <w:textAlignment w:val="baseline"/>
        <w:rPr>
          <w:rFonts w:ascii="Maiandra GD" w:eastAsia="Times New Roman" w:hAnsi="Maiandra GD" w:cs="Segoe UI"/>
          <w:color w:val="212529"/>
          <w:sz w:val="24"/>
          <w:szCs w:val="24"/>
          <w:rPrChange w:id="2683"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color w:val="000000"/>
          <w:sz w:val="24"/>
          <w:szCs w:val="24"/>
          <w:rPrChange w:id="2684" w:author="Narendra" w:date="2021-08-21T13:02:00Z">
            <w:rPr>
              <w:rFonts w:ascii="Arial" w:eastAsia="Times New Roman" w:hAnsi="Arial" w:cs="Arial"/>
              <w:b/>
              <w:bCs/>
              <w:color w:val="000000"/>
              <w:sz w:val="23"/>
            </w:rPr>
          </w:rPrChange>
        </w:rPr>
        <w:t>With the above two lines of code in place, the WebApiConfig class should look as below.</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68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2686"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2687" w:author="Narendra" w:date="2021-08-21T13:02:00Z">
            <w:rPr>
              <w:rFonts w:ascii="inherit" w:eastAsia="Times New Roman" w:hAnsi="inherit" w:cs="Consolas"/>
              <w:i/>
              <w:iCs/>
              <w:color w:val="4284AE"/>
              <w:sz w:val="25"/>
            </w:rPr>
          </w:rPrChange>
        </w:rPr>
        <w:t>System.Web.Http;</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68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2689"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2690" w:author="Narendra" w:date="2021-08-21T13:02:00Z">
            <w:rPr>
              <w:rFonts w:ascii="inherit" w:eastAsia="Times New Roman" w:hAnsi="inherit" w:cs="Consolas"/>
              <w:i/>
              <w:iCs/>
              <w:color w:val="4284AE"/>
              <w:sz w:val="25"/>
            </w:rPr>
          </w:rPrChange>
        </w:rPr>
        <w:t>System.Web.Http.Cors;</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69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2692" w:author="Narendra" w:date="2021-08-21T13:02:00Z">
            <w:rPr>
              <w:rFonts w:ascii="inherit" w:eastAsia="Times New Roman" w:hAnsi="inherit" w:cs="Consolas"/>
              <w:b/>
              <w:bCs/>
              <w:color w:val="D171DD"/>
              <w:sz w:val="25"/>
            </w:rPr>
          </w:rPrChange>
        </w:rPr>
        <w:t xml:space="preserve">namespace </w:t>
      </w:r>
      <w:r w:rsidRPr="008C6831">
        <w:rPr>
          <w:rFonts w:ascii="Maiandra GD" w:eastAsia="Times New Roman" w:hAnsi="Maiandra GD" w:cs="Consolas"/>
          <w:i/>
          <w:iCs/>
          <w:color w:val="4284AE"/>
          <w:sz w:val="24"/>
          <w:szCs w:val="24"/>
          <w:rPrChange w:id="2693" w:author="Narendra" w:date="2021-08-21T13:02:00Z">
            <w:rPr>
              <w:rFonts w:ascii="inherit" w:eastAsia="Times New Roman" w:hAnsi="inherit" w:cs="Consolas"/>
              <w:i/>
              <w:iCs/>
              <w:color w:val="4284AE"/>
              <w:sz w:val="25"/>
            </w:rPr>
          </w:rPrChange>
        </w:rPr>
        <w:t>RoleBasedBasicAuthenticationWEBAPI</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69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2695"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69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2697"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2698"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2699" w:author="Narendra" w:date="2021-08-21T13:02:00Z">
            <w:rPr>
              <w:rFonts w:ascii="inherit" w:eastAsia="Times New Roman" w:hAnsi="inherit" w:cs="Consolas"/>
              <w:b/>
              <w:bCs/>
              <w:color w:val="D171DD"/>
              <w:sz w:val="25"/>
            </w:rPr>
          </w:rPrChange>
        </w:rPr>
        <w:t>static</w:t>
      </w:r>
      <w:r w:rsidRPr="008C6831">
        <w:rPr>
          <w:rFonts w:ascii="Maiandra GD" w:eastAsia="Times New Roman" w:hAnsi="Maiandra GD" w:cs="Consolas"/>
          <w:color w:val="CFD5E0"/>
          <w:sz w:val="24"/>
          <w:szCs w:val="24"/>
          <w:rPrChange w:id="2700"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2701" w:author="Narendra" w:date="2021-08-21T13:02:00Z">
            <w:rPr>
              <w:rFonts w:ascii="inherit" w:eastAsia="Times New Roman" w:hAnsi="inherit" w:cs="Consolas"/>
              <w:b/>
              <w:bCs/>
              <w:color w:val="D171DD"/>
              <w:sz w:val="25"/>
            </w:rPr>
          </w:rPrChange>
        </w:rPr>
        <w:t>class</w:t>
      </w:r>
      <w:r w:rsidRPr="008C6831">
        <w:rPr>
          <w:rFonts w:ascii="Maiandra GD" w:eastAsia="Times New Roman" w:hAnsi="Maiandra GD" w:cs="Consolas"/>
          <w:color w:val="CFD5E0"/>
          <w:sz w:val="24"/>
          <w:szCs w:val="24"/>
          <w:rPrChange w:id="2702" w:author="Narendra" w:date="2021-08-21T13:02:00Z">
            <w:rPr>
              <w:rFonts w:ascii="inherit" w:eastAsia="Times New Roman" w:hAnsi="inherit" w:cs="Consolas"/>
              <w:color w:val="CFD5E0"/>
              <w:sz w:val="25"/>
            </w:rPr>
          </w:rPrChange>
        </w:rPr>
        <w:t xml:space="preserve"> WebApiConfig</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70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2704"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70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2706"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2707"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2708" w:author="Narendra" w:date="2021-08-21T13:02:00Z">
            <w:rPr>
              <w:rFonts w:ascii="inherit" w:eastAsia="Times New Roman" w:hAnsi="inherit" w:cs="Consolas"/>
              <w:b/>
              <w:bCs/>
              <w:color w:val="D171DD"/>
              <w:sz w:val="25"/>
            </w:rPr>
          </w:rPrChange>
        </w:rPr>
        <w:t>static</w:t>
      </w:r>
      <w:r w:rsidRPr="008C6831">
        <w:rPr>
          <w:rFonts w:ascii="Maiandra GD" w:eastAsia="Times New Roman" w:hAnsi="Maiandra GD" w:cs="Consolas"/>
          <w:color w:val="CFD5E0"/>
          <w:sz w:val="24"/>
          <w:szCs w:val="24"/>
          <w:rPrChange w:id="2709"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2710" w:author="Narendra" w:date="2021-08-21T13:02:00Z">
            <w:rPr>
              <w:rFonts w:ascii="inherit" w:eastAsia="Times New Roman" w:hAnsi="inherit" w:cs="Consolas"/>
              <w:b/>
              <w:bCs/>
              <w:color w:val="D171DD"/>
              <w:sz w:val="25"/>
            </w:rPr>
          </w:rPrChange>
        </w:rPr>
        <w:t>void</w:t>
      </w:r>
      <w:r w:rsidRPr="008C6831">
        <w:rPr>
          <w:rFonts w:ascii="Maiandra GD" w:eastAsia="Times New Roman" w:hAnsi="Maiandra GD" w:cs="Consolas"/>
          <w:color w:val="CFD5E0"/>
          <w:sz w:val="24"/>
          <w:szCs w:val="24"/>
          <w:rPrChange w:id="2711"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2712" w:author="Narendra" w:date="2021-08-21T13:02:00Z">
            <w:rPr>
              <w:rFonts w:ascii="inherit" w:eastAsia="Times New Roman" w:hAnsi="inherit" w:cs="Consolas"/>
              <w:color w:val="4284AE"/>
              <w:sz w:val="25"/>
            </w:rPr>
          </w:rPrChange>
        </w:rPr>
        <w:t>Register</w:t>
      </w:r>
      <w:r w:rsidRPr="008C6831">
        <w:rPr>
          <w:rFonts w:ascii="Maiandra GD" w:eastAsia="Times New Roman" w:hAnsi="Maiandra GD" w:cs="Consolas"/>
          <w:b/>
          <w:bCs/>
          <w:color w:val="6B7C8B"/>
          <w:sz w:val="24"/>
          <w:szCs w:val="24"/>
          <w:rPrChange w:id="271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2714" w:author="Narendra" w:date="2021-08-21T13:02:00Z">
            <w:rPr>
              <w:rFonts w:ascii="inherit" w:eastAsia="Times New Roman" w:hAnsi="inherit" w:cs="Consolas"/>
              <w:color w:val="CFD5E0"/>
              <w:sz w:val="25"/>
            </w:rPr>
          </w:rPrChange>
        </w:rPr>
        <w:t>HttpConfiguration config</w:t>
      </w:r>
      <w:r w:rsidRPr="008C6831">
        <w:rPr>
          <w:rFonts w:ascii="Maiandra GD" w:eastAsia="Times New Roman" w:hAnsi="Maiandra GD" w:cs="Consolas"/>
          <w:b/>
          <w:bCs/>
          <w:color w:val="6B7C8B"/>
          <w:sz w:val="24"/>
          <w:szCs w:val="24"/>
          <w:rPrChange w:id="2715"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71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2717"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71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2719" w:author="Narendra" w:date="2021-08-21T13:02:00Z">
            <w:rPr>
              <w:rFonts w:ascii="inherit" w:eastAsia="Times New Roman" w:hAnsi="inherit" w:cs="Consolas"/>
              <w:color w:val="6B7C8B"/>
              <w:sz w:val="25"/>
            </w:rPr>
          </w:rPrChange>
        </w:rPr>
        <w:t>// Web API routes</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72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2721" w:author="Narendra" w:date="2021-08-21T13:02:00Z">
            <w:rPr>
              <w:rFonts w:ascii="inherit" w:eastAsia="Times New Roman" w:hAnsi="inherit" w:cs="Consolas"/>
              <w:color w:val="CFD5E0"/>
              <w:sz w:val="25"/>
            </w:rPr>
          </w:rPrChange>
        </w:rPr>
        <w:t>config.</w:t>
      </w:r>
      <w:r w:rsidRPr="008C6831">
        <w:rPr>
          <w:rFonts w:ascii="Maiandra GD" w:eastAsia="Times New Roman" w:hAnsi="Maiandra GD" w:cs="Consolas"/>
          <w:color w:val="4284AE"/>
          <w:sz w:val="24"/>
          <w:szCs w:val="24"/>
          <w:rPrChange w:id="2722" w:author="Narendra" w:date="2021-08-21T13:02:00Z">
            <w:rPr>
              <w:rFonts w:ascii="inherit" w:eastAsia="Times New Roman" w:hAnsi="inherit" w:cs="Consolas"/>
              <w:color w:val="4284AE"/>
              <w:sz w:val="25"/>
            </w:rPr>
          </w:rPrChange>
        </w:rPr>
        <w:t>MapHttpAttributeRoutes</w:t>
      </w:r>
      <w:r w:rsidRPr="008C6831">
        <w:rPr>
          <w:rFonts w:ascii="Maiandra GD" w:eastAsia="Times New Roman" w:hAnsi="Maiandra GD" w:cs="Consolas"/>
          <w:b/>
          <w:bCs/>
          <w:color w:val="6B7C8B"/>
          <w:sz w:val="24"/>
          <w:szCs w:val="24"/>
          <w:rPrChange w:id="272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2724"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72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2726" w:author="Narendra" w:date="2021-08-21T13:02:00Z">
            <w:rPr>
              <w:rFonts w:ascii="inherit" w:eastAsia="Times New Roman" w:hAnsi="inherit" w:cs="Consolas"/>
              <w:color w:val="CFD5E0"/>
              <w:sz w:val="25"/>
            </w:rPr>
          </w:rPrChange>
        </w:rPr>
        <w:t>config.</w:t>
      </w:r>
      <w:r w:rsidRPr="008C6831">
        <w:rPr>
          <w:rFonts w:ascii="Maiandra GD" w:eastAsia="Times New Roman" w:hAnsi="Maiandra GD" w:cs="Consolas"/>
          <w:color w:val="4284AE"/>
          <w:sz w:val="24"/>
          <w:szCs w:val="24"/>
          <w:rPrChange w:id="2727" w:author="Narendra" w:date="2021-08-21T13:02:00Z">
            <w:rPr>
              <w:rFonts w:ascii="inherit" w:eastAsia="Times New Roman" w:hAnsi="inherit" w:cs="Consolas"/>
              <w:color w:val="4284AE"/>
              <w:sz w:val="25"/>
            </w:rPr>
          </w:rPrChange>
        </w:rPr>
        <w:t>Routes</w:t>
      </w:r>
      <w:r w:rsidRPr="008C6831">
        <w:rPr>
          <w:rFonts w:ascii="Maiandra GD" w:eastAsia="Times New Roman" w:hAnsi="Maiandra GD" w:cs="Consolas"/>
          <w:color w:val="CFD5E0"/>
          <w:sz w:val="24"/>
          <w:szCs w:val="24"/>
          <w:rPrChange w:id="2728"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2729" w:author="Narendra" w:date="2021-08-21T13:02:00Z">
            <w:rPr>
              <w:rFonts w:ascii="inherit" w:eastAsia="Times New Roman" w:hAnsi="inherit" w:cs="Consolas"/>
              <w:color w:val="4284AE"/>
              <w:sz w:val="25"/>
            </w:rPr>
          </w:rPrChange>
        </w:rPr>
        <w:t>MapHttpRoute</w:t>
      </w:r>
      <w:r w:rsidRPr="008C6831">
        <w:rPr>
          <w:rFonts w:ascii="Maiandra GD" w:eastAsia="Times New Roman" w:hAnsi="Maiandra GD" w:cs="Consolas"/>
          <w:b/>
          <w:bCs/>
          <w:color w:val="6B7C8B"/>
          <w:sz w:val="24"/>
          <w:szCs w:val="24"/>
          <w:rPrChange w:id="2730"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73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2732" w:author="Narendra" w:date="2021-08-21T13:02:00Z">
            <w:rPr>
              <w:rFonts w:ascii="inherit" w:eastAsia="Times New Roman" w:hAnsi="inherit" w:cs="Consolas"/>
              <w:color w:val="CFD5E0"/>
              <w:sz w:val="25"/>
            </w:rPr>
          </w:rPrChange>
        </w:rPr>
        <w:t xml:space="preserve">name: </w:t>
      </w:r>
      <w:r w:rsidRPr="008C6831">
        <w:rPr>
          <w:rFonts w:ascii="Maiandra GD" w:eastAsia="Times New Roman" w:hAnsi="Maiandra GD" w:cs="Consolas"/>
          <w:color w:val="7CC379"/>
          <w:sz w:val="24"/>
          <w:szCs w:val="24"/>
          <w:rPrChange w:id="2733" w:author="Narendra" w:date="2021-08-21T13:02:00Z">
            <w:rPr>
              <w:rFonts w:ascii="inherit" w:eastAsia="Times New Roman" w:hAnsi="inherit" w:cs="Consolas"/>
              <w:color w:val="7CC379"/>
              <w:sz w:val="25"/>
            </w:rPr>
          </w:rPrChange>
        </w:rPr>
        <w:t>"DefaultApi"</w:t>
      </w:r>
      <w:r w:rsidRPr="008C6831">
        <w:rPr>
          <w:rFonts w:ascii="Maiandra GD" w:eastAsia="Times New Roman" w:hAnsi="Maiandra GD" w:cs="Consolas"/>
          <w:color w:val="CFD5E0"/>
          <w:sz w:val="24"/>
          <w:szCs w:val="24"/>
          <w:rPrChange w:id="2734"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73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2736" w:author="Narendra" w:date="2021-08-21T13:02:00Z">
            <w:rPr>
              <w:rFonts w:ascii="inherit" w:eastAsia="Times New Roman" w:hAnsi="inherit" w:cs="Consolas"/>
              <w:color w:val="CFD5E0"/>
              <w:sz w:val="25"/>
            </w:rPr>
          </w:rPrChange>
        </w:rPr>
        <w:t xml:space="preserve">routeTemplate: </w:t>
      </w:r>
      <w:r w:rsidRPr="008C6831">
        <w:rPr>
          <w:rFonts w:ascii="Maiandra GD" w:eastAsia="Times New Roman" w:hAnsi="Maiandra GD" w:cs="Consolas"/>
          <w:color w:val="7CC379"/>
          <w:sz w:val="24"/>
          <w:szCs w:val="24"/>
          <w:rPrChange w:id="2737" w:author="Narendra" w:date="2021-08-21T13:02:00Z">
            <w:rPr>
              <w:rFonts w:ascii="inherit" w:eastAsia="Times New Roman" w:hAnsi="inherit" w:cs="Consolas"/>
              <w:color w:val="7CC379"/>
              <w:sz w:val="25"/>
            </w:rPr>
          </w:rPrChange>
        </w:rPr>
        <w:t>"api/{controller}/{id}"</w:t>
      </w:r>
      <w:r w:rsidRPr="008C6831">
        <w:rPr>
          <w:rFonts w:ascii="Maiandra GD" w:eastAsia="Times New Roman" w:hAnsi="Maiandra GD" w:cs="Consolas"/>
          <w:color w:val="CFD5E0"/>
          <w:sz w:val="24"/>
          <w:szCs w:val="24"/>
          <w:rPrChange w:id="2738"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73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2740" w:author="Narendra" w:date="2021-08-21T13:02:00Z">
            <w:rPr>
              <w:rFonts w:ascii="inherit" w:eastAsia="Times New Roman" w:hAnsi="inherit" w:cs="Consolas"/>
              <w:color w:val="CFD5E0"/>
              <w:sz w:val="25"/>
            </w:rPr>
          </w:rPrChange>
        </w:rPr>
        <w:t xml:space="preserve">defaults: </w:t>
      </w:r>
      <w:r w:rsidRPr="008C6831">
        <w:rPr>
          <w:rFonts w:ascii="Maiandra GD" w:eastAsia="Times New Roman" w:hAnsi="Maiandra GD" w:cs="Consolas"/>
          <w:color w:val="4284AE"/>
          <w:sz w:val="24"/>
          <w:szCs w:val="24"/>
          <w:rPrChange w:id="2741"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2742"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274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2744" w:author="Narendra" w:date="2021-08-21T13:02:00Z">
            <w:rPr>
              <w:rFonts w:ascii="inherit" w:eastAsia="Times New Roman" w:hAnsi="inherit" w:cs="Consolas"/>
              <w:color w:val="CFD5E0"/>
              <w:sz w:val="25"/>
            </w:rPr>
          </w:rPrChange>
        </w:rPr>
        <w:t xml:space="preserve"> id = RouteParameter.</w:t>
      </w:r>
      <w:r w:rsidRPr="008C6831">
        <w:rPr>
          <w:rFonts w:ascii="Maiandra GD" w:eastAsia="Times New Roman" w:hAnsi="Maiandra GD" w:cs="Consolas"/>
          <w:color w:val="4284AE"/>
          <w:sz w:val="24"/>
          <w:szCs w:val="24"/>
          <w:rPrChange w:id="2745" w:author="Narendra" w:date="2021-08-21T13:02:00Z">
            <w:rPr>
              <w:rFonts w:ascii="inherit" w:eastAsia="Times New Roman" w:hAnsi="inherit" w:cs="Consolas"/>
              <w:color w:val="4284AE"/>
              <w:sz w:val="25"/>
            </w:rPr>
          </w:rPrChange>
        </w:rPr>
        <w:t>Optional</w:t>
      </w:r>
      <w:r w:rsidRPr="008C6831">
        <w:rPr>
          <w:rFonts w:ascii="Maiandra GD" w:eastAsia="Times New Roman" w:hAnsi="Maiandra GD" w:cs="Consolas"/>
          <w:color w:val="CFD5E0"/>
          <w:sz w:val="24"/>
          <w:szCs w:val="24"/>
          <w:rPrChange w:id="2746"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2747"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74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274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2750"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75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2752" w:author="Narendra" w:date="2021-08-21T13:02:00Z">
            <w:rPr>
              <w:rFonts w:ascii="inherit" w:eastAsia="Times New Roman" w:hAnsi="inherit" w:cs="Consolas"/>
              <w:color w:val="CFD5E0"/>
              <w:sz w:val="25"/>
            </w:rPr>
          </w:rPrChange>
        </w:rPr>
        <w:t xml:space="preserve">EnableCorsAttribute cors = </w:t>
      </w:r>
      <w:r w:rsidRPr="008C6831">
        <w:rPr>
          <w:rFonts w:ascii="Maiandra GD" w:eastAsia="Times New Roman" w:hAnsi="Maiandra GD" w:cs="Consolas"/>
          <w:color w:val="4284AE"/>
          <w:sz w:val="24"/>
          <w:szCs w:val="24"/>
          <w:rPrChange w:id="2753"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2754"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2755" w:author="Narendra" w:date="2021-08-21T13:02:00Z">
            <w:rPr>
              <w:rFonts w:ascii="inherit" w:eastAsia="Times New Roman" w:hAnsi="inherit" w:cs="Consolas"/>
              <w:color w:val="4284AE"/>
              <w:sz w:val="25"/>
            </w:rPr>
          </w:rPrChange>
        </w:rPr>
        <w:t>EnableCorsAttribute</w:t>
      </w:r>
      <w:r w:rsidRPr="008C6831">
        <w:rPr>
          <w:rFonts w:ascii="Maiandra GD" w:eastAsia="Times New Roman" w:hAnsi="Maiandra GD" w:cs="Consolas"/>
          <w:b/>
          <w:bCs/>
          <w:color w:val="6B7C8B"/>
          <w:sz w:val="24"/>
          <w:szCs w:val="24"/>
          <w:rPrChange w:id="2756"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7CC379"/>
          <w:sz w:val="24"/>
          <w:szCs w:val="24"/>
          <w:rPrChange w:id="2757" w:author="Narendra" w:date="2021-08-21T13:02:00Z">
            <w:rPr>
              <w:rFonts w:ascii="inherit" w:eastAsia="Times New Roman" w:hAnsi="inherit" w:cs="Consolas"/>
              <w:color w:val="7CC379"/>
              <w:sz w:val="25"/>
            </w:rPr>
          </w:rPrChange>
        </w:rPr>
        <w:t>"*"</w:t>
      </w:r>
      <w:r w:rsidRPr="008C6831">
        <w:rPr>
          <w:rFonts w:ascii="Maiandra GD" w:eastAsia="Times New Roman" w:hAnsi="Maiandra GD" w:cs="Consolas"/>
          <w:color w:val="CFD5E0"/>
          <w:sz w:val="24"/>
          <w:szCs w:val="24"/>
          <w:rPrChange w:id="2758"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7CC379"/>
          <w:sz w:val="24"/>
          <w:szCs w:val="24"/>
          <w:rPrChange w:id="2759" w:author="Narendra" w:date="2021-08-21T13:02:00Z">
            <w:rPr>
              <w:rFonts w:ascii="inherit" w:eastAsia="Times New Roman" w:hAnsi="inherit" w:cs="Consolas"/>
              <w:color w:val="7CC379"/>
              <w:sz w:val="25"/>
            </w:rPr>
          </w:rPrChange>
        </w:rPr>
        <w:t>"*"</w:t>
      </w:r>
      <w:r w:rsidRPr="008C6831">
        <w:rPr>
          <w:rFonts w:ascii="Maiandra GD" w:eastAsia="Times New Roman" w:hAnsi="Maiandra GD" w:cs="Consolas"/>
          <w:color w:val="CFD5E0"/>
          <w:sz w:val="24"/>
          <w:szCs w:val="24"/>
          <w:rPrChange w:id="2760"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7CC379"/>
          <w:sz w:val="24"/>
          <w:szCs w:val="24"/>
          <w:rPrChange w:id="2761" w:author="Narendra" w:date="2021-08-21T13:02:00Z">
            <w:rPr>
              <w:rFonts w:ascii="inherit" w:eastAsia="Times New Roman" w:hAnsi="inherit" w:cs="Consolas"/>
              <w:color w:val="7CC379"/>
              <w:sz w:val="25"/>
            </w:rPr>
          </w:rPrChange>
        </w:rPr>
        <w:t>"*"</w:t>
      </w:r>
      <w:r w:rsidRPr="008C6831">
        <w:rPr>
          <w:rFonts w:ascii="Maiandra GD" w:eastAsia="Times New Roman" w:hAnsi="Maiandra GD" w:cs="Consolas"/>
          <w:b/>
          <w:bCs/>
          <w:color w:val="6B7C8B"/>
          <w:sz w:val="24"/>
          <w:szCs w:val="24"/>
          <w:rPrChange w:id="276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2763"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76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2765" w:author="Narendra" w:date="2021-08-21T13:02:00Z">
            <w:rPr>
              <w:rFonts w:ascii="inherit" w:eastAsia="Times New Roman" w:hAnsi="inherit" w:cs="Consolas"/>
              <w:color w:val="CFD5E0"/>
              <w:sz w:val="25"/>
            </w:rPr>
          </w:rPrChange>
        </w:rPr>
        <w:t>config.</w:t>
      </w:r>
      <w:r w:rsidRPr="008C6831">
        <w:rPr>
          <w:rFonts w:ascii="Maiandra GD" w:eastAsia="Times New Roman" w:hAnsi="Maiandra GD" w:cs="Consolas"/>
          <w:color w:val="4284AE"/>
          <w:sz w:val="24"/>
          <w:szCs w:val="24"/>
          <w:rPrChange w:id="2766" w:author="Narendra" w:date="2021-08-21T13:02:00Z">
            <w:rPr>
              <w:rFonts w:ascii="inherit" w:eastAsia="Times New Roman" w:hAnsi="inherit" w:cs="Consolas"/>
              <w:color w:val="4284AE"/>
              <w:sz w:val="25"/>
            </w:rPr>
          </w:rPrChange>
        </w:rPr>
        <w:t>EnableCors</w:t>
      </w:r>
      <w:r w:rsidRPr="008C6831">
        <w:rPr>
          <w:rFonts w:ascii="Maiandra GD" w:eastAsia="Times New Roman" w:hAnsi="Maiandra GD" w:cs="Consolas"/>
          <w:b/>
          <w:bCs/>
          <w:color w:val="6B7C8B"/>
          <w:sz w:val="24"/>
          <w:szCs w:val="24"/>
          <w:rPrChange w:id="276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2768"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76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2770"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77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2772" w:author="Narendra" w:date="2021-08-21T13:02:00Z">
            <w:rPr>
              <w:rFonts w:ascii="inherit" w:eastAsia="Times New Roman" w:hAnsi="inherit" w:cs="Consolas"/>
              <w:b/>
              <w:bCs/>
              <w:color w:val="6B7C8B"/>
              <w:sz w:val="25"/>
            </w:rPr>
          </w:rPrChange>
        </w:rPr>
        <w:lastRenderedPageBreak/>
        <w:t>}</w:t>
      </w:r>
    </w:p>
    <w:p w:rsidR="006E519F" w:rsidRPr="008C6831" w:rsidRDefault="006E519F" w:rsidP="006E519F">
      <w:pPr>
        <w:shd w:val="clear" w:color="auto" w:fill="272B33"/>
        <w:spacing w:line="384" w:lineRule="atLeast"/>
        <w:textAlignment w:val="baseline"/>
        <w:rPr>
          <w:rFonts w:ascii="Maiandra GD" w:eastAsia="Times New Roman" w:hAnsi="Maiandra GD" w:cs="Consolas"/>
          <w:color w:val="596174"/>
          <w:sz w:val="24"/>
          <w:szCs w:val="24"/>
          <w:rPrChange w:id="277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2774"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2775"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2776" w:author="Narendra" w:date="2021-08-21T13:02:00Z">
            <w:rPr>
              <w:rFonts w:ascii="Arial" w:eastAsia="Times New Roman" w:hAnsi="Arial" w:cs="Arial"/>
              <w:color w:val="000000"/>
              <w:sz w:val="23"/>
              <w:szCs w:val="23"/>
              <w:bdr w:val="none" w:sz="0" w:space="0" w:color="auto" w:frame="1"/>
            </w:rPr>
          </w:rPrChange>
        </w:rPr>
        <w:t>If you are new to CORS, then I strongly recommended you to read the following articles, where I discussed CORS in details.</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2777"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212529"/>
          <w:sz w:val="24"/>
          <w:szCs w:val="24"/>
          <w:bdr w:val="none" w:sz="0" w:space="0" w:color="auto" w:frame="1"/>
          <w:rPrChange w:id="2778" w:author="Narendra" w:date="2021-08-21T13:02:00Z">
            <w:rPr>
              <w:rFonts w:ascii="Arial" w:eastAsia="Times New Roman" w:hAnsi="Arial" w:cs="Arial"/>
              <w:color w:val="212529"/>
              <w:sz w:val="23"/>
              <w:szCs w:val="23"/>
              <w:bdr w:val="none" w:sz="0" w:space="0" w:color="auto" w:frame="1"/>
            </w:rPr>
          </w:rPrChange>
        </w:rPr>
        <w:fldChar w:fldCharType="begin"/>
      </w:r>
      <w:r w:rsidRPr="008C6831">
        <w:rPr>
          <w:rFonts w:ascii="Maiandra GD" w:eastAsia="Times New Roman" w:hAnsi="Maiandra GD" w:cs="Arial"/>
          <w:color w:val="212529"/>
          <w:sz w:val="24"/>
          <w:szCs w:val="24"/>
          <w:bdr w:val="none" w:sz="0" w:space="0" w:color="auto" w:frame="1"/>
          <w:rPrChange w:id="2779" w:author="Narendra" w:date="2021-08-21T13:02:00Z">
            <w:rPr>
              <w:rFonts w:ascii="Arial" w:eastAsia="Times New Roman" w:hAnsi="Arial" w:cs="Arial"/>
              <w:color w:val="212529"/>
              <w:sz w:val="23"/>
              <w:szCs w:val="23"/>
              <w:bdr w:val="none" w:sz="0" w:space="0" w:color="auto" w:frame="1"/>
            </w:rPr>
          </w:rPrChange>
        </w:rPr>
        <w:instrText xml:space="preserve"> HYPERLINK "https://dotnettutorials.net/lesson/cross-origin-resource-sharing-web-api/" </w:instrText>
      </w:r>
      <w:r w:rsidRPr="008C6831">
        <w:rPr>
          <w:rFonts w:ascii="Maiandra GD" w:eastAsia="Times New Roman" w:hAnsi="Maiandra GD" w:cs="Arial"/>
          <w:color w:val="212529"/>
          <w:sz w:val="24"/>
          <w:szCs w:val="24"/>
          <w:bdr w:val="none" w:sz="0" w:space="0" w:color="auto" w:frame="1"/>
          <w:rPrChange w:id="2780" w:author="Narendra" w:date="2021-08-21T13:02:00Z">
            <w:rPr>
              <w:rFonts w:ascii="Arial" w:eastAsia="Times New Roman" w:hAnsi="Arial" w:cs="Arial"/>
              <w:color w:val="212529"/>
              <w:sz w:val="23"/>
              <w:szCs w:val="23"/>
              <w:bdr w:val="none" w:sz="0" w:space="0" w:color="auto" w:frame="1"/>
            </w:rPr>
          </w:rPrChange>
        </w:rPr>
        <w:fldChar w:fldCharType="separate"/>
      </w:r>
      <w:r w:rsidRPr="008C6831">
        <w:rPr>
          <w:rFonts w:ascii="Maiandra GD" w:eastAsia="Times New Roman" w:hAnsi="Maiandra GD" w:cs="Arial"/>
          <w:b/>
          <w:bCs/>
          <w:color w:val="007BFF"/>
          <w:sz w:val="24"/>
          <w:szCs w:val="24"/>
          <w:rPrChange w:id="2781" w:author="Narendra" w:date="2021-08-21T13:02:00Z">
            <w:rPr>
              <w:rFonts w:ascii="Arial" w:eastAsia="Times New Roman" w:hAnsi="Arial" w:cs="Arial"/>
              <w:b/>
              <w:bCs/>
              <w:color w:val="007BFF"/>
              <w:sz w:val="23"/>
            </w:rPr>
          </w:rPrChange>
        </w:rPr>
        <w:t>https://dotnettutorials.net/lesson/cross-origin-resource-sharing-web-api/</w:t>
      </w:r>
      <w:r w:rsidRPr="008C6831">
        <w:rPr>
          <w:rFonts w:ascii="Maiandra GD" w:eastAsia="Times New Roman" w:hAnsi="Maiandra GD" w:cs="Arial"/>
          <w:color w:val="212529"/>
          <w:sz w:val="24"/>
          <w:szCs w:val="24"/>
          <w:bdr w:val="none" w:sz="0" w:space="0" w:color="auto" w:frame="1"/>
          <w:rPrChange w:id="2782" w:author="Narendra" w:date="2021-08-21T13:02:00Z">
            <w:rPr>
              <w:rFonts w:ascii="Arial" w:eastAsia="Times New Roman" w:hAnsi="Arial" w:cs="Arial"/>
              <w:color w:val="212529"/>
              <w:sz w:val="23"/>
              <w:szCs w:val="23"/>
              <w:bdr w:val="none" w:sz="0" w:space="0" w:color="auto" w:frame="1"/>
            </w:rPr>
          </w:rPrChange>
        </w:rPr>
        <w:fldChar w:fldCharType="end"/>
      </w:r>
    </w:p>
    <w:p w:rsidR="006E519F" w:rsidRPr="008C6831" w:rsidRDefault="006E519F" w:rsidP="006E519F">
      <w:pPr>
        <w:shd w:val="clear" w:color="auto" w:fill="FFFFFF"/>
        <w:spacing w:after="0" w:line="240" w:lineRule="auto"/>
        <w:jc w:val="both"/>
        <w:textAlignment w:val="baseline"/>
        <w:outlineLvl w:val="4"/>
        <w:rPr>
          <w:rFonts w:ascii="Maiandra GD" w:eastAsia="Times New Roman" w:hAnsi="Maiandra GD" w:cs="Segoe UI"/>
          <w:color w:val="3A3A3A"/>
          <w:sz w:val="24"/>
          <w:szCs w:val="24"/>
          <w:rPrChange w:id="2783" w:author="Narendra" w:date="2021-08-21T13:02:00Z">
            <w:rPr>
              <w:rFonts w:ascii="Segoe UI" w:eastAsia="Times New Roman" w:hAnsi="Segoe UI" w:cs="Segoe UI"/>
              <w:color w:val="3A3A3A"/>
              <w:sz w:val="20"/>
              <w:szCs w:val="20"/>
            </w:rPr>
          </w:rPrChange>
        </w:rPr>
      </w:pPr>
      <w:r w:rsidRPr="008C6831">
        <w:rPr>
          <w:rFonts w:ascii="Maiandra GD" w:eastAsia="Times New Roman" w:hAnsi="Maiandra GD" w:cs="Arial"/>
          <w:b/>
          <w:bCs/>
          <w:color w:val="000000"/>
          <w:sz w:val="24"/>
          <w:szCs w:val="24"/>
          <w:rPrChange w:id="2784" w:author="Narendra" w:date="2021-08-21T13:02:00Z">
            <w:rPr>
              <w:rFonts w:ascii="Arial" w:eastAsia="Times New Roman" w:hAnsi="Arial" w:cs="Arial"/>
              <w:b/>
              <w:bCs/>
              <w:color w:val="000000"/>
              <w:sz w:val="27"/>
            </w:rPr>
          </w:rPrChange>
        </w:rPr>
        <w:t>Modifying the Controller:</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2785"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2786" w:author="Narendra" w:date="2021-08-21T13:02:00Z">
            <w:rPr>
              <w:rFonts w:ascii="Arial" w:eastAsia="Times New Roman" w:hAnsi="Arial" w:cs="Arial"/>
              <w:color w:val="000000"/>
              <w:sz w:val="23"/>
              <w:szCs w:val="23"/>
              <w:bdr w:val="none" w:sz="0" w:space="0" w:color="auto" w:frame="1"/>
            </w:rPr>
          </w:rPrChange>
        </w:rPr>
        <w:t>In the controller, we need to create one method called GetEmployees. Depending on the credentials provided the Web API service should authenticate and return the correct results as follows.</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2787"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2788" w:author="Narendra" w:date="2021-08-21T13:02:00Z">
            <w:rPr>
              <w:rFonts w:ascii="Arial" w:eastAsia="Times New Roman" w:hAnsi="Arial" w:cs="Arial"/>
              <w:color w:val="000000"/>
              <w:sz w:val="23"/>
              <w:szCs w:val="23"/>
              <w:bdr w:val="none" w:sz="0" w:space="0" w:color="auto" w:frame="1"/>
            </w:rPr>
          </w:rPrChange>
        </w:rPr>
        <w:t>If the AdminUser username and password are provided then only the male employees are returned from the service. Similarly, if SuperadminUser username and password are provided then only the female employees are returned from the service. In the same way, if both user username and password are provided then all the employees should be returned from the service else any other case it should return BAD Request from the service</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2789"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color w:val="000000"/>
          <w:sz w:val="24"/>
          <w:szCs w:val="24"/>
          <w:rPrChange w:id="2790" w:author="Narendra" w:date="2021-08-21T13:02:00Z">
            <w:rPr>
              <w:rFonts w:ascii="Arial" w:eastAsia="Times New Roman" w:hAnsi="Arial" w:cs="Arial"/>
              <w:b/>
              <w:bCs/>
              <w:color w:val="000000"/>
              <w:sz w:val="23"/>
            </w:rPr>
          </w:rPrChange>
        </w:rPr>
        <w:t>To achieve this, let’s modify the Employee Controller as shown below.</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79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2792"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2793" w:author="Narendra" w:date="2021-08-21T13:02:00Z">
            <w:rPr>
              <w:rFonts w:ascii="inherit" w:eastAsia="Times New Roman" w:hAnsi="inherit" w:cs="Consolas"/>
              <w:i/>
              <w:iCs/>
              <w:color w:val="4284AE"/>
              <w:sz w:val="25"/>
            </w:rPr>
          </w:rPrChange>
        </w:rPr>
        <w:t>RoleBasedBasicAuthenticationWEBAPI.Models;</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79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2795"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2796" w:author="Narendra" w:date="2021-08-21T13:02:00Z">
            <w:rPr>
              <w:rFonts w:ascii="inherit" w:eastAsia="Times New Roman" w:hAnsi="inherit" w:cs="Consolas"/>
              <w:i/>
              <w:iCs/>
              <w:color w:val="4284AE"/>
              <w:sz w:val="25"/>
            </w:rPr>
          </w:rPrChange>
        </w:rPr>
        <w:t>System.Linq;</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79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2798"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2799" w:author="Narendra" w:date="2021-08-21T13:02:00Z">
            <w:rPr>
              <w:rFonts w:ascii="inherit" w:eastAsia="Times New Roman" w:hAnsi="inherit" w:cs="Consolas"/>
              <w:i/>
              <w:iCs/>
              <w:color w:val="4284AE"/>
              <w:sz w:val="25"/>
            </w:rPr>
          </w:rPrChange>
        </w:rPr>
        <w:t>System.Net;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80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2801"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2802" w:author="Narendra" w:date="2021-08-21T13:02:00Z">
            <w:rPr>
              <w:rFonts w:ascii="inherit" w:eastAsia="Times New Roman" w:hAnsi="inherit" w:cs="Consolas"/>
              <w:i/>
              <w:iCs/>
              <w:color w:val="4284AE"/>
              <w:sz w:val="25"/>
            </w:rPr>
          </w:rPrChange>
        </w:rPr>
        <w:t>System.Net.Http;</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80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2804"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2805" w:author="Narendra" w:date="2021-08-21T13:02:00Z">
            <w:rPr>
              <w:rFonts w:ascii="inherit" w:eastAsia="Times New Roman" w:hAnsi="inherit" w:cs="Consolas"/>
              <w:i/>
              <w:iCs/>
              <w:color w:val="4284AE"/>
              <w:sz w:val="25"/>
            </w:rPr>
          </w:rPrChange>
        </w:rPr>
        <w:t>System.Security.Claims;</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80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2807"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2808" w:author="Narendra" w:date="2021-08-21T13:02:00Z">
            <w:rPr>
              <w:rFonts w:ascii="inherit" w:eastAsia="Times New Roman" w:hAnsi="inherit" w:cs="Consolas"/>
              <w:i/>
              <w:iCs/>
              <w:color w:val="4284AE"/>
              <w:sz w:val="25"/>
            </w:rPr>
          </w:rPrChange>
        </w:rPr>
        <w:t>System.Threading;</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80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2810"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2811" w:author="Narendra" w:date="2021-08-21T13:02:00Z">
            <w:rPr>
              <w:rFonts w:ascii="inherit" w:eastAsia="Times New Roman" w:hAnsi="inherit" w:cs="Consolas"/>
              <w:i/>
              <w:iCs/>
              <w:color w:val="4284AE"/>
              <w:sz w:val="25"/>
            </w:rPr>
          </w:rPrChange>
        </w:rPr>
        <w:t>System.Web.Http;</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81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2813" w:author="Narendra" w:date="2021-08-21T13:02:00Z">
            <w:rPr>
              <w:rFonts w:ascii="inherit" w:eastAsia="Times New Roman" w:hAnsi="inherit" w:cs="Consolas"/>
              <w:b/>
              <w:bCs/>
              <w:color w:val="D171DD"/>
              <w:sz w:val="25"/>
            </w:rPr>
          </w:rPrChange>
        </w:rPr>
        <w:t xml:space="preserve">namespace </w:t>
      </w:r>
      <w:r w:rsidRPr="008C6831">
        <w:rPr>
          <w:rFonts w:ascii="Maiandra GD" w:eastAsia="Times New Roman" w:hAnsi="Maiandra GD" w:cs="Consolas"/>
          <w:i/>
          <w:iCs/>
          <w:color w:val="4284AE"/>
          <w:sz w:val="24"/>
          <w:szCs w:val="24"/>
          <w:rPrChange w:id="2814" w:author="Narendra" w:date="2021-08-21T13:02:00Z">
            <w:rPr>
              <w:rFonts w:ascii="inherit" w:eastAsia="Times New Roman" w:hAnsi="inherit" w:cs="Consolas"/>
              <w:i/>
              <w:iCs/>
              <w:color w:val="4284AE"/>
              <w:sz w:val="25"/>
            </w:rPr>
          </w:rPrChange>
        </w:rPr>
        <w:t>RoleBasedBasicAuthenticationWEBAPI.Controllers</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81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2816"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81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2818"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2819"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2820" w:author="Narendra" w:date="2021-08-21T13:02:00Z">
            <w:rPr>
              <w:rFonts w:ascii="inherit" w:eastAsia="Times New Roman" w:hAnsi="inherit" w:cs="Consolas"/>
              <w:b/>
              <w:bCs/>
              <w:color w:val="D171DD"/>
              <w:sz w:val="25"/>
            </w:rPr>
          </w:rPrChange>
        </w:rPr>
        <w:t>class</w:t>
      </w:r>
      <w:r w:rsidRPr="008C6831">
        <w:rPr>
          <w:rFonts w:ascii="Maiandra GD" w:eastAsia="Times New Roman" w:hAnsi="Maiandra GD" w:cs="Consolas"/>
          <w:color w:val="CFD5E0"/>
          <w:sz w:val="24"/>
          <w:szCs w:val="24"/>
          <w:rPrChange w:id="2821" w:author="Narendra" w:date="2021-08-21T13:02:00Z">
            <w:rPr>
              <w:rFonts w:ascii="inherit" w:eastAsia="Times New Roman" w:hAnsi="inherit" w:cs="Consolas"/>
              <w:color w:val="CFD5E0"/>
              <w:sz w:val="25"/>
            </w:rPr>
          </w:rPrChange>
        </w:rPr>
        <w:t xml:space="preserve"> EmployeeController : ApiController</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82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2823"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82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2825"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2826" w:author="Narendra" w:date="2021-08-21T13:02:00Z">
            <w:rPr>
              <w:rFonts w:ascii="inherit" w:eastAsia="Times New Roman" w:hAnsi="inherit" w:cs="Consolas"/>
              <w:color w:val="CFD5E0"/>
              <w:sz w:val="25"/>
            </w:rPr>
          </w:rPrChange>
        </w:rPr>
        <w:t>BasicAuthentication</w:t>
      </w:r>
      <w:r w:rsidRPr="008C6831">
        <w:rPr>
          <w:rFonts w:ascii="Maiandra GD" w:eastAsia="Times New Roman" w:hAnsi="Maiandra GD" w:cs="Consolas"/>
          <w:b/>
          <w:bCs/>
          <w:color w:val="6B7C8B"/>
          <w:sz w:val="24"/>
          <w:szCs w:val="24"/>
          <w:rPrChange w:id="2827"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82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282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4284AE"/>
          <w:sz w:val="24"/>
          <w:szCs w:val="24"/>
          <w:rPrChange w:id="2830" w:author="Narendra" w:date="2021-08-21T13:02:00Z">
            <w:rPr>
              <w:rFonts w:ascii="inherit" w:eastAsia="Times New Roman" w:hAnsi="inherit" w:cs="Consolas"/>
              <w:color w:val="4284AE"/>
              <w:sz w:val="25"/>
            </w:rPr>
          </w:rPrChange>
        </w:rPr>
        <w:t>EnableCorsAttribute</w:t>
      </w:r>
      <w:r w:rsidRPr="008C6831">
        <w:rPr>
          <w:rFonts w:ascii="Maiandra GD" w:eastAsia="Times New Roman" w:hAnsi="Maiandra GD" w:cs="Consolas"/>
          <w:b/>
          <w:bCs/>
          <w:color w:val="6B7C8B"/>
          <w:sz w:val="24"/>
          <w:szCs w:val="24"/>
          <w:rPrChange w:id="283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7CC379"/>
          <w:sz w:val="24"/>
          <w:szCs w:val="24"/>
          <w:rPrChange w:id="2832" w:author="Narendra" w:date="2021-08-21T13:02:00Z">
            <w:rPr>
              <w:rFonts w:ascii="inherit" w:eastAsia="Times New Roman" w:hAnsi="inherit" w:cs="Consolas"/>
              <w:color w:val="7CC379"/>
              <w:sz w:val="25"/>
            </w:rPr>
          </w:rPrChange>
        </w:rPr>
        <w:t>"*"</w:t>
      </w:r>
      <w:r w:rsidRPr="008C6831">
        <w:rPr>
          <w:rFonts w:ascii="Maiandra GD" w:eastAsia="Times New Roman" w:hAnsi="Maiandra GD" w:cs="Consolas"/>
          <w:color w:val="CFD5E0"/>
          <w:sz w:val="24"/>
          <w:szCs w:val="24"/>
          <w:rPrChange w:id="2833"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7CC379"/>
          <w:sz w:val="24"/>
          <w:szCs w:val="24"/>
          <w:rPrChange w:id="2834" w:author="Narendra" w:date="2021-08-21T13:02:00Z">
            <w:rPr>
              <w:rFonts w:ascii="inherit" w:eastAsia="Times New Roman" w:hAnsi="inherit" w:cs="Consolas"/>
              <w:color w:val="7CC379"/>
              <w:sz w:val="25"/>
            </w:rPr>
          </w:rPrChange>
        </w:rPr>
        <w:t>"*"</w:t>
      </w:r>
      <w:r w:rsidRPr="008C6831">
        <w:rPr>
          <w:rFonts w:ascii="Maiandra GD" w:eastAsia="Times New Roman" w:hAnsi="Maiandra GD" w:cs="Consolas"/>
          <w:color w:val="CFD5E0"/>
          <w:sz w:val="24"/>
          <w:szCs w:val="24"/>
          <w:rPrChange w:id="2835"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7CC379"/>
          <w:sz w:val="24"/>
          <w:szCs w:val="24"/>
          <w:rPrChange w:id="2836" w:author="Narendra" w:date="2021-08-21T13:02:00Z">
            <w:rPr>
              <w:rFonts w:ascii="inherit" w:eastAsia="Times New Roman" w:hAnsi="inherit" w:cs="Consolas"/>
              <w:color w:val="7CC379"/>
              <w:sz w:val="25"/>
            </w:rPr>
          </w:rPrChange>
        </w:rPr>
        <w:t>"*"</w:t>
      </w:r>
      <w:r w:rsidRPr="008C6831">
        <w:rPr>
          <w:rFonts w:ascii="Maiandra GD" w:eastAsia="Times New Roman" w:hAnsi="Maiandra GD" w:cs="Consolas"/>
          <w:b/>
          <w:bCs/>
          <w:color w:val="6B7C8B"/>
          <w:sz w:val="24"/>
          <w:szCs w:val="24"/>
          <w:rPrChange w:id="2837"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83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283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4284AE"/>
          <w:sz w:val="24"/>
          <w:szCs w:val="24"/>
          <w:rPrChange w:id="2840" w:author="Narendra" w:date="2021-08-21T13:02:00Z">
            <w:rPr>
              <w:rFonts w:ascii="inherit" w:eastAsia="Times New Roman" w:hAnsi="inherit" w:cs="Consolas"/>
              <w:color w:val="4284AE"/>
              <w:sz w:val="25"/>
            </w:rPr>
          </w:rPrChange>
        </w:rPr>
        <w:t>MyAuthorize</w:t>
      </w:r>
      <w:r w:rsidRPr="008C6831">
        <w:rPr>
          <w:rFonts w:ascii="Maiandra GD" w:eastAsia="Times New Roman" w:hAnsi="Maiandra GD" w:cs="Consolas"/>
          <w:b/>
          <w:bCs/>
          <w:color w:val="6B7C8B"/>
          <w:sz w:val="24"/>
          <w:szCs w:val="24"/>
          <w:rPrChange w:id="284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2842" w:author="Narendra" w:date="2021-08-21T13:02:00Z">
            <w:rPr>
              <w:rFonts w:ascii="inherit" w:eastAsia="Times New Roman" w:hAnsi="inherit" w:cs="Consolas"/>
              <w:color w:val="CFD5E0"/>
              <w:sz w:val="25"/>
            </w:rPr>
          </w:rPrChange>
        </w:rPr>
        <w:t xml:space="preserve">Roles = </w:t>
      </w:r>
      <w:r w:rsidRPr="008C6831">
        <w:rPr>
          <w:rFonts w:ascii="Maiandra GD" w:eastAsia="Times New Roman" w:hAnsi="Maiandra GD" w:cs="Consolas"/>
          <w:color w:val="7CC379"/>
          <w:sz w:val="24"/>
          <w:szCs w:val="24"/>
          <w:rPrChange w:id="2843" w:author="Narendra" w:date="2021-08-21T13:02:00Z">
            <w:rPr>
              <w:rFonts w:ascii="inherit" w:eastAsia="Times New Roman" w:hAnsi="inherit" w:cs="Consolas"/>
              <w:color w:val="7CC379"/>
              <w:sz w:val="25"/>
            </w:rPr>
          </w:rPrChange>
        </w:rPr>
        <w:t>"Admin,Superadmin"</w:t>
      </w:r>
      <w:r w:rsidRPr="008C6831">
        <w:rPr>
          <w:rFonts w:ascii="Maiandra GD" w:eastAsia="Times New Roman" w:hAnsi="Maiandra GD" w:cs="Consolas"/>
          <w:b/>
          <w:bCs/>
          <w:color w:val="6B7C8B"/>
          <w:sz w:val="24"/>
          <w:szCs w:val="24"/>
          <w:rPrChange w:id="2844"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84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2846"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4284AE"/>
          <w:sz w:val="24"/>
          <w:szCs w:val="24"/>
          <w:rPrChange w:id="2847" w:author="Narendra" w:date="2021-08-21T13:02:00Z">
            <w:rPr>
              <w:rFonts w:ascii="inherit" w:eastAsia="Times New Roman" w:hAnsi="inherit" w:cs="Consolas"/>
              <w:color w:val="4284AE"/>
              <w:sz w:val="25"/>
            </w:rPr>
          </w:rPrChange>
        </w:rPr>
        <w:t>Route</w:t>
      </w:r>
      <w:r w:rsidRPr="008C6831">
        <w:rPr>
          <w:rFonts w:ascii="Maiandra GD" w:eastAsia="Times New Roman" w:hAnsi="Maiandra GD" w:cs="Consolas"/>
          <w:b/>
          <w:bCs/>
          <w:color w:val="6B7C8B"/>
          <w:sz w:val="24"/>
          <w:szCs w:val="24"/>
          <w:rPrChange w:id="284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7CC379"/>
          <w:sz w:val="24"/>
          <w:szCs w:val="24"/>
          <w:rPrChange w:id="2849" w:author="Narendra" w:date="2021-08-21T13:02:00Z">
            <w:rPr>
              <w:rFonts w:ascii="inherit" w:eastAsia="Times New Roman" w:hAnsi="inherit" w:cs="Consolas"/>
              <w:color w:val="7CC379"/>
              <w:sz w:val="25"/>
            </w:rPr>
          </w:rPrChange>
        </w:rPr>
        <w:t>"api/Employees"</w:t>
      </w:r>
      <w:r w:rsidRPr="008C6831">
        <w:rPr>
          <w:rFonts w:ascii="Maiandra GD" w:eastAsia="Times New Roman" w:hAnsi="Maiandra GD" w:cs="Consolas"/>
          <w:b/>
          <w:bCs/>
          <w:color w:val="6B7C8B"/>
          <w:sz w:val="24"/>
          <w:szCs w:val="24"/>
          <w:rPrChange w:id="2850"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85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2852"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2853" w:author="Narendra" w:date="2021-08-21T13:02:00Z">
            <w:rPr>
              <w:rFonts w:ascii="inherit" w:eastAsia="Times New Roman" w:hAnsi="inherit" w:cs="Consolas"/>
              <w:color w:val="CFD5E0"/>
              <w:sz w:val="25"/>
            </w:rPr>
          </w:rPrChange>
        </w:rPr>
        <w:t xml:space="preserve"> HttpResponseMessage </w:t>
      </w:r>
      <w:r w:rsidRPr="008C6831">
        <w:rPr>
          <w:rFonts w:ascii="Maiandra GD" w:eastAsia="Times New Roman" w:hAnsi="Maiandra GD" w:cs="Consolas"/>
          <w:color w:val="4284AE"/>
          <w:sz w:val="24"/>
          <w:szCs w:val="24"/>
          <w:rPrChange w:id="2854" w:author="Narendra" w:date="2021-08-21T13:02:00Z">
            <w:rPr>
              <w:rFonts w:ascii="inherit" w:eastAsia="Times New Roman" w:hAnsi="inherit" w:cs="Consolas"/>
              <w:color w:val="4284AE"/>
              <w:sz w:val="25"/>
            </w:rPr>
          </w:rPrChange>
        </w:rPr>
        <w:t>GetEmployees</w:t>
      </w:r>
      <w:r w:rsidRPr="008C6831">
        <w:rPr>
          <w:rFonts w:ascii="Maiandra GD" w:eastAsia="Times New Roman" w:hAnsi="Maiandra GD" w:cs="Consolas"/>
          <w:b/>
          <w:bCs/>
          <w:color w:val="6B7C8B"/>
          <w:sz w:val="24"/>
          <w:szCs w:val="24"/>
          <w:rPrChange w:id="2855"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85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2857"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85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2859" w:author="Narendra" w:date="2021-08-21T13:02:00Z">
            <w:rPr>
              <w:rFonts w:ascii="inherit" w:eastAsia="Times New Roman" w:hAnsi="inherit" w:cs="Consolas"/>
              <w:color w:val="6B7C8B"/>
              <w:sz w:val="25"/>
            </w:rPr>
          </w:rPrChange>
        </w:rPr>
        <w:t>//var identity = (ClaimsIdentity)User.Identity;</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86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2861" w:author="Narendra" w:date="2021-08-21T13:02:00Z">
            <w:rPr>
              <w:rFonts w:ascii="inherit" w:eastAsia="Times New Roman" w:hAnsi="inherit" w:cs="Consolas"/>
              <w:color w:val="6B7C8B"/>
              <w:sz w:val="25"/>
            </w:rPr>
          </w:rPrChange>
        </w:rPr>
        <w:t>//var username = identity.Name;</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86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2863" w:author="Narendra" w:date="2021-08-21T13:02:00Z">
            <w:rPr>
              <w:rFonts w:ascii="inherit" w:eastAsia="Times New Roman" w:hAnsi="inherit" w:cs="Consolas"/>
              <w:color w:val="6B7C8B"/>
              <w:sz w:val="25"/>
            </w:rPr>
          </w:rPrChange>
        </w:rPr>
        <w:t>//OR you can use the below code to get the login username</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86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2865" w:author="Narendra" w:date="2021-08-21T13:02:00Z">
            <w:rPr>
              <w:rFonts w:ascii="inherit" w:eastAsia="Times New Roman" w:hAnsi="inherit" w:cs="Consolas"/>
              <w:color w:val="CFD5E0"/>
              <w:sz w:val="25"/>
            </w:rPr>
          </w:rPrChange>
        </w:rPr>
        <w:lastRenderedPageBreak/>
        <w:t>string username = Thread.</w:t>
      </w:r>
      <w:r w:rsidRPr="008C6831">
        <w:rPr>
          <w:rFonts w:ascii="Maiandra GD" w:eastAsia="Times New Roman" w:hAnsi="Maiandra GD" w:cs="Consolas"/>
          <w:color w:val="4284AE"/>
          <w:sz w:val="24"/>
          <w:szCs w:val="24"/>
          <w:rPrChange w:id="2866" w:author="Narendra" w:date="2021-08-21T13:02:00Z">
            <w:rPr>
              <w:rFonts w:ascii="inherit" w:eastAsia="Times New Roman" w:hAnsi="inherit" w:cs="Consolas"/>
              <w:color w:val="4284AE"/>
              <w:sz w:val="25"/>
            </w:rPr>
          </w:rPrChange>
        </w:rPr>
        <w:t>CurrentPrincipal</w:t>
      </w:r>
      <w:r w:rsidRPr="008C6831">
        <w:rPr>
          <w:rFonts w:ascii="Maiandra GD" w:eastAsia="Times New Roman" w:hAnsi="Maiandra GD" w:cs="Consolas"/>
          <w:color w:val="CFD5E0"/>
          <w:sz w:val="24"/>
          <w:szCs w:val="24"/>
          <w:rPrChange w:id="2867"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2868" w:author="Narendra" w:date="2021-08-21T13:02:00Z">
            <w:rPr>
              <w:rFonts w:ascii="inherit" w:eastAsia="Times New Roman" w:hAnsi="inherit" w:cs="Consolas"/>
              <w:color w:val="4284AE"/>
              <w:sz w:val="25"/>
            </w:rPr>
          </w:rPrChange>
        </w:rPr>
        <w:t>Identity</w:t>
      </w:r>
      <w:r w:rsidRPr="008C6831">
        <w:rPr>
          <w:rFonts w:ascii="Maiandra GD" w:eastAsia="Times New Roman" w:hAnsi="Maiandra GD" w:cs="Consolas"/>
          <w:color w:val="CFD5E0"/>
          <w:sz w:val="24"/>
          <w:szCs w:val="24"/>
          <w:rPrChange w:id="2869"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2870" w:author="Narendra" w:date="2021-08-21T13:02:00Z">
            <w:rPr>
              <w:rFonts w:ascii="inherit" w:eastAsia="Times New Roman" w:hAnsi="inherit" w:cs="Consolas"/>
              <w:color w:val="4284AE"/>
              <w:sz w:val="25"/>
            </w:rPr>
          </w:rPrChange>
        </w:rPr>
        <w:t>Name</w:t>
      </w:r>
      <w:r w:rsidRPr="008C6831">
        <w:rPr>
          <w:rFonts w:ascii="Maiandra GD" w:eastAsia="Times New Roman" w:hAnsi="Maiandra GD" w:cs="Consolas"/>
          <w:color w:val="CFD5E0"/>
          <w:sz w:val="24"/>
          <w:szCs w:val="24"/>
          <w:rPrChange w:id="2871"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87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D19252"/>
          <w:sz w:val="24"/>
          <w:szCs w:val="24"/>
          <w:rPrChange w:id="2873" w:author="Narendra" w:date="2021-08-21T13:02:00Z">
            <w:rPr>
              <w:rFonts w:ascii="inherit" w:eastAsia="Times New Roman" w:hAnsi="inherit" w:cs="Consolas"/>
              <w:color w:val="D19252"/>
              <w:sz w:val="25"/>
            </w:rPr>
          </w:rPrChange>
        </w:rPr>
        <w:t>var</w:t>
      </w:r>
      <w:r w:rsidRPr="008C6831">
        <w:rPr>
          <w:rFonts w:ascii="Maiandra GD" w:eastAsia="Times New Roman" w:hAnsi="Maiandra GD" w:cs="Consolas"/>
          <w:color w:val="CFD5E0"/>
          <w:sz w:val="24"/>
          <w:szCs w:val="24"/>
          <w:rPrChange w:id="2874" w:author="Narendra" w:date="2021-08-21T13:02:00Z">
            <w:rPr>
              <w:rFonts w:ascii="inherit" w:eastAsia="Times New Roman" w:hAnsi="inherit" w:cs="Consolas"/>
              <w:color w:val="CFD5E0"/>
              <w:sz w:val="25"/>
            </w:rPr>
          </w:rPrChange>
        </w:rPr>
        <w:t xml:space="preserve"> EmpList = </w:t>
      </w:r>
      <w:r w:rsidRPr="008C6831">
        <w:rPr>
          <w:rFonts w:ascii="Maiandra GD" w:eastAsia="Times New Roman" w:hAnsi="Maiandra GD" w:cs="Consolas"/>
          <w:color w:val="4284AE"/>
          <w:sz w:val="24"/>
          <w:szCs w:val="24"/>
          <w:rPrChange w:id="2875"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2876"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2877" w:author="Narendra" w:date="2021-08-21T13:02:00Z">
            <w:rPr>
              <w:rFonts w:ascii="inherit" w:eastAsia="Times New Roman" w:hAnsi="inherit" w:cs="Consolas"/>
              <w:color w:val="4284AE"/>
              <w:sz w:val="25"/>
            </w:rPr>
          </w:rPrChange>
        </w:rPr>
        <w:t>EmployeeBL</w:t>
      </w:r>
      <w:r w:rsidRPr="008C6831">
        <w:rPr>
          <w:rFonts w:ascii="Maiandra GD" w:eastAsia="Times New Roman" w:hAnsi="Maiandra GD" w:cs="Consolas"/>
          <w:b/>
          <w:bCs/>
          <w:color w:val="6B7C8B"/>
          <w:sz w:val="24"/>
          <w:szCs w:val="24"/>
          <w:rPrChange w:id="287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2879"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2880" w:author="Narendra" w:date="2021-08-21T13:02:00Z">
            <w:rPr>
              <w:rFonts w:ascii="inherit" w:eastAsia="Times New Roman" w:hAnsi="inherit" w:cs="Consolas"/>
              <w:color w:val="4284AE"/>
              <w:sz w:val="25"/>
            </w:rPr>
          </w:rPrChange>
        </w:rPr>
        <w:t>GetEmployees</w:t>
      </w:r>
      <w:r w:rsidRPr="008C6831">
        <w:rPr>
          <w:rFonts w:ascii="Maiandra GD" w:eastAsia="Times New Roman" w:hAnsi="Maiandra GD" w:cs="Consolas"/>
          <w:b/>
          <w:bCs/>
          <w:color w:val="6B7C8B"/>
          <w:sz w:val="24"/>
          <w:szCs w:val="24"/>
          <w:rPrChange w:id="288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2882"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88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2884" w:author="Narendra" w:date="2021-08-21T13:02:00Z">
            <w:rPr>
              <w:rFonts w:ascii="inherit" w:eastAsia="Times New Roman" w:hAnsi="inherit" w:cs="Consolas"/>
              <w:b/>
              <w:bCs/>
              <w:color w:val="D171DD"/>
              <w:sz w:val="25"/>
            </w:rPr>
          </w:rPrChange>
        </w:rPr>
        <w:t>switch</w:t>
      </w:r>
      <w:r w:rsidRPr="008C6831">
        <w:rPr>
          <w:rFonts w:ascii="Maiandra GD" w:eastAsia="Times New Roman" w:hAnsi="Maiandra GD" w:cs="Consolas"/>
          <w:color w:val="CFD5E0"/>
          <w:sz w:val="24"/>
          <w:szCs w:val="24"/>
          <w:rPrChange w:id="2885"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2886"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2887" w:author="Narendra" w:date="2021-08-21T13:02:00Z">
            <w:rPr>
              <w:rFonts w:ascii="inherit" w:eastAsia="Times New Roman" w:hAnsi="inherit" w:cs="Consolas"/>
              <w:color w:val="CFD5E0"/>
              <w:sz w:val="25"/>
            </w:rPr>
          </w:rPrChange>
        </w:rPr>
        <w:t>username.</w:t>
      </w:r>
      <w:r w:rsidRPr="008C6831">
        <w:rPr>
          <w:rFonts w:ascii="Maiandra GD" w:eastAsia="Times New Roman" w:hAnsi="Maiandra GD" w:cs="Consolas"/>
          <w:color w:val="4284AE"/>
          <w:sz w:val="24"/>
          <w:szCs w:val="24"/>
          <w:rPrChange w:id="2888" w:author="Narendra" w:date="2021-08-21T13:02:00Z">
            <w:rPr>
              <w:rFonts w:ascii="inherit" w:eastAsia="Times New Roman" w:hAnsi="inherit" w:cs="Consolas"/>
              <w:color w:val="4284AE"/>
              <w:sz w:val="25"/>
            </w:rPr>
          </w:rPrChange>
        </w:rPr>
        <w:t>ToLower</w:t>
      </w:r>
      <w:r w:rsidRPr="008C6831">
        <w:rPr>
          <w:rFonts w:ascii="Maiandra GD" w:eastAsia="Times New Roman" w:hAnsi="Maiandra GD" w:cs="Consolas"/>
          <w:b/>
          <w:bCs/>
          <w:color w:val="6B7C8B"/>
          <w:sz w:val="24"/>
          <w:szCs w:val="24"/>
          <w:rPrChange w:id="2889"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89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2891"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89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2893" w:author="Narendra" w:date="2021-08-21T13:02:00Z">
            <w:rPr>
              <w:rFonts w:ascii="inherit" w:eastAsia="Times New Roman" w:hAnsi="inherit" w:cs="Consolas"/>
              <w:b/>
              <w:bCs/>
              <w:color w:val="D171DD"/>
              <w:sz w:val="25"/>
            </w:rPr>
          </w:rPrChange>
        </w:rPr>
        <w:t>case</w:t>
      </w:r>
      <w:r w:rsidRPr="008C6831">
        <w:rPr>
          <w:rFonts w:ascii="Maiandra GD" w:eastAsia="Times New Roman" w:hAnsi="Maiandra GD" w:cs="Consolas"/>
          <w:color w:val="CFD5E0"/>
          <w:sz w:val="24"/>
          <w:szCs w:val="24"/>
          <w:rPrChange w:id="2894"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7CC379"/>
          <w:sz w:val="24"/>
          <w:szCs w:val="24"/>
          <w:rPrChange w:id="2895" w:author="Narendra" w:date="2021-08-21T13:02:00Z">
            <w:rPr>
              <w:rFonts w:ascii="inherit" w:eastAsia="Times New Roman" w:hAnsi="inherit" w:cs="Consolas"/>
              <w:color w:val="7CC379"/>
              <w:sz w:val="25"/>
            </w:rPr>
          </w:rPrChange>
        </w:rPr>
        <w:t>"adminuser"</w:t>
      </w:r>
      <w:r w:rsidRPr="008C6831">
        <w:rPr>
          <w:rFonts w:ascii="Maiandra GD" w:eastAsia="Times New Roman" w:hAnsi="Maiandra GD" w:cs="Consolas"/>
          <w:color w:val="CFD5E0"/>
          <w:sz w:val="24"/>
          <w:szCs w:val="24"/>
          <w:rPrChange w:id="2896"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89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2898" w:author="Narendra" w:date="2021-08-21T13:02:00Z">
            <w:rPr>
              <w:rFonts w:ascii="inherit" w:eastAsia="Times New Roman" w:hAnsi="inherit" w:cs="Consolas"/>
              <w:b/>
              <w:bCs/>
              <w:color w:val="D171DD"/>
              <w:sz w:val="25"/>
            </w:rPr>
          </w:rPrChange>
        </w:rPr>
        <w:t>return</w:t>
      </w:r>
      <w:r w:rsidRPr="008C6831">
        <w:rPr>
          <w:rFonts w:ascii="Maiandra GD" w:eastAsia="Times New Roman" w:hAnsi="Maiandra GD" w:cs="Consolas"/>
          <w:color w:val="CFD5E0"/>
          <w:sz w:val="24"/>
          <w:szCs w:val="24"/>
          <w:rPrChange w:id="2899" w:author="Narendra" w:date="2021-08-21T13:02:00Z">
            <w:rPr>
              <w:rFonts w:ascii="inherit" w:eastAsia="Times New Roman" w:hAnsi="inherit" w:cs="Consolas"/>
              <w:color w:val="CFD5E0"/>
              <w:sz w:val="25"/>
            </w:rPr>
          </w:rPrChange>
        </w:rPr>
        <w:t xml:space="preserve"> Request.</w:t>
      </w:r>
      <w:r w:rsidRPr="008C6831">
        <w:rPr>
          <w:rFonts w:ascii="Maiandra GD" w:eastAsia="Times New Roman" w:hAnsi="Maiandra GD" w:cs="Consolas"/>
          <w:color w:val="4284AE"/>
          <w:sz w:val="24"/>
          <w:szCs w:val="24"/>
          <w:rPrChange w:id="2900" w:author="Narendra" w:date="2021-08-21T13:02:00Z">
            <w:rPr>
              <w:rFonts w:ascii="inherit" w:eastAsia="Times New Roman" w:hAnsi="inherit" w:cs="Consolas"/>
              <w:color w:val="4284AE"/>
              <w:sz w:val="25"/>
            </w:rPr>
          </w:rPrChange>
        </w:rPr>
        <w:t>CreateResponse</w:t>
      </w:r>
      <w:r w:rsidRPr="008C6831">
        <w:rPr>
          <w:rFonts w:ascii="Maiandra GD" w:eastAsia="Times New Roman" w:hAnsi="Maiandra GD" w:cs="Consolas"/>
          <w:b/>
          <w:bCs/>
          <w:color w:val="6B7C8B"/>
          <w:sz w:val="24"/>
          <w:szCs w:val="24"/>
          <w:rPrChange w:id="290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2902" w:author="Narendra" w:date="2021-08-21T13:02:00Z">
            <w:rPr>
              <w:rFonts w:ascii="inherit" w:eastAsia="Times New Roman" w:hAnsi="inherit" w:cs="Consolas"/>
              <w:color w:val="CFD5E0"/>
              <w:sz w:val="25"/>
            </w:rPr>
          </w:rPrChange>
        </w:rPr>
        <w:t>HttpStatusCode.</w:t>
      </w:r>
      <w:r w:rsidRPr="008C6831">
        <w:rPr>
          <w:rFonts w:ascii="Maiandra GD" w:eastAsia="Times New Roman" w:hAnsi="Maiandra GD" w:cs="Consolas"/>
          <w:color w:val="4284AE"/>
          <w:sz w:val="24"/>
          <w:szCs w:val="24"/>
          <w:rPrChange w:id="2903" w:author="Narendra" w:date="2021-08-21T13:02:00Z">
            <w:rPr>
              <w:rFonts w:ascii="inherit" w:eastAsia="Times New Roman" w:hAnsi="inherit" w:cs="Consolas"/>
              <w:color w:val="4284AE"/>
              <w:sz w:val="25"/>
            </w:rPr>
          </w:rPrChange>
        </w:rPr>
        <w:t>OK</w:t>
      </w:r>
      <w:r w:rsidRPr="008C6831">
        <w:rPr>
          <w:rFonts w:ascii="Maiandra GD" w:eastAsia="Times New Roman" w:hAnsi="Maiandra GD" w:cs="Consolas"/>
          <w:color w:val="CFD5E0"/>
          <w:sz w:val="24"/>
          <w:szCs w:val="24"/>
          <w:rPrChange w:id="2904"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90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2906" w:author="Narendra" w:date="2021-08-21T13:02:00Z">
            <w:rPr>
              <w:rFonts w:ascii="inherit" w:eastAsia="Times New Roman" w:hAnsi="inherit" w:cs="Consolas"/>
              <w:color w:val="CFD5E0"/>
              <w:sz w:val="25"/>
            </w:rPr>
          </w:rPrChange>
        </w:rPr>
        <w:t>EmpList.</w:t>
      </w:r>
      <w:r w:rsidRPr="008C6831">
        <w:rPr>
          <w:rFonts w:ascii="Maiandra GD" w:eastAsia="Times New Roman" w:hAnsi="Maiandra GD" w:cs="Consolas"/>
          <w:color w:val="4284AE"/>
          <w:sz w:val="24"/>
          <w:szCs w:val="24"/>
          <w:rPrChange w:id="2907" w:author="Narendra" w:date="2021-08-21T13:02:00Z">
            <w:rPr>
              <w:rFonts w:ascii="inherit" w:eastAsia="Times New Roman" w:hAnsi="inherit" w:cs="Consolas"/>
              <w:color w:val="4284AE"/>
              <w:sz w:val="25"/>
            </w:rPr>
          </w:rPrChange>
        </w:rPr>
        <w:t>Where</w:t>
      </w:r>
      <w:r w:rsidRPr="008C6831">
        <w:rPr>
          <w:rFonts w:ascii="Maiandra GD" w:eastAsia="Times New Roman" w:hAnsi="Maiandra GD" w:cs="Consolas"/>
          <w:b/>
          <w:bCs/>
          <w:color w:val="6B7C8B"/>
          <w:sz w:val="24"/>
          <w:szCs w:val="24"/>
          <w:rPrChange w:id="290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2909" w:author="Narendra" w:date="2021-08-21T13:02:00Z">
            <w:rPr>
              <w:rFonts w:ascii="inherit" w:eastAsia="Times New Roman" w:hAnsi="inherit" w:cs="Consolas"/>
              <w:color w:val="CFD5E0"/>
              <w:sz w:val="25"/>
            </w:rPr>
          </w:rPrChange>
        </w:rPr>
        <w:t>e =</w:t>
      </w:r>
      <w:r w:rsidRPr="008C6831">
        <w:rPr>
          <w:rFonts w:ascii="Maiandra GD" w:eastAsia="Times New Roman" w:hAnsi="Maiandra GD" w:cs="Consolas"/>
          <w:b/>
          <w:bCs/>
          <w:color w:val="6B7C8B"/>
          <w:sz w:val="24"/>
          <w:szCs w:val="24"/>
          <w:rPrChange w:id="2910" w:author="Narendra" w:date="2021-08-21T13:02:00Z">
            <w:rPr>
              <w:rFonts w:ascii="inherit" w:eastAsia="Times New Roman" w:hAnsi="inherit" w:cs="Consolas"/>
              <w:b/>
              <w:bCs/>
              <w:color w:val="6B7C8B"/>
              <w:sz w:val="25"/>
            </w:rPr>
          </w:rPrChange>
        </w:rPr>
        <w:t>&gt;</w:t>
      </w:r>
      <w:r w:rsidRPr="008C6831">
        <w:rPr>
          <w:rFonts w:ascii="Maiandra GD" w:eastAsia="Times New Roman" w:hAnsi="Maiandra GD" w:cs="Consolas"/>
          <w:color w:val="CFD5E0"/>
          <w:sz w:val="24"/>
          <w:szCs w:val="24"/>
          <w:rPrChange w:id="2911" w:author="Narendra" w:date="2021-08-21T13:02:00Z">
            <w:rPr>
              <w:rFonts w:ascii="inherit" w:eastAsia="Times New Roman" w:hAnsi="inherit" w:cs="Consolas"/>
              <w:color w:val="CFD5E0"/>
              <w:sz w:val="25"/>
            </w:rPr>
          </w:rPrChange>
        </w:rPr>
        <w:t xml:space="preserve"> e.</w:t>
      </w:r>
      <w:r w:rsidRPr="008C6831">
        <w:rPr>
          <w:rFonts w:ascii="Maiandra GD" w:eastAsia="Times New Roman" w:hAnsi="Maiandra GD" w:cs="Consolas"/>
          <w:color w:val="4284AE"/>
          <w:sz w:val="24"/>
          <w:szCs w:val="24"/>
          <w:rPrChange w:id="2912" w:author="Narendra" w:date="2021-08-21T13:02:00Z">
            <w:rPr>
              <w:rFonts w:ascii="inherit" w:eastAsia="Times New Roman" w:hAnsi="inherit" w:cs="Consolas"/>
              <w:color w:val="4284AE"/>
              <w:sz w:val="25"/>
            </w:rPr>
          </w:rPrChange>
        </w:rPr>
        <w:t>Gender</w:t>
      </w:r>
      <w:r w:rsidRPr="008C6831">
        <w:rPr>
          <w:rFonts w:ascii="Maiandra GD" w:eastAsia="Times New Roman" w:hAnsi="Maiandra GD" w:cs="Consolas"/>
          <w:color w:val="CFD5E0"/>
          <w:sz w:val="24"/>
          <w:szCs w:val="24"/>
          <w:rPrChange w:id="2913"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2914" w:author="Narendra" w:date="2021-08-21T13:02:00Z">
            <w:rPr>
              <w:rFonts w:ascii="inherit" w:eastAsia="Times New Roman" w:hAnsi="inherit" w:cs="Consolas"/>
              <w:color w:val="4284AE"/>
              <w:sz w:val="25"/>
            </w:rPr>
          </w:rPrChange>
        </w:rPr>
        <w:t>ToLower</w:t>
      </w:r>
      <w:r w:rsidRPr="008C6831">
        <w:rPr>
          <w:rFonts w:ascii="Maiandra GD" w:eastAsia="Times New Roman" w:hAnsi="Maiandra GD" w:cs="Consolas"/>
          <w:b/>
          <w:bCs/>
          <w:color w:val="6B7C8B"/>
          <w:sz w:val="24"/>
          <w:szCs w:val="24"/>
          <w:rPrChange w:id="2915"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2916" w:author="Narendra" w:date="2021-08-21T13:02:00Z">
            <w:rPr>
              <w:rFonts w:ascii="inherit" w:eastAsia="Times New Roman" w:hAnsi="inherit" w:cs="Consolas"/>
              <w:color w:val="CFD5E0"/>
              <w:sz w:val="25"/>
            </w:rPr>
          </w:rPrChange>
        </w:rPr>
        <w:t xml:space="preserve"> == </w:t>
      </w:r>
      <w:r w:rsidRPr="008C6831">
        <w:rPr>
          <w:rFonts w:ascii="Maiandra GD" w:eastAsia="Times New Roman" w:hAnsi="Maiandra GD" w:cs="Consolas"/>
          <w:color w:val="7CC379"/>
          <w:sz w:val="24"/>
          <w:szCs w:val="24"/>
          <w:rPrChange w:id="2917" w:author="Narendra" w:date="2021-08-21T13:02:00Z">
            <w:rPr>
              <w:rFonts w:ascii="inherit" w:eastAsia="Times New Roman" w:hAnsi="inherit" w:cs="Consolas"/>
              <w:color w:val="7CC379"/>
              <w:sz w:val="25"/>
            </w:rPr>
          </w:rPrChange>
        </w:rPr>
        <w:t>"male"</w:t>
      </w:r>
      <w:r w:rsidRPr="008C6831">
        <w:rPr>
          <w:rFonts w:ascii="Maiandra GD" w:eastAsia="Times New Roman" w:hAnsi="Maiandra GD" w:cs="Consolas"/>
          <w:b/>
          <w:bCs/>
          <w:color w:val="6B7C8B"/>
          <w:sz w:val="24"/>
          <w:szCs w:val="24"/>
          <w:rPrChange w:id="291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2919"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2920" w:author="Narendra" w:date="2021-08-21T13:02:00Z">
            <w:rPr>
              <w:rFonts w:ascii="inherit" w:eastAsia="Times New Roman" w:hAnsi="inherit" w:cs="Consolas"/>
              <w:color w:val="4284AE"/>
              <w:sz w:val="25"/>
            </w:rPr>
          </w:rPrChange>
        </w:rPr>
        <w:t>ToList</w:t>
      </w:r>
      <w:r w:rsidRPr="008C6831">
        <w:rPr>
          <w:rFonts w:ascii="Maiandra GD" w:eastAsia="Times New Roman" w:hAnsi="Maiandra GD" w:cs="Consolas"/>
          <w:b/>
          <w:bCs/>
          <w:color w:val="6B7C8B"/>
          <w:sz w:val="24"/>
          <w:szCs w:val="24"/>
          <w:rPrChange w:id="292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2922"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92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2924" w:author="Narendra" w:date="2021-08-21T13:02:00Z">
            <w:rPr>
              <w:rFonts w:ascii="inherit" w:eastAsia="Times New Roman" w:hAnsi="inherit" w:cs="Consolas"/>
              <w:b/>
              <w:bCs/>
              <w:color w:val="D171DD"/>
              <w:sz w:val="25"/>
            </w:rPr>
          </w:rPrChange>
        </w:rPr>
        <w:t>case</w:t>
      </w:r>
      <w:r w:rsidRPr="008C6831">
        <w:rPr>
          <w:rFonts w:ascii="Maiandra GD" w:eastAsia="Times New Roman" w:hAnsi="Maiandra GD" w:cs="Consolas"/>
          <w:color w:val="CFD5E0"/>
          <w:sz w:val="24"/>
          <w:szCs w:val="24"/>
          <w:rPrChange w:id="2925"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7CC379"/>
          <w:sz w:val="24"/>
          <w:szCs w:val="24"/>
          <w:rPrChange w:id="2926" w:author="Narendra" w:date="2021-08-21T13:02:00Z">
            <w:rPr>
              <w:rFonts w:ascii="inherit" w:eastAsia="Times New Roman" w:hAnsi="inherit" w:cs="Consolas"/>
              <w:color w:val="7CC379"/>
              <w:sz w:val="25"/>
            </w:rPr>
          </w:rPrChange>
        </w:rPr>
        <w:t>"superadminuser"</w:t>
      </w:r>
      <w:r w:rsidRPr="008C6831">
        <w:rPr>
          <w:rFonts w:ascii="Maiandra GD" w:eastAsia="Times New Roman" w:hAnsi="Maiandra GD" w:cs="Consolas"/>
          <w:color w:val="CFD5E0"/>
          <w:sz w:val="24"/>
          <w:szCs w:val="24"/>
          <w:rPrChange w:id="2927"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92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2929" w:author="Narendra" w:date="2021-08-21T13:02:00Z">
            <w:rPr>
              <w:rFonts w:ascii="inherit" w:eastAsia="Times New Roman" w:hAnsi="inherit" w:cs="Consolas"/>
              <w:b/>
              <w:bCs/>
              <w:color w:val="D171DD"/>
              <w:sz w:val="25"/>
            </w:rPr>
          </w:rPrChange>
        </w:rPr>
        <w:t>return</w:t>
      </w:r>
      <w:r w:rsidRPr="008C6831">
        <w:rPr>
          <w:rFonts w:ascii="Maiandra GD" w:eastAsia="Times New Roman" w:hAnsi="Maiandra GD" w:cs="Consolas"/>
          <w:color w:val="CFD5E0"/>
          <w:sz w:val="24"/>
          <w:szCs w:val="24"/>
          <w:rPrChange w:id="2930" w:author="Narendra" w:date="2021-08-21T13:02:00Z">
            <w:rPr>
              <w:rFonts w:ascii="inherit" w:eastAsia="Times New Roman" w:hAnsi="inherit" w:cs="Consolas"/>
              <w:color w:val="CFD5E0"/>
              <w:sz w:val="25"/>
            </w:rPr>
          </w:rPrChange>
        </w:rPr>
        <w:t xml:space="preserve"> Request.</w:t>
      </w:r>
      <w:r w:rsidRPr="008C6831">
        <w:rPr>
          <w:rFonts w:ascii="Maiandra GD" w:eastAsia="Times New Roman" w:hAnsi="Maiandra GD" w:cs="Consolas"/>
          <w:color w:val="4284AE"/>
          <w:sz w:val="24"/>
          <w:szCs w:val="24"/>
          <w:rPrChange w:id="2931" w:author="Narendra" w:date="2021-08-21T13:02:00Z">
            <w:rPr>
              <w:rFonts w:ascii="inherit" w:eastAsia="Times New Roman" w:hAnsi="inherit" w:cs="Consolas"/>
              <w:color w:val="4284AE"/>
              <w:sz w:val="25"/>
            </w:rPr>
          </w:rPrChange>
        </w:rPr>
        <w:t>CreateResponse</w:t>
      </w:r>
      <w:r w:rsidRPr="008C6831">
        <w:rPr>
          <w:rFonts w:ascii="Maiandra GD" w:eastAsia="Times New Roman" w:hAnsi="Maiandra GD" w:cs="Consolas"/>
          <w:b/>
          <w:bCs/>
          <w:color w:val="6B7C8B"/>
          <w:sz w:val="24"/>
          <w:szCs w:val="24"/>
          <w:rPrChange w:id="293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2933" w:author="Narendra" w:date="2021-08-21T13:02:00Z">
            <w:rPr>
              <w:rFonts w:ascii="inherit" w:eastAsia="Times New Roman" w:hAnsi="inherit" w:cs="Consolas"/>
              <w:color w:val="CFD5E0"/>
              <w:sz w:val="25"/>
            </w:rPr>
          </w:rPrChange>
        </w:rPr>
        <w:t>HttpStatusCode.</w:t>
      </w:r>
      <w:r w:rsidRPr="008C6831">
        <w:rPr>
          <w:rFonts w:ascii="Maiandra GD" w:eastAsia="Times New Roman" w:hAnsi="Maiandra GD" w:cs="Consolas"/>
          <w:color w:val="4284AE"/>
          <w:sz w:val="24"/>
          <w:szCs w:val="24"/>
          <w:rPrChange w:id="2934" w:author="Narendra" w:date="2021-08-21T13:02:00Z">
            <w:rPr>
              <w:rFonts w:ascii="inherit" w:eastAsia="Times New Roman" w:hAnsi="inherit" w:cs="Consolas"/>
              <w:color w:val="4284AE"/>
              <w:sz w:val="25"/>
            </w:rPr>
          </w:rPrChange>
        </w:rPr>
        <w:t>OK</w:t>
      </w:r>
      <w:r w:rsidRPr="008C6831">
        <w:rPr>
          <w:rFonts w:ascii="Maiandra GD" w:eastAsia="Times New Roman" w:hAnsi="Maiandra GD" w:cs="Consolas"/>
          <w:color w:val="CFD5E0"/>
          <w:sz w:val="24"/>
          <w:szCs w:val="24"/>
          <w:rPrChange w:id="2935"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93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2937" w:author="Narendra" w:date="2021-08-21T13:02:00Z">
            <w:rPr>
              <w:rFonts w:ascii="inherit" w:eastAsia="Times New Roman" w:hAnsi="inherit" w:cs="Consolas"/>
              <w:color w:val="CFD5E0"/>
              <w:sz w:val="25"/>
            </w:rPr>
          </w:rPrChange>
        </w:rPr>
        <w:t>EmpList.</w:t>
      </w:r>
      <w:r w:rsidRPr="008C6831">
        <w:rPr>
          <w:rFonts w:ascii="Maiandra GD" w:eastAsia="Times New Roman" w:hAnsi="Maiandra GD" w:cs="Consolas"/>
          <w:color w:val="4284AE"/>
          <w:sz w:val="24"/>
          <w:szCs w:val="24"/>
          <w:rPrChange w:id="2938" w:author="Narendra" w:date="2021-08-21T13:02:00Z">
            <w:rPr>
              <w:rFonts w:ascii="inherit" w:eastAsia="Times New Roman" w:hAnsi="inherit" w:cs="Consolas"/>
              <w:color w:val="4284AE"/>
              <w:sz w:val="25"/>
            </w:rPr>
          </w:rPrChange>
        </w:rPr>
        <w:t>Where</w:t>
      </w:r>
      <w:r w:rsidRPr="008C6831">
        <w:rPr>
          <w:rFonts w:ascii="Maiandra GD" w:eastAsia="Times New Roman" w:hAnsi="Maiandra GD" w:cs="Consolas"/>
          <w:b/>
          <w:bCs/>
          <w:color w:val="6B7C8B"/>
          <w:sz w:val="24"/>
          <w:szCs w:val="24"/>
          <w:rPrChange w:id="293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2940" w:author="Narendra" w:date="2021-08-21T13:02:00Z">
            <w:rPr>
              <w:rFonts w:ascii="inherit" w:eastAsia="Times New Roman" w:hAnsi="inherit" w:cs="Consolas"/>
              <w:color w:val="CFD5E0"/>
              <w:sz w:val="25"/>
            </w:rPr>
          </w:rPrChange>
        </w:rPr>
        <w:t>e =</w:t>
      </w:r>
      <w:r w:rsidRPr="008C6831">
        <w:rPr>
          <w:rFonts w:ascii="Maiandra GD" w:eastAsia="Times New Roman" w:hAnsi="Maiandra GD" w:cs="Consolas"/>
          <w:b/>
          <w:bCs/>
          <w:color w:val="6B7C8B"/>
          <w:sz w:val="24"/>
          <w:szCs w:val="24"/>
          <w:rPrChange w:id="2941" w:author="Narendra" w:date="2021-08-21T13:02:00Z">
            <w:rPr>
              <w:rFonts w:ascii="inherit" w:eastAsia="Times New Roman" w:hAnsi="inherit" w:cs="Consolas"/>
              <w:b/>
              <w:bCs/>
              <w:color w:val="6B7C8B"/>
              <w:sz w:val="25"/>
            </w:rPr>
          </w:rPrChange>
        </w:rPr>
        <w:t>&gt;</w:t>
      </w:r>
      <w:r w:rsidRPr="008C6831">
        <w:rPr>
          <w:rFonts w:ascii="Maiandra GD" w:eastAsia="Times New Roman" w:hAnsi="Maiandra GD" w:cs="Consolas"/>
          <w:color w:val="CFD5E0"/>
          <w:sz w:val="24"/>
          <w:szCs w:val="24"/>
          <w:rPrChange w:id="2942" w:author="Narendra" w:date="2021-08-21T13:02:00Z">
            <w:rPr>
              <w:rFonts w:ascii="inherit" w:eastAsia="Times New Roman" w:hAnsi="inherit" w:cs="Consolas"/>
              <w:color w:val="CFD5E0"/>
              <w:sz w:val="25"/>
            </w:rPr>
          </w:rPrChange>
        </w:rPr>
        <w:t xml:space="preserve"> e.</w:t>
      </w:r>
      <w:r w:rsidRPr="008C6831">
        <w:rPr>
          <w:rFonts w:ascii="Maiandra GD" w:eastAsia="Times New Roman" w:hAnsi="Maiandra GD" w:cs="Consolas"/>
          <w:color w:val="4284AE"/>
          <w:sz w:val="24"/>
          <w:szCs w:val="24"/>
          <w:rPrChange w:id="2943" w:author="Narendra" w:date="2021-08-21T13:02:00Z">
            <w:rPr>
              <w:rFonts w:ascii="inherit" w:eastAsia="Times New Roman" w:hAnsi="inherit" w:cs="Consolas"/>
              <w:color w:val="4284AE"/>
              <w:sz w:val="25"/>
            </w:rPr>
          </w:rPrChange>
        </w:rPr>
        <w:t>Gender</w:t>
      </w:r>
      <w:r w:rsidRPr="008C6831">
        <w:rPr>
          <w:rFonts w:ascii="Maiandra GD" w:eastAsia="Times New Roman" w:hAnsi="Maiandra GD" w:cs="Consolas"/>
          <w:color w:val="CFD5E0"/>
          <w:sz w:val="24"/>
          <w:szCs w:val="24"/>
          <w:rPrChange w:id="2944"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2945" w:author="Narendra" w:date="2021-08-21T13:02:00Z">
            <w:rPr>
              <w:rFonts w:ascii="inherit" w:eastAsia="Times New Roman" w:hAnsi="inherit" w:cs="Consolas"/>
              <w:color w:val="4284AE"/>
              <w:sz w:val="25"/>
            </w:rPr>
          </w:rPrChange>
        </w:rPr>
        <w:t>ToLower</w:t>
      </w:r>
      <w:r w:rsidRPr="008C6831">
        <w:rPr>
          <w:rFonts w:ascii="Maiandra GD" w:eastAsia="Times New Roman" w:hAnsi="Maiandra GD" w:cs="Consolas"/>
          <w:b/>
          <w:bCs/>
          <w:color w:val="6B7C8B"/>
          <w:sz w:val="24"/>
          <w:szCs w:val="24"/>
          <w:rPrChange w:id="2946"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2947" w:author="Narendra" w:date="2021-08-21T13:02:00Z">
            <w:rPr>
              <w:rFonts w:ascii="inherit" w:eastAsia="Times New Roman" w:hAnsi="inherit" w:cs="Consolas"/>
              <w:color w:val="CFD5E0"/>
              <w:sz w:val="25"/>
            </w:rPr>
          </w:rPrChange>
        </w:rPr>
        <w:t xml:space="preserve"> == </w:t>
      </w:r>
      <w:r w:rsidRPr="008C6831">
        <w:rPr>
          <w:rFonts w:ascii="Maiandra GD" w:eastAsia="Times New Roman" w:hAnsi="Maiandra GD" w:cs="Consolas"/>
          <w:color w:val="7CC379"/>
          <w:sz w:val="24"/>
          <w:szCs w:val="24"/>
          <w:rPrChange w:id="2948" w:author="Narendra" w:date="2021-08-21T13:02:00Z">
            <w:rPr>
              <w:rFonts w:ascii="inherit" w:eastAsia="Times New Roman" w:hAnsi="inherit" w:cs="Consolas"/>
              <w:color w:val="7CC379"/>
              <w:sz w:val="25"/>
            </w:rPr>
          </w:rPrChange>
        </w:rPr>
        <w:t>"female"</w:t>
      </w:r>
      <w:r w:rsidRPr="008C6831">
        <w:rPr>
          <w:rFonts w:ascii="Maiandra GD" w:eastAsia="Times New Roman" w:hAnsi="Maiandra GD" w:cs="Consolas"/>
          <w:b/>
          <w:bCs/>
          <w:color w:val="6B7C8B"/>
          <w:sz w:val="24"/>
          <w:szCs w:val="24"/>
          <w:rPrChange w:id="294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2950"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2951" w:author="Narendra" w:date="2021-08-21T13:02:00Z">
            <w:rPr>
              <w:rFonts w:ascii="inherit" w:eastAsia="Times New Roman" w:hAnsi="inherit" w:cs="Consolas"/>
              <w:color w:val="4284AE"/>
              <w:sz w:val="25"/>
            </w:rPr>
          </w:rPrChange>
        </w:rPr>
        <w:t>ToList</w:t>
      </w:r>
      <w:r w:rsidRPr="008C6831">
        <w:rPr>
          <w:rFonts w:ascii="Maiandra GD" w:eastAsia="Times New Roman" w:hAnsi="Maiandra GD" w:cs="Consolas"/>
          <w:b/>
          <w:bCs/>
          <w:color w:val="6B7C8B"/>
          <w:sz w:val="24"/>
          <w:szCs w:val="24"/>
          <w:rPrChange w:id="295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2953"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95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2955" w:author="Narendra" w:date="2021-08-21T13:02:00Z">
            <w:rPr>
              <w:rFonts w:ascii="inherit" w:eastAsia="Times New Roman" w:hAnsi="inherit" w:cs="Consolas"/>
              <w:b/>
              <w:bCs/>
              <w:color w:val="D171DD"/>
              <w:sz w:val="25"/>
            </w:rPr>
          </w:rPrChange>
        </w:rPr>
        <w:t>case</w:t>
      </w:r>
      <w:r w:rsidRPr="008C6831">
        <w:rPr>
          <w:rFonts w:ascii="Maiandra GD" w:eastAsia="Times New Roman" w:hAnsi="Maiandra GD" w:cs="Consolas"/>
          <w:color w:val="CFD5E0"/>
          <w:sz w:val="24"/>
          <w:szCs w:val="24"/>
          <w:rPrChange w:id="2956"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7CC379"/>
          <w:sz w:val="24"/>
          <w:szCs w:val="24"/>
          <w:rPrChange w:id="2957" w:author="Narendra" w:date="2021-08-21T13:02:00Z">
            <w:rPr>
              <w:rFonts w:ascii="inherit" w:eastAsia="Times New Roman" w:hAnsi="inherit" w:cs="Consolas"/>
              <w:color w:val="7CC379"/>
              <w:sz w:val="25"/>
            </w:rPr>
          </w:rPrChange>
        </w:rPr>
        <w:t>"bothuser"</w:t>
      </w:r>
      <w:r w:rsidRPr="008C6831">
        <w:rPr>
          <w:rFonts w:ascii="Maiandra GD" w:eastAsia="Times New Roman" w:hAnsi="Maiandra GD" w:cs="Consolas"/>
          <w:color w:val="CFD5E0"/>
          <w:sz w:val="24"/>
          <w:szCs w:val="24"/>
          <w:rPrChange w:id="2958"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95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2960" w:author="Narendra" w:date="2021-08-21T13:02:00Z">
            <w:rPr>
              <w:rFonts w:ascii="inherit" w:eastAsia="Times New Roman" w:hAnsi="inherit" w:cs="Consolas"/>
              <w:b/>
              <w:bCs/>
              <w:color w:val="D171DD"/>
              <w:sz w:val="25"/>
            </w:rPr>
          </w:rPrChange>
        </w:rPr>
        <w:t>return</w:t>
      </w:r>
      <w:r w:rsidRPr="008C6831">
        <w:rPr>
          <w:rFonts w:ascii="Maiandra GD" w:eastAsia="Times New Roman" w:hAnsi="Maiandra GD" w:cs="Consolas"/>
          <w:color w:val="CFD5E0"/>
          <w:sz w:val="24"/>
          <w:szCs w:val="24"/>
          <w:rPrChange w:id="2961" w:author="Narendra" w:date="2021-08-21T13:02:00Z">
            <w:rPr>
              <w:rFonts w:ascii="inherit" w:eastAsia="Times New Roman" w:hAnsi="inherit" w:cs="Consolas"/>
              <w:color w:val="CFD5E0"/>
              <w:sz w:val="25"/>
            </w:rPr>
          </w:rPrChange>
        </w:rPr>
        <w:t xml:space="preserve"> Request.</w:t>
      </w:r>
      <w:r w:rsidRPr="008C6831">
        <w:rPr>
          <w:rFonts w:ascii="Maiandra GD" w:eastAsia="Times New Roman" w:hAnsi="Maiandra GD" w:cs="Consolas"/>
          <w:color w:val="4284AE"/>
          <w:sz w:val="24"/>
          <w:szCs w:val="24"/>
          <w:rPrChange w:id="2962" w:author="Narendra" w:date="2021-08-21T13:02:00Z">
            <w:rPr>
              <w:rFonts w:ascii="inherit" w:eastAsia="Times New Roman" w:hAnsi="inherit" w:cs="Consolas"/>
              <w:color w:val="4284AE"/>
              <w:sz w:val="25"/>
            </w:rPr>
          </w:rPrChange>
        </w:rPr>
        <w:t>CreateResponse</w:t>
      </w:r>
      <w:r w:rsidRPr="008C6831">
        <w:rPr>
          <w:rFonts w:ascii="Maiandra GD" w:eastAsia="Times New Roman" w:hAnsi="Maiandra GD" w:cs="Consolas"/>
          <w:b/>
          <w:bCs/>
          <w:color w:val="6B7C8B"/>
          <w:sz w:val="24"/>
          <w:szCs w:val="24"/>
          <w:rPrChange w:id="296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2964" w:author="Narendra" w:date="2021-08-21T13:02:00Z">
            <w:rPr>
              <w:rFonts w:ascii="inherit" w:eastAsia="Times New Roman" w:hAnsi="inherit" w:cs="Consolas"/>
              <w:color w:val="CFD5E0"/>
              <w:sz w:val="25"/>
            </w:rPr>
          </w:rPrChange>
        </w:rPr>
        <w:t>HttpStatusCode.</w:t>
      </w:r>
      <w:r w:rsidRPr="008C6831">
        <w:rPr>
          <w:rFonts w:ascii="Maiandra GD" w:eastAsia="Times New Roman" w:hAnsi="Maiandra GD" w:cs="Consolas"/>
          <w:color w:val="4284AE"/>
          <w:sz w:val="24"/>
          <w:szCs w:val="24"/>
          <w:rPrChange w:id="2965" w:author="Narendra" w:date="2021-08-21T13:02:00Z">
            <w:rPr>
              <w:rFonts w:ascii="inherit" w:eastAsia="Times New Roman" w:hAnsi="inherit" w:cs="Consolas"/>
              <w:color w:val="4284AE"/>
              <w:sz w:val="25"/>
            </w:rPr>
          </w:rPrChange>
        </w:rPr>
        <w:t>OK</w:t>
      </w:r>
      <w:r w:rsidRPr="008C6831">
        <w:rPr>
          <w:rFonts w:ascii="Maiandra GD" w:eastAsia="Times New Roman" w:hAnsi="Maiandra GD" w:cs="Consolas"/>
          <w:color w:val="CFD5E0"/>
          <w:sz w:val="24"/>
          <w:szCs w:val="24"/>
          <w:rPrChange w:id="2966" w:author="Narendra" w:date="2021-08-21T13:02:00Z">
            <w:rPr>
              <w:rFonts w:ascii="inherit" w:eastAsia="Times New Roman" w:hAnsi="inherit" w:cs="Consolas"/>
              <w:color w:val="CFD5E0"/>
              <w:sz w:val="25"/>
            </w:rPr>
          </w:rPrChange>
        </w:rPr>
        <w:t>,EmpList</w:t>
      </w:r>
      <w:r w:rsidRPr="008C6831">
        <w:rPr>
          <w:rFonts w:ascii="Maiandra GD" w:eastAsia="Times New Roman" w:hAnsi="Maiandra GD" w:cs="Consolas"/>
          <w:b/>
          <w:bCs/>
          <w:color w:val="6B7C8B"/>
          <w:sz w:val="24"/>
          <w:szCs w:val="24"/>
          <w:rPrChange w:id="296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2968"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96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2970" w:author="Narendra" w:date="2021-08-21T13:02:00Z">
            <w:rPr>
              <w:rFonts w:ascii="inherit" w:eastAsia="Times New Roman" w:hAnsi="inherit" w:cs="Consolas"/>
              <w:b/>
              <w:bCs/>
              <w:color w:val="D171DD"/>
              <w:sz w:val="25"/>
            </w:rPr>
          </w:rPrChange>
        </w:rPr>
        <w:t>default</w:t>
      </w:r>
      <w:r w:rsidRPr="008C6831">
        <w:rPr>
          <w:rFonts w:ascii="Maiandra GD" w:eastAsia="Times New Roman" w:hAnsi="Maiandra GD" w:cs="Consolas"/>
          <w:color w:val="CFD5E0"/>
          <w:sz w:val="24"/>
          <w:szCs w:val="24"/>
          <w:rPrChange w:id="2971"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97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2973" w:author="Narendra" w:date="2021-08-21T13:02:00Z">
            <w:rPr>
              <w:rFonts w:ascii="inherit" w:eastAsia="Times New Roman" w:hAnsi="inherit" w:cs="Consolas"/>
              <w:b/>
              <w:bCs/>
              <w:color w:val="D171DD"/>
              <w:sz w:val="25"/>
            </w:rPr>
          </w:rPrChange>
        </w:rPr>
        <w:t>return</w:t>
      </w:r>
      <w:r w:rsidRPr="008C6831">
        <w:rPr>
          <w:rFonts w:ascii="Maiandra GD" w:eastAsia="Times New Roman" w:hAnsi="Maiandra GD" w:cs="Consolas"/>
          <w:color w:val="CFD5E0"/>
          <w:sz w:val="24"/>
          <w:szCs w:val="24"/>
          <w:rPrChange w:id="2974" w:author="Narendra" w:date="2021-08-21T13:02:00Z">
            <w:rPr>
              <w:rFonts w:ascii="inherit" w:eastAsia="Times New Roman" w:hAnsi="inherit" w:cs="Consolas"/>
              <w:color w:val="CFD5E0"/>
              <w:sz w:val="25"/>
            </w:rPr>
          </w:rPrChange>
        </w:rPr>
        <w:t xml:space="preserve"> Request.</w:t>
      </w:r>
      <w:r w:rsidRPr="008C6831">
        <w:rPr>
          <w:rFonts w:ascii="Maiandra GD" w:eastAsia="Times New Roman" w:hAnsi="Maiandra GD" w:cs="Consolas"/>
          <w:color w:val="4284AE"/>
          <w:sz w:val="24"/>
          <w:szCs w:val="24"/>
          <w:rPrChange w:id="2975" w:author="Narendra" w:date="2021-08-21T13:02:00Z">
            <w:rPr>
              <w:rFonts w:ascii="inherit" w:eastAsia="Times New Roman" w:hAnsi="inherit" w:cs="Consolas"/>
              <w:color w:val="4284AE"/>
              <w:sz w:val="25"/>
            </w:rPr>
          </w:rPrChange>
        </w:rPr>
        <w:t>CreateResponse</w:t>
      </w:r>
      <w:r w:rsidRPr="008C6831">
        <w:rPr>
          <w:rFonts w:ascii="Maiandra GD" w:eastAsia="Times New Roman" w:hAnsi="Maiandra GD" w:cs="Consolas"/>
          <w:b/>
          <w:bCs/>
          <w:color w:val="6B7C8B"/>
          <w:sz w:val="24"/>
          <w:szCs w:val="24"/>
          <w:rPrChange w:id="2976"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2977" w:author="Narendra" w:date="2021-08-21T13:02:00Z">
            <w:rPr>
              <w:rFonts w:ascii="inherit" w:eastAsia="Times New Roman" w:hAnsi="inherit" w:cs="Consolas"/>
              <w:color w:val="CFD5E0"/>
              <w:sz w:val="25"/>
            </w:rPr>
          </w:rPrChange>
        </w:rPr>
        <w:t>HttpStatusCode.</w:t>
      </w:r>
      <w:r w:rsidRPr="008C6831">
        <w:rPr>
          <w:rFonts w:ascii="Maiandra GD" w:eastAsia="Times New Roman" w:hAnsi="Maiandra GD" w:cs="Consolas"/>
          <w:color w:val="4284AE"/>
          <w:sz w:val="24"/>
          <w:szCs w:val="24"/>
          <w:rPrChange w:id="2978" w:author="Narendra" w:date="2021-08-21T13:02:00Z">
            <w:rPr>
              <w:rFonts w:ascii="inherit" w:eastAsia="Times New Roman" w:hAnsi="inherit" w:cs="Consolas"/>
              <w:color w:val="4284AE"/>
              <w:sz w:val="25"/>
            </w:rPr>
          </w:rPrChange>
        </w:rPr>
        <w:t>BadRequest</w:t>
      </w:r>
      <w:r w:rsidRPr="008C6831">
        <w:rPr>
          <w:rFonts w:ascii="Maiandra GD" w:eastAsia="Times New Roman" w:hAnsi="Maiandra GD" w:cs="Consolas"/>
          <w:b/>
          <w:bCs/>
          <w:color w:val="6B7C8B"/>
          <w:sz w:val="24"/>
          <w:szCs w:val="24"/>
          <w:rPrChange w:id="297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2980"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98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2982"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98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2984"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98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2986"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line="384" w:lineRule="atLeast"/>
        <w:textAlignment w:val="baseline"/>
        <w:rPr>
          <w:rFonts w:ascii="Maiandra GD" w:eastAsia="Times New Roman" w:hAnsi="Maiandra GD" w:cs="Consolas"/>
          <w:color w:val="596174"/>
          <w:sz w:val="24"/>
          <w:szCs w:val="24"/>
          <w:rPrChange w:id="298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2988"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2989"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2990" w:author="Narendra" w:date="2021-08-21T13:02:00Z">
            <w:rPr>
              <w:rFonts w:ascii="Arial" w:eastAsia="Times New Roman" w:hAnsi="Arial" w:cs="Arial"/>
              <w:color w:val="000000"/>
              <w:sz w:val="23"/>
              <w:szCs w:val="23"/>
              <w:bdr w:val="none" w:sz="0" w:space="0" w:color="auto" w:frame="1"/>
            </w:rPr>
          </w:rPrChange>
        </w:rPr>
        <w:t>In the last article, we discussed how to consume the Web APIs using Postman as a client. But it is also necessary to know how to consume APIs from different types of clients.</w:t>
      </w:r>
    </w:p>
    <w:p w:rsidR="006E519F" w:rsidRPr="008C6831" w:rsidRDefault="006E519F" w:rsidP="006E519F">
      <w:pPr>
        <w:shd w:val="clear" w:color="auto" w:fill="FFFFFF"/>
        <w:spacing w:after="0" w:line="240" w:lineRule="auto"/>
        <w:jc w:val="both"/>
        <w:textAlignment w:val="baseline"/>
        <w:outlineLvl w:val="4"/>
        <w:rPr>
          <w:rFonts w:ascii="Maiandra GD" w:eastAsia="Times New Roman" w:hAnsi="Maiandra GD" w:cs="Segoe UI"/>
          <w:color w:val="3A3A3A"/>
          <w:sz w:val="24"/>
          <w:szCs w:val="24"/>
          <w:rPrChange w:id="2991" w:author="Narendra" w:date="2021-08-21T13:02:00Z">
            <w:rPr>
              <w:rFonts w:ascii="Segoe UI" w:eastAsia="Times New Roman" w:hAnsi="Segoe UI" w:cs="Segoe UI"/>
              <w:color w:val="3A3A3A"/>
              <w:sz w:val="20"/>
              <w:szCs w:val="20"/>
            </w:rPr>
          </w:rPrChange>
        </w:rPr>
      </w:pPr>
      <w:r w:rsidRPr="008C6831">
        <w:rPr>
          <w:rFonts w:ascii="Maiandra GD" w:eastAsia="Times New Roman" w:hAnsi="Maiandra GD" w:cs="Arial"/>
          <w:b/>
          <w:bCs/>
          <w:color w:val="000000"/>
          <w:sz w:val="24"/>
          <w:szCs w:val="24"/>
          <w:rPrChange w:id="2992" w:author="Narendra" w:date="2021-08-21T13:02:00Z">
            <w:rPr>
              <w:rFonts w:ascii="Arial" w:eastAsia="Times New Roman" w:hAnsi="Arial" w:cs="Arial"/>
              <w:b/>
              <w:bCs/>
              <w:color w:val="000000"/>
              <w:sz w:val="27"/>
            </w:rPr>
          </w:rPrChange>
        </w:rPr>
        <w:t>Consuming Web API Service using JQuery AJAX:</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2993"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2994" w:author="Narendra" w:date="2021-08-21T13:02:00Z">
            <w:rPr>
              <w:rFonts w:ascii="Arial" w:eastAsia="Times New Roman" w:hAnsi="Arial" w:cs="Arial"/>
              <w:color w:val="000000"/>
              <w:sz w:val="23"/>
              <w:szCs w:val="23"/>
              <w:bdr w:val="none" w:sz="0" w:space="0" w:color="auto" w:frame="1"/>
            </w:rPr>
          </w:rPrChange>
        </w:rPr>
        <w:t>Create one empty web application and then add one HTML page with the name AJAXClient to your application. Once you add the HTML Page then copy and paste the following code.</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2995"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color w:val="000000"/>
          <w:sz w:val="24"/>
          <w:szCs w:val="24"/>
          <w:rPrChange w:id="2996" w:author="Narendra" w:date="2021-08-21T13:02:00Z">
            <w:rPr>
              <w:rFonts w:ascii="Arial" w:eastAsia="Times New Roman" w:hAnsi="Arial" w:cs="Arial"/>
              <w:b/>
              <w:bCs/>
              <w:color w:val="000000"/>
              <w:sz w:val="23"/>
            </w:rPr>
          </w:rPrChange>
        </w:rPr>
        <w:t>Note:</w:t>
      </w:r>
      <w:r w:rsidRPr="008C6831">
        <w:rPr>
          <w:rFonts w:ascii="Maiandra GD" w:eastAsia="Times New Roman" w:hAnsi="Maiandra GD" w:cs="Arial"/>
          <w:color w:val="000000"/>
          <w:sz w:val="24"/>
          <w:szCs w:val="24"/>
          <w:bdr w:val="none" w:sz="0" w:space="0" w:color="auto" w:frame="1"/>
          <w:rPrChange w:id="2997" w:author="Narendra" w:date="2021-08-21T13:02:00Z">
            <w:rPr>
              <w:rFonts w:ascii="Arial" w:eastAsia="Times New Roman" w:hAnsi="Arial" w:cs="Arial"/>
              <w:color w:val="000000"/>
              <w:sz w:val="23"/>
              <w:szCs w:val="23"/>
              <w:bdr w:val="none" w:sz="0" w:space="0" w:color="auto" w:frame="1"/>
            </w:rPr>
          </w:rPrChange>
        </w:rPr>
        <w:t> You need to be installed JQuery packages in your projects.</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299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FFFFFF"/>
          <w:sz w:val="24"/>
          <w:szCs w:val="24"/>
          <w:rPrChange w:id="2999" w:author="Narendra" w:date="2021-08-21T13:02:00Z">
            <w:rPr>
              <w:rFonts w:ascii="inherit" w:eastAsia="Times New Roman" w:hAnsi="inherit" w:cs="Consolas"/>
              <w:color w:val="FFFFFF"/>
              <w:sz w:val="25"/>
            </w:rPr>
          </w:rPrChange>
        </w:rPr>
        <w:t>&lt;!DOCTYPE html&gt;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00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3001" w:author="Narendra" w:date="2021-08-21T13:02:00Z">
            <w:rPr>
              <w:rFonts w:ascii="inherit" w:eastAsia="Times New Roman" w:hAnsi="inherit" w:cs="Consolas"/>
              <w:b/>
              <w:bCs/>
              <w:color w:val="6B7C8B"/>
              <w:sz w:val="25"/>
            </w:rPr>
          </w:rPrChange>
        </w:rPr>
        <w:t>&lt;</w:t>
      </w:r>
      <w:r w:rsidRPr="008C6831">
        <w:rPr>
          <w:rFonts w:ascii="Maiandra GD" w:eastAsia="Times New Roman" w:hAnsi="Maiandra GD" w:cs="Consolas"/>
          <w:b/>
          <w:bCs/>
          <w:color w:val="D171DD"/>
          <w:sz w:val="24"/>
          <w:szCs w:val="24"/>
          <w:rPrChange w:id="3002" w:author="Narendra" w:date="2021-08-21T13:02:00Z">
            <w:rPr>
              <w:rFonts w:ascii="inherit" w:eastAsia="Times New Roman" w:hAnsi="inherit" w:cs="Consolas"/>
              <w:b/>
              <w:bCs/>
              <w:color w:val="D171DD"/>
              <w:sz w:val="25"/>
            </w:rPr>
          </w:rPrChange>
        </w:rPr>
        <w:t>html</w:t>
      </w:r>
      <w:r w:rsidRPr="008C6831">
        <w:rPr>
          <w:rFonts w:ascii="Maiandra GD" w:eastAsia="Times New Roman" w:hAnsi="Maiandra GD" w:cs="Consolas"/>
          <w:b/>
          <w:bCs/>
          <w:color w:val="6B7C8B"/>
          <w:sz w:val="24"/>
          <w:szCs w:val="24"/>
          <w:rPrChange w:id="3003" w:author="Narendra" w:date="2021-08-21T13:02:00Z">
            <w:rPr>
              <w:rFonts w:ascii="inherit" w:eastAsia="Times New Roman" w:hAnsi="inherit" w:cs="Consolas"/>
              <w:b/>
              <w:bCs/>
              <w:color w:val="6B7C8B"/>
              <w:sz w:val="25"/>
            </w:rPr>
          </w:rPrChange>
        </w:rPr>
        <w:t>&gt;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00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3005" w:author="Narendra" w:date="2021-08-21T13:02:00Z">
            <w:rPr>
              <w:rFonts w:ascii="inherit" w:eastAsia="Times New Roman" w:hAnsi="inherit" w:cs="Consolas"/>
              <w:b/>
              <w:bCs/>
              <w:color w:val="6B7C8B"/>
              <w:sz w:val="25"/>
            </w:rPr>
          </w:rPrChange>
        </w:rPr>
        <w:t>&lt;</w:t>
      </w:r>
      <w:r w:rsidRPr="008C6831">
        <w:rPr>
          <w:rFonts w:ascii="Maiandra GD" w:eastAsia="Times New Roman" w:hAnsi="Maiandra GD" w:cs="Consolas"/>
          <w:b/>
          <w:bCs/>
          <w:color w:val="D171DD"/>
          <w:sz w:val="24"/>
          <w:szCs w:val="24"/>
          <w:rPrChange w:id="3006" w:author="Narendra" w:date="2021-08-21T13:02:00Z">
            <w:rPr>
              <w:rFonts w:ascii="inherit" w:eastAsia="Times New Roman" w:hAnsi="inherit" w:cs="Consolas"/>
              <w:b/>
              <w:bCs/>
              <w:color w:val="D171DD"/>
              <w:sz w:val="25"/>
            </w:rPr>
          </w:rPrChange>
        </w:rPr>
        <w:t>head</w:t>
      </w:r>
      <w:r w:rsidRPr="008C6831">
        <w:rPr>
          <w:rFonts w:ascii="Maiandra GD" w:eastAsia="Times New Roman" w:hAnsi="Maiandra GD" w:cs="Consolas"/>
          <w:b/>
          <w:bCs/>
          <w:color w:val="6B7C8B"/>
          <w:sz w:val="24"/>
          <w:szCs w:val="24"/>
          <w:rPrChange w:id="3007" w:author="Narendra" w:date="2021-08-21T13:02:00Z">
            <w:rPr>
              <w:rFonts w:ascii="inherit" w:eastAsia="Times New Roman" w:hAnsi="inherit" w:cs="Consolas"/>
              <w:b/>
              <w:bCs/>
              <w:color w:val="6B7C8B"/>
              <w:sz w:val="25"/>
            </w:rPr>
          </w:rPrChange>
        </w:rPr>
        <w:t>&gt;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00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3009" w:author="Narendra" w:date="2021-08-21T13:02:00Z">
            <w:rPr>
              <w:rFonts w:ascii="inherit" w:eastAsia="Times New Roman" w:hAnsi="inherit" w:cs="Consolas"/>
              <w:b/>
              <w:bCs/>
              <w:color w:val="6B7C8B"/>
              <w:sz w:val="25"/>
            </w:rPr>
          </w:rPrChange>
        </w:rPr>
        <w:t>&lt;</w:t>
      </w:r>
      <w:r w:rsidRPr="008C6831">
        <w:rPr>
          <w:rFonts w:ascii="Maiandra GD" w:eastAsia="Times New Roman" w:hAnsi="Maiandra GD" w:cs="Consolas"/>
          <w:b/>
          <w:bCs/>
          <w:color w:val="D171DD"/>
          <w:sz w:val="24"/>
          <w:szCs w:val="24"/>
          <w:rPrChange w:id="3010" w:author="Narendra" w:date="2021-08-21T13:02:00Z">
            <w:rPr>
              <w:rFonts w:ascii="inherit" w:eastAsia="Times New Roman" w:hAnsi="inherit" w:cs="Consolas"/>
              <w:b/>
              <w:bCs/>
              <w:color w:val="D171DD"/>
              <w:sz w:val="25"/>
            </w:rPr>
          </w:rPrChange>
        </w:rPr>
        <w:t>title</w:t>
      </w:r>
      <w:r w:rsidRPr="008C6831">
        <w:rPr>
          <w:rFonts w:ascii="Maiandra GD" w:eastAsia="Times New Roman" w:hAnsi="Maiandra GD" w:cs="Consolas"/>
          <w:b/>
          <w:bCs/>
          <w:color w:val="6B7C8B"/>
          <w:sz w:val="24"/>
          <w:szCs w:val="24"/>
          <w:rPrChange w:id="3011" w:author="Narendra" w:date="2021-08-21T13:02:00Z">
            <w:rPr>
              <w:rFonts w:ascii="inherit" w:eastAsia="Times New Roman" w:hAnsi="inherit" w:cs="Consolas"/>
              <w:b/>
              <w:bCs/>
              <w:color w:val="6B7C8B"/>
              <w:sz w:val="25"/>
            </w:rPr>
          </w:rPrChange>
        </w:rPr>
        <w:t>&gt;&lt;/</w:t>
      </w:r>
      <w:r w:rsidRPr="008C6831">
        <w:rPr>
          <w:rFonts w:ascii="Maiandra GD" w:eastAsia="Times New Roman" w:hAnsi="Maiandra GD" w:cs="Consolas"/>
          <w:b/>
          <w:bCs/>
          <w:color w:val="D171DD"/>
          <w:sz w:val="24"/>
          <w:szCs w:val="24"/>
          <w:rPrChange w:id="3012" w:author="Narendra" w:date="2021-08-21T13:02:00Z">
            <w:rPr>
              <w:rFonts w:ascii="inherit" w:eastAsia="Times New Roman" w:hAnsi="inherit" w:cs="Consolas"/>
              <w:b/>
              <w:bCs/>
              <w:color w:val="D171DD"/>
              <w:sz w:val="25"/>
            </w:rPr>
          </w:rPrChange>
        </w:rPr>
        <w:t>title</w:t>
      </w:r>
      <w:r w:rsidRPr="008C6831">
        <w:rPr>
          <w:rFonts w:ascii="Maiandra GD" w:eastAsia="Times New Roman" w:hAnsi="Maiandra GD" w:cs="Consolas"/>
          <w:b/>
          <w:bCs/>
          <w:color w:val="6B7C8B"/>
          <w:sz w:val="24"/>
          <w:szCs w:val="24"/>
          <w:rPrChange w:id="3013" w:author="Narendra" w:date="2021-08-21T13:02:00Z">
            <w:rPr>
              <w:rFonts w:ascii="inherit" w:eastAsia="Times New Roman" w:hAnsi="inherit" w:cs="Consolas"/>
              <w:b/>
              <w:bCs/>
              <w:color w:val="6B7C8B"/>
              <w:sz w:val="25"/>
            </w:rPr>
          </w:rPrChange>
        </w:rPr>
        <w:t>&gt;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01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3015" w:author="Narendra" w:date="2021-08-21T13:02:00Z">
            <w:rPr>
              <w:rFonts w:ascii="inherit" w:eastAsia="Times New Roman" w:hAnsi="inherit" w:cs="Consolas"/>
              <w:b/>
              <w:bCs/>
              <w:color w:val="6B7C8B"/>
              <w:sz w:val="25"/>
            </w:rPr>
          </w:rPrChange>
        </w:rPr>
        <w:t>&lt;</w:t>
      </w:r>
      <w:r w:rsidRPr="008C6831">
        <w:rPr>
          <w:rFonts w:ascii="Maiandra GD" w:eastAsia="Times New Roman" w:hAnsi="Maiandra GD" w:cs="Consolas"/>
          <w:b/>
          <w:bCs/>
          <w:color w:val="D171DD"/>
          <w:sz w:val="24"/>
          <w:szCs w:val="24"/>
          <w:rPrChange w:id="3016" w:author="Narendra" w:date="2021-08-21T13:02:00Z">
            <w:rPr>
              <w:rFonts w:ascii="inherit" w:eastAsia="Times New Roman" w:hAnsi="inherit" w:cs="Consolas"/>
              <w:b/>
              <w:bCs/>
              <w:color w:val="D171DD"/>
              <w:sz w:val="25"/>
            </w:rPr>
          </w:rPrChange>
        </w:rPr>
        <w:t>meta</w:t>
      </w:r>
      <w:r w:rsidRPr="008C6831">
        <w:rPr>
          <w:rFonts w:ascii="Maiandra GD" w:eastAsia="Times New Roman" w:hAnsi="Maiandra GD" w:cs="Consolas"/>
          <w:color w:val="CFD5E0"/>
          <w:sz w:val="24"/>
          <w:szCs w:val="24"/>
          <w:rPrChange w:id="3017"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D19252"/>
          <w:sz w:val="24"/>
          <w:szCs w:val="24"/>
          <w:rPrChange w:id="3018" w:author="Narendra" w:date="2021-08-21T13:02:00Z">
            <w:rPr>
              <w:rFonts w:ascii="inherit" w:eastAsia="Times New Roman" w:hAnsi="inherit" w:cs="Consolas"/>
              <w:color w:val="D19252"/>
              <w:sz w:val="25"/>
            </w:rPr>
          </w:rPrChange>
        </w:rPr>
        <w:t>charset</w:t>
      </w:r>
      <w:r w:rsidRPr="008C6831">
        <w:rPr>
          <w:rFonts w:ascii="Maiandra GD" w:eastAsia="Times New Roman" w:hAnsi="Maiandra GD" w:cs="Consolas"/>
          <w:color w:val="4284AE"/>
          <w:sz w:val="24"/>
          <w:szCs w:val="24"/>
          <w:rPrChange w:id="3019" w:author="Narendra" w:date="2021-08-21T13:02:00Z">
            <w:rPr>
              <w:rFonts w:ascii="inherit" w:eastAsia="Times New Roman" w:hAnsi="inherit" w:cs="Consolas"/>
              <w:color w:val="4284AE"/>
              <w:sz w:val="25"/>
            </w:rPr>
          </w:rPrChange>
        </w:rPr>
        <w:t>=</w:t>
      </w:r>
      <w:r w:rsidRPr="008C6831">
        <w:rPr>
          <w:rFonts w:ascii="Maiandra GD" w:eastAsia="Times New Roman" w:hAnsi="Maiandra GD" w:cs="Consolas"/>
          <w:color w:val="7CC379"/>
          <w:sz w:val="24"/>
          <w:szCs w:val="24"/>
          <w:rPrChange w:id="3020" w:author="Narendra" w:date="2021-08-21T13:02:00Z">
            <w:rPr>
              <w:rFonts w:ascii="inherit" w:eastAsia="Times New Roman" w:hAnsi="inherit" w:cs="Consolas"/>
              <w:color w:val="7CC379"/>
              <w:sz w:val="25"/>
            </w:rPr>
          </w:rPrChange>
        </w:rPr>
        <w:t>"utf-8"</w:t>
      </w:r>
      <w:r w:rsidRPr="008C6831">
        <w:rPr>
          <w:rFonts w:ascii="Maiandra GD" w:eastAsia="Times New Roman" w:hAnsi="Maiandra GD" w:cs="Consolas"/>
          <w:color w:val="CFD5E0"/>
          <w:sz w:val="24"/>
          <w:szCs w:val="24"/>
          <w:rPrChange w:id="3021"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3022" w:author="Narendra" w:date="2021-08-21T13:02:00Z">
            <w:rPr>
              <w:rFonts w:ascii="inherit" w:eastAsia="Times New Roman" w:hAnsi="inherit" w:cs="Consolas"/>
              <w:b/>
              <w:bCs/>
              <w:color w:val="6B7C8B"/>
              <w:sz w:val="25"/>
            </w:rPr>
          </w:rPrChange>
        </w:rPr>
        <w:t>/&gt;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02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3024" w:author="Narendra" w:date="2021-08-21T13:02:00Z">
            <w:rPr>
              <w:rFonts w:ascii="inherit" w:eastAsia="Times New Roman" w:hAnsi="inherit" w:cs="Consolas"/>
              <w:color w:val="6B7C8B"/>
              <w:sz w:val="25"/>
            </w:rPr>
          </w:rPrChange>
        </w:rPr>
        <w:t>&lt;!--First Installed Jquery into your application--&gt;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02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3026" w:author="Narendra" w:date="2021-08-21T13:02:00Z">
            <w:rPr>
              <w:rFonts w:ascii="inherit" w:eastAsia="Times New Roman" w:hAnsi="inherit" w:cs="Consolas"/>
              <w:b/>
              <w:bCs/>
              <w:color w:val="6B7C8B"/>
              <w:sz w:val="25"/>
            </w:rPr>
          </w:rPrChange>
        </w:rPr>
        <w:t>&lt;</w:t>
      </w:r>
      <w:r w:rsidRPr="008C6831">
        <w:rPr>
          <w:rFonts w:ascii="Maiandra GD" w:eastAsia="Times New Roman" w:hAnsi="Maiandra GD" w:cs="Consolas"/>
          <w:b/>
          <w:bCs/>
          <w:color w:val="D171DD"/>
          <w:sz w:val="24"/>
          <w:szCs w:val="24"/>
          <w:rPrChange w:id="3027" w:author="Narendra" w:date="2021-08-21T13:02:00Z">
            <w:rPr>
              <w:rFonts w:ascii="inherit" w:eastAsia="Times New Roman" w:hAnsi="inherit" w:cs="Consolas"/>
              <w:b/>
              <w:bCs/>
              <w:color w:val="D171DD"/>
              <w:sz w:val="25"/>
            </w:rPr>
          </w:rPrChange>
        </w:rPr>
        <w:t>script</w:t>
      </w:r>
      <w:r w:rsidRPr="008C6831">
        <w:rPr>
          <w:rFonts w:ascii="Maiandra GD" w:eastAsia="Times New Roman" w:hAnsi="Maiandra GD" w:cs="Consolas"/>
          <w:color w:val="CFD5E0"/>
          <w:sz w:val="24"/>
          <w:szCs w:val="24"/>
          <w:rPrChange w:id="3028"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D19252"/>
          <w:sz w:val="24"/>
          <w:szCs w:val="24"/>
          <w:rPrChange w:id="3029" w:author="Narendra" w:date="2021-08-21T13:02:00Z">
            <w:rPr>
              <w:rFonts w:ascii="inherit" w:eastAsia="Times New Roman" w:hAnsi="inherit" w:cs="Consolas"/>
              <w:color w:val="D19252"/>
              <w:sz w:val="25"/>
            </w:rPr>
          </w:rPrChange>
        </w:rPr>
        <w:t>src</w:t>
      </w:r>
      <w:r w:rsidRPr="008C6831">
        <w:rPr>
          <w:rFonts w:ascii="Maiandra GD" w:eastAsia="Times New Roman" w:hAnsi="Maiandra GD" w:cs="Consolas"/>
          <w:color w:val="4284AE"/>
          <w:sz w:val="24"/>
          <w:szCs w:val="24"/>
          <w:rPrChange w:id="3030" w:author="Narendra" w:date="2021-08-21T13:02:00Z">
            <w:rPr>
              <w:rFonts w:ascii="inherit" w:eastAsia="Times New Roman" w:hAnsi="inherit" w:cs="Consolas"/>
              <w:color w:val="4284AE"/>
              <w:sz w:val="25"/>
            </w:rPr>
          </w:rPrChange>
        </w:rPr>
        <w:t>=</w:t>
      </w:r>
      <w:r w:rsidRPr="008C6831">
        <w:rPr>
          <w:rFonts w:ascii="Maiandra GD" w:eastAsia="Times New Roman" w:hAnsi="Maiandra GD" w:cs="Consolas"/>
          <w:color w:val="7CC379"/>
          <w:sz w:val="24"/>
          <w:szCs w:val="24"/>
          <w:rPrChange w:id="3031" w:author="Narendra" w:date="2021-08-21T13:02:00Z">
            <w:rPr>
              <w:rFonts w:ascii="inherit" w:eastAsia="Times New Roman" w:hAnsi="inherit" w:cs="Consolas"/>
              <w:color w:val="7CC379"/>
              <w:sz w:val="25"/>
            </w:rPr>
          </w:rPrChange>
        </w:rPr>
        <w:t>"Scripts/jquery-3.3.1.js"</w:t>
      </w:r>
      <w:r w:rsidRPr="008C6831">
        <w:rPr>
          <w:rFonts w:ascii="Maiandra GD" w:eastAsia="Times New Roman" w:hAnsi="Maiandra GD" w:cs="Consolas"/>
          <w:b/>
          <w:bCs/>
          <w:color w:val="6B7C8B"/>
          <w:sz w:val="24"/>
          <w:szCs w:val="24"/>
          <w:rPrChange w:id="3032" w:author="Narendra" w:date="2021-08-21T13:02:00Z">
            <w:rPr>
              <w:rFonts w:ascii="inherit" w:eastAsia="Times New Roman" w:hAnsi="inherit" w:cs="Consolas"/>
              <w:b/>
              <w:bCs/>
              <w:color w:val="6B7C8B"/>
              <w:sz w:val="25"/>
            </w:rPr>
          </w:rPrChange>
        </w:rPr>
        <w:t>&gt;&lt;/</w:t>
      </w:r>
      <w:r w:rsidRPr="008C6831">
        <w:rPr>
          <w:rFonts w:ascii="Maiandra GD" w:eastAsia="Times New Roman" w:hAnsi="Maiandra GD" w:cs="Consolas"/>
          <w:b/>
          <w:bCs/>
          <w:color w:val="D171DD"/>
          <w:sz w:val="24"/>
          <w:szCs w:val="24"/>
          <w:rPrChange w:id="3033" w:author="Narendra" w:date="2021-08-21T13:02:00Z">
            <w:rPr>
              <w:rFonts w:ascii="inherit" w:eastAsia="Times New Roman" w:hAnsi="inherit" w:cs="Consolas"/>
              <w:b/>
              <w:bCs/>
              <w:color w:val="D171DD"/>
              <w:sz w:val="25"/>
            </w:rPr>
          </w:rPrChange>
        </w:rPr>
        <w:t>script</w:t>
      </w:r>
      <w:r w:rsidRPr="008C6831">
        <w:rPr>
          <w:rFonts w:ascii="Maiandra GD" w:eastAsia="Times New Roman" w:hAnsi="Maiandra GD" w:cs="Consolas"/>
          <w:b/>
          <w:bCs/>
          <w:color w:val="6B7C8B"/>
          <w:sz w:val="24"/>
          <w:szCs w:val="24"/>
          <w:rPrChange w:id="3034" w:author="Narendra" w:date="2021-08-21T13:02:00Z">
            <w:rPr>
              <w:rFonts w:ascii="inherit" w:eastAsia="Times New Roman" w:hAnsi="inherit" w:cs="Consolas"/>
              <w:b/>
              <w:bCs/>
              <w:color w:val="6B7C8B"/>
              <w:sz w:val="25"/>
            </w:rPr>
          </w:rPrChange>
        </w:rPr>
        <w:t>&gt;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03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3036" w:author="Narendra" w:date="2021-08-21T13:02:00Z">
            <w:rPr>
              <w:rFonts w:ascii="inherit" w:eastAsia="Times New Roman" w:hAnsi="inherit" w:cs="Consolas"/>
              <w:b/>
              <w:bCs/>
              <w:color w:val="6B7C8B"/>
              <w:sz w:val="25"/>
            </w:rPr>
          </w:rPrChange>
        </w:rPr>
        <w:t>&lt;</w:t>
      </w:r>
      <w:r w:rsidRPr="008C6831">
        <w:rPr>
          <w:rFonts w:ascii="Maiandra GD" w:eastAsia="Times New Roman" w:hAnsi="Maiandra GD" w:cs="Consolas"/>
          <w:b/>
          <w:bCs/>
          <w:color w:val="D171DD"/>
          <w:sz w:val="24"/>
          <w:szCs w:val="24"/>
          <w:rPrChange w:id="3037" w:author="Narendra" w:date="2021-08-21T13:02:00Z">
            <w:rPr>
              <w:rFonts w:ascii="inherit" w:eastAsia="Times New Roman" w:hAnsi="inherit" w:cs="Consolas"/>
              <w:b/>
              <w:bCs/>
              <w:color w:val="D171DD"/>
              <w:sz w:val="25"/>
            </w:rPr>
          </w:rPrChange>
        </w:rPr>
        <w:t>script</w:t>
      </w:r>
      <w:r w:rsidRPr="008C6831">
        <w:rPr>
          <w:rFonts w:ascii="Maiandra GD" w:eastAsia="Times New Roman" w:hAnsi="Maiandra GD" w:cs="Consolas"/>
          <w:color w:val="CFD5E0"/>
          <w:sz w:val="24"/>
          <w:szCs w:val="24"/>
          <w:rPrChange w:id="3038"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D19252"/>
          <w:sz w:val="24"/>
          <w:szCs w:val="24"/>
          <w:rPrChange w:id="3039" w:author="Narendra" w:date="2021-08-21T13:02:00Z">
            <w:rPr>
              <w:rFonts w:ascii="inherit" w:eastAsia="Times New Roman" w:hAnsi="inherit" w:cs="Consolas"/>
              <w:color w:val="D19252"/>
              <w:sz w:val="25"/>
            </w:rPr>
          </w:rPrChange>
        </w:rPr>
        <w:t>type</w:t>
      </w:r>
      <w:r w:rsidRPr="008C6831">
        <w:rPr>
          <w:rFonts w:ascii="Maiandra GD" w:eastAsia="Times New Roman" w:hAnsi="Maiandra GD" w:cs="Consolas"/>
          <w:color w:val="4284AE"/>
          <w:sz w:val="24"/>
          <w:szCs w:val="24"/>
          <w:rPrChange w:id="3040" w:author="Narendra" w:date="2021-08-21T13:02:00Z">
            <w:rPr>
              <w:rFonts w:ascii="inherit" w:eastAsia="Times New Roman" w:hAnsi="inherit" w:cs="Consolas"/>
              <w:color w:val="4284AE"/>
              <w:sz w:val="25"/>
            </w:rPr>
          </w:rPrChange>
        </w:rPr>
        <w:t>=</w:t>
      </w:r>
      <w:r w:rsidRPr="008C6831">
        <w:rPr>
          <w:rFonts w:ascii="Maiandra GD" w:eastAsia="Times New Roman" w:hAnsi="Maiandra GD" w:cs="Consolas"/>
          <w:color w:val="7CC379"/>
          <w:sz w:val="24"/>
          <w:szCs w:val="24"/>
          <w:rPrChange w:id="3041" w:author="Narendra" w:date="2021-08-21T13:02:00Z">
            <w:rPr>
              <w:rFonts w:ascii="inherit" w:eastAsia="Times New Roman" w:hAnsi="inherit" w:cs="Consolas"/>
              <w:color w:val="7CC379"/>
              <w:sz w:val="25"/>
            </w:rPr>
          </w:rPrChange>
        </w:rPr>
        <w:t>"text/javascript"</w:t>
      </w:r>
      <w:r w:rsidRPr="008C6831">
        <w:rPr>
          <w:rFonts w:ascii="Maiandra GD" w:eastAsia="Times New Roman" w:hAnsi="Maiandra GD" w:cs="Consolas"/>
          <w:b/>
          <w:bCs/>
          <w:color w:val="6B7C8B"/>
          <w:sz w:val="24"/>
          <w:szCs w:val="24"/>
          <w:rPrChange w:id="3042" w:author="Narendra" w:date="2021-08-21T13:02:00Z">
            <w:rPr>
              <w:rFonts w:ascii="inherit" w:eastAsia="Times New Roman" w:hAnsi="inherit" w:cs="Consolas"/>
              <w:b/>
              <w:bCs/>
              <w:color w:val="6B7C8B"/>
              <w:sz w:val="25"/>
            </w:rPr>
          </w:rPrChange>
        </w:rPr>
        <w:t>&gt;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04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3044" w:author="Narendra" w:date="2021-08-21T13:02:00Z">
            <w:rPr>
              <w:rFonts w:ascii="inherit" w:eastAsia="Times New Roman" w:hAnsi="inherit" w:cs="Consolas"/>
              <w:color w:val="CFD5E0"/>
              <w:sz w:val="25"/>
            </w:rPr>
          </w:rPrChange>
        </w:rPr>
        <w:t>$(document).ready(function () {</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04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3046" w:author="Narendra" w:date="2021-08-21T13:02:00Z">
            <w:rPr>
              <w:rFonts w:ascii="inherit" w:eastAsia="Times New Roman" w:hAnsi="inherit" w:cs="Consolas"/>
              <w:color w:val="CFD5E0"/>
              <w:sz w:val="25"/>
            </w:rPr>
          </w:rPrChange>
        </w:rPr>
        <w:lastRenderedPageBreak/>
        <w:t>var ulEmployees = $('#ulEmployees');</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04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3048" w:author="Narendra" w:date="2021-08-21T13:02:00Z">
            <w:rPr>
              <w:rFonts w:ascii="inherit" w:eastAsia="Times New Roman" w:hAnsi="inherit" w:cs="Consolas"/>
              <w:color w:val="CFD5E0"/>
              <w:sz w:val="25"/>
            </w:rPr>
          </w:rPrChange>
        </w:rPr>
        <w:t>$('#btnGetData').click(function () {</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04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3050" w:author="Narendra" w:date="2021-08-21T13:02:00Z">
            <w:rPr>
              <w:rFonts w:ascii="inherit" w:eastAsia="Times New Roman" w:hAnsi="inherit" w:cs="Consolas"/>
              <w:color w:val="CFD5E0"/>
              <w:sz w:val="25"/>
            </w:rPr>
          </w:rPrChange>
        </w:rPr>
        <w:t>// Get the username &amp; password from textboxes</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05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3052" w:author="Narendra" w:date="2021-08-21T13:02:00Z">
            <w:rPr>
              <w:rFonts w:ascii="inherit" w:eastAsia="Times New Roman" w:hAnsi="inherit" w:cs="Consolas"/>
              <w:color w:val="CFD5E0"/>
              <w:sz w:val="25"/>
            </w:rPr>
          </w:rPrChange>
        </w:rPr>
        <w:t>var username = $('#txtUsername').val();</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05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3054" w:author="Narendra" w:date="2021-08-21T13:02:00Z">
            <w:rPr>
              <w:rFonts w:ascii="inherit" w:eastAsia="Times New Roman" w:hAnsi="inherit" w:cs="Consolas"/>
              <w:color w:val="CFD5E0"/>
              <w:sz w:val="25"/>
            </w:rPr>
          </w:rPrChange>
        </w:rPr>
        <w:t>var password = $('#txtPassword').val();</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05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3056" w:author="Narendra" w:date="2021-08-21T13:02:00Z">
            <w:rPr>
              <w:rFonts w:ascii="inherit" w:eastAsia="Times New Roman" w:hAnsi="inherit" w:cs="Consolas"/>
              <w:color w:val="CFD5E0"/>
              <w:sz w:val="25"/>
            </w:rPr>
          </w:rPrChange>
        </w:rPr>
        <w:t>$.ajax({</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05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3058" w:author="Narendra" w:date="2021-08-21T13:02:00Z">
            <w:rPr>
              <w:rFonts w:ascii="inherit" w:eastAsia="Times New Roman" w:hAnsi="inherit" w:cs="Consolas"/>
              <w:color w:val="CFD5E0"/>
              <w:sz w:val="25"/>
            </w:rPr>
          </w:rPrChange>
        </w:rPr>
        <w:t>type: 'GET',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05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3060" w:author="Narendra" w:date="2021-08-21T13:02:00Z">
            <w:rPr>
              <w:rFonts w:ascii="inherit" w:eastAsia="Times New Roman" w:hAnsi="inherit" w:cs="Consolas"/>
              <w:color w:val="CFD5E0"/>
              <w:sz w:val="25"/>
            </w:rPr>
          </w:rPrChange>
        </w:rPr>
        <w:t>// Make sure to change the port number to</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06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3062" w:author="Narendra" w:date="2021-08-21T13:02:00Z">
            <w:rPr>
              <w:rFonts w:ascii="inherit" w:eastAsia="Times New Roman" w:hAnsi="inherit" w:cs="Consolas"/>
              <w:color w:val="CFD5E0"/>
              <w:sz w:val="25"/>
            </w:rPr>
          </w:rPrChange>
        </w:rPr>
        <w:t>// where you have the service</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06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3064" w:author="Narendra" w:date="2021-08-21T13:02:00Z">
            <w:rPr>
              <w:rFonts w:ascii="inherit" w:eastAsia="Times New Roman" w:hAnsi="inherit" w:cs="Consolas"/>
              <w:color w:val="CFD5E0"/>
              <w:sz w:val="25"/>
            </w:rPr>
          </w:rPrChange>
        </w:rPr>
        <w:t>// running on your local machine</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06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3066" w:author="Narendra" w:date="2021-08-21T13:02:00Z">
            <w:rPr>
              <w:rFonts w:ascii="inherit" w:eastAsia="Times New Roman" w:hAnsi="inherit" w:cs="Consolas"/>
              <w:color w:val="CFD5E0"/>
              <w:sz w:val="25"/>
            </w:rPr>
          </w:rPrChange>
        </w:rPr>
        <w:t>url: 'http://localhost:63228/api/Employees',</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06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3068" w:author="Narendra" w:date="2021-08-21T13:02:00Z">
            <w:rPr>
              <w:rFonts w:ascii="inherit" w:eastAsia="Times New Roman" w:hAnsi="inherit" w:cs="Consolas"/>
              <w:color w:val="CFD5E0"/>
              <w:sz w:val="25"/>
            </w:rPr>
          </w:rPrChange>
        </w:rPr>
        <w:t>dataType: 'json',</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06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3070" w:author="Narendra" w:date="2021-08-21T13:02:00Z">
            <w:rPr>
              <w:rFonts w:ascii="inherit" w:eastAsia="Times New Roman" w:hAnsi="inherit" w:cs="Consolas"/>
              <w:color w:val="CFD5E0"/>
              <w:sz w:val="25"/>
            </w:rPr>
          </w:rPrChange>
        </w:rPr>
        <w:t>// Specify the authentication header</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07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3072" w:author="Narendra" w:date="2021-08-21T13:02:00Z">
            <w:rPr>
              <w:rFonts w:ascii="inherit" w:eastAsia="Times New Roman" w:hAnsi="inherit" w:cs="Consolas"/>
              <w:color w:val="CFD5E0"/>
              <w:sz w:val="25"/>
            </w:rPr>
          </w:rPrChange>
        </w:rPr>
        <w:t>// btoa() method encodes a string to Base64</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07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3074" w:author="Narendra" w:date="2021-08-21T13:02:00Z">
            <w:rPr>
              <w:rFonts w:ascii="inherit" w:eastAsia="Times New Roman" w:hAnsi="inherit" w:cs="Consolas"/>
              <w:color w:val="CFD5E0"/>
              <w:sz w:val="25"/>
            </w:rPr>
          </w:rPrChange>
        </w:rPr>
        <w:t>headers: {</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07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3076" w:author="Narendra" w:date="2021-08-21T13:02:00Z">
            <w:rPr>
              <w:rFonts w:ascii="inherit" w:eastAsia="Times New Roman" w:hAnsi="inherit" w:cs="Consolas"/>
              <w:color w:val="CFD5E0"/>
              <w:sz w:val="25"/>
            </w:rPr>
          </w:rPrChange>
        </w:rPr>
        <w:t>'Authorization': 'Basic ' + btoa(username + ':' + password)</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07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3078"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07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3080" w:author="Narendra" w:date="2021-08-21T13:02:00Z">
            <w:rPr>
              <w:rFonts w:ascii="inherit" w:eastAsia="Times New Roman" w:hAnsi="inherit" w:cs="Consolas"/>
              <w:color w:val="CFD5E0"/>
              <w:sz w:val="25"/>
            </w:rPr>
          </w:rPrChange>
        </w:rPr>
        <w:t>success: function (data) {</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08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3082" w:author="Narendra" w:date="2021-08-21T13:02:00Z">
            <w:rPr>
              <w:rFonts w:ascii="inherit" w:eastAsia="Times New Roman" w:hAnsi="inherit" w:cs="Consolas"/>
              <w:color w:val="CFD5E0"/>
              <w:sz w:val="25"/>
            </w:rPr>
          </w:rPrChange>
        </w:rPr>
        <w:t>ulEmployees.empty();</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08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3084" w:author="Narendra" w:date="2021-08-21T13:02:00Z">
            <w:rPr>
              <w:rFonts w:ascii="inherit" w:eastAsia="Times New Roman" w:hAnsi="inherit" w:cs="Consolas"/>
              <w:color w:val="CFD5E0"/>
              <w:sz w:val="25"/>
            </w:rPr>
          </w:rPrChange>
        </w:rPr>
        <w:t>$.each(data, function (index, val) {</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08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3086" w:author="Narendra" w:date="2021-08-21T13:02:00Z">
            <w:rPr>
              <w:rFonts w:ascii="inherit" w:eastAsia="Times New Roman" w:hAnsi="inherit" w:cs="Consolas"/>
              <w:color w:val="CFD5E0"/>
              <w:sz w:val="25"/>
            </w:rPr>
          </w:rPrChange>
        </w:rPr>
        <w:t>var EmployeeDetails = 'Name = '+ val.Name + ' Gender = ' + val.Gender + ' Dept = ' + val.Dept + ' Salary = ' + val.Salary;</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08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3088" w:author="Narendra" w:date="2021-08-21T13:02:00Z">
            <w:rPr>
              <w:rFonts w:ascii="inherit" w:eastAsia="Times New Roman" w:hAnsi="inherit" w:cs="Consolas"/>
              <w:color w:val="CFD5E0"/>
              <w:sz w:val="25"/>
            </w:rPr>
          </w:rPrChange>
        </w:rPr>
        <w:t>ulEmployees.append('</w:t>
      </w:r>
      <w:r w:rsidRPr="008C6831">
        <w:rPr>
          <w:rFonts w:ascii="Maiandra GD" w:eastAsia="Times New Roman" w:hAnsi="Maiandra GD" w:cs="Consolas"/>
          <w:b/>
          <w:bCs/>
          <w:color w:val="6B7C8B"/>
          <w:sz w:val="24"/>
          <w:szCs w:val="24"/>
          <w:rPrChange w:id="3089" w:author="Narendra" w:date="2021-08-21T13:02:00Z">
            <w:rPr>
              <w:rFonts w:ascii="inherit" w:eastAsia="Times New Roman" w:hAnsi="inherit" w:cs="Consolas"/>
              <w:b/>
              <w:bCs/>
              <w:color w:val="6B7C8B"/>
              <w:sz w:val="25"/>
            </w:rPr>
          </w:rPrChange>
        </w:rPr>
        <w:t>&lt;</w:t>
      </w:r>
      <w:r w:rsidRPr="008C6831">
        <w:rPr>
          <w:rFonts w:ascii="Maiandra GD" w:eastAsia="Times New Roman" w:hAnsi="Maiandra GD" w:cs="Consolas"/>
          <w:b/>
          <w:bCs/>
          <w:color w:val="D171DD"/>
          <w:sz w:val="24"/>
          <w:szCs w:val="24"/>
          <w:rPrChange w:id="3090" w:author="Narendra" w:date="2021-08-21T13:02:00Z">
            <w:rPr>
              <w:rFonts w:ascii="inherit" w:eastAsia="Times New Roman" w:hAnsi="inherit" w:cs="Consolas"/>
              <w:b/>
              <w:bCs/>
              <w:color w:val="D171DD"/>
              <w:sz w:val="25"/>
            </w:rPr>
          </w:rPrChange>
        </w:rPr>
        <w:t>li</w:t>
      </w:r>
      <w:r w:rsidRPr="008C6831">
        <w:rPr>
          <w:rFonts w:ascii="Maiandra GD" w:eastAsia="Times New Roman" w:hAnsi="Maiandra GD" w:cs="Consolas"/>
          <w:b/>
          <w:bCs/>
          <w:color w:val="6B7C8B"/>
          <w:sz w:val="24"/>
          <w:szCs w:val="24"/>
          <w:rPrChange w:id="3091" w:author="Narendra" w:date="2021-08-21T13:02:00Z">
            <w:rPr>
              <w:rFonts w:ascii="inherit" w:eastAsia="Times New Roman" w:hAnsi="inherit" w:cs="Consolas"/>
              <w:b/>
              <w:bCs/>
              <w:color w:val="6B7C8B"/>
              <w:sz w:val="25"/>
            </w:rPr>
          </w:rPrChange>
        </w:rPr>
        <w:t>&gt;</w:t>
      </w:r>
      <w:r w:rsidRPr="008C6831">
        <w:rPr>
          <w:rFonts w:ascii="Maiandra GD" w:eastAsia="Times New Roman" w:hAnsi="Maiandra GD" w:cs="Consolas"/>
          <w:color w:val="CFD5E0"/>
          <w:sz w:val="24"/>
          <w:szCs w:val="24"/>
          <w:rPrChange w:id="3092" w:author="Narendra" w:date="2021-08-21T13:02:00Z">
            <w:rPr>
              <w:rFonts w:ascii="inherit" w:eastAsia="Times New Roman" w:hAnsi="inherit" w:cs="Consolas"/>
              <w:color w:val="CFD5E0"/>
              <w:sz w:val="25"/>
            </w:rPr>
          </w:rPrChange>
        </w:rPr>
        <w:t>' + EmployeeDetails + '</w:t>
      </w:r>
      <w:r w:rsidRPr="008C6831">
        <w:rPr>
          <w:rFonts w:ascii="Maiandra GD" w:eastAsia="Times New Roman" w:hAnsi="Maiandra GD" w:cs="Consolas"/>
          <w:b/>
          <w:bCs/>
          <w:color w:val="6B7C8B"/>
          <w:sz w:val="24"/>
          <w:szCs w:val="24"/>
          <w:rPrChange w:id="3093" w:author="Narendra" w:date="2021-08-21T13:02:00Z">
            <w:rPr>
              <w:rFonts w:ascii="inherit" w:eastAsia="Times New Roman" w:hAnsi="inherit" w:cs="Consolas"/>
              <w:b/>
              <w:bCs/>
              <w:color w:val="6B7C8B"/>
              <w:sz w:val="25"/>
            </w:rPr>
          </w:rPrChange>
        </w:rPr>
        <w:t>&lt;/</w:t>
      </w:r>
      <w:r w:rsidRPr="008C6831">
        <w:rPr>
          <w:rFonts w:ascii="Maiandra GD" w:eastAsia="Times New Roman" w:hAnsi="Maiandra GD" w:cs="Consolas"/>
          <w:b/>
          <w:bCs/>
          <w:color w:val="D171DD"/>
          <w:sz w:val="24"/>
          <w:szCs w:val="24"/>
          <w:rPrChange w:id="3094" w:author="Narendra" w:date="2021-08-21T13:02:00Z">
            <w:rPr>
              <w:rFonts w:ascii="inherit" w:eastAsia="Times New Roman" w:hAnsi="inherit" w:cs="Consolas"/>
              <w:b/>
              <w:bCs/>
              <w:color w:val="D171DD"/>
              <w:sz w:val="25"/>
            </w:rPr>
          </w:rPrChange>
        </w:rPr>
        <w:t>li</w:t>
      </w:r>
      <w:r w:rsidRPr="008C6831">
        <w:rPr>
          <w:rFonts w:ascii="Maiandra GD" w:eastAsia="Times New Roman" w:hAnsi="Maiandra GD" w:cs="Consolas"/>
          <w:b/>
          <w:bCs/>
          <w:color w:val="6B7C8B"/>
          <w:sz w:val="24"/>
          <w:szCs w:val="24"/>
          <w:rPrChange w:id="3095" w:author="Narendra" w:date="2021-08-21T13:02:00Z">
            <w:rPr>
              <w:rFonts w:ascii="inherit" w:eastAsia="Times New Roman" w:hAnsi="inherit" w:cs="Consolas"/>
              <w:b/>
              <w:bCs/>
              <w:color w:val="6B7C8B"/>
              <w:sz w:val="25"/>
            </w:rPr>
          </w:rPrChange>
        </w:rPr>
        <w:t>&gt;</w:t>
      </w:r>
      <w:r w:rsidRPr="008C6831">
        <w:rPr>
          <w:rFonts w:ascii="Maiandra GD" w:eastAsia="Times New Roman" w:hAnsi="Maiandra GD" w:cs="Consolas"/>
          <w:color w:val="CFD5E0"/>
          <w:sz w:val="24"/>
          <w:szCs w:val="24"/>
          <w:rPrChange w:id="3096"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09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3098"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09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3100"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10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3102" w:author="Narendra" w:date="2021-08-21T13:02:00Z">
            <w:rPr>
              <w:rFonts w:ascii="inherit" w:eastAsia="Times New Roman" w:hAnsi="inherit" w:cs="Consolas"/>
              <w:color w:val="CFD5E0"/>
              <w:sz w:val="25"/>
            </w:rPr>
          </w:rPrChange>
        </w:rPr>
        <w:t>complete: function (jqXHR) {</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10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3104" w:author="Narendra" w:date="2021-08-21T13:02:00Z">
            <w:rPr>
              <w:rFonts w:ascii="inherit" w:eastAsia="Times New Roman" w:hAnsi="inherit" w:cs="Consolas"/>
              <w:color w:val="CFD5E0"/>
              <w:sz w:val="25"/>
            </w:rPr>
          </w:rPrChange>
        </w:rPr>
        <w:t>if (jqXHR.status == '401') {</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10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3106" w:author="Narendra" w:date="2021-08-21T13:02:00Z">
            <w:rPr>
              <w:rFonts w:ascii="inherit" w:eastAsia="Times New Roman" w:hAnsi="inherit" w:cs="Consolas"/>
              <w:color w:val="CFD5E0"/>
              <w:sz w:val="25"/>
            </w:rPr>
          </w:rPrChange>
        </w:rPr>
        <w:t>ulEmployees.empty();</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10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3108" w:author="Narendra" w:date="2021-08-21T13:02:00Z">
            <w:rPr>
              <w:rFonts w:ascii="inherit" w:eastAsia="Times New Roman" w:hAnsi="inherit" w:cs="Consolas"/>
              <w:color w:val="CFD5E0"/>
              <w:sz w:val="25"/>
            </w:rPr>
          </w:rPrChange>
        </w:rPr>
        <w:t>ulEmployees.append('</w:t>
      </w:r>
      <w:r w:rsidRPr="008C6831">
        <w:rPr>
          <w:rFonts w:ascii="Maiandra GD" w:eastAsia="Times New Roman" w:hAnsi="Maiandra GD" w:cs="Consolas"/>
          <w:b/>
          <w:bCs/>
          <w:color w:val="6B7C8B"/>
          <w:sz w:val="24"/>
          <w:szCs w:val="24"/>
          <w:rPrChange w:id="3109" w:author="Narendra" w:date="2021-08-21T13:02:00Z">
            <w:rPr>
              <w:rFonts w:ascii="inherit" w:eastAsia="Times New Roman" w:hAnsi="inherit" w:cs="Consolas"/>
              <w:b/>
              <w:bCs/>
              <w:color w:val="6B7C8B"/>
              <w:sz w:val="25"/>
            </w:rPr>
          </w:rPrChange>
        </w:rPr>
        <w:t>&lt;</w:t>
      </w:r>
      <w:r w:rsidRPr="008C6831">
        <w:rPr>
          <w:rFonts w:ascii="Maiandra GD" w:eastAsia="Times New Roman" w:hAnsi="Maiandra GD" w:cs="Consolas"/>
          <w:b/>
          <w:bCs/>
          <w:color w:val="D171DD"/>
          <w:sz w:val="24"/>
          <w:szCs w:val="24"/>
          <w:rPrChange w:id="3110" w:author="Narendra" w:date="2021-08-21T13:02:00Z">
            <w:rPr>
              <w:rFonts w:ascii="inherit" w:eastAsia="Times New Roman" w:hAnsi="inherit" w:cs="Consolas"/>
              <w:b/>
              <w:bCs/>
              <w:color w:val="D171DD"/>
              <w:sz w:val="25"/>
            </w:rPr>
          </w:rPrChange>
        </w:rPr>
        <w:t>li</w:t>
      </w:r>
      <w:r w:rsidRPr="008C6831">
        <w:rPr>
          <w:rFonts w:ascii="Maiandra GD" w:eastAsia="Times New Roman" w:hAnsi="Maiandra GD" w:cs="Consolas"/>
          <w:color w:val="CFD5E0"/>
          <w:sz w:val="24"/>
          <w:szCs w:val="24"/>
          <w:rPrChange w:id="3111"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D19252"/>
          <w:sz w:val="24"/>
          <w:szCs w:val="24"/>
          <w:rPrChange w:id="3112" w:author="Narendra" w:date="2021-08-21T13:02:00Z">
            <w:rPr>
              <w:rFonts w:ascii="inherit" w:eastAsia="Times New Roman" w:hAnsi="inherit" w:cs="Consolas"/>
              <w:color w:val="D19252"/>
              <w:sz w:val="25"/>
            </w:rPr>
          </w:rPrChange>
        </w:rPr>
        <w:t>style</w:t>
      </w:r>
      <w:r w:rsidRPr="008C6831">
        <w:rPr>
          <w:rFonts w:ascii="Maiandra GD" w:eastAsia="Times New Roman" w:hAnsi="Maiandra GD" w:cs="Consolas"/>
          <w:color w:val="4284AE"/>
          <w:sz w:val="24"/>
          <w:szCs w:val="24"/>
          <w:rPrChange w:id="3113" w:author="Narendra" w:date="2021-08-21T13:02:00Z">
            <w:rPr>
              <w:rFonts w:ascii="inherit" w:eastAsia="Times New Roman" w:hAnsi="inherit" w:cs="Consolas"/>
              <w:color w:val="4284AE"/>
              <w:sz w:val="25"/>
            </w:rPr>
          </w:rPrChange>
        </w:rPr>
        <w:t>=</w:t>
      </w:r>
      <w:r w:rsidRPr="008C6831">
        <w:rPr>
          <w:rFonts w:ascii="Maiandra GD" w:eastAsia="Times New Roman" w:hAnsi="Maiandra GD" w:cs="Consolas"/>
          <w:color w:val="7CC379"/>
          <w:sz w:val="24"/>
          <w:szCs w:val="24"/>
          <w:rPrChange w:id="3114" w:author="Narendra" w:date="2021-08-21T13:02:00Z">
            <w:rPr>
              <w:rFonts w:ascii="inherit" w:eastAsia="Times New Roman" w:hAnsi="inherit" w:cs="Consolas"/>
              <w:color w:val="7CC379"/>
              <w:sz w:val="25"/>
            </w:rPr>
          </w:rPrChange>
        </w:rPr>
        <w:t>"color:red"</w:t>
      </w:r>
      <w:r w:rsidRPr="008C6831">
        <w:rPr>
          <w:rFonts w:ascii="Maiandra GD" w:eastAsia="Times New Roman" w:hAnsi="Maiandra GD" w:cs="Consolas"/>
          <w:b/>
          <w:bCs/>
          <w:color w:val="6B7C8B"/>
          <w:sz w:val="24"/>
          <w:szCs w:val="24"/>
          <w:rPrChange w:id="3115" w:author="Narendra" w:date="2021-08-21T13:02:00Z">
            <w:rPr>
              <w:rFonts w:ascii="inherit" w:eastAsia="Times New Roman" w:hAnsi="inherit" w:cs="Consolas"/>
              <w:b/>
              <w:bCs/>
              <w:color w:val="6B7C8B"/>
              <w:sz w:val="25"/>
            </w:rPr>
          </w:rPrChange>
        </w:rPr>
        <w:t>&gt;</w:t>
      </w:r>
      <w:r w:rsidRPr="008C6831">
        <w:rPr>
          <w:rFonts w:ascii="Maiandra GD" w:eastAsia="Times New Roman" w:hAnsi="Maiandra GD" w:cs="Consolas"/>
          <w:color w:val="CFD5E0"/>
          <w:sz w:val="24"/>
          <w:szCs w:val="24"/>
          <w:rPrChange w:id="3116"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11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3118" w:author="Narendra" w:date="2021-08-21T13:02:00Z">
            <w:rPr>
              <w:rFonts w:ascii="inherit" w:eastAsia="Times New Roman" w:hAnsi="inherit" w:cs="Consolas"/>
              <w:color w:val="CFD5E0"/>
              <w:sz w:val="25"/>
            </w:rPr>
          </w:rPrChange>
        </w:rPr>
        <w:t>+ jqXHR.status + ' : ' + jqXHR.statusText + '</w:t>
      </w:r>
      <w:r w:rsidRPr="008C6831">
        <w:rPr>
          <w:rFonts w:ascii="Maiandra GD" w:eastAsia="Times New Roman" w:hAnsi="Maiandra GD" w:cs="Consolas"/>
          <w:b/>
          <w:bCs/>
          <w:color w:val="6B7C8B"/>
          <w:sz w:val="24"/>
          <w:szCs w:val="24"/>
          <w:rPrChange w:id="3119" w:author="Narendra" w:date="2021-08-21T13:02:00Z">
            <w:rPr>
              <w:rFonts w:ascii="inherit" w:eastAsia="Times New Roman" w:hAnsi="inherit" w:cs="Consolas"/>
              <w:b/>
              <w:bCs/>
              <w:color w:val="6B7C8B"/>
              <w:sz w:val="25"/>
            </w:rPr>
          </w:rPrChange>
        </w:rPr>
        <w:t>&lt;/</w:t>
      </w:r>
      <w:r w:rsidRPr="008C6831">
        <w:rPr>
          <w:rFonts w:ascii="Maiandra GD" w:eastAsia="Times New Roman" w:hAnsi="Maiandra GD" w:cs="Consolas"/>
          <w:b/>
          <w:bCs/>
          <w:color w:val="D171DD"/>
          <w:sz w:val="24"/>
          <w:szCs w:val="24"/>
          <w:rPrChange w:id="3120" w:author="Narendra" w:date="2021-08-21T13:02:00Z">
            <w:rPr>
              <w:rFonts w:ascii="inherit" w:eastAsia="Times New Roman" w:hAnsi="inherit" w:cs="Consolas"/>
              <w:b/>
              <w:bCs/>
              <w:color w:val="D171DD"/>
              <w:sz w:val="25"/>
            </w:rPr>
          </w:rPrChange>
        </w:rPr>
        <w:t>li</w:t>
      </w:r>
      <w:r w:rsidRPr="008C6831">
        <w:rPr>
          <w:rFonts w:ascii="Maiandra GD" w:eastAsia="Times New Roman" w:hAnsi="Maiandra GD" w:cs="Consolas"/>
          <w:b/>
          <w:bCs/>
          <w:color w:val="6B7C8B"/>
          <w:sz w:val="24"/>
          <w:szCs w:val="24"/>
          <w:rPrChange w:id="3121" w:author="Narendra" w:date="2021-08-21T13:02:00Z">
            <w:rPr>
              <w:rFonts w:ascii="inherit" w:eastAsia="Times New Roman" w:hAnsi="inherit" w:cs="Consolas"/>
              <w:b/>
              <w:bCs/>
              <w:color w:val="6B7C8B"/>
              <w:sz w:val="25"/>
            </w:rPr>
          </w:rPrChange>
        </w:rPr>
        <w:t>&gt;</w:t>
      </w:r>
      <w:r w:rsidRPr="008C6831">
        <w:rPr>
          <w:rFonts w:ascii="Maiandra GD" w:eastAsia="Times New Roman" w:hAnsi="Maiandra GD" w:cs="Consolas"/>
          <w:color w:val="CFD5E0"/>
          <w:sz w:val="24"/>
          <w:szCs w:val="24"/>
          <w:rPrChange w:id="3122"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12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3124"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12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3126"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12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3128"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12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3130" w:author="Narendra" w:date="2021-08-21T13:02:00Z">
            <w:rPr>
              <w:rFonts w:ascii="inherit" w:eastAsia="Times New Roman" w:hAnsi="inherit" w:cs="Consolas"/>
              <w:color w:val="CFD5E0"/>
              <w:sz w:val="25"/>
            </w:rPr>
          </w:rPrChange>
        </w:rPr>
        <w:lastRenderedPageBreak/>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13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3132" w:author="Narendra" w:date="2021-08-21T13:02:00Z">
            <w:rPr>
              <w:rFonts w:ascii="inherit" w:eastAsia="Times New Roman" w:hAnsi="inherit" w:cs="Consolas"/>
              <w:color w:val="CFD5E0"/>
              <w:sz w:val="25"/>
            </w:rPr>
          </w:rPrChange>
        </w:rPr>
        <w:t>$('#btnClear').click(function () {</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13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3134" w:author="Narendra" w:date="2021-08-21T13:02:00Z">
            <w:rPr>
              <w:rFonts w:ascii="inherit" w:eastAsia="Times New Roman" w:hAnsi="inherit" w:cs="Consolas"/>
              <w:color w:val="CFD5E0"/>
              <w:sz w:val="25"/>
            </w:rPr>
          </w:rPrChange>
        </w:rPr>
        <w:t>ulEmployees.empty();</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13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3136"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13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3138"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13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3140" w:author="Narendra" w:date="2021-08-21T13:02:00Z">
            <w:rPr>
              <w:rFonts w:ascii="inherit" w:eastAsia="Times New Roman" w:hAnsi="inherit" w:cs="Consolas"/>
              <w:b/>
              <w:bCs/>
              <w:color w:val="6B7C8B"/>
              <w:sz w:val="25"/>
            </w:rPr>
          </w:rPrChange>
        </w:rPr>
        <w:t>&lt;/</w:t>
      </w:r>
      <w:r w:rsidRPr="008C6831">
        <w:rPr>
          <w:rFonts w:ascii="Maiandra GD" w:eastAsia="Times New Roman" w:hAnsi="Maiandra GD" w:cs="Consolas"/>
          <w:b/>
          <w:bCs/>
          <w:color w:val="D171DD"/>
          <w:sz w:val="24"/>
          <w:szCs w:val="24"/>
          <w:rPrChange w:id="3141" w:author="Narendra" w:date="2021-08-21T13:02:00Z">
            <w:rPr>
              <w:rFonts w:ascii="inherit" w:eastAsia="Times New Roman" w:hAnsi="inherit" w:cs="Consolas"/>
              <w:b/>
              <w:bCs/>
              <w:color w:val="D171DD"/>
              <w:sz w:val="25"/>
            </w:rPr>
          </w:rPrChange>
        </w:rPr>
        <w:t>script</w:t>
      </w:r>
      <w:r w:rsidRPr="008C6831">
        <w:rPr>
          <w:rFonts w:ascii="Maiandra GD" w:eastAsia="Times New Roman" w:hAnsi="Maiandra GD" w:cs="Consolas"/>
          <w:b/>
          <w:bCs/>
          <w:color w:val="6B7C8B"/>
          <w:sz w:val="24"/>
          <w:szCs w:val="24"/>
          <w:rPrChange w:id="3142" w:author="Narendra" w:date="2021-08-21T13:02:00Z">
            <w:rPr>
              <w:rFonts w:ascii="inherit" w:eastAsia="Times New Roman" w:hAnsi="inherit" w:cs="Consolas"/>
              <w:b/>
              <w:bCs/>
              <w:color w:val="6B7C8B"/>
              <w:sz w:val="25"/>
            </w:rPr>
          </w:rPrChange>
        </w:rPr>
        <w:t>&gt;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14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3144" w:author="Narendra" w:date="2021-08-21T13:02:00Z">
            <w:rPr>
              <w:rFonts w:ascii="inherit" w:eastAsia="Times New Roman" w:hAnsi="inherit" w:cs="Consolas"/>
              <w:b/>
              <w:bCs/>
              <w:color w:val="6B7C8B"/>
              <w:sz w:val="25"/>
            </w:rPr>
          </w:rPrChange>
        </w:rPr>
        <w:t>&lt;/</w:t>
      </w:r>
      <w:r w:rsidRPr="008C6831">
        <w:rPr>
          <w:rFonts w:ascii="Maiandra GD" w:eastAsia="Times New Roman" w:hAnsi="Maiandra GD" w:cs="Consolas"/>
          <w:b/>
          <w:bCs/>
          <w:color w:val="D171DD"/>
          <w:sz w:val="24"/>
          <w:szCs w:val="24"/>
          <w:rPrChange w:id="3145" w:author="Narendra" w:date="2021-08-21T13:02:00Z">
            <w:rPr>
              <w:rFonts w:ascii="inherit" w:eastAsia="Times New Roman" w:hAnsi="inherit" w:cs="Consolas"/>
              <w:b/>
              <w:bCs/>
              <w:color w:val="D171DD"/>
              <w:sz w:val="25"/>
            </w:rPr>
          </w:rPrChange>
        </w:rPr>
        <w:t>head</w:t>
      </w:r>
      <w:r w:rsidRPr="008C6831">
        <w:rPr>
          <w:rFonts w:ascii="Maiandra GD" w:eastAsia="Times New Roman" w:hAnsi="Maiandra GD" w:cs="Consolas"/>
          <w:b/>
          <w:bCs/>
          <w:color w:val="6B7C8B"/>
          <w:sz w:val="24"/>
          <w:szCs w:val="24"/>
          <w:rPrChange w:id="3146" w:author="Narendra" w:date="2021-08-21T13:02:00Z">
            <w:rPr>
              <w:rFonts w:ascii="inherit" w:eastAsia="Times New Roman" w:hAnsi="inherit" w:cs="Consolas"/>
              <w:b/>
              <w:bCs/>
              <w:color w:val="6B7C8B"/>
              <w:sz w:val="25"/>
            </w:rPr>
          </w:rPrChange>
        </w:rPr>
        <w:t>&gt;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14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3148" w:author="Narendra" w:date="2021-08-21T13:02:00Z">
            <w:rPr>
              <w:rFonts w:ascii="inherit" w:eastAsia="Times New Roman" w:hAnsi="inherit" w:cs="Consolas"/>
              <w:b/>
              <w:bCs/>
              <w:color w:val="6B7C8B"/>
              <w:sz w:val="25"/>
            </w:rPr>
          </w:rPrChange>
        </w:rPr>
        <w:t>&lt;</w:t>
      </w:r>
      <w:r w:rsidRPr="008C6831">
        <w:rPr>
          <w:rFonts w:ascii="Maiandra GD" w:eastAsia="Times New Roman" w:hAnsi="Maiandra GD" w:cs="Consolas"/>
          <w:b/>
          <w:bCs/>
          <w:color w:val="D171DD"/>
          <w:sz w:val="24"/>
          <w:szCs w:val="24"/>
          <w:rPrChange w:id="3149" w:author="Narendra" w:date="2021-08-21T13:02:00Z">
            <w:rPr>
              <w:rFonts w:ascii="inherit" w:eastAsia="Times New Roman" w:hAnsi="inherit" w:cs="Consolas"/>
              <w:b/>
              <w:bCs/>
              <w:color w:val="D171DD"/>
              <w:sz w:val="25"/>
            </w:rPr>
          </w:rPrChange>
        </w:rPr>
        <w:t>body</w:t>
      </w:r>
      <w:r w:rsidRPr="008C6831">
        <w:rPr>
          <w:rFonts w:ascii="Maiandra GD" w:eastAsia="Times New Roman" w:hAnsi="Maiandra GD" w:cs="Consolas"/>
          <w:b/>
          <w:bCs/>
          <w:color w:val="6B7C8B"/>
          <w:sz w:val="24"/>
          <w:szCs w:val="24"/>
          <w:rPrChange w:id="3150" w:author="Narendra" w:date="2021-08-21T13:02:00Z">
            <w:rPr>
              <w:rFonts w:ascii="inherit" w:eastAsia="Times New Roman" w:hAnsi="inherit" w:cs="Consolas"/>
              <w:b/>
              <w:bCs/>
              <w:color w:val="6B7C8B"/>
              <w:sz w:val="25"/>
            </w:rPr>
          </w:rPrChange>
        </w:rPr>
        <w:t>&gt;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15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3152" w:author="Narendra" w:date="2021-08-21T13:02:00Z">
            <w:rPr>
              <w:rFonts w:ascii="inherit" w:eastAsia="Times New Roman" w:hAnsi="inherit" w:cs="Consolas"/>
              <w:color w:val="CFD5E0"/>
              <w:sz w:val="25"/>
            </w:rPr>
          </w:rPrChange>
        </w:rPr>
        <w:t xml:space="preserve">Username : </w:t>
      </w:r>
      <w:r w:rsidRPr="008C6831">
        <w:rPr>
          <w:rFonts w:ascii="Maiandra GD" w:eastAsia="Times New Roman" w:hAnsi="Maiandra GD" w:cs="Consolas"/>
          <w:b/>
          <w:bCs/>
          <w:color w:val="6B7C8B"/>
          <w:sz w:val="24"/>
          <w:szCs w:val="24"/>
          <w:rPrChange w:id="3153" w:author="Narendra" w:date="2021-08-21T13:02:00Z">
            <w:rPr>
              <w:rFonts w:ascii="inherit" w:eastAsia="Times New Roman" w:hAnsi="inherit" w:cs="Consolas"/>
              <w:b/>
              <w:bCs/>
              <w:color w:val="6B7C8B"/>
              <w:sz w:val="25"/>
            </w:rPr>
          </w:rPrChange>
        </w:rPr>
        <w:t>&lt;</w:t>
      </w:r>
      <w:r w:rsidRPr="008C6831">
        <w:rPr>
          <w:rFonts w:ascii="Maiandra GD" w:eastAsia="Times New Roman" w:hAnsi="Maiandra GD" w:cs="Consolas"/>
          <w:b/>
          <w:bCs/>
          <w:color w:val="D171DD"/>
          <w:sz w:val="24"/>
          <w:szCs w:val="24"/>
          <w:rPrChange w:id="3154" w:author="Narendra" w:date="2021-08-21T13:02:00Z">
            <w:rPr>
              <w:rFonts w:ascii="inherit" w:eastAsia="Times New Roman" w:hAnsi="inherit" w:cs="Consolas"/>
              <w:b/>
              <w:bCs/>
              <w:color w:val="D171DD"/>
              <w:sz w:val="25"/>
            </w:rPr>
          </w:rPrChange>
        </w:rPr>
        <w:t>input</w:t>
      </w:r>
      <w:r w:rsidRPr="008C6831">
        <w:rPr>
          <w:rFonts w:ascii="Maiandra GD" w:eastAsia="Times New Roman" w:hAnsi="Maiandra GD" w:cs="Consolas"/>
          <w:color w:val="CFD5E0"/>
          <w:sz w:val="24"/>
          <w:szCs w:val="24"/>
          <w:rPrChange w:id="3155"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D19252"/>
          <w:sz w:val="24"/>
          <w:szCs w:val="24"/>
          <w:rPrChange w:id="3156" w:author="Narendra" w:date="2021-08-21T13:02:00Z">
            <w:rPr>
              <w:rFonts w:ascii="inherit" w:eastAsia="Times New Roman" w:hAnsi="inherit" w:cs="Consolas"/>
              <w:color w:val="D19252"/>
              <w:sz w:val="25"/>
            </w:rPr>
          </w:rPrChange>
        </w:rPr>
        <w:t>type</w:t>
      </w:r>
      <w:r w:rsidRPr="008C6831">
        <w:rPr>
          <w:rFonts w:ascii="Maiandra GD" w:eastAsia="Times New Roman" w:hAnsi="Maiandra GD" w:cs="Consolas"/>
          <w:color w:val="4284AE"/>
          <w:sz w:val="24"/>
          <w:szCs w:val="24"/>
          <w:rPrChange w:id="3157" w:author="Narendra" w:date="2021-08-21T13:02:00Z">
            <w:rPr>
              <w:rFonts w:ascii="inherit" w:eastAsia="Times New Roman" w:hAnsi="inherit" w:cs="Consolas"/>
              <w:color w:val="4284AE"/>
              <w:sz w:val="25"/>
            </w:rPr>
          </w:rPrChange>
        </w:rPr>
        <w:t>=</w:t>
      </w:r>
      <w:r w:rsidRPr="008C6831">
        <w:rPr>
          <w:rFonts w:ascii="Maiandra GD" w:eastAsia="Times New Roman" w:hAnsi="Maiandra GD" w:cs="Consolas"/>
          <w:color w:val="7CC379"/>
          <w:sz w:val="24"/>
          <w:szCs w:val="24"/>
          <w:rPrChange w:id="3158" w:author="Narendra" w:date="2021-08-21T13:02:00Z">
            <w:rPr>
              <w:rFonts w:ascii="inherit" w:eastAsia="Times New Roman" w:hAnsi="inherit" w:cs="Consolas"/>
              <w:color w:val="7CC379"/>
              <w:sz w:val="25"/>
            </w:rPr>
          </w:rPrChange>
        </w:rPr>
        <w:t>"text"</w:t>
      </w:r>
      <w:r w:rsidRPr="008C6831">
        <w:rPr>
          <w:rFonts w:ascii="Maiandra GD" w:eastAsia="Times New Roman" w:hAnsi="Maiandra GD" w:cs="Consolas"/>
          <w:color w:val="CFD5E0"/>
          <w:sz w:val="24"/>
          <w:szCs w:val="24"/>
          <w:rPrChange w:id="3159"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D19252"/>
          <w:sz w:val="24"/>
          <w:szCs w:val="24"/>
          <w:rPrChange w:id="3160" w:author="Narendra" w:date="2021-08-21T13:02:00Z">
            <w:rPr>
              <w:rFonts w:ascii="inherit" w:eastAsia="Times New Roman" w:hAnsi="inherit" w:cs="Consolas"/>
              <w:color w:val="D19252"/>
              <w:sz w:val="25"/>
            </w:rPr>
          </w:rPrChange>
        </w:rPr>
        <w:t>id</w:t>
      </w:r>
      <w:r w:rsidRPr="008C6831">
        <w:rPr>
          <w:rFonts w:ascii="Maiandra GD" w:eastAsia="Times New Roman" w:hAnsi="Maiandra GD" w:cs="Consolas"/>
          <w:color w:val="4284AE"/>
          <w:sz w:val="24"/>
          <w:szCs w:val="24"/>
          <w:rPrChange w:id="3161" w:author="Narendra" w:date="2021-08-21T13:02:00Z">
            <w:rPr>
              <w:rFonts w:ascii="inherit" w:eastAsia="Times New Roman" w:hAnsi="inherit" w:cs="Consolas"/>
              <w:color w:val="4284AE"/>
              <w:sz w:val="25"/>
            </w:rPr>
          </w:rPrChange>
        </w:rPr>
        <w:t>=</w:t>
      </w:r>
      <w:r w:rsidRPr="008C6831">
        <w:rPr>
          <w:rFonts w:ascii="Maiandra GD" w:eastAsia="Times New Roman" w:hAnsi="Maiandra GD" w:cs="Consolas"/>
          <w:color w:val="7CC379"/>
          <w:sz w:val="24"/>
          <w:szCs w:val="24"/>
          <w:rPrChange w:id="3162" w:author="Narendra" w:date="2021-08-21T13:02:00Z">
            <w:rPr>
              <w:rFonts w:ascii="inherit" w:eastAsia="Times New Roman" w:hAnsi="inherit" w:cs="Consolas"/>
              <w:color w:val="7CC379"/>
              <w:sz w:val="25"/>
            </w:rPr>
          </w:rPrChange>
        </w:rPr>
        <w:t>"txtUsername"</w:t>
      </w:r>
      <w:r w:rsidRPr="008C6831">
        <w:rPr>
          <w:rFonts w:ascii="Maiandra GD" w:eastAsia="Times New Roman" w:hAnsi="Maiandra GD" w:cs="Consolas"/>
          <w:color w:val="CFD5E0"/>
          <w:sz w:val="24"/>
          <w:szCs w:val="24"/>
          <w:rPrChange w:id="3163"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3164" w:author="Narendra" w:date="2021-08-21T13:02:00Z">
            <w:rPr>
              <w:rFonts w:ascii="inherit" w:eastAsia="Times New Roman" w:hAnsi="inherit" w:cs="Consolas"/>
              <w:b/>
              <w:bCs/>
              <w:color w:val="6B7C8B"/>
              <w:sz w:val="25"/>
            </w:rPr>
          </w:rPrChange>
        </w:rPr>
        <w:t>/&gt;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16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3166" w:author="Narendra" w:date="2021-08-21T13:02:00Z">
            <w:rPr>
              <w:rFonts w:ascii="inherit" w:eastAsia="Times New Roman" w:hAnsi="inherit" w:cs="Consolas"/>
              <w:color w:val="CFD5E0"/>
              <w:sz w:val="25"/>
            </w:rPr>
          </w:rPrChange>
        </w:rPr>
        <w:t xml:space="preserve">Password : </w:t>
      </w:r>
      <w:r w:rsidRPr="008C6831">
        <w:rPr>
          <w:rFonts w:ascii="Maiandra GD" w:eastAsia="Times New Roman" w:hAnsi="Maiandra GD" w:cs="Consolas"/>
          <w:b/>
          <w:bCs/>
          <w:color w:val="6B7C8B"/>
          <w:sz w:val="24"/>
          <w:szCs w:val="24"/>
          <w:rPrChange w:id="3167" w:author="Narendra" w:date="2021-08-21T13:02:00Z">
            <w:rPr>
              <w:rFonts w:ascii="inherit" w:eastAsia="Times New Roman" w:hAnsi="inherit" w:cs="Consolas"/>
              <w:b/>
              <w:bCs/>
              <w:color w:val="6B7C8B"/>
              <w:sz w:val="25"/>
            </w:rPr>
          </w:rPrChange>
        </w:rPr>
        <w:t>&lt;</w:t>
      </w:r>
      <w:r w:rsidRPr="008C6831">
        <w:rPr>
          <w:rFonts w:ascii="Maiandra GD" w:eastAsia="Times New Roman" w:hAnsi="Maiandra GD" w:cs="Consolas"/>
          <w:b/>
          <w:bCs/>
          <w:color w:val="D171DD"/>
          <w:sz w:val="24"/>
          <w:szCs w:val="24"/>
          <w:rPrChange w:id="3168" w:author="Narendra" w:date="2021-08-21T13:02:00Z">
            <w:rPr>
              <w:rFonts w:ascii="inherit" w:eastAsia="Times New Roman" w:hAnsi="inherit" w:cs="Consolas"/>
              <w:b/>
              <w:bCs/>
              <w:color w:val="D171DD"/>
              <w:sz w:val="25"/>
            </w:rPr>
          </w:rPrChange>
        </w:rPr>
        <w:t>input</w:t>
      </w:r>
      <w:r w:rsidRPr="008C6831">
        <w:rPr>
          <w:rFonts w:ascii="Maiandra GD" w:eastAsia="Times New Roman" w:hAnsi="Maiandra GD" w:cs="Consolas"/>
          <w:color w:val="CFD5E0"/>
          <w:sz w:val="24"/>
          <w:szCs w:val="24"/>
          <w:rPrChange w:id="3169"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D19252"/>
          <w:sz w:val="24"/>
          <w:szCs w:val="24"/>
          <w:rPrChange w:id="3170" w:author="Narendra" w:date="2021-08-21T13:02:00Z">
            <w:rPr>
              <w:rFonts w:ascii="inherit" w:eastAsia="Times New Roman" w:hAnsi="inherit" w:cs="Consolas"/>
              <w:color w:val="D19252"/>
              <w:sz w:val="25"/>
            </w:rPr>
          </w:rPrChange>
        </w:rPr>
        <w:t>type</w:t>
      </w:r>
      <w:r w:rsidRPr="008C6831">
        <w:rPr>
          <w:rFonts w:ascii="Maiandra GD" w:eastAsia="Times New Roman" w:hAnsi="Maiandra GD" w:cs="Consolas"/>
          <w:color w:val="4284AE"/>
          <w:sz w:val="24"/>
          <w:szCs w:val="24"/>
          <w:rPrChange w:id="3171" w:author="Narendra" w:date="2021-08-21T13:02:00Z">
            <w:rPr>
              <w:rFonts w:ascii="inherit" w:eastAsia="Times New Roman" w:hAnsi="inherit" w:cs="Consolas"/>
              <w:color w:val="4284AE"/>
              <w:sz w:val="25"/>
            </w:rPr>
          </w:rPrChange>
        </w:rPr>
        <w:t>=</w:t>
      </w:r>
      <w:r w:rsidRPr="008C6831">
        <w:rPr>
          <w:rFonts w:ascii="Maiandra GD" w:eastAsia="Times New Roman" w:hAnsi="Maiandra GD" w:cs="Consolas"/>
          <w:color w:val="7CC379"/>
          <w:sz w:val="24"/>
          <w:szCs w:val="24"/>
          <w:rPrChange w:id="3172" w:author="Narendra" w:date="2021-08-21T13:02:00Z">
            <w:rPr>
              <w:rFonts w:ascii="inherit" w:eastAsia="Times New Roman" w:hAnsi="inherit" w:cs="Consolas"/>
              <w:color w:val="7CC379"/>
              <w:sz w:val="25"/>
            </w:rPr>
          </w:rPrChange>
        </w:rPr>
        <w:t>"password"</w:t>
      </w:r>
      <w:r w:rsidRPr="008C6831">
        <w:rPr>
          <w:rFonts w:ascii="Maiandra GD" w:eastAsia="Times New Roman" w:hAnsi="Maiandra GD" w:cs="Consolas"/>
          <w:color w:val="CFD5E0"/>
          <w:sz w:val="24"/>
          <w:szCs w:val="24"/>
          <w:rPrChange w:id="3173"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D19252"/>
          <w:sz w:val="24"/>
          <w:szCs w:val="24"/>
          <w:rPrChange w:id="3174" w:author="Narendra" w:date="2021-08-21T13:02:00Z">
            <w:rPr>
              <w:rFonts w:ascii="inherit" w:eastAsia="Times New Roman" w:hAnsi="inherit" w:cs="Consolas"/>
              <w:color w:val="D19252"/>
              <w:sz w:val="25"/>
            </w:rPr>
          </w:rPrChange>
        </w:rPr>
        <w:t>id</w:t>
      </w:r>
      <w:r w:rsidRPr="008C6831">
        <w:rPr>
          <w:rFonts w:ascii="Maiandra GD" w:eastAsia="Times New Roman" w:hAnsi="Maiandra GD" w:cs="Consolas"/>
          <w:color w:val="4284AE"/>
          <w:sz w:val="24"/>
          <w:szCs w:val="24"/>
          <w:rPrChange w:id="3175" w:author="Narendra" w:date="2021-08-21T13:02:00Z">
            <w:rPr>
              <w:rFonts w:ascii="inherit" w:eastAsia="Times New Roman" w:hAnsi="inherit" w:cs="Consolas"/>
              <w:color w:val="4284AE"/>
              <w:sz w:val="25"/>
            </w:rPr>
          </w:rPrChange>
        </w:rPr>
        <w:t>=</w:t>
      </w:r>
      <w:r w:rsidRPr="008C6831">
        <w:rPr>
          <w:rFonts w:ascii="Maiandra GD" w:eastAsia="Times New Roman" w:hAnsi="Maiandra GD" w:cs="Consolas"/>
          <w:color w:val="7CC379"/>
          <w:sz w:val="24"/>
          <w:szCs w:val="24"/>
          <w:rPrChange w:id="3176" w:author="Narendra" w:date="2021-08-21T13:02:00Z">
            <w:rPr>
              <w:rFonts w:ascii="inherit" w:eastAsia="Times New Roman" w:hAnsi="inherit" w:cs="Consolas"/>
              <w:color w:val="7CC379"/>
              <w:sz w:val="25"/>
            </w:rPr>
          </w:rPrChange>
        </w:rPr>
        <w:t>"txtPassword"</w:t>
      </w:r>
      <w:r w:rsidRPr="008C6831">
        <w:rPr>
          <w:rFonts w:ascii="Maiandra GD" w:eastAsia="Times New Roman" w:hAnsi="Maiandra GD" w:cs="Consolas"/>
          <w:color w:val="CFD5E0"/>
          <w:sz w:val="24"/>
          <w:szCs w:val="24"/>
          <w:rPrChange w:id="3177"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3178" w:author="Narendra" w:date="2021-08-21T13:02:00Z">
            <w:rPr>
              <w:rFonts w:ascii="inherit" w:eastAsia="Times New Roman" w:hAnsi="inherit" w:cs="Consolas"/>
              <w:b/>
              <w:bCs/>
              <w:color w:val="6B7C8B"/>
              <w:sz w:val="25"/>
            </w:rPr>
          </w:rPrChange>
        </w:rPr>
        <w:t>/&gt;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17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3180" w:author="Narendra" w:date="2021-08-21T13:02:00Z">
            <w:rPr>
              <w:rFonts w:ascii="inherit" w:eastAsia="Times New Roman" w:hAnsi="inherit" w:cs="Consolas"/>
              <w:b/>
              <w:bCs/>
              <w:color w:val="6B7C8B"/>
              <w:sz w:val="25"/>
            </w:rPr>
          </w:rPrChange>
        </w:rPr>
        <w:t>&lt;</w:t>
      </w:r>
      <w:r w:rsidRPr="008C6831">
        <w:rPr>
          <w:rFonts w:ascii="Maiandra GD" w:eastAsia="Times New Roman" w:hAnsi="Maiandra GD" w:cs="Consolas"/>
          <w:b/>
          <w:bCs/>
          <w:color w:val="D171DD"/>
          <w:sz w:val="24"/>
          <w:szCs w:val="24"/>
          <w:rPrChange w:id="3181" w:author="Narendra" w:date="2021-08-21T13:02:00Z">
            <w:rPr>
              <w:rFonts w:ascii="inherit" w:eastAsia="Times New Roman" w:hAnsi="inherit" w:cs="Consolas"/>
              <w:b/>
              <w:bCs/>
              <w:color w:val="D171DD"/>
              <w:sz w:val="25"/>
            </w:rPr>
          </w:rPrChange>
        </w:rPr>
        <w:t>br</w:t>
      </w:r>
      <w:r w:rsidRPr="008C6831">
        <w:rPr>
          <w:rFonts w:ascii="Maiandra GD" w:eastAsia="Times New Roman" w:hAnsi="Maiandra GD" w:cs="Consolas"/>
          <w:color w:val="CFD5E0"/>
          <w:sz w:val="24"/>
          <w:szCs w:val="24"/>
          <w:rPrChange w:id="3182"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3183" w:author="Narendra" w:date="2021-08-21T13:02:00Z">
            <w:rPr>
              <w:rFonts w:ascii="inherit" w:eastAsia="Times New Roman" w:hAnsi="inherit" w:cs="Consolas"/>
              <w:b/>
              <w:bCs/>
              <w:color w:val="6B7C8B"/>
              <w:sz w:val="25"/>
            </w:rPr>
          </w:rPrChange>
        </w:rPr>
        <w:t>/&gt;&lt;</w:t>
      </w:r>
      <w:r w:rsidRPr="008C6831">
        <w:rPr>
          <w:rFonts w:ascii="Maiandra GD" w:eastAsia="Times New Roman" w:hAnsi="Maiandra GD" w:cs="Consolas"/>
          <w:b/>
          <w:bCs/>
          <w:color w:val="D171DD"/>
          <w:sz w:val="24"/>
          <w:szCs w:val="24"/>
          <w:rPrChange w:id="3184" w:author="Narendra" w:date="2021-08-21T13:02:00Z">
            <w:rPr>
              <w:rFonts w:ascii="inherit" w:eastAsia="Times New Roman" w:hAnsi="inherit" w:cs="Consolas"/>
              <w:b/>
              <w:bCs/>
              <w:color w:val="D171DD"/>
              <w:sz w:val="25"/>
            </w:rPr>
          </w:rPrChange>
        </w:rPr>
        <w:t>br</w:t>
      </w:r>
      <w:r w:rsidRPr="008C6831">
        <w:rPr>
          <w:rFonts w:ascii="Maiandra GD" w:eastAsia="Times New Roman" w:hAnsi="Maiandra GD" w:cs="Consolas"/>
          <w:color w:val="CFD5E0"/>
          <w:sz w:val="24"/>
          <w:szCs w:val="24"/>
          <w:rPrChange w:id="3185"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3186" w:author="Narendra" w:date="2021-08-21T13:02:00Z">
            <w:rPr>
              <w:rFonts w:ascii="inherit" w:eastAsia="Times New Roman" w:hAnsi="inherit" w:cs="Consolas"/>
              <w:b/>
              <w:bCs/>
              <w:color w:val="6B7C8B"/>
              <w:sz w:val="25"/>
            </w:rPr>
          </w:rPrChange>
        </w:rPr>
        <w:t>/&gt;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18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3188" w:author="Narendra" w:date="2021-08-21T13:02:00Z">
            <w:rPr>
              <w:rFonts w:ascii="inherit" w:eastAsia="Times New Roman" w:hAnsi="inherit" w:cs="Consolas"/>
              <w:b/>
              <w:bCs/>
              <w:color w:val="6B7C8B"/>
              <w:sz w:val="25"/>
            </w:rPr>
          </w:rPrChange>
        </w:rPr>
        <w:t>&lt;</w:t>
      </w:r>
      <w:r w:rsidRPr="008C6831">
        <w:rPr>
          <w:rFonts w:ascii="Maiandra GD" w:eastAsia="Times New Roman" w:hAnsi="Maiandra GD" w:cs="Consolas"/>
          <w:b/>
          <w:bCs/>
          <w:color w:val="D171DD"/>
          <w:sz w:val="24"/>
          <w:szCs w:val="24"/>
          <w:rPrChange w:id="3189" w:author="Narendra" w:date="2021-08-21T13:02:00Z">
            <w:rPr>
              <w:rFonts w:ascii="inherit" w:eastAsia="Times New Roman" w:hAnsi="inherit" w:cs="Consolas"/>
              <w:b/>
              <w:bCs/>
              <w:color w:val="D171DD"/>
              <w:sz w:val="25"/>
            </w:rPr>
          </w:rPrChange>
        </w:rPr>
        <w:t>input</w:t>
      </w:r>
      <w:r w:rsidRPr="008C6831">
        <w:rPr>
          <w:rFonts w:ascii="Maiandra GD" w:eastAsia="Times New Roman" w:hAnsi="Maiandra GD" w:cs="Consolas"/>
          <w:color w:val="CFD5E0"/>
          <w:sz w:val="24"/>
          <w:szCs w:val="24"/>
          <w:rPrChange w:id="3190"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D19252"/>
          <w:sz w:val="24"/>
          <w:szCs w:val="24"/>
          <w:rPrChange w:id="3191" w:author="Narendra" w:date="2021-08-21T13:02:00Z">
            <w:rPr>
              <w:rFonts w:ascii="inherit" w:eastAsia="Times New Roman" w:hAnsi="inherit" w:cs="Consolas"/>
              <w:color w:val="D19252"/>
              <w:sz w:val="25"/>
            </w:rPr>
          </w:rPrChange>
        </w:rPr>
        <w:t>id</w:t>
      </w:r>
      <w:r w:rsidRPr="008C6831">
        <w:rPr>
          <w:rFonts w:ascii="Maiandra GD" w:eastAsia="Times New Roman" w:hAnsi="Maiandra GD" w:cs="Consolas"/>
          <w:color w:val="4284AE"/>
          <w:sz w:val="24"/>
          <w:szCs w:val="24"/>
          <w:rPrChange w:id="3192" w:author="Narendra" w:date="2021-08-21T13:02:00Z">
            <w:rPr>
              <w:rFonts w:ascii="inherit" w:eastAsia="Times New Roman" w:hAnsi="inherit" w:cs="Consolas"/>
              <w:color w:val="4284AE"/>
              <w:sz w:val="25"/>
            </w:rPr>
          </w:rPrChange>
        </w:rPr>
        <w:t>=</w:t>
      </w:r>
      <w:r w:rsidRPr="008C6831">
        <w:rPr>
          <w:rFonts w:ascii="Maiandra GD" w:eastAsia="Times New Roman" w:hAnsi="Maiandra GD" w:cs="Consolas"/>
          <w:color w:val="7CC379"/>
          <w:sz w:val="24"/>
          <w:szCs w:val="24"/>
          <w:rPrChange w:id="3193" w:author="Narendra" w:date="2021-08-21T13:02:00Z">
            <w:rPr>
              <w:rFonts w:ascii="inherit" w:eastAsia="Times New Roman" w:hAnsi="inherit" w:cs="Consolas"/>
              <w:color w:val="7CC379"/>
              <w:sz w:val="25"/>
            </w:rPr>
          </w:rPrChange>
        </w:rPr>
        <w:t>"btnGetData"</w:t>
      </w:r>
      <w:r w:rsidRPr="008C6831">
        <w:rPr>
          <w:rFonts w:ascii="Maiandra GD" w:eastAsia="Times New Roman" w:hAnsi="Maiandra GD" w:cs="Consolas"/>
          <w:color w:val="CFD5E0"/>
          <w:sz w:val="24"/>
          <w:szCs w:val="24"/>
          <w:rPrChange w:id="3194"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D19252"/>
          <w:sz w:val="24"/>
          <w:szCs w:val="24"/>
          <w:rPrChange w:id="3195" w:author="Narendra" w:date="2021-08-21T13:02:00Z">
            <w:rPr>
              <w:rFonts w:ascii="inherit" w:eastAsia="Times New Roman" w:hAnsi="inherit" w:cs="Consolas"/>
              <w:color w:val="D19252"/>
              <w:sz w:val="25"/>
            </w:rPr>
          </w:rPrChange>
        </w:rPr>
        <w:t>type</w:t>
      </w:r>
      <w:r w:rsidRPr="008C6831">
        <w:rPr>
          <w:rFonts w:ascii="Maiandra GD" w:eastAsia="Times New Roman" w:hAnsi="Maiandra GD" w:cs="Consolas"/>
          <w:color w:val="4284AE"/>
          <w:sz w:val="24"/>
          <w:szCs w:val="24"/>
          <w:rPrChange w:id="3196" w:author="Narendra" w:date="2021-08-21T13:02:00Z">
            <w:rPr>
              <w:rFonts w:ascii="inherit" w:eastAsia="Times New Roman" w:hAnsi="inherit" w:cs="Consolas"/>
              <w:color w:val="4284AE"/>
              <w:sz w:val="25"/>
            </w:rPr>
          </w:rPrChange>
        </w:rPr>
        <w:t>=</w:t>
      </w:r>
      <w:r w:rsidRPr="008C6831">
        <w:rPr>
          <w:rFonts w:ascii="Maiandra GD" w:eastAsia="Times New Roman" w:hAnsi="Maiandra GD" w:cs="Consolas"/>
          <w:color w:val="7CC379"/>
          <w:sz w:val="24"/>
          <w:szCs w:val="24"/>
          <w:rPrChange w:id="3197" w:author="Narendra" w:date="2021-08-21T13:02:00Z">
            <w:rPr>
              <w:rFonts w:ascii="inherit" w:eastAsia="Times New Roman" w:hAnsi="inherit" w:cs="Consolas"/>
              <w:color w:val="7CC379"/>
              <w:sz w:val="25"/>
            </w:rPr>
          </w:rPrChange>
        </w:rPr>
        <w:t>"button"</w:t>
      </w:r>
      <w:r w:rsidRPr="008C6831">
        <w:rPr>
          <w:rFonts w:ascii="Maiandra GD" w:eastAsia="Times New Roman" w:hAnsi="Maiandra GD" w:cs="Consolas"/>
          <w:color w:val="CFD5E0"/>
          <w:sz w:val="24"/>
          <w:szCs w:val="24"/>
          <w:rPrChange w:id="3198"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D19252"/>
          <w:sz w:val="24"/>
          <w:szCs w:val="24"/>
          <w:rPrChange w:id="3199" w:author="Narendra" w:date="2021-08-21T13:02:00Z">
            <w:rPr>
              <w:rFonts w:ascii="inherit" w:eastAsia="Times New Roman" w:hAnsi="inherit" w:cs="Consolas"/>
              <w:color w:val="D19252"/>
              <w:sz w:val="25"/>
            </w:rPr>
          </w:rPrChange>
        </w:rPr>
        <w:t>value</w:t>
      </w:r>
      <w:r w:rsidRPr="008C6831">
        <w:rPr>
          <w:rFonts w:ascii="Maiandra GD" w:eastAsia="Times New Roman" w:hAnsi="Maiandra GD" w:cs="Consolas"/>
          <w:color w:val="4284AE"/>
          <w:sz w:val="24"/>
          <w:szCs w:val="24"/>
          <w:rPrChange w:id="3200" w:author="Narendra" w:date="2021-08-21T13:02:00Z">
            <w:rPr>
              <w:rFonts w:ascii="inherit" w:eastAsia="Times New Roman" w:hAnsi="inherit" w:cs="Consolas"/>
              <w:color w:val="4284AE"/>
              <w:sz w:val="25"/>
            </w:rPr>
          </w:rPrChange>
        </w:rPr>
        <w:t>=</w:t>
      </w:r>
      <w:r w:rsidRPr="008C6831">
        <w:rPr>
          <w:rFonts w:ascii="Maiandra GD" w:eastAsia="Times New Roman" w:hAnsi="Maiandra GD" w:cs="Consolas"/>
          <w:color w:val="7CC379"/>
          <w:sz w:val="24"/>
          <w:szCs w:val="24"/>
          <w:rPrChange w:id="3201" w:author="Narendra" w:date="2021-08-21T13:02:00Z">
            <w:rPr>
              <w:rFonts w:ascii="inherit" w:eastAsia="Times New Roman" w:hAnsi="inherit" w:cs="Consolas"/>
              <w:color w:val="7CC379"/>
              <w:sz w:val="25"/>
            </w:rPr>
          </w:rPrChange>
        </w:rPr>
        <w:t>"Get Employees"</w:t>
      </w:r>
      <w:r w:rsidRPr="008C6831">
        <w:rPr>
          <w:rFonts w:ascii="Maiandra GD" w:eastAsia="Times New Roman" w:hAnsi="Maiandra GD" w:cs="Consolas"/>
          <w:color w:val="CFD5E0"/>
          <w:sz w:val="24"/>
          <w:szCs w:val="24"/>
          <w:rPrChange w:id="3202"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3203" w:author="Narendra" w:date="2021-08-21T13:02:00Z">
            <w:rPr>
              <w:rFonts w:ascii="inherit" w:eastAsia="Times New Roman" w:hAnsi="inherit" w:cs="Consolas"/>
              <w:b/>
              <w:bCs/>
              <w:color w:val="6B7C8B"/>
              <w:sz w:val="25"/>
            </w:rPr>
          </w:rPrChange>
        </w:rPr>
        <w:t>/&gt;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20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3205" w:author="Narendra" w:date="2021-08-21T13:02:00Z">
            <w:rPr>
              <w:rFonts w:ascii="inherit" w:eastAsia="Times New Roman" w:hAnsi="inherit" w:cs="Consolas"/>
              <w:b/>
              <w:bCs/>
              <w:color w:val="6B7C8B"/>
              <w:sz w:val="25"/>
            </w:rPr>
          </w:rPrChange>
        </w:rPr>
        <w:t>&lt;</w:t>
      </w:r>
      <w:r w:rsidRPr="008C6831">
        <w:rPr>
          <w:rFonts w:ascii="Maiandra GD" w:eastAsia="Times New Roman" w:hAnsi="Maiandra GD" w:cs="Consolas"/>
          <w:b/>
          <w:bCs/>
          <w:color w:val="D171DD"/>
          <w:sz w:val="24"/>
          <w:szCs w:val="24"/>
          <w:rPrChange w:id="3206" w:author="Narendra" w:date="2021-08-21T13:02:00Z">
            <w:rPr>
              <w:rFonts w:ascii="inherit" w:eastAsia="Times New Roman" w:hAnsi="inherit" w:cs="Consolas"/>
              <w:b/>
              <w:bCs/>
              <w:color w:val="D171DD"/>
              <w:sz w:val="25"/>
            </w:rPr>
          </w:rPrChange>
        </w:rPr>
        <w:t>input</w:t>
      </w:r>
      <w:r w:rsidRPr="008C6831">
        <w:rPr>
          <w:rFonts w:ascii="Maiandra GD" w:eastAsia="Times New Roman" w:hAnsi="Maiandra GD" w:cs="Consolas"/>
          <w:color w:val="CFD5E0"/>
          <w:sz w:val="24"/>
          <w:szCs w:val="24"/>
          <w:rPrChange w:id="3207"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D19252"/>
          <w:sz w:val="24"/>
          <w:szCs w:val="24"/>
          <w:rPrChange w:id="3208" w:author="Narendra" w:date="2021-08-21T13:02:00Z">
            <w:rPr>
              <w:rFonts w:ascii="inherit" w:eastAsia="Times New Roman" w:hAnsi="inherit" w:cs="Consolas"/>
              <w:color w:val="D19252"/>
              <w:sz w:val="25"/>
            </w:rPr>
          </w:rPrChange>
        </w:rPr>
        <w:t>id</w:t>
      </w:r>
      <w:r w:rsidRPr="008C6831">
        <w:rPr>
          <w:rFonts w:ascii="Maiandra GD" w:eastAsia="Times New Roman" w:hAnsi="Maiandra GD" w:cs="Consolas"/>
          <w:color w:val="4284AE"/>
          <w:sz w:val="24"/>
          <w:szCs w:val="24"/>
          <w:rPrChange w:id="3209" w:author="Narendra" w:date="2021-08-21T13:02:00Z">
            <w:rPr>
              <w:rFonts w:ascii="inherit" w:eastAsia="Times New Roman" w:hAnsi="inherit" w:cs="Consolas"/>
              <w:color w:val="4284AE"/>
              <w:sz w:val="25"/>
            </w:rPr>
          </w:rPrChange>
        </w:rPr>
        <w:t>=</w:t>
      </w:r>
      <w:r w:rsidRPr="008C6831">
        <w:rPr>
          <w:rFonts w:ascii="Maiandra GD" w:eastAsia="Times New Roman" w:hAnsi="Maiandra GD" w:cs="Consolas"/>
          <w:color w:val="7CC379"/>
          <w:sz w:val="24"/>
          <w:szCs w:val="24"/>
          <w:rPrChange w:id="3210" w:author="Narendra" w:date="2021-08-21T13:02:00Z">
            <w:rPr>
              <w:rFonts w:ascii="inherit" w:eastAsia="Times New Roman" w:hAnsi="inherit" w:cs="Consolas"/>
              <w:color w:val="7CC379"/>
              <w:sz w:val="25"/>
            </w:rPr>
          </w:rPrChange>
        </w:rPr>
        <w:t>"btnClear"</w:t>
      </w:r>
      <w:r w:rsidRPr="008C6831">
        <w:rPr>
          <w:rFonts w:ascii="Maiandra GD" w:eastAsia="Times New Roman" w:hAnsi="Maiandra GD" w:cs="Consolas"/>
          <w:color w:val="CFD5E0"/>
          <w:sz w:val="24"/>
          <w:szCs w:val="24"/>
          <w:rPrChange w:id="3211"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D19252"/>
          <w:sz w:val="24"/>
          <w:szCs w:val="24"/>
          <w:rPrChange w:id="3212" w:author="Narendra" w:date="2021-08-21T13:02:00Z">
            <w:rPr>
              <w:rFonts w:ascii="inherit" w:eastAsia="Times New Roman" w:hAnsi="inherit" w:cs="Consolas"/>
              <w:color w:val="D19252"/>
              <w:sz w:val="25"/>
            </w:rPr>
          </w:rPrChange>
        </w:rPr>
        <w:t>type</w:t>
      </w:r>
      <w:r w:rsidRPr="008C6831">
        <w:rPr>
          <w:rFonts w:ascii="Maiandra GD" w:eastAsia="Times New Roman" w:hAnsi="Maiandra GD" w:cs="Consolas"/>
          <w:color w:val="4284AE"/>
          <w:sz w:val="24"/>
          <w:szCs w:val="24"/>
          <w:rPrChange w:id="3213" w:author="Narendra" w:date="2021-08-21T13:02:00Z">
            <w:rPr>
              <w:rFonts w:ascii="inherit" w:eastAsia="Times New Roman" w:hAnsi="inherit" w:cs="Consolas"/>
              <w:color w:val="4284AE"/>
              <w:sz w:val="25"/>
            </w:rPr>
          </w:rPrChange>
        </w:rPr>
        <w:t>=</w:t>
      </w:r>
      <w:r w:rsidRPr="008C6831">
        <w:rPr>
          <w:rFonts w:ascii="Maiandra GD" w:eastAsia="Times New Roman" w:hAnsi="Maiandra GD" w:cs="Consolas"/>
          <w:color w:val="7CC379"/>
          <w:sz w:val="24"/>
          <w:szCs w:val="24"/>
          <w:rPrChange w:id="3214" w:author="Narendra" w:date="2021-08-21T13:02:00Z">
            <w:rPr>
              <w:rFonts w:ascii="inherit" w:eastAsia="Times New Roman" w:hAnsi="inherit" w:cs="Consolas"/>
              <w:color w:val="7CC379"/>
              <w:sz w:val="25"/>
            </w:rPr>
          </w:rPrChange>
        </w:rPr>
        <w:t>"button"</w:t>
      </w:r>
      <w:r w:rsidRPr="008C6831">
        <w:rPr>
          <w:rFonts w:ascii="Maiandra GD" w:eastAsia="Times New Roman" w:hAnsi="Maiandra GD" w:cs="Consolas"/>
          <w:color w:val="CFD5E0"/>
          <w:sz w:val="24"/>
          <w:szCs w:val="24"/>
          <w:rPrChange w:id="3215"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D19252"/>
          <w:sz w:val="24"/>
          <w:szCs w:val="24"/>
          <w:rPrChange w:id="3216" w:author="Narendra" w:date="2021-08-21T13:02:00Z">
            <w:rPr>
              <w:rFonts w:ascii="inherit" w:eastAsia="Times New Roman" w:hAnsi="inherit" w:cs="Consolas"/>
              <w:color w:val="D19252"/>
              <w:sz w:val="25"/>
            </w:rPr>
          </w:rPrChange>
        </w:rPr>
        <w:t>value</w:t>
      </w:r>
      <w:r w:rsidRPr="008C6831">
        <w:rPr>
          <w:rFonts w:ascii="Maiandra GD" w:eastAsia="Times New Roman" w:hAnsi="Maiandra GD" w:cs="Consolas"/>
          <w:color w:val="4284AE"/>
          <w:sz w:val="24"/>
          <w:szCs w:val="24"/>
          <w:rPrChange w:id="3217" w:author="Narendra" w:date="2021-08-21T13:02:00Z">
            <w:rPr>
              <w:rFonts w:ascii="inherit" w:eastAsia="Times New Roman" w:hAnsi="inherit" w:cs="Consolas"/>
              <w:color w:val="4284AE"/>
              <w:sz w:val="25"/>
            </w:rPr>
          </w:rPrChange>
        </w:rPr>
        <w:t>=</w:t>
      </w:r>
      <w:r w:rsidRPr="008C6831">
        <w:rPr>
          <w:rFonts w:ascii="Maiandra GD" w:eastAsia="Times New Roman" w:hAnsi="Maiandra GD" w:cs="Consolas"/>
          <w:color w:val="7CC379"/>
          <w:sz w:val="24"/>
          <w:szCs w:val="24"/>
          <w:rPrChange w:id="3218" w:author="Narendra" w:date="2021-08-21T13:02:00Z">
            <w:rPr>
              <w:rFonts w:ascii="inherit" w:eastAsia="Times New Roman" w:hAnsi="inherit" w:cs="Consolas"/>
              <w:color w:val="7CC379"/>
              <w:sz w:val="25"/>
            </w:rPr>
          </w:rPrChange>
        </w:rPr>
        <w:t>"Clear"</w:t>
      </w:r>
      <w:r w:rsidRPr="008C6831">
        <w:rPr>
          <w:rFonts w:ascii="Maiandra GD" w:eastAsia="Times New Roman" w:hAnsi="Maiandra GD" w:cs="Consolas"/>
          <w:color w:val="CFD5E0"/>
          <w:sz w:val="24"/>
          <w:szCs w:val="24"/>
          <w:rPrChange w:id="3219"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3220" w:author="Narendra" w:date="2021-08-21T13:02:00Z">
            <w:rPr>
              <w:rFonts w:ascii="inherit" w:eastAsia="Times New Roman" w:hAnsi="inherit" w:cs="Consolas"/>
              <w:b/>
              <w:bCs/>
              <w:color w:val="6B7C8B"/>
              <w:sz w:val="25"/>
            </w:rPr>
          </w:rPrChange>
        </w:rPr>
        <w:t>/&gt;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22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3222" w:author="Narendra" w:date="2021-08-21T13:02:00Z">
            <w:rPr>
              <w:rFonts w:ascii="inherit" w:eastAsia="Times New Roman" w:hAnsi="inherit" w:cs="Consolas"/>
              <w:b/>
              <w:bCs/>
              <w:color w:val="6B7C8B"/>
              <w:sz w:val="25"/>
            </w:rPr>
          </w:rPrChange>
        </w:rPr>
        <w:t>&lt;</w:t>
      </w:r>
      <w:r w:rsidRPr="008C6831">
        <w:rPr>
          <w:rFonts w:ascii="Maiandra GD" w:eastAsia="Times New Roman" w:hAnsi="Maiandra GD" w:cs="Consolas"/>
          <w:b/>
          <w:bCs/>
          <w:color w:val="D171DD"/>
          <w:sz w:val="24"/>
          <w:szCs w:val="24"/>
          <w:rPrChange w:id="3223" w:author="Narendra" w:date="2021-08-21T13:02:00Z">
            <w:rPr>
              <w:rFonts w:ascii="inherit" w:eastAsia="Times New Roman" w:hAnsi="inherit" w:cs="Consolas"/>
              <w:b/>
              <w:bCs/>
              <w:color w:val="D171DD"/>
              <w:sz w:val="25"/>
            </w:rPr>
          </w:rPrChange>
        </w:rPr>
        <w:t>ul</w:t>
      </w:r>
      <w:r w:rsidRPr="008C6831">
        <w:rPr>
          <w:rFonts w:ascii="Maiandra GD" w:eastAsia="Times New Roman" w:hAnsi="Maiandra GD" w:cs="Consolas"/>
          <w:color w:val="CFD5E0"/>
          <w:sz w:val="24"/>
          <w:szCs w:val="24"/>
          <w:rPrChange w:id="3224"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D19252"/>
          <w:sz w:val="24"/>
          <w:szCs w:val="24"/>
          <w:rPrChange w:id="3225" w:author="Narendra" w:date="2021-08-21T13:02:00Z">
            <w:rPr>
              <w:rFonts w:ascii="inherit" w:eastAsia="Times New Roman" w:hAnsi="inherit" w:cs="Consolas"/>
              <w:color w:val="D19252"/>
              <w:sz w:val="25"/>
            </w:rPr>
          </w:rPrChange>
        </w:rPr>
        <w:t>id</w:t>
      </w:r>
      <w:r w:rsidRPr="008C6831">
        <w:rPr>
          <w:rFonts w:ascii="Maiandra GD" w:eastAsia="Times New Roman" w:hAnsi="Maiandra GD" w:cs="Consolas"/>
          <w:color w:val="4284AE"/>
          <w:sz w:val="24"/>
          <w:szCs w:val="24"/>
          <w:rPrChange w:id="3226" w:author="Narendra" w:date="2021-08-21T13:02:00Z">
            <w:rPr>
              <w:rFonts w:ascii="inherit" w:eastAsia="Times New Roman" w:hAnsi="inherit" w:cs="Consolas"/>
              <w:color w:val="4284AE"/>
              <w:sz w:val="25"/>
            </w:rPr>
          </w:rPrChange>
        </w:rPr>
        <w:t>=</w:t>
      </w:r>
      <w:r w:rsidRPr="008C6831">
        <w:rPr>
          <w:rFonts w:ascii="Maiandra GD" w:eastAsia="Times New Roman" w:hAnsi="Maiandra GD" w:cs="Consolas"/>
          <w:color w:val="7CC379"/>
          <w:sz w:val="24"/>
          <w:szCs w:val="24"/>
          <w:rPrChange w:id="3227" w:author="Narendra" w:date="2021-08-21T13:02:00Z">
            <w:rPr>
              <w:rFonts w:ascii="inherit" w:eastAsia="Times New Roman" w:hAnsi="inherit" w:cs="Consolas"/>
              <w:color w:val="7CC379"/>
              <w:sz w:val="25"/>
            </w:rPr>
          </w:rPrChange>
        </w:rPr>
        <w:t>"ulEmployees"</w:t>
      </w:r>
      <w:r w:rsidRPr="008C6831">
        <w:rPr>
          <w:rFonts w:ascii="Maiandra GD" w:eastAsia="Times New Roman" w:hAnsi="Maiandra GD" w:cs="Consolas"/>
          <w:b/>
          <w:bCs/>
          <w:color w:val="6B7C8B"/>
          <w:sz w:val="24"/>
          <w:szCs w:val="24"/>
          <w:rPrChange w:id="3228" w:author="Narendra" w:date="2021-08-21T13:02:00Z">
            <w:rPr>
              <w:rFonts w:ascii="inherit" w:eastAsia="Times New Roman" w:hAnsi="inherit" w:cs="Consolas"/>
              <w:b/>
              <w:bCs/>
              <w:color w:val="6B7C8B"/>
              <w:sz w:val="25"/>
            </w:rPr>
          </w:rPrChange>
        </w:rPr>
        <w:t>&gt;&lt;/</w:t>
      </w:r>
      <w:r w:rsidRPr="008C6831">
        <w:rPr>
          <w:rFonts w:ascii="Maiandra GD" w:eastAsia="Times New Roman" w:hAnsi="Maiandra GD" w:cs="Consolas"/>
          <w:b/>
          <w:bCs/>
          <w:color w:val="D171DD"/>
          <w:sz w:val="24"/>
          <w:szCs w:val="24"/>
          <w:rPrChange w:id="3229" w:author="Narendra" w:date="2021-08-21T13:02:00Z">
            <w:rPr>
              <w:rFonts w:ascii="inherit" w:eastAsia="Times New Roman" w:hAnsi="inherit" w:cs="Consolas"/>
              <w:b/>
              <w:bCs/>
              <w:color w:val="D171DD"/>
              <w:sz w:val="25"/>
            </w:rPr>
          </w:rPrChange>
        </w:rPr>
        <w:t>ul</w:t>
      </w:r>
      <w:r w:rsidRPr="008C6831">
        <w:rPr>
          <w:rFonts w:ascii="Maiandra GD" w:eastAsia="Times New Roman" w:hAnsi="Maiandra GD" w:cs="Consolas"/>
          <w:b/>
          <w:bCs/>
          <w:color w:val="6B7C8B"/>
          <w:sz w:val="24"/>
          <w:szCs w:val="24"/>
          <w:rPrChange w:id="3230" w:author="Narendra" w:date="2021-08-21T13:02:00Z">
            <w:rPr>
              <w:rFonts w:ascii="inherit" w:eastAsia="Times New Roman" w:hAnsi="inherit" w:cs="Consolas"/>
              <w:b/>
              <w:bCs/>
              <w:color w:val="6B7C8B"/>
              <w:sz w:val="25"/>
            </w:rPr>
          </w:rPrChange>
        </w:rPr>
        <w:t>&gt;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23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3232" w:author="Narendra" w:date="2021-08-21T13:02:00Z">
            <w:rPr>
              <w:rFonts w:ascii="inherit" w:eastAsia="Times New Roman" w:hAnsi="inherit" w:cs="Consolas"/>
              <w:b/>
              <w:bCs/>
              <w:color w:val="6B7C8B"/>
              <w:sz w:val="25"/>
            </w:rPr>
          </w:rPrChange>
        </w:rPr>
        <w:t>&lt;/</w:t>
      </w:r>
      <w:r w:rsidRPr="008C6831">
        <w:rPr>
          <w:rFonts w:ascii="Maiandra GD" w:eastAsia="Times New Roman" w:hAnsi="Maiandra GD" w:cs="Consolas"/>
          <w:b/>
          <w:bCs/>
          <w:color w:val="D171DD"/>
          <w:sz w:val="24"/>
          <w:szCs w:val="24"/>
          <w:rPrChange w:id="3233" w:author="Narendra" w:date="2021-08-21T13:02:00Z">
            <w:rPr>
              <w:rFonts w:ascii="inherit" w:eastAsia="Times New Roman" w:hAnsi="inherit" w:cs="Consolas"/>
              <w:b/>
              <w:bCs/>
              <w:color w:val="D171DD"/>
              <w:sz w:val="25"/>
            </w:rPr>
          </w:rPrChange>
        </w:rPr>
        <w:t>body</w:t>
      </w:r>
      <w:r w:rsidRPr="008C6831">
        <w:rPr>
          <w:rFonts w:ascii="Maiandra GD" w:eastAsia="Times New Roman" w:hAnsi="Maiandra GD" w:cs="Consolas"/>
          <w:b/>
          <w:bCs/>
          <w:color w:val="6B7C8B"/>
          <w:sz w:val="24"/>
          <w:szCs w:val="24"/>
          <w:rPrChange w:id="3234" w:author="Narendra" w:date="2021-08-21T13:02:00Z">
            <w:rPr>
              <w:rFonts w:ascii="inherit" w:eastAsia="Times New Roman" w:hAnsi="inherit" w:cs="Consolas"/>
              <w:b/>
              <w:bCs/>
              <w:color w:val="6B7C8B"/>
              <w:sz w:val="25"/>
            </w:rPr>
          </w:rPrChange>
        </w:rPr>
        <w:t>&gt;</w:t>
      </w:r>
    </w:p>
    <w:p w:rsidR="006E519F" w:rsidRPr="008C6831" w:rsidRDefault="006E519F" w:rsidP="006E519F">
      <w:pPr>
        <w:shd w:val="clear" w:color="auto" w:fill="272B33"/>
        <w:spacing w:line="384" w:lineRule="atLeast"/>
        <w:textAlignment w:val="baseline"/>
        <w:rPr>
          <w:rFonts w:ascii="Maiandra GD" w:eastAsia="Times New Roman" w:hAnsi="Maiandra GD" w:cs="Consolas"/>
          <w:color w:val="596174"/>
          <w:sz w:val="24"/>
          <w:szCs w:val="24"/>
          <w:rPrChange w:id="323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3236" w:author="Narendra" w:date="2021-08-21T13:02:00Z">
            <w:rPr>
              <w:rFonts w:ascii="inherit" w:eastAsia="Times New Roman" w:hAnsi="inherit" w:cs="Consolas"/>
              <w:b/>
              <w:bCs/>
              <w:color w:val="6B7C8B"/>
              <w:sz w:val="25"/>
            </w:rPr>
          </w:rPrChange>
        </w:rPr>
        <w:t>&lt;/</w:t>
      </w:r>
      <w:r w:rsidRPr="008C6831">
        <w:rPr>
          <w:rFonts w:ascii="Maiandra GD" w:eastAsia="Times New Roman" w:hAnsi="Maiandra GD" w:cs="Consolas"/>
          <w:b/>
          <w:bCs/>
          <w:color w:val="D171DD"/>
          <w:sz w:val="24"/>
          <w:szCs w:val="24"/>
          <w:rPrChange w:id="3237" w:author="Narendra" w:date="2021-08-21T13:02:00Z">
            <w:rPr>
              <w:rFonts w:ascii="inherit" w:eastAsia="Times New Roman" w:hAnsi="inherit" w:cs="Consolas"/>
              <w:b/>
              <w:bCs/>
              <w:color w:val="D171DD"/>
              <w:sz w:val="25"/>
            </w:rPr>
          </w:rPrChange>
        </w:rPr>
        <w:t>html</w:t>
      </w:r>
      <w:r w:rsidRPr="008C6831">
        <w:rPr>
          <w:rFonts w:ascii="Maiandra GD" w:eastAsia="Times New Roman" w:hAnsi="Maiandra GD" w:cs="Consolas"/>
          <w:b/>
          <w:bCs/>
          <w:color w:val="6B7C8B"/>
          <w:sz w:val="24"/>
          <w:szCs w:val="24"/>
          <w:rPrChange w:id="3238" w:author="Narendra" w:date="2021-08-21T13:02:00Z">
            <w:rPr>
              <w:rFonts w:ascii="inherit" w:eastAsia="Times New Roman" w:hAnsi="inherit" w:cs="Consolas"/>
              <w:b/>
              <w:bCs/>
              <w:color w:val="6B7C8B"/>
              <w:sz w:val="25"/>
            </w:rPr>
          </w:rPrChange>
        </w:rPr>
        <w:t>&gt;</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3239"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3240" w:author="Narendra" w:date="2021-08-21T13:02:00Z">
            <w:rPr>
              <w:rFonts w:ascii="Arial" w:eastAsia="Times New Roman" w:hAnsi="Arial" w:cs="Arial"/>
              <w:color w:val="000000"/>
              <w:sz w:val="23"/>
              <w:szCs w:val="23"/>
              <w:bdr w:val="none" w:sz="0" w:space="0" w:color="auto" w:frame="1"/>
            </w:rPr>
          </w:rPrChange>
        </w:rPr>
        <w:t>First, run the service application and then the client application. Now go to the client application and navigate to the URL </w:t>
      </w:r>
      <w:r w:rsidRPr="008C6831">
        <w:rPr>
          <w:rFonts w:ascii="Maiandra GD" w:eastAsia="Times New Roman" w:hAnsi="Maiandra GD" w:cs="Arial"/>
          <w:b/>
          <w:bCs/>
          <w:color w:val="0000FF"/>
          <w:sz w:val="24"/>
          <w:szCs w:val="24"/>
          <w:rPrChange w:id="3241" w:author="Narendra" w:date="2021-08-21T13:02:00Z">
            <w:rPr>
              <w:rFonts w:ascii="Arial" w:eastAsia="Times New Roman" w:hAnsi="Arial" w:cs="Arial"/>
              <w:b/>
              <w:bCs/>
              <w:color w:val="0000FF"/>
              <w:sz w:val="23"/>
            </w:rPr>
          </w:rPrChange>
        </w:rPr>
        <w:t>/AJAXClient.html</w:t>
      </w:r>
      <w:r w:rsidRPr="008C6831">
        <w:rPr>
          <w:rFonts w:ascii="Maiandra GD" w:eastAsia="Times New Roman" w:hAnsi="Maiandra GD" w:cs="Arial"/>
          <w:b/>
          <w:bCs/>
          <w:color w:val="000000"/>
          <w:sz w:val="24"/>
          <w:szCs w:val="24"/>
          <w:rPrChange w:id="3242" w:author="Narendra" w:date="2021-08-21T13:02:00Z">
            <w:rPr>
              <w:rFonts w:ascii="Arial" w:eastAsia="Times New Roman" w:hAnsi="Arial" w:cs="Arial"/>
              <w:b/>
              <w:bCs/>
              <w:color w:val="000000"/>
              <w:sz w:val="23"/>
            </w:rPr>
          </w:rPrChange>
        </w:rPr>
        <w:t>. </w:t>
      </w:r>
      <w:r w:rsidRPr="008C6831">
        <w:rPr>
          <w:rFonts w:ascii="Maiandra GD" w:eastAsia="Times New Roman" w:hAnsi="Maiandra GD" w:cs="Arial"/>
          <w:color w:val="000000"/>
          <w:sz w:val="24"/>
          <w:szCs w:val="24"/>
          <w:bdr w:val="none" w:sz="0" w:space="0" w:color="auto" w:frame="1"/>
          <w:rPrChange w:id="3243" w:author="Narendra" w:date="2021-08-21T13:02:00Z">
            <w:rPr>
              <w:rFonts w:ascii="Arial" w:eastAsia="Times New Roman" w:hAnsi="Arial" w:cs="Arial"/>
              <w:color w:val="000000"/>
              <w:sz w:val="23"/>
              <w:szCs w:val="23"/>
              <w:bdr w:val="none" w:sz="0" w:space="0" w:color="auto" w:frame="1"/>
            </w:rPr>
          </w:rPrChange>
        </w:rPr>
        <w:t>Provide the valid username and password and click on the GetEmployees button and you should see the data as expected.</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3244"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noProof/>
          <w:color w:val="212529"/>
          <w:sz w:val="24"/>
          <w:szCs w:val="24"/>
          <w:bdr w:val="none" w:sz="0" w:space="0" w:color="auto" w:frame="1"/>
          <w:rPrChange w:id="3245" w:author="Narendra" w:date="2021-08-21T13:02:00Z">
            <w:rPr>
              <w:rFonts w:ascii="Arial" w:eastAsia="Times New Roman" w:hAnsi="Arial" w:cs="Arial"/>
              <w:noProof/>
              <w:color w:val="212529"/>
              <w:sz w:val="23"/>
              <w:szCs w:val="23"/>
              <w:bdr w:val="none" w:sz="0" w:space="0" w:color="auto" w:frame="1"/>
            </w:rPr>
          </w:rPrChange>
        </w:rPr>
        <w:drawing>
          <wp:inline distT="0" distB="0" distL="0" distR="0">
            <wp:extent cx="6162675" cy="2486025"/>
            <wp:effectExtent l="19050" t="0" r="9525" b="0"/>
            <wp:docPr id="55" name="Picture 55" descr="Consuming Web API Service using JQuery AJ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onsuming Web API Service using JQuery AJAX"/>
                    <pic:cNvPicPr>
                      <a:picLocks noChangeAspect="1" noChangeArrowheads="1"/>
                    </pic:cNvPicPr>
                  </pic:nvPicPr>
                  <pic:blipFill>
                    <a:blip r:embed="rId32"/>
                    <a:srcRect/>
                    <a:stretch>
                      <a:fillRect/>
                    </a:stretch>
                  </pic:blipFill>
                  <pic:spPr bwMode="auto">
                    <a:xfrm>
                      <a:off x="0" y="0"/>
                      <a:ext cx="6162675" cy="2486025"/>
                    </a:xfrm>
                    <a:prstGeom prst="rect">
                      <a:avLst/>
                    </a:prstGeom>
                    <a:noFill/>
                    <a:ln w="9525">
                      <a:noFill/>
                      <a:miter lim="800000"/>
                      <a:headEnd/>
                      <a:tailEnd/>
                    </a:ln>
                  </pic:spPr>
                </pic:pic>
              </a:graphicData>
            </a:graphic>
          </wp:inline>
        </w:drawing>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3246"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212529"/>
          <w:sz w:val="24"/>
          <w:szCs w:val="24"/>
          <w:bdr w:val="none" w:sz="0" w:space="0" w:color="auto" w:frame="1"/>
          <w:rPrChange w:id="3247" w:author="Narendra" w:date="2021-08-21T13:02:00Z">
            <w:rPr>
              <w:rFonts w:ascii="Arial" w:eastAsia="Times New Roman" w:hAnsi="Arial" w:cs="Arial"/>
              <w:color w:val="212529"/>
              <w:sz w:val="23"/>
              <w:szCs w:val="23"/>
              <w:bdr w:val="none" w:sz="0" w:space="0" w:color="auto" w:frame="1"/>
            </w:rPr>
          </w:rPrChange>
        </w:rPr>
        <w:t>Now provide the wrong username and password and see the results as 401 unauthorized as expected.</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3248"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noProof/>
          <w:color w:val="212529"/>
          <w:sz w:val="24"/>
          <w:szCs w:val="24"/>
          <w:bdr w:val="none" w:sz="0" w:space="0" w:color="auto" w:frame="1"/>
          <w:rPrChange w:id="3249" w:author="Narendra" w:date="2021-08-21T13:02:00Z">
            <w:rPr>
              <w:rFonts w:ascii="Arial" w:eastAsia="Times New Roman" w:hAnsi="Arial" w:cs="Arial"/>
              <w:noProof/>
              <w:color w:val="212529"/>
              <w:sz w:val="23"/>
              <w:szCs w:val="23"/>
              <w:bdr w:val="none" w:sz="0" w:space="0" w:color="auto" w:frame="1"/>
            </w:rPr>
          </w:rPrChange>
        </w:rPr>
        <w:lastRenderedPageBreak/>
        <w:drawing>
          <wp:inline distT="0" distB="0" distL="0" distR="0">
            <wp:extent cx="6000750" cy="1762125"/>
            <wp:effectExtent l="19050" t="0" r="0" b="0"/>
            <wp:docPr id="56" name="Picture 56" descr="Consuming Web API Service with Basic Authentication using JQuery AJ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onsuming Web API Service with Basic Authentication using JQuery AJAX"/>
                    <pic:cNvPicPr>
                      <a:picLocks noChangeAspect="1" noChangeArrowheads="1"/>
                    </pic:cNvPicPr>
                  </pic:nvPicPr>
                  <pic:blipFill>
                    <a:blip r:embed="rId33"/>
                    <a:srcRect/>
                    <a:stretch>
                      <a:fillRect/>
                    </a:stretch>
                  </pic:blipFill>
                  <pic:spPr bwMode="auto">
                    <a:xfrm>
                      <a:off x="0" y="0"/>
                      <a:ext cx="6000750" cy="1762125"/>
                    </a:xfrm>
                    <a:prstGeom prst="rect">
                      <a:avLst/>
                    </a:prstGeom>
                    <a:noFill/>
                    <a:ln w="9525">
                      <a:noFill/>
                      <a:miter lim="800000"/>
                      <a:headEnd/>
                      <a:tailEnd/>
                    </a:ln>
                  </pic:spPr>
                </pic:pic>
              </a:graphicData>
            </a:graphic>
          </wp:inline>
        </w:drawing>
      </w:r>
    </w:p>
    <w:p w:rsidR="006E519F" w:rsidRPr="008C6831" w:rsidRDefault="006E519F" w:rsidP="006E519F">
      <w:pPr>
        <w:shd w:val="clear" w:color="auto" w:fill="FFFFFF"/>
        <w:spacing w:after="0" w:line="240" w:lineRule="auto"/>
        <w:jc w:val="both"/>
        <w:textAlignment w:val="baseline"/>
        <w:outlineLvl w:val="4"/>
        <w:rPr>
          <w:rFonts w:ascii="Maiandra GD" w:eastAsia="Times New Roman" w:hAnsi="Maiandra GD" w:cs="Segoe UI"/>
          <w:color w:val="3A3A3A"/>
          <w:sz w:val="24"/>
          <w:szCs w:val="24"/>
          <w:rPrChange w:id="3250" w:author="Narendra" w:date="2021-08-21T13:02:00Z">
            <w:rPr>
              <w:rFonts w:ascii="Segoe UI" w:eastAsia="Times New Roman" w:hAnsi="Segoe UI" w:cs="Segoe UI"/>
              <w:color w:val="3A3A3A"/>
              <w:sz w:val="20"/>
              <w:szCs w:val="20"/>
            </w:rPr>
          </w:rPrChange>
        </w:rPr>
      </w:pPr>
      <w:r w:rsidRPr="008C6831">
        <w:rPr>
          <w:rFonts w:ascii="Maiandra GD" w:eastAsia="Times New Roman" w:hAnsi="Maiandra GD" w:cs="Arial"/>
          <w:b/>
          <w:bCs/>
          <w:color w:val="000000"/>
          <w:sz w:val="24"/>
          <w:szCs w:val="24"/>
          <w:rPrChange w:id="3251" w:author="Narendra" w:date="2021-08-21T13:02:00Z">
            <w:rPr>
              <w:rFonts w:ascii="Arial" w:eastAsia="Times New Roman" w:hAnsi="Arial" w:cs="Arial"/>
              <w:b/>
              <w:bCs/>
              <w:color w:val="000000"/>
              <w:sz w:val="27"/>
            </w:rPr>
          </w:rPrChange>
        </w:rPr>
        <w:t>Consuming Web API Service using C# Console Application:</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3252"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3253" w:author="Narendra" w:date="2021-08-21T13:02:00Z">
            <w:rPr>
              <w:rFonts w:ascii="Arial" w:eastAsia="Times New Roman" w:hAnsi="Arial" w:cs="Arial"/>
              <w:color w:val="000000"/>
              <w:sz w:val="23"/>
              <w:szCs w:val="23"/>
              <w:bdr w:val="none" w:sz="0" w:space="0" w:color="auto" w:frame="1"/>
            </w:rPr>
          </w:rPrChange>
        </w:rPr>
        <w:t>Create a console application and then copy and paste the following code. You need to Install </w:t>
      </w:r>
      <w:r w:rsidRPr="008C6831">
        <w:rPr>
          <w:rFonts w:ascii="Maiandra GD" w:eastAsia="Times New Roman" w:hAnsi="Maiandra GD" w:cs="Arial"/>
          <w:b/>
          <w:bCs/>
          <w:color w:val="000000"/>
          <w:sz w:val="24"/>
          <w:szCs w:val="24"/>
          <w:rPrChange w:id="3254" w:author="Narendra" w:date="2021-08-21T13:02:00Z">
            <w:rPr>
              <w:rFonts w:ascii="Arial" w:eastAsia="Times New Roman" w:hAnsi="Arial" w:cs="Arial"/>
              <w:b/>
              <w:bCs/>
              <w:color w:val="000000"/>
              <w:sz w:val="23"/>
            </w:rPr>
          </w:rPrChange>
        </w:rPr>
        <w:t>Newtonsoft.Json</w:t>
      </w:r>
      <w:r w:rsidRPr="008C6831">
        <w:rPr>
          <w:rFonts w:ascii="Maiandra GD" w:eastAsia="Times New Roman" w:hAnsi="Maiandra GD" w:cs="Arial"/>
          <w:color w:val="000000"/>
          <w:sz w:val="24"/>
          <w:szCs w:val="24"/>
          <w:bdr w:val="none" w:sz="0" w:space="0" w:color="auto" w:frame="1"/>
          <w:rPrChange w:id="3255" w:author="Narendra" w:date="2021-08-21T13:02:00Z">
            <w:rPr>
              <w:rFonts w:ascii="Arial" w:eastAsia="Times New Roman" w:hAnsi="Arial" w:cs="Arial"/>
              <w:color w:val="000000"/>
              <w:sz w:val="23"/>
              <w:szCs w:val="23"/>
              <w:bdr w:val="none" w:sz="0" w:space="0" w:color="auto" w:frame="1"/>
            </w:rPr>
          </w:rPrChange>
        </w:rPr>
        <w:t> Package into your application</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25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3257"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3258" w:author="Narendra" w:date="2021-08-21T13:02:00Z">
            <w:rPr>
              <w:rFonts w:ascii="inherit" w:eastAsia="Times New Roman" w:hAnsi="inherit" w:cs="Consolas"/>
              <w:i/>
              <w:iCs/>
              <w:color w:val="4284AE"/>
              <w:sz w:val="25"/>
            </w:rPr>
          </w:rPrChange>
        </w:rPr>
        <w:t>System;</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25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3260"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3261" w:author="Narendra" w:date="2021-08-21T13:02:00Z">
            <w:rPr>
              <w:rFonts w:ascii="inherit" w:eastAsia="Times New Roman" w:hAnsi="inherit" w:cs="Consolas"/>
              <w:i/>
              <w:iCs/>
              <w:color w:val="4284AE"/>
              <w:sz w:val="25"/>
            </w:rPr>
          </w:rPrChange>
        </w:rPr>
        <w:t>System.Collections.Generic;</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26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3263"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3264" w:author="Narendra" w:date="2021-08-21T13:02:00Z">
            <w:rPr>
              <w:rFonts w:ascii="inherit" w:eastAsia="Times New Roman" w:hAnsi="inherit" w:cs="Consolas"/>
              <w:i/>
              <w:iCs/>
              <w:color w:val="4284AE"/>
              <w:sz w:val="25"/>
            </w:rPr>
          </w:rPrChange>
        </w:rPr>
        <w:t>System.Text;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26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3266"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3267" w:author="Narendra" w:date="2021-08-21T13:02:00Z">
            <w:rPr>
              <w:rFonts w:ascii="inherit" w:eastAsia="Times New Roman" w:hAnsi="inherit" w:cs="Consolas"/>
              <w:i/>
              <w:iCs/>
              <w:color w:val="4284AE"/>
              <w:sz w:val="25"/>
            </w:rPr>
          </w:rPrChange>
        </w:rPr>
        <w:t>System.Net.Http;</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26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3269"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3270" w:author="Narendra" w:date="2021-08-21T13:02:00Z">
            <w:rPr>
              <w:rFonts w:ascii="inherit" w:eastAsia="Times New Roman" w:hAnsi="inherit" w:cs="Consolas"/>
              <w:i/>
              <w:iCs/>
              <w:color w:val="4284AE"/>
              <w:sz w:val="25"/>
            </w:rPr>
          </w:rPrChange>
        </w:rPr>
        <w:t>System.Net.Http.Headers;</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27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3272"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3273" w:author="Narendra" w:date="2021-08-21T13:02:00Z">
            <w:rPr>
              <w:rFonts w:ascii="inherit" w:eastAsia="Times New Roman" w:hAnsi="inherit" w:cs="Consolas"/>
              <w:i/>
              <w:iCs/>
              <w:color w:val="4284AE"/>
              <w:sz w:val="25"/>
            </w:rPr>
          </w:rPrChange>
        </w:rPr>
        <w:t>Newtonsoft.Json;</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27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3275" w:author="Narendra" w:date="2021-08-21T13:02:00Z">
            <w:rPr>
              <w:rFonts w:ascii="inherit" w:eastAsia="Times New Roman" w:hAnsi="inherit" w:cs="Consolas"/>
              <w:b/>
              <w:bCs/>
              <w:color w:val="D171DD"/>
              <w:sz w:val="25"/>
            </w:rPr>
          </w:rPrChange>
        </w:rPr>
        <w:t xml:space="preserve">namespace </w:t>
      </w:r>
      <w:r w:rsidRPr="008C6831">
        <w:rPr>
          <w:rFonts w:ascii="Maiandra GD" w:eastAsia="Times New Roman" w:hAnsi="Maiandra GD" w:cs="Consolas"/>
          <w:i/>
          <w:iCs/>
          <w:color w:val="4284AE"/>
          <w:sz w:val="24"/>
          <w:szCs w:val="24"/>
          <w:rPrChange w:id="3276" w:author="Narendra" w:date="2021-08-21T13:02:00Z">
            <w:rPr>
              <w:rFonts w:ascii="inherit" w:eastAsia="Times New Roman" w:hAnsi="inherit" w:cs="Consolas"/>
              <w:i/>
              <w:iCs/>
              <w:color w:val="4284AE"/>
              <w:sz w:val="25"/>
            </w:rPr>
          </w:rPrChange>
        </w:rPr>
        <w:t>ClientApplication</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27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3278"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27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3280" w:author="Narendra" w:date="2021-08-21T13:02:00Z">
            <w:rPr>
              <w:rFonts w:ascii="inherit" w:eastAsia="Times New Roman" w:hAnsi="inherit" w:cs="Consolas"/>
              <w:b/>
              <w:bCs/>
              <w:color w:val="D171DD"/>
              <w:sz w:val="25"/>
            </w:rPr>
          </w:rPrChange>
        </w:rPr>
        <w:t>class</w:t>
      </w:r>
      <w:r w:rsidRPr="008C6831">
        <w:rPr>
          <w:rFonts w:ascii="Maiandra GD" w:eastAsia="Times New Roman" w:hAnsi="Maiandra GD" w:cs="Consolas"/>
          <w:color w:val="CFD5E0"/>
          <w:sz w:val="24"/>
          <w:szCs w:val="24"/>
          <w:rPrChange w:id="3281" w:author="Narendra" w:date="2021-08-21T13:02:00Z">
            <w:rPr>
              <w:rFonts w:ascii="inherit" w:eastAsia="Times New Roman" w:hAnsi="inherit" w:cs="Consolas"/>
              <w:color w:val="CFD5E0"/>
              <w:sz w:val="25"/>
            </w:rPr>
          </w:rPrChange>
        </w:rPr>
        <w:t xml:space="preserve"> Program</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28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3283"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28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3285" w:author="Narendra" w:date="2021-08-21T13:02:00Z">
            <w:rPr>
              <w:rFonts w:ascii="inherit" w:eastAsia="Times New Roman" w:hAnsi="inherit" w:cs="Consolas"/>
              <w:b/>
              <w:bCs/>
              <w:color w:val="D171DD"/>
              <w:sz w:val="25"/>
            </w:rPr>
          </w:rPrChange>
        </w:rPr>
        <w:t>static</w:t>
      </w:r>
      <w:r w:rsidRPr="008C6831">
        <w:rPr>
          <w:rFonts w:ascii="Maiandra GD" w:eastAsia="Times New Roman" w:hAnsi="Maiandra GD" w:cs="Consolas"/>
          <w:color w:val="CFD5E0"/>
          <w:sz w:val="24"/>
          <w:szCs w:val="24"/>
          <w:rPrChange w:id="3286"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3287" w:author="Narendra" w:date="2021-08-21T13:02:00Z">
            <w:rPr>
              <w:rFonts w:ascii="inherit" w:eastAsia="Times New Roman" w:hAnsi="inherit" w:cs="Consolas"/>
              <w:b/>
              <w:bCs/>
              <w:color w:val="D171DD"/>
              <w:sz w:val="25"/>
            </w:rPr>
          </w:rPrChange>
        </w:rPr>
        <w:t>void</w:t>
      </w:r>
      <w:r w:rsidRPr="008C6831">
        <w:rPr>
          <w:rFonts w:ascii="Maiandra GD" w:eastAsia="Times New Roman" w:hAnsi="Maiandra GD" w:cs="Consolas"/>
          <w:color w:val="CFD5E0"/>
          <w:sz w:val="24"/>
          <w:szCs w:val="24"/>
          <w:rPrChange w:id="3288"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3289" w:author="Narendra" w:date="2021-08-21T13:02:00Z">
            <w:rPr>
              <w:rFonts w:ascii="inherit" w:eastAsia="Times New Roman" w:hAnsi="inherit" w:cs="Consolas"/>
              <w:color w:val="4284AE"/>
              <w:sz w:val="25"/>
            </w:rPr>
          </w:rPrChange>
        </w:rPr>
        <w:t>Main</w:t>
      </w:r>
      <w:r w:rsidRPr="008C6831">
        <w:rPr>
          <w:rFonts w:ascii="Maiandra GD" w:eastAsia="Times New Roman" w:hAnsi="Maiandra GD" w:cs="Consolas"/>
          <w:b/>
          <w:bCs/>
          <w:color w:val="6B7C8B"/>
          <w:sz w:val="24"/>
          <w:szCs w:val="24"/>
          <w:rPrChange w:id="3290"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3291" w:author="Narendra" w:date="2021-08-21T13:02:00Z">
            <w:rPr>
              <w:rFonts w:ascii="inherit" w:eastAsia="Times New Roman" w:hAnsi="inherit" w:cs="Consolas"/>
              <w:color w:val="CFD5E0"/>
              <w:sz w:val="25"/>
            </w:rPr>
          </w:rPrChange>
        </w:rPr>
        <w:t>string</w:t>
      </w:r>
      <w:r w:rsidRPr="008C6831">
        <w:rPr>
          <w:rFonts w:ascii="Maiandra GD" w:eastAsia="Times New Roman" w:hAnsi="Maiandra GD" w:cs="Consolas"/>
          <w:b/>
          <w:bCs/>
          <w:color w:val="6B7C8B"/>
          <w:sz w:val="24"/>
          <w:szCs w:val="24"/>
          <w:rPrChange w:id="329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3293" w:author="Narendra" w:date="2021-08-21T13:02:00Z">
            <w:rPr>
              <w:rFonts w:ascii="inherit" w:eastAsia="Times New Roman" w:hAnsi="inherit" w:cs="Consolas"/>
              <w:color w:val="CFD5E0"/>
              <w:sz w:val="25"/>
            </w:rPr>
          </w:rPrChange>
        </w:rPr>
        <w:t xml:space="preserve"> args</w:t>
      </w:r>
      <w:r w:rsidRPr="008C6831">
        <w:rPr>
          <w:rFonts w:ascii="Maiandra GD" w:eastAsia="Times New Roman" w:hAnsi="Maiandra GD" w:cs="Consolas"/>
          <w:b/>
          <w:bCs/>
          <w:color w:val="6B7C8B"/>
          <w:sz w:val="24"/>
          <w:szCs w:val="24"/>
          <w:rPrChange w:id="3294"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29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3296"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29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3298" w:author="Narendra" w:date="2021-08-21T13:02:00Z">
            <w:rPr>
              <w:rFonts w:ascii="inherit" w:eastAsia="Times New Roman" w:hAnsi="inherit" w:cs="Consolas"/>
              <w:color w:val="CFD5E0"/>
              <w:sz w:val="25"/>
            </w:rPr>
          </w:rPrChange>
        </w:rPr>
        <w:t xml:space="preserve">HttpClientHandler handler = </w:t>
      </w:r>
      <w:r w:rsidRPr="008C6831">
        <w:rPr>
          <w:rFonts w:ascii="Maiandra GD" w:eastAsia="Times New Roman" w:hAnsi="Maiandra GD" w:cs="Consolas"/>
          <w:color w:val="4284AE"/>
          <w:sz w:val="24"/>
          <w:szCs w:val="24"/>
          <w:rPrChange w:id="3299"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3300"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3301" w:author="Narendra" w:date="2021-08-21T13:02:00Z">
            <w:rPr>
              <w:rFonts w:ascii="inherit" w:eastAsia="Times New Roman" w:hAnsi="inherit" w:cs="Consolas"/>
              <w:color w:val="4284AE"/>
              <w:sz w:val="25"/>
            </w:rPr>
          </w:rPrChange>
        </w:rPr>
        <w:t>HttpClientHandler</w:t>
      </w:r>
      <w:r w:rsidRPr="008C6831">
        <w:rPr>
          <w:rFonts w:ascii="Maiandra GD" w:eastAsia="Times New Roman" w:hAnsi="Maiandra GD" w:cs="Consolas"/>
          <w:b/>
          <w:bCs/>
          <w:color w:val="6B7C8B"/>
          <w:sz w:val="24"/>
          <w:szCs w:val="24"/>
          <w:rPrChange w:id="330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3303"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30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3305" w:author="Narendra" w:date="2021-08-21T13:02:00Z">
            <w:rPr>
              <w:rFonts w:ascii="inherit" w:eastAsia="Times New Roman" w:hAnsi="inherit" w:cs="Consolas"/>
              <w:color w:val="CFD5E0"/>
              <w:sz w:val="25"/>
            </w:rPr>
          </w:rPrChange>
        </w:rPr>
        <w:t xml:space="preserve">HttpClient client = </w:t>
      </w:r>
      <w:r w:rsidRPr="008C6831">
        <w:rPr>
          <w:rFonts w:ascii="Maiandra GD" w:eastAsia="Times New Roman" w:hAnsi="Maiandra GD" w:cs="Consolas"/>
          <w:color w:val="4284AE"/>
          <w:sz w:val="24"/>
          <w:szCs w:val="24"/>
          <w:rPrChange w:id="3306"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3307"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3308" w:author="Narendra" w:date="2021-08-21T13:02:00Z">
            <w:rPr>
              <w:rFonts w:ascii="inherit" w:eastAsia="Times New Roman" w:hAnsi="inherit" w:cs="Consolas"/>
              <w:color w:val="4284AE"/>
              <w:sz w:val="25"/>
            </w:rPr>
          </w:rPrChange>
        </w:rPr>
        <w:t>HttpClient</w:t>
      </w:r>
      <w:r w:rsidRPr="008C6831">
        <w:rPr>
          <w:rFonts w:ascii="Maiandra GD" w:eastAsia="Times New Roman" w:hAnsi="Maiandra GD" w:cs="Consolas"/>
          <w:b/>
          <w:bCs/>
          <w:color w:val="6B7C8B"/>
          <w:sz w:val="24"/>
          <w:szCs w:val="24"/>
          <w:rPrChange w:id="330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3310" w:author="Narendra" w:date="2021-08-21T13:02:00Z">
            <w:rPr>
              <w:rFonts w:ascii="inherit" w:eastAsia="Times New Roman" w:hAnsi="inherit" w:cs="Consolas"/>
              <w:color w:val="CFD5E0"/>
              <w:sz w:val="25"/>
            </w:rPr>
          </w:rPrChange>
        </w:rPr>
        <w:t>handler</w:t>
      </w:r>
      <w:r w:rsidRPr="008C6831">
        <w:rPr>
          <w:rFonts w:ascii="Maiandra GD" w:eastAsia="Times New Roman" w:hAnsi="Maiandra GD" w:cs="Consolas"/>
          <w:b/>
          <w:bCs/>
          <w:color w:val="6B7C8B"/>
          <w:sz w:val="24"/>
          <w:szCs w:val="24"/>
          <w:rPrChange w:id="331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3312"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31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3314" w:author="Narendra" w:date="2021-08-21T13:02:00Z">
            <w:rPr>
              <w:rFonts w:ascii="inherit" w:eastAsia="Times New Roman" w:hAnsi="inherit" w:cs="Consolas"/>
              <w:color w:val="CFD5E0"/>
              <w:sz w:val="25"/>
            </w:rPr>
          </w:rPrChange>
        </w:rPr>
        <w:t>client.</w:t>
      </w:r>
      <w:r w:rsidRPr="008C6831">
        <w:rPr>
          <w:rFonts w:ascii="Maiandra GD" w:eastAsia="Times New Roman" w:hAnsi="Maiandra GD" w:cs="Consolas"/>
          <w:color w:val="4284AE"/>
          <w:sz w:val="24"/>
          <w:szCs w:val="24"/>
          <w:rPrChange w:id="3315" w:author="Narendra" w:date="2021-08-21T13:02:00Z">
            <w:rPr>
              <w:rFonts w:ascii="inherit" w:eastAsia="Times New Roman" w:hAnsi="inherit" w:cs="Consolas"/>
              <w:color w:val="4284AE"/>
              <w:sz w:val="25"/>
            </w:rPr>
          </w:rPrChange>
        </w:rPr>
        <w:t>DefaultRequestHeaders</w:t>
      </w:r>
      <w:r w:rsidRPr="008C6831">
        <w:rPr>
          <w:rFonts w:ascii="Maiandra GD" w:eastAsia="Times New Roman" w:hAnsi="Maiandra GD" w:cs="Consolas"/>
          <w:color w:val="CFD5E0"/>
          <w:sz w:val="24"/>
          <w:szCs w:val="24"/>
          <w:rPrChange w:id="3316"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3317" w:author="Narendra" w:date="2021-08-21T13:02:00Z">
            <w:rPr>
              <w:rFonts w:ascii="inherit" w:eastAsia="Times New Roman" w:hAnsi="inherit" w:cs="Consolas"/>
              <w:color w:val="4284AE"/>
              <w:sz w:val="25"/>
            </w:rPr>
          </w:rPrChange>
        </w:rPr>
        <w:t>Authorization</w:t>
      </w:r>
      <w:r w:rsidRPr="008C6831">
        <w:rPr>
          <w:rFonts w:ascii="Maiandra GD" w:eastAsia="Times New Roman" w:hAnsi="Maiandra GD" w:cs="Consolas"/>
          <w:color w:val="CFD5E0"/>
          <w:sz w:val="24"/>
          <w:szCs w:val="24"/>
          <w:rPrChange w:id="3318" w:author="Narendra" w:date="2021-08-21T13:02:00Z">
            <w:rPr>
              <w:rFonts w:ascii="inherit" w:eastAsia="Times New Roman" w:hAnsi="inherit" w:cs="Consolas"/>
              <w:color w:val="CFD5E0"/>
              <w:sz w:val="25"/>
            </w:rPr>
          </w:rPrChange>
        </w:rPr>
        <w:t xml:space="preserve"> = </w:t>
      </w:r>
      <w:r w:rsidRPr="008C6831">
        <w:rPr>
          <w:rFonts w:ascii="Maiandra GD" w:eastAsia="Times New Roman" w:hAnsi="Maiandra GD" w:cs="Consolas"/>
          <w:color w:val="4284AE"/>
          <w:sz w:val="24"/>
          <w:szCs w:val="24"/>
          <w:rPrChange w:id="3319"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3320"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3321" w:author="Narendra" w:date="2021-08-21T13:02:00Z">
            <w:rPr>
              <w:rFonts w:ascii="inherit" w:eastAsia="Times New Roman" w:hAnsi="inherit" w:cs="Consolas"/>
              <w:color w:val="4284AE"/>
              <w:sz w:val="25"/>
            </w:rPr>
          </w:rPrChange>
        </w:rPr>
        <w:t>AuthenticationHeaderValue</w:t>
      </w:r>
      <w:r w:rsidRPr="008C6831">
        <w:rPr>
          <w:rFonts w:ascii="Maiandra GD" w:eastAsia="Times New Roman" w:hAnsi="Maiandra GD" w:cs="Consolas"/>
          <w:b/>
          <w:bCs/>
          <w:color w:val="6B7C8B"/>
          <w:sz w:val="24"/>
          <w:szCs w:val="24"/>
          <w:rPrChange w:id="332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7CC379"/>
          <w:sz w:val="24"/>
          <w:szCs w:val="24"/>
          <w:rPrChange w:id="3323" w:author="Narendra" w:date="2021-08-21T13:02:00Z">
            <w:rPr>
              <w:rFonts w:ascii="inherit" w:eastAsia="Times New Roman" w:hAnsi="inherit" w:cs="Consolas"/>
              <w:color w:val="7CC379"/>
              <w:sz w:val="25"/>
            </w:rPr>
          </w:rPrChange>
        </w:rPr>
        <w:t>"Authorization"</w:t>
      </w:r>
      <w:r w:rsidRPr="008C6831">
        <w:rPr>
          <w:rFonts w:ascii="Maiandra GD" w:eastAsia="Times New Roman" w:hAnsi="Maiandra GD" w:cs="Consolas"/>
          <w:color w:val="CFD5E0"/>
          <w:sz w:val="24"/>
          <w:szCs w:val="24"/>
          <w:rPrChange w:id="3324" w:author="Narendra" w:date="2021-08-21T13:02:00Z">
            <w:rPr>
              <w:rFonts w:ascii="inherit" w:eastAsia="Times New Roman" w:hAnsi="inherit" w:cs="Consolas"/>
              <w:color w:val="CFD5E0"/>
              <w:sz w:val="25"/>
            </w:rPr>
          </w:rPrChange>
        </w:rPr>
        <w:t xml:space="preserve">, </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32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3326" w:author="Narendra" w:date="2021-08-21T13:02:00Z">
            <w:rPr>
              <w:rFonts w:ascii="inherit" w:eastAsia="Times New Roman" w:hAnsi="inherit" w:cs="Consolas"/>
              <w:color w:val="CFD5E0"/>
              <w:sz w:val="25"/>
            </w:rPr>
          </w:rPrChange>
        </w:rPr>
        <w:t>Convert.</w:t>
      </w:r>
      <w:r w:rsidRPr="008C6831">
        <w:rPr>
          <w:rFonts w:ascii="Maiandra GD" w:eastAsia="Times New Roman" w:hAnsi="Maiandra GD" w:cs="Consolas"/>
          <w:color w:val="4284AE"/>
          <w:sz w:val="24"/>
          <w:szCs w:val="24"/>
          <w:rPrChange w:id="3327" w:author="Narendra" w:date="2021-08-21T13:02:00Z">
            <w:rPr>
              <w:rFonts w:ascii="inherit" w:eastAsia="Times New Roman" w:hAnsi="inherit" w:cs="Consolas"/>
              <w:color w:val="4284AE"/>
              <w:sz w:val="25"/>
            </w:rPr>
          </w:rPrChange>
        </w:rPr>
        <w:t>ToBase64String</w:t>
      </w:r>
      <w:r w:rsidRPr="008C6831">
        <w:rPr>
          <w:rFonts w:ascii="Maiandra GD" w:eastAsia="Times New Roman" w:hAnsi="Maiandra GD" w:cs="Consolas"/>
          <w:b/>
          <w:bCs/>
          <w:color w:val="6B7C8B"/>
          <w:sz w:val="24"/>
          <w:szCs w:val="24"/>
          <w:rPrChange w:id="332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3329" w:author="Narendra" w:date="2021-08-21T13:02:00Z">
            <w:rPr>
              <w:rFonts w:ascii="inherit" w:eastAsia="Times New Roman" w:hAnsi="inherit" w:cs="Consolas"/>
              <w:color w:val="CFD5E0"/>
              <w:sz w:val="25"/>
            </w:rPr>
          </w:rPrChange>
        </w:rPr>
        <w:t>Encoding.</w:t>
      </w:r>
      <w:r w:rsidRPr="008C6831">
        <w:rPr>
          <w:rFonts w:ascii="Maiandra GD" w:eastAsia="Times New Roman" w:hAnsi="Maiandra GD" w:cs="Consolas"/>
          <w:color w:val="4284AE"/>
          <w:sz w:val="24"/>
          <w:szCs w:val="24"/>
          <w:rPrChange w:id="3330" w:author="Narendra" w:date="2021-08-21T13:02:00Z">
            <w:rPr>
              <w:rFonts w:ascii="inherit" w:eastAsia="Times New Roman" w:hAnsi="inherit" w:cs="Consolas"/>
              <w:color w:val="4284AE"/>
              <w:sz w:val="25"/>
            </w:rPr>
          </w:rPrChange>
        </w:rPr>
        <w:t>Default</w:t>
      </w:r>
      <w:r w:rsidRPr="008C6831">
        <w:rPr>
          <w:rFonts w:ascii="Maiandra GD" w:eastAsia="Times New Roman" w:hAnsi="Maiandra GD" w:cs="Consolas"/>
          <w:color w:val="CFD5E0"/>
          <w:sz w:val="24"/>
          <w:szCs w:val="24"/>
          <w:rPrChange w:id="3331"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3332" w:author="Narendra" w:date="2021-08-21T13:02:00Z">
            <w:rPr>
              <w:rFonts w:ascii="inherit" w:eastAsia="Times New Roman" w:hAnsi="inherit" w:cs="Consolas"/>
              <w:color w:val="4284AE"/>
              <w:sz w:val="25"/>
            </w:rPr>
          </w:rPrChange>
        </w:rPr>
        <w:t>GetBytes</w:t>
      </w:r>
      <w:r w:rsidRPr="008C6831">
        <w:rPr>
          <w:rFonts w:ascii="Maiandra GD" w:eastAsia="Times New Roman" w:hAnsi="Maiandra GD" w:cs="Consolas"/>
          <w:b/>
          <w:bCs/>
          <w:color w:val="6B7C8B"/>
          <w:sz w:val="24"/>
          <w:szCs w:val="24"/>
          <w:rPrChange w:id="333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7CC379"/>
          <w:sz w:val="24"/>
          <w:szCs w:val="24"/>
          <w:rPrChange w:id="3334" w:author="Narendra" w:date="2021-08-21T13:02:00Z">
            <w:rPr>
              <w:rFonts w:ascii="inherit" w:eastAsia="Times New Roman" w:hAnsi="inherit" w:cs="Consolas"/>
              <w:color w:val="7CC379"/>
              <w:sz w:val="25"/>
            </w:rPr>
          </w:rPrChange>
        </w:rPr>
        <w:t>"AdminUser:123456"</w:t>
      </w:r>
      <w:r w:rsidRPr="008C6831">
        <w:rPr>
          <w:rFonts w:ascii="Maiandra GD" w:eastAsia="Times New Roman" w:hAnsi="Maiandra GD" w:cs="Consolas"/>
          <w:b/>
          <w:bCs/>
          <w:color w:val="6B7C8B"/>
          <w:sz w:val="24"/>
          <w:szCs w:val="24"/>
          <w:rPrChange w:id="3335"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3336"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33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3338" w:author="Narendra" w:date="2021-08-21T13:02:00Z">
            <w:rPr>
              <w:rFonts w:ascii="inherit" w:eastAsia="Times New Roman" w:hAnsi="inherit" w:cs="Consolas"/>
              <w:color w:val="6B7C8B"/>
              <w:sz w:val="25"/>
            </w:rPr>
          </w:rPrChange>
        </w:rPr>
        <w:t>//Need to change the PORT number where your WEB API service is running</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33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D19252"/>
          <w:sz w:val="24"/>
          <w:szCs w:val="24"/>
          <w:rPrChange w:id="3340" w:author="Narendra" w:date="2021-08-21T13:02:00Z">
            <w:rPr>
              <w:rFonts w:ascii="inherit" w:eastAsia="Times New Roman" w:hAnsi="inherit" w:cs="Consolas"/>
              <w:color w:val="D19252"/>
              <w:sz w:val="25"/>
            </w:rPr>
          </w:rPrChange>
        </w:rPr>
        <w:t>var</w:t>
      </w:r>
      <w:r w:rsidRPr="008C6831">
        <w:rPr>
          <w:rFonts w:ascii="Maiandra GD" w:eastAsia="Times New Roman" w:hAnsi="Maiandra GD" w:cs="Consolas"/>
          <w:color w:val="CFD5E0"/>
          <w:sz w:val="24"/>
          <w:szCs w:val="24"/>
          <w:rPrChange w:id="3341" w:author="Narendra" w:date="2021-08-21T13:02:00Z">
            <w:rPr>
              <w:rFonts w:ascii="inherit" w:eastAsia="Times New Roman" w:hAnsi="inherit" w:cs="Consolas"/>
              <w:color w:val="CFD5E0"/>
              <w:sz w:val="25"/>
            </w:rPr>
          </w:rPrChange>
        </w:rPr>
        <w:t xml:space="preserve"> result = client.</w:t>
      </w:r>
      <w:r w:rsidRPr="008C6831">
        <w:rPr>
          <w:rFonts w:ascii="Maiandra GD" w:eastAsia="Times New Roman" w:hAnsi="Maiandra GD" w:cs="Consolas"/>
          <w:color w:val="4284AE"/>
          <w:sz w:val="24"/>
          <w:szCs w:val="24"/>
          <w:rPrChange w:id="3342" w:author="Narendra" w:date="2021-08-21T13:02:00Z">
            <w:rPr>
              <w:rFonts w:ascii="inherit" w:eastAsia="Times New Roman" w:hAnsi="inherit" w:cs="Consolas"/>
              <w:color w:val="4284AE"/>
              <w:sz w:val="25"/>
            </w:rPr>
          </w:rPrChange>
        </w:rPr>
        <w:t>GetAsync</w:t>
      </w:r>
      <w:r w:rsidRPr="008C6831">
        <w:rPr>
          <w:rFonts w:ascii="Maiandra GD" w:eastAsia="Times New Roman" w:hAnsi="Maiandra GD" w:cs="Consolas"/>
          <w:b/>
          <w:bCs/>
          <w:color w:val="6B7C8B"/>
          <w:sz w:val="24"/>
          <w:szCs w:val="24"/>
          <w:rPrChange w:id="334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4284AE"/>
          <w:sz w:val="24"/>
          <w:szCs w:val="24"/>
          <w:rPrChange w:id="3344"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3345"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3346" w:author="Narendra" w:date="2021-08-21T13:02:00Z">
            <w:rPr>
              <w:rFonts w:ascii="inherit" w:eastAsia="Times New Roman" w:hAnsi="inherit" w:cs="Consolas"/>
              <w:color w:val="4284AE"/>
              <w:sz w:val="25"/>
            </w:rPr>
          </w:rPrChange>
        </w:rPr>
        <w:t>Uri</w:t>
      </w:r>
      <w:r w:rsidRPr="008C6831">
        <w:rPr>
          <w:rFonts w:ascii="Maiandra GD" w:eastAsia="Times New Roman" w:hAnsi="Maiandra GD" w:cs="Consolas"/>
          <w:b/>
          <w:bCs/>
          <w:color w:val="6B7C8B"/>
          <w:sz w:val="24"/>
          <w:szCs w:val="24"/>
          <w:rPrChange w:id="334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7CC379"/>
          <w:sz w:val="24"/>
          <w:szCs w:val="24"/>
          <w:rPrChange w:id="3348" w:author="Narendra" w:date="2021-08-21T13:02:00Z">
            <w:rPr>
              <w:rFonts w:ascii="inherit" w:eastAsia="Times New Roman" w:hAnsi="inherit" w:cs="Consolas"/>
              <w:color w:val="7CC379"/>
              <w:sz w:val="25"/>
            </w:rPr>
          </w:rPrChange>
        </w:rPr>
        <w:t>"http://localhost:63228/api/Employees"</w:t>
      </w:r>
      <w:r w:rsidRPr="008C6831">
        <w:rPr>
          <w:rFonts w:ascii="Maiandra GD" w:eastAsia="Times New Roman" w:hAnsi="Maiandra GD" w:cs="Consolas"/>
          <w:b/>
          <w:bCs/>
          <w:color w:val="6B7C8B"/>
          <w:sz w:val="24"/>
          <w:szCs w:val="24"/>
          <w:rPrChange w:id="334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3350"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3351" w:author="Narendra" w:date="2021-08-21T13:02:00Z">
            <w:rPr>
              <w:rFonts w:ascii="inherit" w:eastAsia="Times New Roman" w:hAnsi="inherit" w:cs="Consolas"/>
              <w:color w:val="4284AE"/>
              <w:sz w:val="25"/>
            </w:rPr>
          </w:rPrChange>
        </w:rPr>
        <w:t>Result</w:t>
      </w:r>
      <w:r w:rsidRPr="008C6831">
        <w:rPr>
          <w:rFonts w:ascii="Maiandra GD" w:eastAsia="Times New Roman" w:hAnsi="Maiandra GD" w:cs="Consolas"/>
          <w:color w:val="CFD5E0"/>
          <w:sz w:val="24"/>
          <w:szCs w:val="24"/>
          <w:rPrChange w:id="3352"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35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3354" w:author="Narendra" w:date="2021-08-21T13:02:00Z">
            <w:rPr>
              <w:rFonts w:ascii="inherit" w:eastAsia="Times New Roman" w:hAnsi="inherit" w:cs="Consolas"/>
              <w:b/>
              <w:bCs/>
              <w:color w:val="D171DD"/>
              <w:sz w:val="25"/>
            </w:rPr>
          </w:rPrChange>
        </w:rPr>
        <w:t>if</w:t>
      </w:r>
      <w:r w:rsidRPr="008C6831">
        <w:rPr>
          <w:rFonts w:ascii="Maiandra GD" w:eastAsia="Times New Roman" w:hAnsi="Maiandra GD" w:cs="Consolas"/>
          <w:color w:val="CFD5E0"/>
          <w:sz w:val="24"/>
          <w:szCs w:val="24"/>
          <w:rPrChange w:id="3355"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3356"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3357" w:author="Narendra" w:date="2021-08-21T13:02:00Z">
            <w:rPr>
              <w:rFonts w:ascii="inherit" w:eastAsia="Times New Roman" w:hAnsi="inherit" w:cs="Consolas"/>
              <w:color w:val="CFD5E0"/>
              <w:sz w:val="25"/>
            </w:rPr>
          </w:rPrChange>
        </w:rPr>
        <w:t>result.</w:t>
      </w:r>
      <w:r w:rsidRPr="008C6831">
        <w:rPr>
          <w:rFonts w:ascii="Maiandra GD" w:eastAsia="Times New Roman" w:hAnsi="Maiandra GD" w:cs="Consolas"/>
          <w:color w:val="4284AE"/>
          <w:sz w:val="24"/>
          <w:szCs w:val="24"/>
          <w:rPrChange w:id="3358" w:author="Narendra" w:date="2021-08-21T13:02:00Z">
            <w:rPr>
              <w:rFonts w:ascii="inherit" w:eastAsia="Times New Roman" w:hAnsi="inherit" w:cs="Consolas"/>
              <w:color w:val="4284AE"/>
              <w:sz w:val="25"/>
            </w:rPr>
          </w:rPrChange>
        </w:rPr>
        <w:t>IsSuccessStatusCode</w:t>
      </w:r>
      <w:r w:rsidRPr="008C6831">
        <w:rPr>
          <w:rFonts w:ascii="Maiandra GD" w:eastAsia="Times New Roman" w:hAnsi="Maiandra GD" w:cs="Consolas"/>
          <w:b/>
          <w:bCs/>
          <w:color w:val="6B7C8B"/>
          <w:sz w:val="24"/>
          <w:szCs w:val="24"/>
          <w:rPrChange w:id="3359"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36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3361"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36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3363" w:author="Narendra" w:date="2021-08-21T13:02:00Z">
            <w:rPr>
              <w:rFonts w:ascii="inherit" w:eastAsia="Times New Roman" w:hAnsi="inherit" w:cs="Consolas"/>
              <w:color w:val="CFD5E0"/>
              <w:sz w:val="25"/>
            </w:rPr>
          </w:rPrChange>
        </w:rPr>
        <w:t>Console.</w:t>
      </w:r>
      <w:r w:rsidRPr="008C6831">
        <w:rPr>
          <w:rFonts w:ascii="Maiandra GD" w:eastAsia="Times New Roman" w:hAnsi="Maiandra GD" w:cs="Consolas"/>
          <w:color w:val="4284AE"/>
          <w:sz w:val="24"/>
          <w:szCs w:val="24"/>
          <w:rPrChange w:id="3364" w:author="Narendra" w:date="2021-08-21T13:02:00Z">
            <w:rPr>
              <w:rFonts w:ascii="inherit" w:eastAsia="Times New Roman" w:hAnsi="inherit" w:cs="Consolas"/>
              <w:color w:val="4284AE"/>
              <w:sz w:val="25"/>
            </w:rPr>
          </w:rPrChange>
        </w:rPr>
        <w:t>WriteLine</w:t>
      </w:r>
      <w:r w:rsidRPr="008C6831">
        <w:rPr>
          <w:rFonts w:ascii="Maiandra GD" w:eastAsia="Times New Roman" w:hAnsi="Maiandra GD" w:cs="Consolas"/>
          <w:b/>
          <w:bCs/>
          <w:color w:val="6B7C8B"/>
          <w:sz w:val="24"/>
          <w:szCs w:val="24"/>
          <w:rPrChange w:id="3365"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7CC379"/>
          <w:sz w:val="24"/>
          <w:szCs w:val="24"/>
          <w:rPrChange w:id="3366" w:author="Narendra" w:date="2021-08-21T13:02:00Z">
            <w:rPr>
              <w:rFonts w:ascii="inherit" w:eastAsia="Times New Roman" w:hAnsi="inherit" w:cs="Consolas"/>
              <w:color w:val="7CC379"/>
              <w:sz w:val="25"/>
            </w:rPr>
          </w:rPrChange>
        </w:rPr>
        <w:t>"Done"</w:t>
      </w:r>
      <w:r w:rsidRPr="008C6831">
        <w:rPr>
          <w:rFonts w:ascii="Maiandra GD" w:eastAsia="Times New Roman" w:hAnsi="Maiandra GD" w:cs="Consolas"/>
          <w:color w:val="CFD5E0"/>
          <w:sz w:val="24"/>
          <w:szCs w:val="24"/>
          <w:rPrChange w:id="3367" w:author="Narendra" w:date="2021-08-21T13:02:00Z">
            <w:rPr>
              <w:rFonts w:ascii="inherit" w:eastAsia="Times New Roman" w:hAnsi="inherit" w:cs="Consolas"/>
              <w:color w:val="CFD5E0"/>
              <w:sz w:val="25"/>
            </w:rPr>
          </w:rPrChange>
        </w:rPr>
        <w:t xml:space="preserve"> + result.</w:t>
      </w:r>
      <w:r w:rsidRPr="008C6831">
        <w:rPr>
          <w:rFonts w:ascii="Maiandra GD" w:eastAsia="Times New Roman" w:hAnsi="Maiandra GD" w:cs="Consolas"/>
          <w:color w:val="4284AE"/>
          <w:sz w:val="24"/>
          <w:szCs w:val="24"/>
          <w:rPrChange w:id="3368" w:author="Narendra" w:date="2021-08-21T13:02:00Z">
            <w:rPr>
              <w:rFonts w:ascii="inherit" w:eastAsia="Times New Roman" w:hAnsi="inherit" w:cs="Consolas"/>
              <w:color w:val="4284AE"/>
              <w:sz w:val="25"/>
            </w:rPr>
          </w:rPrChange>
        </w:rPr>
        <w:t>StatusCode</w:t>
      </w:r>
      <w:r w:rsidRPr="008C6831">
        <w:rPr>
          <w:rFonts w:ascii="Maiandra GD" w:eastAsia="Times New Roman" w:hAnsi="Maiandra GD" w:cs="Consolas"/>
          <w:b/>
          <w:bCs/>
          <w:color w:val="6B7C8B"/>
          <w:sz w:val="24"/>
          <w:szCs w:val="24"/>
          <w:rPrChange w:id="336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3370"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37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D19252"/>
          <w:sz w:val="24"/>
          <w:szCs w:val="24"/>
          <w:rPrChange w:id="3372" w:author="Narendra" w:date="2021-08-21T13:02:00Z">
            <w:rPr>
              <w:rFonts w:ascii="inherit" w:eastAsia="Times New Roman" w:hAnsi="inherit" w:cs="Consolas"/>
              <w:color w:val="D19252"/>
              <w:sz w:val="25"/>
            </w:rPr>
          </w:rPrChange>
        </w:rPr>
        <w:t>var</w:t>
      </w:r>
      <w:r w:rsidRPr="008C6831">
        <w:rPr>
          <w:rFonts w:ascii="Maiandra GD" w:eastAsia="Times New Roman" w:hAnsi="Maiandra GD" w:cs="Consolas"/>
          <w:color w:val="CFD5E0"/>
          <w:sz w:val="24"/>
          <w:szCs w:val="24"/>
          <w:rPrChange w:id="3373" w:author="Narendra" w:date="2021-08-21T13:02:00Z">
            <w:rPr>
              <w:rFonts w:ascii="inherit" w:eastAsia="Times New Roman" w:hAnsi="inherit" w:cs="Consolas"/>
              <w:color w:val="CFD5E0"/>
              <w:sz w:val="25"/>
            </w:rPr>
          </w:rPrChange>
        </w:rPr>
        <w:t xml:space="preserve"> JsonContent = result.</w:t>
      </w:r>
      <w:r w:rsidRPr="008C6831">
        <w:rPr>
          <w:rFonts w:ascii="Maiandra GD" w:eastAsia="Times New Roman" w:hAnsi="Maiandra GD" w:cs="Consolas"/>
          <w:color w:val="4284AE"/>
          <w:sz w:val="24"/>
          <w:szCs w:val="24"/>
          <w:rPrChange w:id="3374" w:author="Narendra" w:date="2021-08-21T13:02:00Z">
            <w:rPr>
              <w:rFonts w:ascii="inherit" w:eastAsia="Times New Roman" w:hAnsi="inherit" w:cs="Consolas"/>
              <w:color w:val="4284AE"/>
              <w:sz w:val="25"/>
            </w:rPr>
          </w:rPrChange>
        </w:rPr>
        <w:t>Content</w:t>
      </w:r>
      <w:r w:rsidRPr="008C6831">
        <w:rPr>
          <w:rFonts w:ascii="Maiandra GD" w:eastAsia="Times New Roman" w:hAnsi="Maiandra GD" w:cs="Consolas"/>
          <w:color w:val="CFD5E0"/>
          <w:sz w:val="24"/>
          <w:szCs w:val="24"/>
          <w:rPrChange w:id="3375"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3376" w:author="Narendra" w:date="2021-08-21T13:02:00Z">
            <w:rPr>
              <w:rFonts w:ascii="inherit" w:eastAsia="Times New Roman" w:hAnsi="inherit" w:cs="Consolas"/>
              <w:color w:val="4284AE"/>
              <w:sz w:val="25"/>
            </w:rPr>
          </w:rPrChange>
        </w:rPr>
        <w:t>ReadAsStringAsync</w:t>
      </w:r>
      <w:r w:rsidRPr="008C6831">
        <w:rPr>
          <w:rFonts w:ascii="Maiandra GD" w:eastAsia="Times New Roman" w:hAnsi="Maiandra GD" w:cs="Consolas"/>
          <w:b/>
          <w:bCs/>
          <w:color w:val="6B7C8B"/>
          <w:sz w:val="24"/>
          <w:szCs w:val="24"/>
          <w:rPrChange w:id="337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3378"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3379" w:author="Narendra" w:date="2021-08-21T13:02:00Z">
            <w:rPr>
              <w:rFonts w:ascii="inherit" w:eastAsia="Times New Roman" w:hAnsi="inherit" w:cs="Consolas"/>
              <w:color w:val="4284AE"/>
              <w:sz w:val="25"/>
            </w:rPr>
          </w:rPrChange>
        </w:rPr>
        <w:t>Result</w:t>
      </w:r>
      <w:r w:rsidRPr="008C6831">
        <w:rPr>
          <w:rFonts w:ascii="Maiandra GD" w:eastAsia="Times New Roman" w:hAnsi="Maiandra GD" w:cs="Consolas"/>
          <w:color w:val="CFD5E0"/>
          <w:sz w:val="24"/>
          <w:szCs w:val="24"/>
          <w:rPrChange w:id="3380"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38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3382" w:author="Narendra" w:date="2021-08-21T13:02:00Z">
            <w:rPr>
              <w:rFonts w:ascii="inherit" w:eastAsia="Times New Roman" w:hAnsi="inherit" w:cs="Consolas"/>
              <w:color w:val="CFD5E0"/>
              <w:sz w:val="25"/>
            </w:rPr>
          </w:rPrChange>
        </w:rPr>
        <w:lastRenderedPageBreak/>
        <w:t>List</w:t>
      </w:r>
      <w:r w:rsidRPr="008C6831">
        <w:rPr>
          <w:rFonts w:ascii="Maiandra GD" w:eastAsia="Times New Roman" w:hAnsi="Maiandra GD" w:cs="Consolas"/>
          <w:b/>
          <w:bCs/>
          <w:color w:val="6B7C8B"/>
          <w:sz w:val="24"/>
          <w:szCs w:val="24"/>
          <w:rPrChange w:id="3383" w:author="Narendra" w:date="2021-08-21T13:02:00Z">
            <w:rPr>
              <w:rFonts w:ascii="inherit" w:eastAsia="Times New Roman" w:hAnsi="inherit" w:cs="Consolas"/>
              <w:b/>
              <w:bCs/>
              <w:color w:val="6B7C8B"/>
              <w:sz w:val="25"/>
            </w:rPr>
          </w:rPrChange>
        </w:rPr>
        <w:t>&lt;</w:t>
      </w:r>
      <w:r w:rsidRPr="008C6831">
        <w:rPr>
          <w:rFonts w:ascii="Maiandra GD" w:eastAsia="Times New Roman" w:hAnsi="Maiandra GD" w:cs="Consolas"/>
          <w:color w:val="CFD5E0"/>
          <w:sz w:val="24"/>
          <w:szCs w:val="24"/>
          <w:rPrChange w:id="3384" w:author="Narendra" w:date="2021-08-21T13:02:00Z">
            <w:rPr>
              <w:rFonts w:ascii="inherit" w:eastAsia="Times New Roman" w:hAnsi="inherit" w:cs="Consolas"/>
              <w:color w:val="CFD5E0"/>
              <w:sz w:val="25"/>
            </w:rPr>
          </w:rPrChange>
        </w:rPr>
        <w:t>Employee</w:t>
      </w:r>
      <w:r w:rsidRPr="008C6831">
        <w:rPr>
          <w:rFonts w:ascii="Maiandra GD" w:eastAsia="Times New Roman" w:hAnsi="Maiandra GD" w:cs="Consolas"/>
          <w:b/>
          <w:bCs/>
          <w:color w:val="6B7C8B"/>
          <w:sz w:val="24"/>
          <w:szCs w:val="24"/>
          <w:rPrChange w:id="3385" w:author="Narendra" w:date="2021-08-21T13:02:00Z">
            <w:rPr>
              <w:rFonts w:ascii="inherit" w:eastAsia="Times New Roman" w:hAnsi="inherit" w:cs="Consolas"/>
              <w:b/>
              <w:bCs/>
              <w:color w:val="6B7C8B"/>
              <w:sz w:val="25"/>
            </w:rPr>
          </w:rPrChange>
        </w:rPr>
        <w:t>&gt;</w:t>
      </w:r>
      <w:r w:rsidRPr="008C6831">
        <w:rPr>
          <w:rFonts w:ascii="Maiandra GD" w:eastAsia="Times New Roman" w:hAnsi="Maiandra GD" w:cs="Consolas"/>
          <w:color w:val="CFD5E0"/>
          <w:sz w:val="24"/>
          <w:szCs w:val="24"/>
          <w:rPrChange w:id="3386" w:author="Narendra" w:date="2021-08-21T13:02:00Z">
            <w:rPr>
              <w:rFonts w:ascii="inherit" w:eastAsia="Times New Roman" w:hAnsi="inherit" w:cs="Consolas"/>
              <w:color w:val="CFD5E0"/>
              <w:sz w:val="25"/>
            </w:rPr>
          </w:rPrChange>
        </w:rPr>
        <w:t xml:space="preserve"> empList = JsonConvert.</w:t>
      </w:r>
      <w:r w:rsidRPr="008C6831">
        <w:rPr>
          <w:rFonts w:ascii="Maiandra GD" w:eastAsia="Times New Roman" w:hAnsi="Maiandra GD" w:cs="Consolas"/>
          <w:color w:val="4284AE"/>
          <w:sz w:val="24"/>
          <w:szCs w:val="24"/>
          <w:rPrChange w:id="3387" w:author="Narendra" w:date="2021-08-21T13:02:00Z">
            <w:rPr>
              <w:rFonts w:ascii="inherit" w:eastAsia="Times New Roman" w:hAnsi="inherit" w:cs="Consolas"/>
              <w:color w:val="4284AE"/>
              <w:sz w:val="25"/>
            </w:rPr>
          </w:rPrChange>
        </w:rPr>
        <w:t>DeserializeObject</w:t>
      </w:r>
      <w:r w:rsidRPr="008C6831">
        <w:rPr>
          <w:rFonts w:ascii="Maiandra GD" w:eastAsia="Times New Roman" w:hAnsi="Maiandra GD" w:cs="Consolas"/>
          <w:b/>
          <w:bCs/>
          <w:color w:val="6B7C8B"/>
          <w:sz w:val="24"/>
          <w:szCs w:val="24"/>
          <w:rPrChange w:id="3388" w:author="Narendra" w:date="2021-08-21T13:02:00Z">
            <w:rPr>
              <w:rFonts w:ascii="inherit" w:eastAsia="Times New Roman" w:hAnsi="inherit" w:cs="Consolas"/>
              <w:b/>
              <w:bCs/>
              <w:color w:val="6B7C8B"/>
              <w:sz w:val="25"/>
            </w:rPr>
          </w:rPrChange>
        </w:rPr>
        <w:t>&lt;</w:t>
      </w:r>
      <w:r w:rsidRPr="008C6831">
        <w:rPr>
          <w:rFonts w:ascii="Maiandra GD" w:eastAsia="Times New Roman" w:hAnsi="Maiandra GD" w:cs="Consolas"/>
          <w:color w:val="CFD5E0"/>
          <w:sz w:val="24"/>
          <w:szCs w:val="24"/>
          <w:rPrChange w:id="3389" w:author="Narendra" w:date="2021-08-21T13:02:00Z">
            <w:rPr>
              <w:rFonts w:ascii="inherit" w:eastAsia="Times New Roman" w:hAnsi="inherit" w:cs="Consolas"/>
              <w:color w:val="CFD5E0"/>
              <w:sz w:val="25"/>
            </w:rPr>
          </w:rPrChange>
        </w:rPr>
        <w:t>List</w:t>
      </w:r>
      <w:r w:rsidRPr="008C6831">
        <w:rPr>
          <w:rFonts w:ascii="Maiandra GD" w:eastAsia="Times New Roman" w:hAnsi="Maiandra GD" w:cs="Consolas"/>
          <w:b/>
          <w:bCs/>
          <w:color w:val="6B7C8B"/>
          <w:sz w:val="24"/>
          <w:szCs w:val="24"/>
          <w:rPrChange w:id="3390" w:author="Narendra" w:date="2021-08-21T13:02:00Z">
            <w:rPr>
              <w:rFonts w:ascii="inherit" w:eastAsia="Times New Roman" w:hAnsi="inherit" w:cs="Consolas"/>
              <w:b/>
              <w:bCs/>
              <w:color w:val="6B7C8B"/>
              <w:sz w:val="25"/>
            </w:rPr>
          </w:rPrChange>
        </w:rPr>
        <w:t>&lt;</w:t>
      </w:r>
      <w:r w:rsidRPr="008C6831">
        <w:rPr>
          <w:rFonts w:ascii="Maiandra GD" w:eastAsia="Times New Roman" w:hAnsi="Maiandra GD" w:cs="Consolas"/>
          <w:color w:val="CFD5E0"/>
          <w:sz w:val="24"/>
          <w:szCs w:val="24"/>
          <w:rPrChange w:id="3391" w:author="Narendra" w:date="2021-08-21T13:02:00Z">
            <w:rPr>
              <w:rFonts w:ascii="inherit" w:eastAsia="Times New Roman" w:hAnsi="inherit" w:cs="Consolas"/>
              <w:color w:val="CFD5E0"/>
              <w:sz w:val="25"/>
            </w:rPr>
          </w:rPrChange>
        </w:rPr>
        <w:t>Employee</w:t>
      </w:r>
      <w:r w:rsidRPr="008C6831">
        <w:rPr>
          <w:rFonts w:ascii="Maiandra GD" w:eastAsia="Times New Roman" w:hAnsi="Maiandra GD" w:cs="Consolas"/>
          <w:b/>
          <w:bCs/>
          <w:color w:val="6B7C8B"/>
          <w:sz w:val="24"/>
          <w:szCs w:val="24"/>
          <w:rPrChange w:id="3392" w:author="Narendra" w:date="2021-08-21T13:02:00Z">
            <w:rPr>
              <w:rFonts w:ascii="inherit" w:eastAsia="Times New Roman" w:hAnsi="inherit" w:cs="Consolas"/>
              <w:b/>
              <w:bCs/>
              <w:color w:val="6B7C8B"/>
              <w:sz w:val="25"/>
            </w:rPr>
          </w:rPrChange>
        </w:rPr>
        <w:t>&gt;&gt;(</w:t>
      </w:r>
      <w:r w:rsidRPr="008C6831">
        <w:rPr>
          <w:rFonts w:ascii="Maiandra GD" w:eastAsia="Times New Roman" w:hAnsi="Maiandra GD" w:cs="Consolas"/>
          <w:color w:val="CFD5E0"/>
          <w:sz w:val="24"/>
          <w:szCs w:val="24"/>
          <w:rPrChange w:id="3393" w:author="Narendra" w:date="2021-08-21T13:02:00Z">
            <w:rPr>
              <w:rFonts w:ascii="inherit" w:eastAsia="Times New Roman" w:hAnsi="inherit" w:cs="Consolas"/>
              <w:color w:val="CFD5E0"/>
              <w:sz w:val="25"/>
            </w:rPr>
          </w:rPrChange>
        </w:rPr>
        <w:t>JsonContent</w:t>
      </w:r>
      <w:r w:rsidRPr="008C6831">
        <w:rPr>
          <w:rFonts w:ascii="Maiandra GD" w:eastAsia="Times New Roman" w:hAnsi="Maiandra GD" w:cs="Consolas"/>
          <w:b/>
          <w:bCs/>
          <w:color w:val="6B7C8B"/>
          <w:sz w:val="24"/>
          <w:szCs w:val="24"/>
          <w:rPrChange w:id="3394"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3395"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39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3397" w:author="Narendra" w:date="2021-08-21T13:02:00Z">
            <w:rPr>
              <w:rFonts w:ascii="inherit" w:eastAsia="Times New Roman" w:hAnsi="inherit" w:cs="Consolas"/>
              <w:b/>
              <w:bCs/>
              <w:color w:val="D171DD"/>
              <w:sz w:val="25"/>
            </w:rPr>
          </w:rPrChange>
        </w:rPr>
        <w:t>foreach</w:t>
      </w:r>
      <w:r w:rsidRPr="008C6831">
        <w:rPr>
          <w:rFonts w:ascii="Maiandra GD" w:eastAsia="Times New Roman" w:hAnsi="Maiandra GD" w:cs="Consolas"/>
          <w:b/>
          <w:bCs/>
          <w:color w:val="6B7C8B"/>
          <w:sz w:val="24"/>
          <w:szCs w:val="24"/>
          <w:rPrChange w:id="339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D19252"/>
          <w:sz w:val="24"/>
          <w:szCs w:val="24"/>
          <w:rPrChange w:id="3399" w:author="Narendra" w:date="2021-08-21T13:02:00Z">
            <w:rPr>
              <w:rFonts w:ascii="inherit" w:eastAsia="Times New Roman" w:hAnsi="inherit" w:cs="Consolas"/>
              <w:color w:val="D19252"/>
              <w:sz w:val="25"/>
            </w:rPr>
          </w:rPrChange>
        </w:rPr>
        <w:t>var</w:t>
      </w:r>
      <w:r w:rsidRPr="008C6831">
        <w:rPr>
          <w:rFonts w:ascii="Maiandra GD" w:eastAsia="Times New Roman" w:hAnsi="Maiandra GD" w:cs="Consolas"/>
          <w:color w:val="CFD5E0"/>
          <w:sz w:val="24"/>
          <w:szCs w:val="24"/>
          <w:rPrChange w:id="3400" w:author="Narendra" w:date="2021-08-21T13:02:00Z">
            <w:rPr>
              <w:rFonts w:ascii="inherit" w:eastAsia="Times New Roman" w:hAnsi="inherit" w:cs="Consolas"/>
              <w:color w:val="CFD5E0"/>
              <w:sz w:val="25"/>
            </w:rPr>
          </w:rPrChange>
        </w:rPr>
        <w:t xml:space="preserve"> emp </w:t>
      </w:r>
      <w:r w:rsidRPr="008C6831">
        <w:rPr>
          <w:rFonts w:ascii="Maiandra GD" w:eastAsia="Times New Roman" w:hAnsi="Maiandra GD" w:cs="Consolas"/>
          <w:color w:val="4284AE"/>
          <w:sz w:val="24"/>
          <w:szCs w:val="24"/>
          <w:rPrChange w:id="3401" w:author="Narendra" w:date="2021-08-21T13:02:00Z">
            <w:rPr>
              <w:rFonts w:ascii="inherit" w:eastAsia="Times New Roman" w:hAnsi="inherit" w:cs="Consolas"/>
              <w:color w:val="4284AE"/>
              <w:sz w:val="25"/>
            </w:rPr>
          </w:rPrChange>
        </w:rPr>
        <w:t>in</w:t>
      </w:r>
      <w:r w:rsidRPr="008C6831">
        <w:rPr>
          <w:rFonts w:ascii="Maiandra GD" w:eastAsia="Times New Roman" w:hAnsi="Maiandra GD" w:cs="Consolas"/>
          <w:color w:val="CFD5E0"/>
          <w:sz w:val="24"/>
          <w:szCs w:val="24"/>
          <w:rPrChange w:id="3402" w:author="Narendra" w:date="2021-08-21T13:02:00Z">
            <w:rPr>
              <w:rFonts w:ascii="inherit" w:eastAsia="Times New Roman" w:hAnsi="inherit" w:cs="Consolas"/>
              <w:color w:val="CFD5E0"/>
              <w:sz w:val="25"/>
            </w:rPr>
          </w:rPrChange>
        </w:rPr>
        <w:t xml:space="preserve"> empList</w:t>
      </w:r>
      <w:r w:rsidRPr="008C6831">
        <w:rPr>
          <w:rFonts w:ascii="Maiandra GD" w:eastAsia="Times New Roman" w:hAnsi="Maiandra GD" w:cs="Consolas"/>
          <w:b/>
          <w:bCs/>
          <w:color w:val="6B7C8B"/>
          <w:sz w:val="24"/>
          <w:szCs w:val="24"/>
          <w:rPrChange w:id="3403"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40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3405"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40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3407" w:author="Narendra" w:date="2021-08-21T13:02:00Z">
            <w:rPr>
              <w:rFonts w:ascii="inherit" w:eastAsia="Times New Roman" w:hAnsi="inherit" w:cs="Consolas"/>
              <w:color w:val="CFD5E0"/>
              <w:sz w:val="25"/>
            </w:rPr>
          </w:rPrChange>
        </w:rPr>
        <w:t>Console.</w:t>
      </w:r>
      <w:r w:rsidRPr="008C6831">
        <w:rPr>
          <w:rFonts w:ascii="Maiandra GD" w:eastAsia="Times New Roman" w:hAnsi="Maiandra GD" w:cs="Consolas"/>
          <w:color w:val="4284AE"/>
          <w:sz w:val="24"/>
          <w:szCs w:val="24"/>
          <w:rPrChange w:id="3408" w:author="Narendra" w:date="2021-08-21T13:02:00Z">
            <w:rPr>
              <w:rFonts w:ascii="inherit" w:eastAsia="Times New Roman" w:hAnsi="inherit" w:cs="Consolas"/>
              <w:color w:val="4284AE"/>
              <w:sz w:val="25"/>
            </w:rPr>
          </w:rPrChange>
        </w:rPr>
        <w:t>WriteLine</w:t>
      </w:r>
      <w:r w:rsidRPr="008C6831">
        <w:rPr>
          <w:rFonts w:ascii="Maiandra GD" w:eastAsia="Times New Roman" w:hAnsi="Maiandra GD" w:cs="Consolas"/>
          <w:b/>
          <w:bCs/>
          <w:color w:val="6B7C8B"/>
          <w:sz w:val="24"/>
          <w:szCs w:val="24"/>
          <w:rPrChange w:id="340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7CC379"/>
          <w:sz w:val="24"/>
          <w:szCs w:val="24"/>
          <w:rPrChange w:id="3410" w:author="Narendra" w:date="2021-08-21T13:02:00Z">
            <w:rPr>
              <w:rFonts w:ascii="inherit" w:eastAsia="Times New Roman" w:hAnsi="inherit" w:cs="Consolas"/>
              <w:color w:val="7CC379"/>
              <w:sz w:val="25"/>
            </w:rPr>
          </w:rPrChange>
        </w:rPr>
        <w:t>"Name = "</w:t>
      </w:r>
      <w:r w:rsidRPr="008C6831">
        <w:rPr>
          <w:rFonts w:ascii="Maiandra GD" w:eastAsia="Times New Roman" w:hAnsi="Maiandra GD" w:cs="Consolas"/>
          <w:color w:val="CFD5E0"/>
          <w:sz w:val="24"/>
          <w:szCs w:val="24"/>
          <w:rPrChange w:id="3411" w:author="Narendra" w:date="2021-08-21T13:02:00Z">
            <w:rPr>
              <w:rFonts w:ascii="inherit" w:eastAsia="Times New Roman" w:hAnsi="inherit" w:cs="Consolas"/>
              <w:color w:val="CFD5E0"/>
              <w:sz w:val="25"/>
            </w:rPr>
          </w:rPrChange>
        </w:rPr>
        <w:t xml:space="preserve"> + emp.</w:t>
      </w:r>
      <w:r w:rsidRPr="008C6831">
        <w:rPr>
          <w:rFonts w:ascii="Maiandra GD" w:eastAsia="Times New Roman" w:hAnsi="Maiandra GD" w:cs="Consolas"/>
          <w:color w:val="4284AE"/>
          <w:sz w:val="24"/>
          <w:szCs w:val="24"/>
          <w:rPrChange w:id="3412" w:author="Narendra" w:date="2021-08-21T13:02:00Z">
            <w:rPr>
              <w:rFonts w:ascii="inherit" w:eastAsia="Times New Roman" w:hAnsi="inherit" w:cs="Consolas"/>
              <w:color w:val="4284AE"/>
              <w:sz w:val="25"/>
            </w:rPr>
          </w:rPrChange>
        </w:rPr>
        <w:t>Name</w:t>
      </w:r>
      <w:r w:rsidRPr="008C6831">
        <w:rPr>
          <w:rFonts w:ascii="Maiandra GD" w:eastAsia="Times New Roman" w:hAnsi="Maiandra GD" w:cs="Consolas"/>
          <w:color w:val="CFD5E0"/>
          <w:sz w:val="24"/>
          <w:szCs w:val="24"/>
          <w:rPrChange w:id="3413" w:author="Narendra" w:date="2021-08-21T13:02:00Z">
            <w:rPr>
              <w:rFonts w:ascii="inherit" w:eastAsia="Times New Roman" w:hAnsi="inherit" w:cs="Consolas"/>
              <w:color w:val="CFD5E0"/>
              <w:sz w:val="25"/>
            </w:rPr>
          </w:rPrChange>
        </w:rPr>
        <w:t xml:space="preserve"> + </w:t>
      </w:r>
      <w:r w:rsidRPr="008C6831">
        <w:rPr>
          <w:rFonts w:ascii="Maiandra GD" w:eastAsia="Times New Roman" w:hAnsi="Maiandra GD" w:cs="Consolas"/>
          <w:color w:val="7CC379"/>
          <w:sz w:val="24"/>
          <w:szCs w:val="24"/>
          <w:rPrChange w:id="3414" w:author="Narendra" w:date="2021-08-21T13:02:00Z">
            <w:rPr>
              <w:rFonts w:ascii="inherit" w:eastAsia="Times New Roman" w:hAnsi="inherit" w:cs="Consolas"/>
              <w:color w:val="7CC379"/>
              <w:sz w:val="25"/>
            </w:rPr>
          </w:rPrChange>
        </w:rPr>
        <w:t>" Gender = "</w:t>
      </w:r>
      <w:r w:rsidRPr="008C6831">
        <w:rPr>
          <w:rFonts w:ascii="Maiandra GD" w:eastAsia="Times New Roman" w:hAnsi="Maiandra GD" w:cs="Consolas"/>
          <w:color w:val="CFD5E0"/>
          <w:sz w:val="24"/>
          <w:szCs w:val="24"/>
          <w:rPrChange w:id="3415" w:author="Narendra" w:date="2021-08-21T13:02:00Z">
            <w:rPr>
              <w:rFonts w:ascii="inherit" w:eastAsia="Times New Roman" w:hAnsi="inherit" w:cs="Consolas"/>
              <w:color w:val="CFD5E0"/>
              <w:sz w:val="25"/>
            </w:rPr>
          </w:rPrChange>
        </w:rPr>
        <w:t xml:space="preserve"> + emp.</w:t>
      </w:r>
      <w:r w:rsidRPr="008C6831">
        <w:rPr>
          <w:rFonts w:ascii="Maiandra GD" w:eastAsia="Times New Roman" w:hAnsi="Maiandra GD" w:cs="Consolas"/>
          <w:color w:val="4284AE"/>
          <w:sz w:val="24"/>
          <w:szCs w:val="24"/>
          <w:rPrChange w:id="3416" w:author="Narendra" w:date="2021-08-21T13:02:00Z">
            <w:rPr>
              <w:rFonts w:ascii="inherit" w:eastAsia="Times New Roman" w:hAnsi="inherit" w:cs="Consolas"/>
              <w:color w:val="4284AE"/>
              <w:sz w:val="25"/>
            </w:rPr>
          </w:rPrChange>
        </w:rPr>
        <w:t>Gender</w:t>
      </w:r>
      <w:r w:rsidRPr="008C6831">
        <w:rPr>
          <w:rFonts w:ascii="Maiandra GD" w:eastAsia="Times New Roman" w:hAnsi="Maiandra GD" w:cs="Consolas"/>
          <w:color w:val="CFD5E0"/>
          <w:sz w:val="24"/>
          <w:szCs w:val="24"/>
          <w:rPrChange w:id="3417" w:author="Narendra" w:date="2021-08-21T13:02:00Z">
            <w:rPr>
              <w:rFonts w:ascii="inherit" w:eastAsia="Times New Roman" w:hAnsi="inherit" w:cs="Consolas"/>
              <w:color w:val="CFD5E0"/>
              <w:sz w:val="25"/>
            </w:rPr>
          </w:rPrChange>
        </w:rPr>
        <w:t xml:space="preserve"> + </w:t>
      </w:r>
      <w:r w:rsidRPr="008C6831">
        <w:rPr>
          <w:rFonts w:ascii="Maiandra GD" w:eastAsia="Times New Roman" w:hAnsi="Maiandra GD" w:cs="Consolas"/>
          <w:color w:val="7CC379"/>
          <w:sz w:val="24"/>
          <w:szCs w:val="24"/>
          <w:rPrChange w:id="3418" w:author="Narendra" w:date="2021-08-21T13:02:00Z">
            <w:rPr>
              <w:rFonts w:ascii="inherit" w:eastAsia="Times New Roman" w:hAnsi="inherit" w:cs="Consolas"/>
              <w:color w:val="7CC379"/>
              <w:sz w:val="25"/>
            </w:rPr>
          </w:rPrChange>
        </w:rPr>
        <w:t>" Dept = "</w:t>
      </w:r>
      <w:r w:rsidRPr="008C6831">
        <w:rPr>
          <w:rFonts w:ascii="Maiandra GD" w:eastAsia="Times New Roman" w:hAnsi="Maiandra GD" w:cs="Consolas"/>
          <w:color w:val="CFD5E0"/>
          <w:sz w:val="24"/>
          <w:szCs w:val="24"/>
          <w:rPrChange w:id="3419" w:author="Narendra" w:date="2021-08-21T13:02:00Z">
            <w:rPr>
              <w:rFonts w:ascii="inherit" w:eastAsia="Times New Roman" w:hAnsi="inherit" w:cs="Consolas"/>
              <w:color w:val="CFD5E0"/>
              <w:sz w:val="25"/>
            </w:rPr>
          </w:rPrChange>
        </w:rPr>
        <w:t xml:space="preserve"> + emp.</w:t>
      </w:r>
      <w:r w:rsidRPr="008C6831">
        <w:rPr>
          <w:rFonts w:ascii="Maiandra GD" w:eastAsia="Times New Roman" w:hAnsi="Maiandra GD" w:cs="Consolas"/>
          <w:color w:val="4284AE"/>
          <w:sz w:val="24"/>
          <w:szCs w:val="24"/>
          <w:rPrChange w:id="3420" w:author="Narendra" w:date="2021-08-21T13:02:00Z">
            <w:rPr>
              <w:rFonts w:ascii="inherit" w:eastAsia="Times New Roman" w:hAnsi="inherit" w:cs="Consolas"/>
              <w:color w:val="4284AE"/>
              <w:sz w:val="25"/>
            </w:rPr>
          </w:rPrChange>
        </w:rPr>
        <w:t>Dept</w:t>
      </w:r>
      <w:r w:rsidRPr="008C6831">
        <w:rPr>
          <w:rFonts w:ascii="Maiandra GD" w:eastAsia="Times New Roman" w:hAnsi="Maiandra GD" w:cs="Consolas"/>
          <w:color w:val="CFD5E0"/>
          <w:sz w:val="24"/>
          <w:szCs w:val="24"/>
          <w:rPrChange w:id="3421" w:author="Narendra" w:date="2021-08-21T13:02:00Z">
            <w:rPr>
              <w:rFonts w:ascii="inherit" w:eastAsia="Times New Roman" w:hAnsi="inherit" w:cs="Consolas"/>
              <w:color w:val="CFD5E0"/>
              <w:sz w:val="25"/>
            </w:rPr>
          </w:rPrChange>
        </w:rPr>
        <w:t xml:space="preserve"> + </w:t>
      </w:r>
      <w:r w:rsidRPr="008C6831">
        <w:rPr>
          <w:rFonts w:ascii="Maiandra GD" w:eastAsia="Times New Roman" w:hAnsi="Maiandra GD" w:cs="Consolas"/>
          <w:color w:val="7CC379"/>
          <w:sz w:val="24"/>
          <w:szCs w:val="24"/>
          <w:rPrChange w:id="3422" w:author="Narendra" w:date="2021-08-21T13:02:00Z">
            <w:rPr>
              <w:rFonts w:ascii="inherit" w:eastAsia="Times New Roman" w:hAnsi="inherit" w:cs="Consolas"/>
              <w:color w:val="7CC379"/>
              <w:sz w:val="25"/>
            </w:rPr>
          </w:rPrChange>
        </w:rPr>
        <w:t>" Salary = "</w:t>
      </w:r>
      <w:r w:rsidRPr="008C6831">
        <w:rPr>
          <w:rFonts w:ascii="Maiandra GD" w:eastAsia="Times New Roman" w:hAnsi="Maiandra GD" w:cs="Consolas"/>
          <w:color w:val="CFD5E0"/>
          <w:sz w:val="24"/>
          <w:szCs w:val="24"/>
          <w:rPrChange w:id="3423" w:author="Narendra" w:date="2021-08-21T13:02:00Z">
            <w:rPr>
              <w:rFonts w:ascii="inherit" w:eastAsia="Times New Roman" w:hAnsi="inherit" w:cs="Consolas"/>
              <w:color w:val="CFD5E0"/>
              <w:sz w:val="25"/>
            </w:rPr>
          </w:rPrChange>
        </w:rPr>
        <w:t xml:space="preserve"> + emp.</w:t>
      </w:r>
      <w:r w:rsidRPr="008C6831">
        <w:rPr>
          <w:rFonts w:ascii="Maiandra GD" w:eastAsia="Times New Roman" w:hAnsi="Maiandra GD" w:cs="Consolas"/>
          <w:color w:val="4284AE"/>
          <w:sz w:val="24"/>
          <w:szCs w:val="24"/>
          <w:rPrChange w:id="3424" w:author="Narendra" w:date="2021-08-21T13:02:00Z">
            <w:rPr>
              <w:rFonts w:ascii="inherit" w:eastAsia="Times New Roman" w:hAnsi="inherit" w:cs="Consolas"/>
              <w:color w:val="4284AE"/>
              <w:sz w:val="25"/>
            </w:rPr>
          </w:rPrChange>
        </w:rPr>
        <w:t>Salary</w:t>
      </w:r>
      <w:r w:rsidRPr="008C6831">
        <w:rPr>
          <w:rFonts w:ascii="Maiandra GD" w:eastAsia="Times New Roman" w:hAnsi="Maiandra GD" w:cs="Consolas"/>
          <w:b/>
          <w:bCs/>
          <w:color w:val="6B7C8B"/>
          <w:sz w:val="24"/>
          <w:szCs w:val="24"/>
          <w:rPrChange w:id="3425"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3426"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42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3428"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42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3430"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43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3432" w:author="Narendra" w:date="2021-08-21T13:02:00Z">
            <w:rPr>
              <w:rFonts w:ascii="inherit" w:eastAsia="Times New Roman" w:hAnsi="inherit" w:cs="Consolas"/>
              <w:b/>
              <w:bCs/>
              <w:color w:val="D171DD"/>
              <w:sz w:val="25"/>
            </w:rPr>
          </w:rPrChange>
        </w:rPr>
        <w:t>else</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43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3434" w:author="Narendra" w:date="2021-08-21T13:02:00Z">
            <w:rPr>
              <w:rFonts w:ascii="inherit" w:eastAsia="Times New Roman" w:hAnsi="inherit" w:cs="Consolas"/>
              <w:color w:val="CFD5E0"/>
              <w:sz w:val="25"/>
            </w:rPr>
          </w:rPrChange>
        </w:rPr>
        <w:t>Console.</w:t>
      </w:r>
      <w:r w:rsidRPr="008C6831">
        <w:rPr>
          <w:rFonts w:ascii="Maiandra GD" w:eastAsia="Times New Roman" w:hAnsi="Maiandra GD" w:cs="Consolas"/>
          <w:color w:val="4284AE"/>
          <w:sz w:val="24"/>
          <w:szCs w:val="24"/>
          <w:rPrChange w:id="3435" w:author="Narendra" w:date="2021-08-21T13:02:00Z">
            <w:rPr>
              <w:rFonts w:ascii="inherit" w:eastAsia="Times New Roman" w:hAnsi="inherit" w:cs="Consolas"/>
              <w:color w:val="4284AE"/>
              <w:sz w:val="25"/>
            </w:rPr>
          </w:rPrChange>
        </w:rPr>
        <w:t>WriteLine</w:t>
      </w:r>
      <w:r w:rsidRPr="008C6831">
        <w:rPr>
          <w:rFonts w:ascii="Maiandra GD" w:eastAsia="Times New Roman" w:hAnsi="Maiandra GD" w:cs="Consolas"/>
          <w:b/>
          <w:bCs/>
          <w:color w:val="6B7C8B"/>
          <w:sz w:val="24"/>
          <w:szCs w:val="24"/>
          <w:rPrChange w:id="3436"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7CC379"/>
          <w:sz w:val="24"/>
          <w:szCs w:val="24"/>
          <w:rPrChange w:id="3437" w:author="Narendra" w:date="2021-08-21T13:02:00Z">
            <w:rPr>
              <w:rFonts w:ascii="inherit" w:eastAsia="Times New Roman" w:hAnsi="inherit" w:cs="Consolas"/>
              <w:color w:val="7CC379"/>
              <w:sz w:val="25"/>
            </w:rPr>
          </w:rPrChange>
        </w:rPr>
        <w:t>"Error"</w:t>
      </w:r>
      <w:r w:rsidRPr="008C6831">
        <w:rPr>
          <w:rFonts w:ascii="Maiandra GD" w:eastAsia="Times New Roman" w:hAnsi="Maiandra GD" w:cs="Consolas"/>
          <w:color w:val="CFD5E0"/>
          <w:sz w:val="24"/>
          <w:szCs w:val="24"/>
          <w:rPrChange w:id="3438" w:author="Narendra" w:date="2021-08-21T13:02:00Z">
            <w:rPr>
              <w:rFonts w:ascii="inherit" w:eastAsia="Times New Roman" w:hAnsi="inherit" w:cs="Consolas"/>
              <w:color w:val="CFD5E0"/>
              <w:sz w:val="25"/>
            </w:rPr>
          </w:rPrChange>
        </w:rPr>
        <w:t xml:space="preserve"> + result.</w:t>
      </w:r>
      <w:r w:rsidRPr="008C6831">
        <w:rPr>
          <w:rFonts w:ascii="Maiandra GD" w:eastAsia="Times New Roman" w:hAnsi="Maiandra GD" w:cs="Consolas"/>
          <w:color w:val="4284AE"/>
          <w:sz w:val="24"/>
          <w:szCs w:val="24"/>
          <w:rPrChange w:id="3439" w:author="Narendra" w:date="2021-08-21T13:02:00Z">
            <w:rPr>
              <w:rFonts w:ascii="inherit" w:eastAsia="Times New Roman" w:hAnsi="inherit" w:cs="Consolas"/>
              <w:color w:val="4284AE"/>
              <w:sz w:val="25"/>
            </w:rPr>
          </w:rPrChange>
        </w:rPr>
        <w:t>StatusCode</w:t>
      </w:r>
      <w:r w:rsidRPr="008C6831">
        <w:rPr>
          <w:rFonts w:ascii="Maiandra GD" w:eastAsia="Times New Roman" w:hAnsi="Maiandra GD" w:cs="Consolas"/>
          <w:b/>
          <w:bCs/>
          <w:color w:val="6B7C8B"/>
          <w:sz w:val="24"/>
          <w:szCs w:val="24"/>
          <w:rPrChange w:id="3440"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3441"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44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3443" w:author="Narendra" w:date="2021-08-21T13:02:00Z">
            <w:rPr>
              <w:rFonts w:ascii="inherit" w:eastAsia="Times New Roman" w:hAnsi="inherit" w:cs="Consolas"/>
              <w:color w:val="CFD5E0"/>
              <w:sz w:val="25"/>
            </w:rPr>
          </w:rPrChange>
        </w:rPr>
        <w:t>Console.</w:t>
      </w:r>
      <w:r w:rsidRPr="008C6831">
        <w:rPr>
          <w:rFonts w:ascii="Maiandra GD" w:eastAsia="Times New Roman" w:hAnsi="Maiandra GD" w:cs="Consolas"/>
          <w:color w:val="4284AE"/>
          <w:sz w:val="24"/>
          <w:szCs w:val="24"/>
          <w:rPrChange w:id="3444" w:author="Narendra" w:date="2021-08-21T13:02:00Z">
            <w:rPr>
              <w:rFonts w:ascii="inherit" w:eastAsia="Times New Roman" w:hAnsi="inherit" w:cs="Consolas"/>
              <w:color w:val="4284AE"/>
              <w:sz w:val="25"/>
            </w:rPr>
          </w:rPrChange>
        </w:rPr>
        <w:t>ReadLine</w:t>
      </w:r>
      <w:r w:rsidRPr="008C6831">
        <w:rPr>
          <w:rFonts w:ascii="Maiandra GD" w:eastAsia="Times New Roman" w:hAnsi="Maiandra GD" w:cs="Consolas"/>
          <w:b/>
          <w:bCs/>
          <w:color w:val="6B7C8B"/>
          <w:sz w:val="24"/>
          <w:szCs w:val="24"/>
          <w:rPrChange w:id="3445"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3446"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44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3448"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44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3450"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45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3452"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3453"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3454" w:author="Narendra" w:date="2021-08-21T13:02:00Z">
            <w:rPr>
              <w:rFonts w:ascii="inherit" w:eastAsia="Times New Roman" w:hAnsi="inherit" w:cs="Consolas"/>
              <w:b/>
              <w:bCs/>
              <w:color w:val="D171DD"/>
              <w:sz w:val="25"/>
            </w:rPr>
          </w:rPrChange>
        </w:rPr>
        <w:t>class</w:t>
      </w:r>
      <w:r w:rsidRPr="008C6831">
        <w:rPr>
          <w:rFonts w:ascii="Maiandra GD" w:eastAsia="Times New Roman" w:hAnsi="Maiandra GD" w:cs="Consolas"/>
          <w:color w:val="CFD5E0"/>
          <w:sz w:val="24"/>
          <w:szCs w:val="24"/>
          <w:rPrChange w:id="3455" w:author="Narendra" w:date="2021-08-21T13:02:00Z">
            <w:rPr>
              <w:rFonts w:ascii="inherit" w:eastAsia="Times New Roman" w:hAnsi="inherit" w:cs="Consolas"/>
              <w:color w:val="CFD5E0"/>
              <w:sz w:val="25"/>
            </w:rPr>
          </w:rPrChange>
        </w:rPr>
        <w:t xml:space="preserve"> Employee</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45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3457"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45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3459"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3460"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3461" w:author="Narendra" w:date="2021-08-21T13:02:00Z">
            <w:rPr>
              <w:rFonts w:ascii="inherit" w:eastAsia="Times New Roman" w:hAnsi="inherit" w:cs="Consolas"/>
              <w:b/>
              <w:bCs/>
              <w:color w:val="D171DD"/>
              <w:sz w:val="25"/>
            </w:rPr>
          </w:rPrChange>
        </w:rPr>
        <w:t>int</w:t>
      </w:r>
      <w:r w:rsidRPr="008C6831">
        <w:rPr>
          <w:rFonts w:ascii="Maiandra GD" w:eastAsia="Times New Roman" w:hAnsi="Maiandra GD" w:cs="Consolas"/>
          <w:color w:val="CFD5E0"/>
          <w:sz w:val="24"/>
          <w:szCs w:val="24"/>
          <w:rPrChange w:id="3462" w:author="Narendra" w:date="2021-08-21T13:02:00Z">
            <w:rPr>
              <w:rFonts w:ascii="inherit" w:eastAsia="Times New Roman" w:hAnsi="inherit" w:cs="Consolas"/>
              <w:color w:val="CFD5E0"/>
              <w:sz w:val="25"/>
            </w:rPr>
          </w:rPrChange>
        </w:rPr>
        <w:t xml:space="preserve"> ID </w:t>
      </w:r>
      <w:r w:rsidRPr="008C6831">
        <w:rPr>
          <w:rFonts w:ascii="Maiandra GD" w:eastAsia="Times New Roman" w:hAnsi="Maiandra GD" w:cs="Consolas"/>
          <w:b/>
          <w:bCs/>
          <w:color w:val="6B7C8B"/>
          <w:sz w:val="24"/>
          <w:szCs w:val="24"/>
          <w:rPrChange w:id="346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3464"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3465" w:author="Narendra" w:date="2021-08-21T13:02:00Z">
            <w:rPr>
              <w:rFonts w:ascii="inherit" w:eastAsia="Times New Roman" w:hAnsi="inherit" w:cs="Consolas"/>
              <w:b/>
              <w:bCs/>
              <w:color w:val="D171DD"/>
              <w:sz w:val="25"/>
            </w:rPr>
          </w:rPrChange>
        </w:rPr>
        <w:t>get</w:t>
      </w:r>
      <w:r w:rsidRPr="008C6831">
        <w:rPr>
          <w:rFonts w:ascii="Maiandra GD" w:eastAsia="Times New Roman" w:hAnsi="Maiandra GD" w:cs="Consolas"/>
          <w:color w:val="CFD5E0"/>
          <w:sz w:val="24"/>
          <w:szCs w:val="24"/>
          <w:rPrChange w:id="3466"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3467" w:author="Narendra" w:date="2021-08-21T13:02:00Z">
            <w:rPr>
              <w:rFonts w:ascii="inherit" w:eastAsia="Times New Roman" w:hAnsi="inherit" w:cs="Consolas"/>
              <w:b/>
              <w:bCs/>
              <w:color w:val="D171DD"/>
              <w:sz w:val="25"/>
            </w:rPr>
          </w:rPrChange>
        </w:rPr>
        <w:t>set</w:t>
      </w:r>
      <w:r w:rsidRPr="008C6831">
        <w:rPr>
          <w:rFonts w:ascii="Maiandra GD" w:eastAsia="Times New Roman" w:hAnsi="Maiandra GD" w:cs="Consolas"/>
          <w:color w:val="CFD5E0"/>
          <w:sz w:val="24"/>
          <w:szCs w:val="24"/>
          <w:rPrChange w:id="3468"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3469"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47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3471"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3472" w:author="Narendra" w:date="2021-08-21T13:02:00Z">
            <w:rPr>
              <w:rFonts w:ascii="inherit" w:eastAsia="Times New Roman" w:hAnsi="inherit" w:cs="Consolas"/>
              <w:color w:val="CFD5E0"/>
              <w:sz w:val="25"/>
            </w:rPr>
          </w:rPrChange>
        </w:rPr>
        <w:t xml:space="preserve"> string Name </w:t>
      </w:r>
      <w:r w:rsidRPr="008C6831">
        <w:rPr>
          <w:rFonts w:ascii="Maiandra GD" w:eastAsia="Times New Roman" w:hAnsi="Maiandra GD" w:cs="Consolas"/>
          <w:b/>
          <w:bCs/>
          <w:color w:val="6B7C8B"/>
          <w:sz w:val="24"/>
          <w:szCs w:val="24"/>
          <w:rPrChange w:id="347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3474"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3475" w:author="Narendra" w:date="2021-08-21T13:02:00Z">
            <w:rPr>
              <w:rFonts w:ascii="inherit" w:eastAsia="Times New Roman" w:hAnsi="inherit" w:cs="Consolas"/>
              <w:b/>
              <w:bCs/>
              <w:color w:val="D171DD"/>
              <w:sz w:val="25"/>
            </w:rPr>
          </w:rPrChange>
        </w:rPr>
        <w:t>get</w:t>
      </w:r>
      <w:r w:rsidRPr="008C6831">
        <w:rPr>
          <w:rFonts w:ascii="Maiandra GD" w:eastAsia="Times New Roman" w:hAnsi="Maiandra GD" w:cs="Consolas"/>
          <w:color w:val="CFD5E0"/>
          <w:sz w:val="24"/>
          <w:szCs w:val="24"/>
          <w:rPrChange w:id="3476"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3477" w:author="Narendra" w:date="2021-08-21T13:02:00Z">
            <w:rPr>
              <w:rFonts w:ascii="inherit" w:eastAsia="Times New Roman" w:hAnsi="inherit" w:cs="Consolas"/>
              <w:b/>
              <w:bCs/>
              <w:color w:val="D171DD"/>
              <w:sz w:val="25"/>
            </w:rPr>
          </w:rPrChange>
        </w:rPr>
        <w:t>set</w:t>
      </w:r>
      <w:r w:rsidRPr="008C6831">
        <w:rPr>
          <w:rFonts w:ascii="Maiandra GD" w:eastAsia="Times New Roman" w:hAnsi="Maiandra GD" w:cs="Consolas"/>
          <w:color w:val="CFD5E0"/>
          <w:sz w:val="24"/>
          <w:szCs w:val="24"/>
          <w:rPrChange w:id="3478"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3479"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48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3481"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3482" w:author="Narendra" w:date="2021-08-21T13:02:00Z">
            <w:rPr>
              <w:rFonts w:ascii="inherit" w:eastAsia="Times New Roman" w:hAnsi="inherit" w:cs="Consolas"/>
              <w:color w:val="CFD5E0"/>
              <w:sz w:val="25"/>
            </w:rPr>
          </w:rPrChange>
        </w:rPr>
        <w:t xml:space="preserve"> string Gender </w:t>
      </w:r>
      <w:r w:rsidRPr="008C6831">
        <w:rPr>
          <w:rFonts w:ascii="Maiandra GD" w:eastAsia="Times New Roman" w:hAnsi="Maiandra GD" w:cs="Consolas"/>
          <w:b/>
          <w:bCs/>
          <w:color w:val="6B7C8B"/>
          <w:sz w:val="24"/>
          <w:szCs w:val="24"/>
          <w:rPrChange w:id="348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3484"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3485" w:author="Narendra" w:date="2021-08-21T13:02:00Z">
            <w:rPr>
              <w:rFonts w:ascii="inherit" w:eastAsia="Times New Roman" w:hAnsi="inherit" w:cs="Consolas"/>
              <w:b/>
              <w:bCs/>
              <w:color w:val="D171DD"/>
              <w:sz w:val="25"/>
            </w:rPr>
          </w:rPrChange>
        </w:rPr>
        <w:t>get</w:t>
      </w:r>
      <w:r w:rsidRPr="008C6831">
        <w:rPr>
          <w:rFonts w:ascii="Maiandra GD" w:eastAsia="Times New Roman" w:hAnsi="Maiandra GD" w:cs="Consolas"/>
          <w:color w:val="CFD5E0"/>
          <w:sz w:val="24"/>
          <w:szCs w:val="24"/>
          <w:rPrChange w:id="3486"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3487" w:author="Narendra" w:date="2021-08-21T13:02:00Z">
            <w:rPr>
              <w:rFonts w:ascii="inherit" w:eastAsia="Times New Roman" w:hAnsi="inherit" w:cs="Consolas"/>
              <w:b/>
              <w:bCs/>
              <w:color w:val="D171DD"/>
              <w:sz w:val="25"/>
            </w:rPr>
          </w:rPrChange>
        </w:rPr>
        <w:t>set</w:t>
      </w:r>
      <w:r w:rsidRPr="008C6831">
        <w:rPr>
          <w:rFonts w:ascii="Maiandra GD" w:eastAsia="Times New Roman" w:hAnsi="Maiandra GD" w:cs="Consolas"/>
          <w:color w:val="CFD5E0"/>
          <w:sz w:val="24"/>
          <w:szCs w:val="24"/>
          <w:rPrChange w:id="3488"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3489"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49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3491"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3492" w:author="Narendra" w:date="2021-08-21T13:02:00Z">
            <w:rPr>
              <w:rFonts w:ascii="inherit" w:eastAsia="Times New Roman" w:hAnsi="inherit" w:cs="Consolas"/>
              <w:color w:val="CFD5E0"/>
              <w:sz w:val="25"/>
            </w:rPr>
          </w:rPrChange>
        </w:rPr>
        <w:t xml:space="preserve"> string Dept </w:t>
      </w:r>
      <w:r w:rsidRPr="008C6831">
        <w:rPr>
          <w:rFonts w:ascii="Maiandra GD" w:eastAsia="Times New Roman" w:hAnsi="Maiandra GD" w:cs="Consolas"/>
          <w:b/>
          <w:bCs/>
          <w:color w:val="6B7C8B"/>
          <w:sz w:val="24"/>
          <w:szCs w:val="24"/>
          <w:rPrChange w:id="349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3494"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3495" w:author="Narendra" w:date="2021-08-21T13:02:00Z">
            <w:rPr>
              <w:rFonts w:ascii="inherit" w:eastAsia="Times New Roman" w:hAnsi="inherit" w:cs="Consolas"/>
              <w:b/>
              <w:bCs/>
              <w:color w:val="D171DD"/>
              <w:sz w:val="25"/>
            </w:rPr>
          </w:rPrChange>
        </w:rPr>
        <w:t>get</w:t>
      </w:r>
      <w:r w:rsidRPr="008C6831">
        <w:rPr>
          <w:rFonts w:ascii="Maiandra GD" w:eastAsia="Times New Roman" w:hAnsi="Maiandra GD" w:cs="Consolas"/>
          <w:color w:val="CFD5E0"/>
          <w:sz w:val="24"/>
          <w:szCs w:val="24"/>
          <w:rPrChange w:id="3496"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3497" w:author="Narendra" w:date="2021-08-21T13:02:00Z">
            <w:rPr>
              <w:rFonts w:ascii="inherit" w:eastAsia="Times New Roman" w:hAnsi="inherit" w:cs="Consolas"/>
              <w:b/>
              <w:bCs/>
              <w:color w:val="D171DD"/>
              <w:sz w:val="25"/>
            </w:rPr>
          </w:rPrChange>
        </w:rPr>
        <w:t>set</w:t>
      </w:r>
      <w:r w:rsidRPr="008C6831">
        <w:rPr>
          <w:rFonts w:ascii="Maiandra GD" w:eastAsia="Times New Roman" w:hAnsi="Maiandra GD" w:cs="Consolas"/>
          <w:color w:val="CFD5E0"/>
          <w:sz w:val="24"/>
          <w:szCs w:val="24"/>
          <w:rPrChange w:id="3498"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3499"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50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3501"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3502"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3503" w:author="Narendra" w:date="2021-08-21T13:02:00Z">
            <w:rPr>
              <w:rFonts w:ascii="inherit" w:eastAsia="Times New Roman" w:hAnsi="inherit" w:cs="Consolas"/>
              <w:b/>
              <w:bCs/>
              <w:color w:val="D171DD"/>
              <w:sz w:val="25"/>
            </w:rPr>
          </w:rPrChange>
        </w:rPr>
        <w:t>int</w:t>
      </w:r>
      <w:r w:rsidRPr="008C6831">
        <w:rPr>
          <w:rFonts w:ascii="Maiandra GD" w:eastAsia="Times New Roman" w:hAnsi="Maiandra GD" w:cs="Consolas"/>
          <w:color w:val="CFD5E0"/>
          <w:sz w:val="24"/>
          <w:szCs w:val="24"/>
          <w:rPrChange w:id="3504" w:author="Narendra" w:date="2021-08-21T13:02:00Z">
            <w:rPr>
              <w:rFonts w:ascii="inherit" w:eastAsia="Times New Roman" w:hAnsi="inherit" w:cs="Consolas"/>
              <w:color w:val="CFD5E0"/>
              <w:sz w:val="25"/>
            </w:rPr>
          </w:rPrChange>
        </w:rPr>
        <w:t xml:space="preserve"> Salary </w:t>
      </w:r>
      <w:r w:rsidRPr="008C6831">
        <w:rPr>
          <w:rFonts w:ascii="Maiandra GD" w:eastAsia="Times New Roman" w:hAnsi="Maiandra GD" w:cs="Consolas"/>
          <w:b/>
          <w:bCs/>
          <w:color w:val="6B7C8B"/>
          <w:sz w:val="24"/>
          <w:szCs w:val="24"/>
          <w:rPrChange w:id="3505"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3506"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3507" w:author="Narendra" w:date="2021-08-21T13:02:00Z">
            <w:rPr>
              <w:rFonts w:ascii="inherit" w:eastAsia="Times New Roman" w:hAnsi="inherit" w:cs="Consolas"/>
              <w:b/>
              <w:bCs/>
              <w:color w:val="D171DD"/>
              <w:sz w:val="25"/>
            </w:rPr>
          </w:rPrChange>
        </w:rPr>
        <w:t>get</w:t>
      </w:r>
      <w:r w:rsidRPr="008C6831">
        <w:rPr>
          <w:rFonts w:ascii="Maiandra GD" w:eastAsia="Times New Roman" w:hAnsi="Maiandra GD" w:cs="Consolas"/>
          <w:color w:val="CFD5E0"/>
          <w:sz w:val="24"/>
          <w:szCs w:val="24"/>
          <w:rPrChange w:id="3508"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3509" w:author="Narendra" w:date="2021-08-21T13:02:00Z">
            <w:rPr>
              <w:rFonts w:ascii="inherit" w:eastAsia="Times New Roman" w:hAnsi="inherit" w:cs="Consolas"/>
              <w:b/>
              <w:bCs/>
              <w:color w:val="D171DD"/>
              <w:sz w:val="25"/>
            </w:rPr>
          </w:rPrChange>
        </w:rPr>
        <w:t>set</w:t>
      </w:r>
      <w:r w:rsidRPr="008C6831">
        <w:rPr>
          <w:rFonts w:ascii="Maiandra GD" w:eastAsia="Times New Roman" w:hAnsi="Maiandra GD" w:cs="Consolas"/>
          <w:color w:val="CFD5E0"/>
          <w:sz w:val="24"/>
          <w:szCs w:val="24"/>
          <w:rPrChange w:id="3510"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3511"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51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3513"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line="384" w:lineRule="atLeast"/>
        <w:textAlignment w:val="baseline"/>
        <w:rPr>
          <w:rFonts w:ascii="Maiandra GD" w:eastAsia="Times New Roman" w:hAnsi="Maiandra GD" w:cs="Consolas"/>
          <w:color w:val="596174"/>
          <w:sz w:val="24"/>
          <w:szCs w:val="24"/>
          <w:rPrChange w:id="351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3515"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3516"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3517" w:author="Narendra" w:date="2021-08-21T13:02:00Z">
            <w:rPr>
              <w:rFonts w:ascii="Arial" w:eastAsia="Times New Roman" w:hAnsi="Arial" w:cs="Arial"/>
              <w:color w:val="000000"/>
              <w:sz w:val="23"/>
              <w:szCs w:val="23"/>
              <w:bdr w:val="none" w:sz="0" w:space="0" w:color="auto" w:frame="1"/>
            </w:rPr>
          </w:rPrChange>
        </w:rPr>
        <w:t>Here, we have given the AdminUser username and password, so it displays only the male employees as expected as shown in the below image.</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3518"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noProof/>
          <w:color w:val="212529"/>
          <w:sz w:val="24"/>
          <w:szCs w:val="24"/>
          <w:bdr w:val="none" w:sz="0" w:space="0" w:color="auto" w:frame="1"/>
          <w:rPrChange w:id="3519" w:author="Narendra" w:date="2021-08-21T13:02:00Z">
            <w:rPr>
              <w:rFonts w:ascii="Arial" w:eastAsia="Times New Roman" w:hAnsi="Arial" w:cs="Arial"/>
              <w:noProof/>
              <w:color w:val="212529"/>
              <w:sz w:val="23"/>
              <w:szCs w:val="23"/>
              <w:bdr w:val="none" w:sz="0" w:space="0" w:color="auto" w:frame="1"/>
            </w:rPr>
          </w:rPrChange>
        </w:rPr>
        <w:drawing>
          <wp:inline distT="0" distB="0" distL="0" distR="0">
            <wp:extent cx="4543425" cy="1114425"/>
            <wp:effectExtent l="19050" t="0" r="9525" b="0"/>
            <wp:docPr id="57" name="Picture 57" descr="Consuming Web API Service using C# Consol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onsuming Web API Service using C# Console Application"/>
                    <pic:cNvPicPr>
                      <a:picLocks noChangeAspect="1" noChangeArrowheads="1"/>
                    </pic:cNvPicPr>
                  </pic:nvPicPr>
                  <pic:blipFill>
                    <a:blip r:embed="rId34"/>
                    <a:srcRect/>
                    <a:stretch>
                      <a:fillRect/>
                    </a:stretch>
                  </pic:blipFill>
                  <pic:spPr bwMode="auto">
                    <a:xfrm>
                      <a:off x="0" y="0"/>
                      <a:ext cx="4543425" cy="1114425"/>
                    </a:xfrm>
                    <a:prstGeom prst="rect">
                      <a:avLst/>
                    </a:prstGeom>
                    <a:noFill/>
                    <a:ln w="9525">
                      <a:noFill/>
                      <a:miter lim="800000"/>
                      <a:headEnd/>
                      <a:tailEnd/>
                    </a:ln>
                  </pic:spPr>
                </pic:pic>
              </a:graphicData>
            </a:graphic>
          </wp:inline>
        </w:drawing>
      </w:r>
    </w:p>
    <w:p w:rsidR="00C37C01" w:rsidRPr="008C6831" w:rsidRDefault="00C37C01"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3520" w:author="Narendra" w:date="2021-08-21T13:02:00Z">
            <w:rPr>
              <w:rFonts w:ascii="Segoe UI" w:eastAsia="Times New Roman" w:hAnsi="Segoe UI" w:cs="Segoe UI"/>
              <w:color w:val="212529"/>
              <w:sz w:val="23"/>
              <w:szCs w:val="23"/>
            </w:rPr>
          </w:rPrChange>
        </w:rPr>
      </w:pPr>
    </w:p>
    <w:p w:rsidR="006E519F" w:rsidRPr="008C6831" w:rsidRDefault="006E519F" w:rsidP="00E66B06">
      <w:pPr>
        <w:pBdr>
          <w:bottom w:val="double" w:sz="6" w:space="1" w:color="auto"/>
        </w:pBdr>
        <w:shd w:val="clear" w:color="auto" w:fill="FFFFFF"/>
        <w:spacing w:after="384" w:line="240" w:lineRule="auto"/>
        <w:textAlignment w:val="baseline"/>
        <w:rPr>
          <w:rFonts w:ascii="Maiandra GD" w:eastAsia="Times New Roman" w:hAnsi="Maiandra GD" w:cs="Segoe UI"/>
          <w:color w:val="212529"/>
          <w:sz w:val="24"/>
          <w:szCs w:val="24"/>
        </w:rPr>
      </w:pPr>
    </w:p>
    <w:p w:rsidR="006E519F" w:rsidRPr="004707FA" w:rsidRDefault="006E519F" w:rsidP="006E519F">
      <w:pPr>
        <w:spacing w:after="48" w:line="240" w:lineRule="auto"/>
        <w:textAlignment w:val="baseline"/>
        <w:outlineLvl w:val="0"/>
        <w:rPr>
          <w:rFonts w:ascii="Maiandra GD" w:eastAsia="Times New Roman" w:hAnsi="Maiandra GD" w:cs="Times New Roman"/>
          <w:b/>
          <w:color w:val="3A3A3A"/>
          <w:kern w:val="36"/>
          <w:sz w:val="24"/>
          <w:szCs w:val="24"/>
          <w:rPrChange w:id="3521" w:author="Narendra" w:date="2021-08-21T13:02:00Z">
            <w:rPr>
              <w:rFonts w:ascii="Times New Roman" w:eastAsia="Times New Roman" w:hAnsi="Times New Roman" w:cs="Times New Roman"/>
              <w:color w:val="3A3A3A"/>
              <w:kern w:val="36"/>
              <w:sz w:val="48"/>
              <w:szCs w:val="48"/>
            </w:rPr>
          </w:rPrChange>
        </w:rPr>
      </w:pPr>
      <w:r w:rsidRPr="004707FA">
        <w:rPr>
          <w:rFonts w:ascii="Maiandra GD" w:eastAsia="Times New Roman" w:hAnsi="Maiandra GD" w:cs="Times New Roman"/>
          <w:b/>
          <w:color w:val="3A3A3A"/>
          <w:kern w:val="36"/>
          <w:sz w:val="24"/>
          <w:szCs w:val="24"/>
          <w:highlight w:val="yellow"/>
          <w:rPrChange w:id="3522" w:author="Narendra" w:date="2021-08-21T13:02:00Z">
            <w:rPr>
              <w:rFonts w:ascii="Times New Roman" w:eastAsia="Times New Roman" w:hAnsi="Times New Roman" w:cs="Times New Roman"/>
              <w:color w:val="3A3A3A"/>
              <w:kern w:val="36"/>
              <w:sz w:val="48"/>
              <w:szCs w:val="48"/>
            </w:rPr>
          </w:rPrChange>
        </w:rPr>
        <w:t>HTTP Message Handlers in WEB API</w:t>
      </w:r>
    </w:p>
    <w:p w:rsidR="006E519F" w:rsidRPr="008C6831" w:rsidRDefault="00C37C01" w:rsidP="006E519F">
      <w:pPr>
        <w:shd w:val="clear" w:color="auto" w:fill="FFFFFF"/>
        <w:spacing w:after="0" w:line="240" w:lineRule="auto"/>
        <w:textAlignment w:val="baseline"/>
        <w:rPr>
          <w:rFonts w:ascii="Maiandra GD" w:eastAsia="Times New Roman" w:hAnsi="Maiandra GD" w:cs="Segoe UI"/>
          <w:color w:val="212529"/>
          <w:sz w:val="24"/>
          <w:szCs w:val="24"/>
          <w:rPrChange w:id="3523"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Segoe UI"/>
          <w:color w:val="212529"/>
          <w:sz w:val="24"/>
          <w:szCs w:val="24"/>
          <w:rPrChange w:id="3524" w:author="Narendra" w:date="2021-08-21T13:02:00Z">
            <w:rPr>
              <w:rFonts w:ascii="Segoe UI" w:eastAsia="Times New Roman" w:hAnsi="Segoe UI" w:cs="Segoe UI"/>
              <w:color w:val="212529"/>
              <w:sz w:val="23"/>
              <w:szCs w:val="23"/>
            </w:rPr>
          </w:rPrChange>
        </w:rPr>
        <w:t xml:space="preserve"> </w:t>
      </w:r>
    </w:p>
    <w:p w:rsidR="006E519F" w:rsidRPr="008C6831" w:rsidRDefault="006E519F" w:rsidP="006E519F">
      <w:pPr>
        <w:shd w:val="clear" w:color="auto" w:fill="FFFFFF"/>
        <w:spacing w:after="0" w:line="240" w:lineRule="auto"/>
        <w:jc w:val="both"/>
        <w:textAlignment w:val="baseline"/>
        <w:outlineLvl w:val="1"/>
        <w:rPr>
          <w:rFonts w:ascii="Maiandra GD" w:eastAsia="Times New Roman" w:hAnsi="Maiandra GD" w:cs="Segoe UI"/>
          <w:color w:val="3A3A3A"/>
          <w:sz w:val="24"/>
          <w:szCs w:val="24"/>
          <w:rPrChange w:id="3525" w:author="Narendra" w:date="2021-08-21T13:02:00Z">
            <w:rPr>
              <w:rFonts w:ascii="Segoe UI" w:eastAsia="Times New Roman" w:hAnsi="Segoe UI" w:cs="Segoe UI"/>
              <w:color w:val="3A3A3A"/>
              <w:sz w:val="36"/>
              <w:szCs w:val="36"/>
            </w:rPr>
          </w:rPrChange>
        </w:rPr>
      </w:pPr>
      <w:r w:rsidRPr="008C6831">
        <w:rPr>
          <w:rFonts w:ascii="Maiandra GD" w:eastAsia="Times New Roman" w:hAnsi="Maiandra GD" w:cs="Arial"/>
          <w:b/>
          <w:bCs/>
          <w:color w:val="000000"/>
          <w:sz w:val="24"/>
          <w:szCs w:val="24"/>
          <w:rPrChange w:id="3526" w:author="Narendra" w:date="2021-08-21T13:02:00Z">
            <w:rPr>
              <w:rFonts w:ascii="Arial" w:eastAsia="Times New Roman" w:hAnsi="Arial" w:cs="Arial"/>
              <w:b/>
              <w:bCs/>
              <w:color w:val="000000"/>
              <w:sz w:val="36"/>
              <w:szCs w:val="36"/>
            </w:rPr>
          </w:rPrChange>
        </w:rPr>
        <w:t>Server-Side HTTP Message Handlers in ASP.NET Web API</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3527"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3528" w:author="Narendra" w:date="2021-08-21T13:02:00Z">
            <w:rPr>
              <w:rFonts w:ascii="Arial" w:eastAsia="Times New Roman" w:hAnsi="Arial" w:cs="Arial"/>
              <w:color w:val="000000"/>
              <w:sz w:val="23"/>
              <w:szCs w:val="23"/>
              <w:bdr w:val="none" w:sz="0" w:space="0" w:color="auto" w:frame="1"/>
            </w:rPr>
          </w:rPrChange>
        </w:rPr>
        <w:lastRenderedPageBreak/>
        <w:t>In this article, I am going to discuss the </w:t>
      </w:r>
      <w:r w:rsidRPr="008C6831">
        <w:rPr>
          <w:rFonts w:ascii="Maiandra GD" w:eastAsia="Times New Roman" w:hAnsi="Maiandra GD" w:cs="Arial"/>
          <w:b/>
          <w:bCs/>
          <w:color w:val="000000"/>
          <w:sz w:val="24"/>
          <w:szCs w:val="24"/>
          <w:rPrChange w:id="3529" w:author="Narendra" w:date="2021-08-21T13:02:00Z">
            <w:rPr>
              <w:rFonts w:ascii="Arial" w:eastAsia="Times New Roman" w:hAnsi="Arial" w:cs="Arial"/>
              <w:b/>
              <w:bCs/>
              <w:color w:val="000000"/>
              <w:sz w:val="23"/>
            </w:rPr>
          </w:rPrChange>
        </w:rPr>
        <w:t>Server-Side HTTP Message Handlers in ASP.NET Web API</w:t>
      </w:r>
      <w:r w:rsidRPr="008C6831">
        <w:rPr>
          <w:rFonts w:ascii="Maiandra GD" w:eastAsia="Times New Roman" w:hAnsi="Maiandra GD" w:cs="Arial"/>
          <w:color w:val="000000"/>
          <w:sz w:val="24"/>
          <w:szCs w:val="24"/>
          <w:bdr w:val="none" w:sz="0" w:space="0" w:color="auto" w:frame="1"/>
          <w:rPrChange w:id="3530" w:author="Narendra" w:date="2021-08-21T13:02:00Z">
            <w:rPr>
              <w:rFonts w:ascii="Arial" w:eastAsia="Times New Roman" w:hAnsi="Arial" w:cs="Arial"/>
              <w:color w:val="000000"/>
              <w:sz w:val="23"/>
              <w:szCs w:val="23"/>
              <w:bdr w:val="none" w:sz="0" w:space="0" w:color="auto" w:frame="1"/>
            </w:rPr>
          </w:rPrChange>
        </w:rPr>
        <w:t> with Examples. Please read our previous article where we discussed </w:t>
      </w:r>
      <w:r w:rsidRPr="008C6831">
        <w:rPr>
          <w:rFonts w:ascii="Maiandra GD" w:eastAsia="Times New Roman" w:hAnsi="Maiandra GD" w:cs="Arial"/>
          <w:color w:val="000000"/>
          <w:sz w:val="24"/>
          <w:szCs w:val="24"/>
          <w:bdr w:val="none" w:sz="0" w:space="0" w:color="auto" w:frame="1"/>
          <w:rPrChange w:id="3531" w:author="Narendra" w:date="2021-08-21T13:02:00Z">
            <w:rPr>
              <w:rFonts w:ascii="Arial" w:eastAsia="Times New Roman" w:hAnsi="Arial" w:cs="Arial"/>
              <w:color w:val="000000"/>
              <w:sz w:val="23"/>
              <w:szCs w:val="23"/>
              <w:bdr w:val="none" w:sz="0" w:space="0" w:color="auto" w:frame="1"/>
            </w:rPr>
          </w:rPrChange>
        </w:rPr>
        <w:fldChar w:fldCharType="begin"/>
      </w:r>
      <w:r w:rsidRPr="008C6831">
        <w:rPr>
          <w:rFonts w:ascii="Maiandra GD" w:eastAsia="Times New Roman" w:hAnsi="Maiandra GD" w:cs="Arial"/>
          <w:color w:val="000000"/>
          <w:sz w:val="24"/>
          <w:szCs w:val="24"/>
          <w:bdr w:val="none" w:sz="0" w:space="0" w:color="auto" w:frame="1"/>
          <w:rPrChange w:id="3532" w:author="Narendra" w:date="2021-08-21T13:02:00Z">
            <w:rPr>
              <w:rFonts w:ascii="Arial" w:eastAsia="Times New Roman" w:hAnsi="Arial" w:cs="Arial"/>
              <w:color w:val="000000"/>
              <w:sz w:val="23"/>
              <w:szCs w:val="23"/>
              <w:bdr w:val="none" w:sz="0" w:space="0" w:color="auto" w:frame="1"/>
            </w:rPr>
          </w:rPrChange>
        </w:rPr>
        <w:instrText xml:space="preserve"> HYPERLINK "https://dotnettutorials.net/lesson/consuming-web-api-service-with-basic-authentication/" </w:instrText>
      </w:r>
      <w:r w:rsidRPr="008C6831">
        <w:rPr>
          <w:rFonts w:ascii="Maiandra GD" w:eastAsia="Times New Roman" w:hAnsi="Maiandra GD" w:cs="Arial"/>
          <w:color w:val="000000"/>
          <w:sz w:val="24"/>
          <w:szCs w:val="24"/>
          <w:bdr w:val="none" w:sz="0" w:space="0" w:color="auto" w:frame="1"/>
          <w:rPrChange w:id="3533" w:author="Narendra" w:date="2021-08-21T13:02:00Z">
            <w:rPr>
              <w:rFonts w:ascii="Arial" w:eastAsia="Times New Roman" w:hAnsi="Arial" w:cs="Arial"/>
              <w:color w:val="000000"/>
              <w:sz w:val="23"/>
              <w:szCs w:val="23"/>
              <w:bdr w:val="none" w:sz="0" w:space="0" w:color="auto" w:frame="1"/>
            </w:rPr>
          </w:rPrChange>
        </w:rPr>
        <w:fldChar w:fldCharType="separate"/>
      </w:r>
      <w:r w:rsidRPr="008C6831">
        <w:rPr>
          <w:rFonts w:ascii="Maiandra GD" w:eastAsia="Times New Roman" w:hAnsi="Maiandra GD" w:cs="Arial"/>
          <w:b/>
          <w:bCs/>
          <w:color w:val="007BFF"/>
          <w:sz w:val="24"/>
          <w:szCs w:val="24"/>
          <w:rPrChange w:id="3534" w:author="Narendra" w:date="2021-08-21T13:02:00Z">
            <w:rPr>
              <w:rFonts w:ascii="Arial" w:eastAsia="Times New Roman" w:hAnsi="Arial" w:cs="Arial"/>
              <w:b/>
              <w:bCs/>
              <w:color w:val="007BFF"/>
              <w:sz w:val="23"/>
            </w:rPr>
          </w:rPrChange>
        </w:rPr>
        <w:t>How to Consume Web API Services</w:t>
      </w:r>
      <w:r w:rsidRPr="008C6831">
        <w:rPr>
          <w:rFonts w:ascii="Maiandra GD" w:eastAsia="Times New Roman" w:hAnsi="Maiandra GD" w:cs="Arial"/>
          <w:color w:val="000000"/>
          <w:sz w:val="24"/>
          <w:szCs w:val="24"/>
          <w:bdr w:val="none" w:sz="0" w:space="0" w:color="auto" w:frame="1"/>
          <w:rPrChange w:id="3535" w:author="Narendra" w:date="2021-08-21T13:02:00Z">
            <w:rPr>
              <w:rFonts w:ascii="Arial" w:eastAsia="Times New Roman" w:hAnsi="Arial" w:cs="Arial"/>
              <w:color w:val="000000"/>
              <w:sz w:val="23"/>
              <w:szCs w:val="23"/>
              <w:bdr w:val="none" w:sz="0" w:space="0" w:color="auto" w:frame="1"/>
            </w:rPr>
          </w:rPrChange>
        </w:rPr>
        <w:fldChar w:fldCharType="end"/>
      </w:r>
      <w:r w:rsidRPr="008C6831">
        <w:rPr>
          <w:rFonts w:ascii="Maiandra GD" w:eastAsia="Times New Roman" w:hAnsi="Maiandra GD" w:cs="Arial"/>
          <w:color w:val="000000"/>
          <w:sz w:val="24"/>
          <w:szCs w:val="24"/>
          <w:bdr w:val="none" w:sz="0" w:space="0" w:color="auto" w:frame="1"/>
          <w:rPrChange w:id="3536" w:author="Narendra" w:date="2021-08-21T13:02:00Z">
            <w:rPr>
              <w:rFonts w:ascii="Arial" w:eastAsia="Times New Roman" w:hAnsi="Arial" w:cs="Arial"/>
              <w:color w:val="000000"/>
              <w:sz w:val="23"/>
              <w:szCs w:val="23"/>
              <w:bdr w:val="none" w:sz="0" w:space="0" w:color="auto" w:frame="1"/>
            </w:rPr>
          </w:rPrChange>
        </w:rPr>
        <w:t> with Basic Authentication. As part of this article, we are going to discuss the following important concepts related to Message handlers.</w:t>
      </w:r>
    </w:p>
    <w:p w:rsidR="006E519F" w:rsidRPr="008C6831" w:rsidRDefault="006E519F" w:rsidP="006E519F">
      <w:pPr>
        <w:numPr>
          <w:ilvl w:val="0"/>
          <w:numId w:val="8"/>
        </w:numPr>
        <w:shd w:val="clear" w:color="auto" w:fill="FFFFFF"/>
        <w:spacing w:after="0" w:line="240" w:lineRule="auto"/>
        <w:textAlignment w:val="baseline"/>
        <w:rPr>
          <w:rFonts w:ascii="Maiandra GD" w:eastAsia="Times New Roman" w:hAnsi="Maiandra GD" w:cs="Segoe UI"/>
          <w:color w:val="212529"/>
          <w:sz w:val="24"/>
          <w:szCs w:val="24"/>
          <w:rPrChange w:id="3537"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sz w:val="24"/>
          <w:szCs w:val="24"/>
          <w:rPrChange w:id="3538" w:author="Narendra" w:date="2021-08-21T13:02:00Z">
            <w:rPr>
              <w:rFonts w:ascii="Arial" w:eastAsia="Times New Roman" w:hAnsi="Arial" w:cs="Arial"/>
              <w:b/>
              <w:bCs/>
              <w:sz w:val="24"/>
              <w:szCs w:val="24"/>
            </w:rPr>
          </w:rPrChange>
        </w:rPr>
        <w:t>What is an HTTP Message handler in ASP.NET Web API Application?</w:t>
      </w:r>
    </w:p>
    <w:p w:rsidR="006E519F" w:rsidRPr="008C6831" w:rsidRDefault="006E519F" w:rsidP="006E519F">
      <w:pPr>
        <w:numPr>
          <w:ilvl w:val="0"/>
          <w:numId w:val="8"/>
        </w:numPr>
        <w:shd w:val="clear" w:color="auto" w:fill="FFFFFF"/>
        <w:spacing w:after="0" w:line="240" w:lineRule="auto"/>
        <w:textAlignment w:val="baseline"/>
        <w:rPr>
          <w:rFonts w:ascii="Maiandra GD" w:eastAsia="Times New Roman" w:hAnsi="Maiandra GD" w:cs="Segoe UI"/>
          <w:color w:val="212529"/>
          <w:sz w:val="24"/>
          <w:szCs w:val="24"/>
          <w:rPrChange w:id="3539"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sz w:val="24"/>
          <w:szCs w:val="24"/>
          <w:rPrChange w:id="3540" w:author="Narendra" w:date="2021-08-21T13:02:00Z">
            <w:rPr>
              <w:rFonts w:ascii="Arial" w:eastAsia="Times New Roman" w:hAnsi="Arial" w:cs="Arial"/>
              <w:b/>
              <w:bCs/>
              <w:sz w:val="24"/>
              <w:szCs w:val="24"/>
            </w:rPr>
          </w:rPrChange>
        </w:rPr>
        <w:t>Understanding Delegating Handler in Web API.</w:t>
      </w:r>
    </w:p>
    <w:p w:rsidR="006E519F" w:rsidRPr="008C6831" w:rsidRDefault="006E519F" w:rsidP="006E519F">
      <w:pPr>
        <w:numPr>
          <w:ilvl w:val="0"/>
          <w:numId w:val="8"/>
        </w:numPr>
        <w:shd w:val="clear" w:color="auto" w:fill="FFFFFF"/>
        <w:spacing w:after="0" w:line="240" w:lineRule="auto"/>
        <w:textAlignment w:val="baseline"/>
        <w:rPr>
          <w:rFonts w:ascii="Maiandra GD" w:eastAsia="Times New Roman" w:hAnsi="Maiandra GD" w:cs="Segoe UI"/>
          <w:color w:val="212529"/>
          <w:sz w:val="24"/>
          <w:szCs w:val="24"/>
          <w:rPrChange w:id="3541"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sz w:val="24"/>
          <w:szCs w:val="24"/>
          <w:rPrChange w:id="3542" w:author="Narendra" w:date="2021-08-21T13:02:00Z">
            <w:rPr>
              <w:rFonts w:ascii="Arial" w:eastAsia="Times New Roman" w:hAnsi="Arial" w:cs="Arial"/>
              <w:b/>
              <w:bCs/>
              <w:sz w:val="24"/>
              <w:szCs w:val="24"/>
            </w:rPr>
          </w:rPrChange>
        </w:rPr>
        <w:t>Different Types of HTTP Message Handlers in Web API.</w:t>
      </w:r>
    </w:p>
    <w:p w:rsidR="006E519F" w:rsidRPr="008C6831" w:rsidRDefault="006E519F" w:rsidP="006E519F">
      <w:pPr>
        <w:numPr>
          <w:ilvl w:val="0"/>
          <w:numId w:val="8"/>
        </w:numPr>
        <w:shd w:val="clear" w:color="auto" w:fill="FFFFFF"/>
        <w:spacing w:after="0" w:line="240" w:lineRule="auto"/>
        <w:textAlignment w:val="baseline"/>
        <w:rPr>
          <w:rFonts w:ascii="Maiandra GD" w:eastAsia="Times New Roman" w:hAnsi="Maiandra GD" w:cs="Segoe UI"/>
          <w:color w:val="212529"/>
          <w:sz w:val="24"/>
          <w:szCs w:val="24"/>
          <w:rPrChange w:id="3543"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sz w:val="24"/>
          <w:szCs w:val="24"/>
          <w:rPrChange w:id="3544" w:author="Narendra" w:date="2021-08-21T13:02:00Z">
            <w:rPr>
              <w:rFonts w:ascii="Arial" w:eastAsia="Times New Roman" w:hAnsi="Arial" w:cs="Arial"/>
              <w:b/>
              <w:bCs/>
              <w:sz w:val="24"/>
              <w:szCs w:val="24"/>
            </w:rPr>
          </w:rPrChange>
        </w:rPr>
        <w:t>Understanding Server-Side HTTP Message Handlers in Web API,</w:t>
      </w:r>
    </w:p>
    <w:p w:rsidR="006E519F" w:rsidRPr="008C6831" w:rsidRDefault="006E519F" w:rsidP="006E519F">
      <w:pPr>
        <w:numPr>
          <w:ilvl w:val="0"/>
          <w:numId w:val="8"/>
        </w:numPr>
        <w:shd w:val="clear" w:color="auto" w:fill="FFFFFF"/>
        <w:spacing w:after="0" w:line="240" w:lineRule="auto"/>
        <w:textAlignment w:val="baseline"/>
        <w:rPr>
          <w:rFonts w:ascii="Maiandra GD" w:eastAsia="Times New Roman" w:hAnsi="Maiandra GD" w:cs="Segoe UI"/>
          <w:color w:val="212529"/>
          <w:sz w:val="24"/>
          <w:szCs w:val="24"/>
          <w:rPrChange w:id="3545"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sz w:val="24"/>
          <w:szCs w:val="24"/>
          <w:rPrChange w:id="3546" w:author="Narendra" w:date="2021-08-21T13:02:00Z">
            <w:rPr>
              <w:rFonts w:ascii="Arial" w:eastAsia="Times New Roman" w:hAnsi="Arial" w:cs="Arial"/>
              <w:b/>
              <w:bCs/>
              <w:sz w:val="24"/>
              <w:szCs w:val="24"/>
            </w:rPr>
          </w:rPrChange>
        </w:rPr>
        <w:t>How to Create Custom Server-Side HTTP Message Handlers in Web API?</w:t>
      </w:r>
    </w:p>
    <w:p w:rsidR="006E519F" w:rsidRPr="008C6831" w:rsidRDefault="006E519F" w:rsidP="006E519F">
      <w:pPr>
        <w:numPr>
          <w:ilvl w:val="0"/>
          <w:numId w:val="8"/>
        </w:numPr>
        <w:shd w:val="clear" w:color="auto" w:fill="FFFFFF"/>
        <w:spacing w:after="0" w:line="240" w:lineRule="auto"/>
        <w:textAlignment w:val="baseline"/>
        <w:rPr>
          <w:rFonts w:ascii="Maiandra GD" w:eastAsia="Times New Roman" w:hAnsi="Maiandra GD" w:cs="Segoe UI"/>
          <w:color w:val="212529"/>
          <w:sz w:val="24"/>
          <w:szCs w:val="24"/>
          <w:rPrChange w:id="3547"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sz w:val="24"/>
          <w:szCs w:val="24"/>
          <w:rPrChange w:id="3548" w:author="Narendra" w:date="2021-08-21T13:02:00Z">
            <w:rPr>
              <w:rFonts w:ascii="Arial" w:eastAsia="Times New Roman" w:hAnsi="Arial" w:cs="Arial"/>
              <w:b/>
              <w:bCs/>
              <w:sz w:val="24"/>
              <w:szCs w:val="24"/>
            </w:rPr>
          </w:rPrChange>
        </w:rPr>
        <w:t>How to add Custom HTTP Message Handlers to the Pipeline.</w:t>
      </w:r>
    </w:p>
    <w:p w:rsidR="006E519F" w:rsidRPr="008C6831" w:rsidRDefault="006E519F" w:rsidP="006E519F">
      <w:pPr>
        <w:numPr>
          <w:ilvl w:val="0"/>
          <w:numId w:val="8"/>
        </w:numPr>
        <w:shd w:val="clear" w:color="auto" w:fill="FFFFFF"/>
        <w:spacing w:after="0" w:line="240" w:lineRule="auto"/>
        <w:textAlignment w:val="baseline"/>
        <w:rPr>
          <w:rFonts w:ascii="Maiandra GD" w:eastAsia="Times New Roman" w:hAnsi="Maiandra GD" w:cs="Segoe UI"/>
          <w:color w:val="212529"/>
          <w:sz w:val="24"/>
          <w:szCs w:val="24"/>
          <w:rPrChange w:id="3549"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sz w:val="24"/>
          <w:szCs w:val="24"/>
          <w:rPrChange w:id="3550" w:author="Narendra" w:date="2021-08-21T13:02:00Z">
            <w:rPr>
              <w:rFonts w:ascii="Arial" w:eastAsia="Times New Roman" w:hAnsi="Arial" w:cs="Arial"/>
              <w:b/>
              <w:bCs/>
              <w:sz w:val="24"/>
              <w:szCs w:val="24"/>
            </w:rPr>
          </w:rPrChange>
        </w:rPr>
        <w:t>Different Types of Examples to understand the HTTP Message Handlers.</w:t>
      </w:r>
    </w:p>
    <w:p w:rsidR="006E519F" w:rsidRPr="008C6831" w:rsidRDefault="006E519F" w:rsidP="006E519F">
      <w:pPr>
        <w:shd w:val="clear" w:color="auto" w:fill="FFFFFF"/>
        <w:spacing w:after="0" w:line="240" w:lineRule="auto"/>
        <w:textAlignment w:val="baseline"/>
        <w:outlineLvl w:val="4"/>
        <w:rPr>
          <w:rFonts w:ascii="Maiandra GD" w:eastAsia="Times New Roman" w:hAnsi="Maiandra GD" w:cs="Segoe UI"/>
          <w:color w:val="3A3A3A"/>
          <w:sz w:val="24"/>
          <w:szCs w:val="24"/>
          <w:rPrChange w:id="3551" w:author="Narendra" w:date="2021-08-21T13:02:00Z">
            <w:rPr>
              <w:rFonts w:ascii="Segoe UI" w:eastAsia="Times New Roman" w:hAnsi="Segoe UI" w:cs="Segoe UI"/>
              <w:color w:val="3A3A3A"/>
              <w:sz w:val="20"/>
              <w:szCs w:val="20"/>
            </w:rPr>
          </w:rPrChange>
        </w:rPr>
      </w:pPr>
      <w:r w:rsidRPr="008C6831">
        <w:rPr>
          <w:rFonts w:ascii="Maiandra GD" w:eastAsia="Times New Roman" w:hAnsi="Maiandra GD" w:cs="Arial"/>
          <w:b/>
          <w:bCs/>
          <w:color w:val="000000"/>
          <w:sz w:val="24"/>
          <w:szCs w:val="24"/>
          <w:rPrChange w:id="3552" w:author="Narendra" w:date="2021-08-21T13:02:00Z">
            <w:rPr>
              <w:rFonts w:ascii="Arial" w:eastAsia="Times New Roman" w:hAnsi="Arial" w:cs="Arial"/>
              <w:b/>
              <w:bCs/>
              <w:color w:val="000000"/>
              <w:sz w:val="28"/>
            </w:rPr>
          </w:rPrChange>
        </w:rPr>
        <w:t>What is an HTTP Message handler in ASP.NET Web API Application?</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3553"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3554" w:author="Narendra" w:date="2021-08-21T13:02:00Z">
            <w:rPr>
              <w:rFonts w:ascii="Arial" w:eastAsia="Times New Roman" w:hAnsi="Arial" w:cs="Arial"/>
              <w:color w:val="000000"/>
              <w:sz w:val="23"/>
              <w:szCs w:val="23"/>
              <w:bdr w:val="none" w:sz="0" w:space="0" w:color="auto" w:frame="1"/>
            </w:rPr>
          </w:rPrChange>
        </w:rPr>
        <w:t>An </w:t>
      </w:r>
      <w:r w:rsidRPr="008C6831">
        <w:rPr>
          <w:rFonts w:ascii="Maiandra GD" w:eastAsia="Times New Roman" w:hAnsi="Maiandra GD" w:cs="Arial"/>
          <w:b/>
          <w:bCs/>
          <w:color w:val="000000"/>
          <w:sz w:val="24"/>
          <w:szCs w:val="24"/>
          <w:rPrChange w:id="3555" w:author="Narendra" w:date="2021-08-21T13:02:00Z">
            <w:rPr>
              <w:rFonts w:ascii="Arial" w:eastAsia="Times New Roman" w:hAnsi="Arial" w:cs="Arial"/>
              <w:b/>
              <w:bCs/>
              <w:color w:val="000000"/>
              <w:sz w:val="23"/>
            </w:rPr>
          </w:rPrChange>
        </w:rPr>
        <w:t>HTTP Message Handler in ASP.NET Web API</w:t>
      </w:r>
      <w:r w:rsidRPr="008C6831">
        <w:rPr>
          <w:rFonts w:ascii="Maiandra GD" w:eastAsia="Times New Roman" w:hAnsi="Maiandra GD" w:cs="Arial"/>
          <w:color w:val="000000"/>
          <w:sz w:val="24"/>
          <w:szCs w:val="24"/>
          <w:bdr w:val="none" w:sz="0" w:space="0" w:color="auto" w:frame="1"/>
          <w:rPrChange w:id="3556" w:author="Narendra" w:date="2021-08-21T13:02:00Z">
            <w:rPr>
              <w:rFonts w:ascii="Arial" w:eastAsia="Times New Roman" w:hAnsi="Arial" w:cs="Arial"/>
              <w:color w:val="000000"/>
              <w:sz w:val="23"/>
              <w:szCs w:val="23"/>
              <w:bdr w:val="none" w:sz="0" w:space="0" w:color="auto" w:frame="1"/>
            </w:rPr>
          </w:rPrChange>
        </w:rPr>
        <w:t> is a class that receives an HTTP request and returns an HTTP response. The </w:t>
      </w:r>
      <w:r w:rsidRPr="008C6831">
        <w:rPr>
          <w:rFonts w:ascii="Maiandra GD" w:eastAsia="Times New Roman" w:hAnsi="Maiandra GD" w:cs="Arial"/>
          <w:b/>
          <w:bCs/>
          <w:color w:val="000000"/>
          <w:sz w:val="24"/>
          <w:szCs w:val="24"/>
          <w:rPrChange w:id="3557" w:author="Narendra" w:date="2021-08-21T13:02:00Z">
            <w:rPr>
              <w:rFonts w:ascii="Arial" w:eastAsia="Times New Roman" w:hAnsi="Arial" w:cs="Arial"/>
              <w:b/>
              <w:bCs/>
              <w:color w:val="000000"/>
              <w:sz w:val="23"/>
            </w:rPr>
          </w:rPrChange>
        </w:rPr>
        <w:t>Message Handler</w:t>
      </w:r>
      <w:r w:rsidRPr="008C6831">
        <w:rPr>
          <w:rFonts w:ascii="Maiandra GD" w:eastAsia="Times New Roman" w:hAnsi="Maiandra GD" w:cs="Arial"/>
          <w:color w:val="000000"/>
          <w:sz w:val="24"/>
          <w:szCs w:val="24"/>
          <w:bdr w:val="none" w:sz="0" w:space="0" w:color="auto" w:frame="1"/>
          <w:rPrChange w:id="3558" w:author="Narendra" w:date="2021-08-21T13:02:00Z">
            <w:rPr>
              <w:rFonts w:ascii="Arial" w:eastAsia="Times New Roman" w:hAnsi="Arial" w:cs="Arial"/>
              <w:color w:val="000000"/>
              <w:sz w:val="23"/>
              <w:szCs w:val="23"/>
              <w:bdr w:val="none" w:sz="0" w:space="0" w:color="auto" w:frame="1"/>
            </w:rPr>
          </w:rPrChange>
        </w:rPr>
        <w:t> is derived from the abstract </w:t>
      </w:r>
      <w:r w:rsidRPr="008C6831">
        <w:rPr>
          <w:rFonts w:ascii="Maiandra GD" w:eastAsia="Times New Roman" w:hAnsi="Maiandra GD" w:cs="Arial"/>
          <w:b/>
          <w:bCs/>
          <w:color w:val="000000"/>
          <w:sz w:val="24"/>
          <w:szCs w:val="24"/>
          <w:rPrChange w:id="3559" w:author="Narendra" w:date="2021-08-21T13:02:00Z">
            <w:rPr>
              <w:rFonts w:ascii="Arial" w:eastAsia="Times New Roman" w:hAnsi="Arial" w:cs="Arial"/>
              <w:b/>
              <w:bCs/>
              <w:color w:val="000000"/>
              <w:sz w:val="23"/>
            </w:rPr>
          </w:rPrChange>
        </w:rPr>
        <w:t>HttpMessageHandler</w:t>
      </w:r>
      <w:r w:rsidRPr="008C6831">
        <w:rPr>
          <w:rFonts w:ascii="Maiandra GD" w:eastAsia="Times New Roman" w:hAnsi="Maiandra GD" w:cs="Arial"/>
          <w:color w:val="000000"/>
          <w:sz w:val="24"/>
          <w:szCs w:val="24"/>
          <w:bdr w:val="none" w:sz="0" w:space="0" w:color="auto" w:frame="1"/>
          <w:rPrChange w:id="3560" w:author="Narendra" w:date="2021-08-21T13:02:00Z">
            <w:rPr>
              <w:rFonts w:ascii="Arial" w:eastAsia="Times New Roman" w:hAnsi="Arial" w:cs="Arial"/>
              <w:color w:val="000000"/>
              <w:sz w:val="23"/>
              <w:szCs w:val="23"/>
              <w:bdr w:val="none" w:sz="0" w:space="0" w:color="auto" w:frame="1"/>
            </w:rPr>
          </w:rPrChange>
        </w:rPr>
        <w:t> class.</w:t>
      </w:r>
    </w:p>
    <w:p w:rsidR="006E519F" w:rsidRPr="008C6831" w:rsidRDefault="006E519F" w:rsidP="006E519F">
      <w:pPr>
        <w:shd w:val="clear" w:color="auto" w:fill="FFFFFF"/>
        <w:spacing w:after="0" w:line="240" w:lineRule="auto"/>
        <w:textAlignment w:val="baseline"/>
        <w:outlineLvl w:val="4"/>
        <w:rPr>
          <w:rFonts w:ascii="Maiandra GD" w:eastAsia="Times New Roman" w:hAnsi="Maiandra GD" w:cs="Segoe UI"/>
          <w:color w:val="3A3A3A"/>
          <w:sz w:val="24"/>
          <w:szCs w:val="24"/>
          <w:rPrChange w:id="3561" w:author="Narendra" w:date="2021-08-21T13:02:00Z">
            <w:rPr>
              <w:rFonts w:ascii="Segoe UI" w:eastAsia="Times New Roman" w:hAnsi="Segoe UI" w:cs="Segoe UI"/>
              <w:color w:val="3A3A3A"/>
              <w:sz w:val="20"/>
              <w:szCs w:val="20"/>
            </w:rPr>
          </w:rPrChange>
        </w:rPr>
      </w:pPr>
      <w:r w:rsidRPr="008C6831">
        <w:rPr>
          <w:rFonts w:ascii="Maiandra GD" w:eastAsia="Times New Roman" w:hAnsi="Maiandra GD" w:cs="Arial"/>
          <w:b/>
          <w:bCs/>
          <w:color w:val="000000"/>
          <w:sz w:val="24"/>
          <w:szCs w:val="24"/>
          <w:rPrChange w:id="3562" w:author="Narendra" w:date="2021-08-21T13:02:00Z">
            <w:rPr>
              <w:rFonts w:ascii="Arial" w:eastAsia="Times New Roman" w:hAnsi="Arial" w:cs="Arial"/>
              <w:b/>
              <w:bCs/>
              <w:color w:val="000000"/>
              <w:sz w:val="28"/>
            </w:rPr>
          </w:rPrChange>
        </w:rPr>
        <w:t>Understanding Delegating Handler in Web API:</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3563"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3564" w:author="Narendra" w:date="2021-08-21T13:02:00Z">
            <w:rPr>
              <w:rFonts w:ascii="Arial" w:eastAsia="Times New Roman" w:hAnsi="Arial" w:cs="Arial"/>
              <w:color w:val="000000"/>
              <w:sz w:val="23"/>
              <w:szCs w:val="23"/>
              <w:bdr w:val="none" w:sz="0" w:space="0" w:color="auto" w:frame="1"/>
            </w:rPr>
          </w:rPrChange>
        </w:rPr>
        <w:t>To handle the HTTP Request and to generate the HTTP Response in ASP.NET Web API, a series of message handlers are chained together. The first handler in the chain receives the HTTP request. Do some processing, and gives the request to the next handler. At some point, the response is generated and goes back up in the chain. This pattern is called delegating handler. The following diagram shows this process.</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3565"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noProof/>
          <w:color w:val="212529"/>
          <w:sz w:val="24"/>
          <w:szCs w:val="24"/>
          <w:bdr w:val="none" w:sz="0" w:space="0" w:color="auto" w:frame="1"/>
          <w:rPrChange w:id="3566" w:author="Narendra" w:date="2021-08-21T13:02:00Z">
            <w:rPr>
              <w:rFonts w:ascii="Arial" w:eastAsia="Times New Roman" w:hAnsi="Arial" w:cs="Arial"/>
              <w:noProof/>
              <w:color w:val="212529"/>
              <w:sz w:val="23"/>
              <w:szCs w:val="23"/>
              <w:bdr w:val="none" w:sz="0" w:space="0" w:color="auto" w:frame="1"/>
            </w:rPr>
          </w:rPrChange>
        </w:rPr>
        <w:drawing>
          <wp:inline distT="0" distB="0" distL="0" distR="0">
            <wp:extent cx="3905250" cy="3057525"/>
            <wp:effectExtent l="19050" t="0" r="0" b="0"/>
            <wp:docPr id="61" name="Picture 61" descr="Server-Side HTTP Message Handlers in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erver-Side HTTP Message Handlers in WEB API"/>
                    <pic:cNvPicPr>
                      <a:picLocks noChangeAspect="1" noChangeArrowheads="1"/>
                    </pic:cNvPicPr>
                  </pic:nvPicPr>
                  <pic:blipFill>
                    <a:blip r:embed="rId35"/>
                    <a:srcRect/>
                    <a:stretch>
                      <a:fillRect/>
                    </a:stretch>
                  </pic:blipFill>
                  <pic:spPr bwMode="auto">
                    <a:xfrm>
                      <a:off x="0" y="0"/>
                      <a:ext cx="3905250" cy="3057525"/>
                    </a:xfrm>
                    <a:prstGeom prst="rect">
                      <a:avLst/>
                    </a:prstGeom>
                    <a:noFill/>
                    <a:ln w="9525">
                      <a:noFill/>
                      <a:miter lim="800000"/>
                      <a:headEnd/>
                      <a:tailEnd/>
                    </a:ln>
                  </pic:spPr>
                </pic:pic>
              </a:graphicData>
            </a:graphic>
          </wp:inline>
        </w:drawing>
      </w:r>
    </w:p>
    <w:p w:rsidR="006E519F" w:rsidRPr="008C6831" w:rsidRDefault="006E519F" w:rsidP="006E519F">
      <w:pPr>
        <w:shd w:val="clear" w:color="auto" w:fill="FFFFFF"/>
        <w:spacing w:after="0" w:line="240" w:lineRule="auto"/>
        <w:textAlignment w:val="baseline"/>
        <w:outlineLvl w:val="4"/>
        <w:rPr>
          <w:rFonts w:ascii="Maiandra GD" w:eastAsia="Times New Roman" w:hAnsi="Maiandra GD" w:cs="Segoe UI"/>
          <w:color w:val="3A3A3A"/>
          <w:sz w:val="24"/>
          <w:szCs w:val="24"/>
          <w:rPrChange w:id="3567" w:author="Narendra" w:date="2021-08-21T13:02:00Z">
            <w:rPr>
              <w:rFonts w:ascii="Segoe UI" w:eastAsia="Times New Roman" w:hAnsi="Segoe UI" w:cs="Segoe UI"/>
              <w:color w:val="3A3A3A"/>
              <w:sz w:val="20"/>
              <w:szCs w:val="20"/>
            </w:rPr>
          </w:rPrChange>
        </w:rPr>
      </w:pPr>
      <w:r w:rsidRPr="008C6831">
        <w:rPr>
          <w:rFonts w:ascii="Maiandra GD" w:eastAsia="Times New Roman" w:hAnsi="Maiandra GD" w:cs="Arial"/>
          <w:b/>
          <w:bCs/>
          <w:color w:val="000000"/>
          <w:sz w:val="24"/>
          <w:szCs w:val="24"/>
          <w:rPrChange w:id="3568" w:author="Narendra" w:date="2021-08-21T13:02:00Z">
            <w:rPr>
              <w:rFonts w:ascii="Arial" w:eastAsia="Times New Roman" w:hAnsi="Arial" w:cs="Arial"/>
              <w:b/>
              <w:bCs/>
              <w:color w:val="000000"/>
              <w:sz w:val="27"/>
            </w:rPr>
          </w:rPrChange>
        </w:rPr>
        <w:t>What are the Different Types of HTTP Message Handlers available in ASP.NET Web API?</w:t>
      </w:r>
    </w:p>
    <w:p w:rsidR="006E519F" w:rsidRPr="008C6831" w:rsidRDefault="006E519F" w:rsidP="006E519F">
      <w:pPr>
        <w:shd w:val="clear" w:color="auto" w:fill="FFFFFF"/>
        <w:spacing w:after="0" w:line="240" w:lineRule="auto"/>
        <w:textAlignment w:val="baseline"/>
        <w:rPr>
          <w:rFonts w:ascii="Maiandra GD" w:eastAsia="Times New Roman" w:hAnsi="Maiandra GD" w:cs="Segoe UI"/>
          <w:color w:val="212529"/>
          <w:sz w:val="24"/>
          <w:szCs w:val="24"/>
          <w:rPrChange w:id="3569"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3570" w:author="Narendra" w:date="2021-08-21T13:02:00Z">
            <w:rPr>
              <w:rFonts w:ascii="Arial" w:eastAsia="Times New Roman" w:hAnsi="Arial" w:cs="Arial"/>
              <w:color w:val="000000"/>
              <w:sz w:val="23"/>
              <w:szCs w:val="23"/>
              <w:bdr w:val="none" w:sz="0" w:space="0" w:color="auto" w:frame="1"/>
            </w:rPr>
          </w:rPrChange>
        </w:rPr>
        <w:t>In ASP.NET Web API Framework, there are two types of message handlers are available. They are as follows</w:t>
      </w:r>
    </w:p>
    <w:p w:rsidR="006E519F" w:rsidRPr="008C6831" w:rsidRDefault="006E519F" w:rsidP="006E519F">
      <w:pPr>
        <w:numPr>
          <w:ilvl w:val="0"/>
          <w:numId w:val="9"/>
        </w:numPr>
        <w:shd w:val="clear" w:color="auto" w:fill="FFFFFF"/>
        <w:spacing w:after="0" w:line="240" w:lineRule="auto"/>
        <w:textAlignment w:val="baseline"/>
        <w:rPr>
          <w:rFonts w:ascii="Maiandra GD" w:eastAsia="Times New Roman" w:hAnsi="Maiandra GD" w:cs="Segoe UI"/>
          <w:color w:val="212529"/>
          <w:sz w:val="24"/>
          <w:szCs w:val="24"/>
          <w:rPrChange w:id="3571"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color w:val="000000"/>
          <w:sz w:val="24"/>
          <w:szCs w:val="24"/>
          <w:rPrChange w:id="3572" w:author="Narendra" w:date="2021-08-21T13:02:00Z">
            <w:rPr>
              <w:rFonts w:ascii="Arial" w:eastAsia="Times New Roman" w:hAnsi="Arial" w:cs="Arial"/>
              <w:b/>
              <w:bCs/>
              <w:color w:val="000000"/>
              <w:sz w:val="23"/>
            </w:rPr>
          </w:rPrChange>
        </w:rPr>
        <w:t>Server-Side HTTP Message Handlers</w:t>
      </w:r>
    </w:p>
    <w:p w:rsidR="006E519F" w:rsidRPr="008C6831" w:rsidRDefault="006E519F" w:rsidP="006E519F">
      <w:pPr>
        <w:numPr>
          <w:ilvl w:val="0"/>
          <w:numId w:val="9"/>
        </w:numPr>
        <w:shd w:val="clear" w:color="auto" w:fill="FFFFFF"/>
        <w:spacing w:after="0" w:line="240" w:lineRule="auto"/>
        <w:textAlignment w:val="baseline"/>
        <w:rPr>
          <w:rFonts w:ascii="Maiandra GD" w:eastAsia="Times New Roman" w:hAnsi="Maiandra GD" w:cs="Segoe UI"/>
          <w:color w:val="212529"/>
          <w:sz w:val="24"/>
          <w:szCs w:val="24"/>
          <w:rPrChange w:id="3573"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color w:val="000000"/>
          <w:sz w:val="24"/>
          <w:szCs w:val="24"/>
          <w:rPrChange w:id="3574" w:author="Narendra" w:date="2021-08-21T13:02:00Z">
            <w:rPr>
              <w:rFonts w:ascii="Arial" w:eastAsia="Times New Roman" w:hAnsi="Arial" w:cs="Arial"/>
              <w:b/>
              <w:bCs/>
              <w:color w:val="000000"/>
              <w:sz w:val="23"/>
            </w:rPr>
          </w:rPrChange>
        </w:rPr>
        <w:t>Client-Side HTTP Message Handlers</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3575"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3576" w:author="Narendra" w:date="2021-08-21T13:02:00Z">
            <w:rPr>
              <w:rFonts w:ascii="Arial" w:eastAsia="Times New Roman" w:hAnsi="Arial" w:cs="Arial"/>
              <w:color w:val="000000"/>
              <w:sz w:val="23"/>
              <w:szCs w:val="23"/>
              <w:bdr w:val="none" w:sz="0" w:space="0" w:color="auto" w:frame="1"/>
            </w:rPr>
          </w:rPrChange>
        </w:rPr>
        <w:lastRenderedPageBreak/>
        <w:t>In this article, I am going to discuss the </w:t>
      </w:r>
      <w:r w:rsidRPr="008C6831">
        <w:rPr>
          <w:rFonts w:ascii="Maiandra GD" w:eastAsia="Times New Roman" w:hAnsi="Maiandra GD" w:cs="Arial"/>
          <w:b/>
          <w:bCs/>
          <w:color w:val="000000"/>
          <w:sz w:val="24"/>
          <w:szCs w:val="24"/>
          <w:rPrChange w:id="3577" w:author="Narendra" w:date="2021-08-21T13:02:00Z">
            <w:rPr>
              <w:rFonts w:ascii="Arial" w:eastAsia="Times New Roman" w:hAnsi="Arial" w:cs="Arial"/>
              <w:b/>
              <w:bCs/>
              <w:color w:val="000000"/>
              <w:sz w:val="23"/>
            </w:rPr>
          </w:rPrChange>
        </w:rPr>
        <w:t>Server-Side HTTP Message Handlers</w:t>
      </w:r>
      <w:r w:rsidRPr="008C6831">
        <w:rPr>
          <w:rFonts w:ascii="Maiandra GD" w:eastAsia="Times New Roman" w:hAnsi="Maiandra GD" w:cs="Arial"/>
          <w:color w:val="000000"/>
          <w:sz w:val="24"/>
          <w:szCs w:val="24"/>
          <w:bdr w:val="none" w:sz="0" w:space="0" w:color="auto" w:frame="1"/>
          <w:rPrChange w:id="3578" w:author="Narendra" w:date="2021-08-21T13:02:00Z">
            <w:rPr>
              <w:rFonts w:ascii="Arial" w:eastAsia="Times New Roman" w:hAnsi="Arial" w:cs="Arial"/>
              <w:color w:val="000000"/>
              <w:sz w:val="23"/>
              <w:szCs w:val="23"/>
              <w:bdr w:val="none" w:sz="0" w:space="0" w:color="auto" w:frame="1"/>
            </w:rPr>
          </w:rPrChange>
        </w:rPr>
        <w:t> in the Web API Framework with real-time examples. In our next article, I am going to discuss the </w:t>
      </w:r>
      <w:r w:rsidRPr="008C6831">
        <w:rPr>
          <w:rFonts w:ascii="Maiandra GD" w:eastAsia="Times New Roman" w:hAnsi="Maiandra GD" w:cs="Arial"/>
          <w:color w:val="000000"/>
          <w:sz w:val="24"/>
          <w:szCs w:val="24"/>
          <w:bdr w:val="none" w:sz="0" w:space="0" w:color="auto" w:frame="1"/>
          <w:rPrChange w:id="3579" w:author="Narendra" w:date="2021-08-21T13:02:00Z">
            <w:rPr>
              <w:rFonts w:ascii="Arial" w:eastAsia="Times New Roman" w:hAnsi="Arial" w:cs="Arial"/>
              <w:color w:val="000000"/>
              <w:sz w:val="23"/>
              <w:szCs w:val="23"/>
              <w:bdr w:val="none" w:sz="0" w:space="0" w:color="auto" w:frame="1"/>
            </w:rPr>
          </w:rPrChange>
        </w:rPr>
        <w:fldChar w:fldCharType="begin"/>
      </w:r>
      <w:r w:rsidRPr="008C6831">
        <w:rPr>
          <w:rFonts w:ascii="Maiandra GD" w:eastAsia="Times New Roman" w:hAnsi="Maiandra GD" w:cs="Arial"/>
          <w:color w:val="000000"/>
          <w:sz w:val="24"/>
          <w:szCs w:val="24"/>
          <w:bdr w:val="none" w:sz="0" w:space="0" w:color="auto" w:frame="1"/>
          <w:rPrChange w:id="3580" w:author="Narendra" w:date="2021-08-21T13:02:00Z">
            <w:rPr>
              <w:rFonts w:ascii="Arial" w:eastAsia="Times New Roman" w:hAnsi="Arial" w:cs="Arial"/>
              <w:color w:val="000000"/>
              <w:sz w:val="23"/>
              <w:szCs w:val="23"/>
              <w:bdr w:val="none" w:sz="0" w:space="0" w:color="auto" w:frame="1"/>
            </w:rPr>
          </w:rPrChange>
        </w:rPr>
        <w:instrText xml:space="preserve"> HYPERLINK "https://dotnettutorials.net/lesson/http-client-message-handler/" </w:instrText>
      </w:r>
      <w:r w:rsidRPr="008C6831">
        <w:rPr>
          <w:rFonts w:ascii="Maiandra GD" w:eastAsia="Times New Roman" w:hAnsi="Maiandra GD" w:cs="Arial"/>
          <w:color w:val="000000"/>
          <w:sz w:val="24"/>
          <w:szCs w:val="24"/>
          <w:bdr w:val="none" w:sz="0" w:space="0" w:color="auto" w:frame="1"/>
          <w:rPrChange w:id="3581" w:author="Narendra" w:date="2021-08-21T13:02:00Z">
            <w:rPr>
              <w:rFonts w:ascii="Arial" w:eastAsia="Times New Roman" w:hAnsi="Arial" w:cs="Arial"/>
              <w:color w:val="000000"/>
              <w:sz w:val="23"/>
              <w:szCs w:val="23"/>
              <w:bdr w:val="none" w:sz="0" w:space="0" w:color="auto" w:frame="1"/>
            </w:rPr>
          </w:rPrChange>
        </w:rPr>
        <w:fldChar w:fldCharType="separate"/>
      </w:r>
      <w:r w:rsidRPr="008C6831">
        <w:rPr>
          <w:rFonts w:ascii="Maiandra GD" w:eastAsia="Times New Roman" w:hAnsi="Maiandra GD" w:cs="Arial"/>
          <w:b/>
          <w:bCs/>
          <w:color w:val="007BFF"/>
          <w:sz w:val="24"/>
          <w:szCs w:val="24"/>
          <w:rPrChange w:id="3582" w:author="Narendra" w:date="2021-08-21T13:02:00Z">
            <w:rPr>
              <w:rFonts w:ascii="Arial" w:eastAsia="Times New Roman" w:hAnsi="Arial" w:cs="Arial"/>
              <w:b/>
              <w:bCs/>
              <w:color w:val="007BFF"/>
              <w:sz w:val="23"/>
            </w:rPr>
          </w:rPrChange>
        </w:rPr>
        <w:t>Client-Side HTTP Message Handlers</w:t>
      </w:r>
      <w:r w:rsidRPr="008C6831">
        <w:rPr>
          <w:rFonts w:ascii="Maiandra GD" w:eastAsia="Times New Roman" w:hAnsi="Maiandra GD" w:cs="Arial"/>
          <w:color w:val="000000"/>
          <w:sz w:val="24"/>
          <w:szCs w:val="24"/>
          <w:bdr w:val="none" w:sz="0" w:space="0" w:color="auto" w:frame="1"/>
          <w:rPrChange w:id="3583" w:author="Narendra" w:date="2021-08-21T13:02:00Z">
            <w:rPr>
              <w:rFonts w:ascii="Arial" w:eastAsia="Times New Roman" w:hAnsi="Arial" w:cs="Arial"/>
              <w:color w:val="000000"/>
              <w:sz w:val="23"/>
              <w:szCs w:val="23"/>
              <w:bdr w:val="none" w:sz="0" w:space="0" w:color="auto" w:frame="1"/>
            </w:rPr>
          </w:rPrChange>
        </w:rPr>
        <w:fldChar w:fldCharType="end"/>
      </w:r>
      <w:r w:rsidRPr="008C6831">
        <w:rPr>
          <w:rFonts w:ascii="Maiandra GD" w:eastAsia="Times New Roman" w:hAnsi="Maiandra GD" w:cs="Arial"/>
          <w:color w:val="000000"/>
          <w:sz w:val="24"/>
          <w:szCs w:val="24"/>
          <w:bdr w:val="none" w:sz="0" w:space="0" w:color="auto" w:frame="1"/>
          <w:rPrChange w:id="3584" w:author="Narendra" w:date="2021-08-21T13:02:00Z">
            <w:rPr>
              <w:rFonts w:ascii="Arial" w:eastAsia="Times New Roman" w:hAnsi="Arial" w:cs="Arial"/>
              <w:color w:val="000000"/>
              <w:sz w:val="23"/>
              <w:szCs w:val="23"/>
              <w:bdr w:val="none" w:sz="0" w:space="0" w:color="auto" w:frame="1"/>
            </w:rPr>
          </w:rPrChange>
        </w:rPr>
        <w:t> in ASP.NET Web API.</w:t>
      </w:r>
    </w:p>
    <w:p w:rsidR="006E519F" w:rsidRPr="008C6831" w:rsidRDefault="006E519F" w:rsidP="006E519F">
      <w:pPr>
        <w:shd w:val="clear" w:color="auto" w:fill="FFFFFF"/>
        <w:spacing w:after="0" w:line="240" w:lineRule="auto"/>
        <w:jc w:val="both"/>
        <w:textAlignment w:val="baseline"/>
        <w:outlineLvl w:val="4"/>
        <w:rPr>
          <w:rFonts w:ascii="Maiandra GD" w:eastAsia="Times New Roman" w:hAnsi="Maiandra GD" w:cs="Segoe UI"/>
          <w:color w:val="3A3A3A"/>
          <w:sz w:val="24"/>
          <w:szCs w:val="24"/>
          <w:rPrChange w:id="3585" w:author="Narendra" w:date="2021-08-21T13:02:00Z">
            <w:rPr>
              <w:rFonts w:ascii="Segoe UI" w:eastAsia="Times New Roman" w:hAnsi="Segoe UI" w:cs="Segoe UI"/>
              <w:color w:val="3A3A3A"/>
              <w:sz w:val="20"/>
              <w:szCs w:val="20"/>
            </w:rPr>
          </w:rPrChange>
        </w:rPr>
      </w:pPr>
      <w:r w:rsidRPr="008C6831">
        <w:rPr>
          <w:rFonts w:ascii="Maiandra GD" w:eastAsia="Times New Roman" w:hAnsi="Maiandra GD" w:cs="Arial"/>
          <w:b/>
          <w:bCs/>
          <w:color w:val="000000"/>
          <w:sz w:val="24"/>
          <w:szCs w:val="24"/>
          <w:rPrChange w:id="3586" w:author="Narendra" w:date="2021-08-21T13:02:00Z">
            <w:rPr>
              <w:rFonts w:ascii="Arial" w:eastAsia="Times New Roman" w:hAnsi="Arial" w:cs="Arial"/>
              <w:b/>
              <w:bCs/>
              <w:color w:val="000000"/>
              <w:sz w:val="27"/>
            </w:rPr>
          </w:rPrChange>
        </w:rPr>
        <w:t>Understanding Server-Side HTTP Message Handlers in Web API</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3587"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3588" w:author="Narendra" w:date="2021-08-21T13:02:00Z">
            <w:rPr>
              <w:rFonts w:ascii="Arial" w:eastAsia="Times New Roman" w:hAnsi="Arial" w:cs="Arial"/>
              <w:color w:val="000000"/>
              <w:sz w:val="23"/>
              <w:szCs w:val="23"/>
              <w:bdr w:val="none" w:sz="0" w:space="0" w:color="auto" w:frame="1"/>
            </w:rPr>
          </w:rPrChange>
        </w:rPr>
        <w:t>On the server-side, the ASP.NET Web API Framework uses some built-in message handlers which are as follows:</w:t>
      </w:r>
    </w:p>
    <w:p w:rsidR="006E519F" w:rsidRPr="008C6831" w:rsidRDefault="006E519F" w:rsidP="006E519F">
      <w:pPr>
        <w:numPr>
          <w:ilvl w:val="0"/>
          <w:numId w:val="10"/>
        </w:numPr>
        <w:shd w:val="clear" w:color="auto" w:fill="FFFFFF"/>
        <w:spacing w:after="0" w:line="240" w:lineRule="auto"/>
        <w:jc w:val="both"/>
        <w:textAlignment w:val="baseline"/>
        <w:rPr>
          <w:rFonts w:ascii="Maiandra GD" w:eastAsia="Times New Roman" w:hAnsi="Maiandra GD" w:cs="Segoe UI"/>
          <w:color w:val="212529"/>
          <w:sz w:val="24"/>
          <w:szCs w:val="24"/>
          <w:rPrChange w:id="3589"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color w:val="000000"/>
          <w:sz w:val="24"/>
          <w:szCs w:val="24"/>
          <w:rPrChange w:id="3590" w:author="Narendra" w:date="2021-08-21T13:02:00Z">
            <w:rPr>
              <w:rFonts w:ascii="Arial" w:eastAsia="Times New Roman" w:hAnsi="Arial" w:cs="Arial"/>
              <w:b/>
              <w:bCs/>
              <w:color w:val="000000"/>
              <w:sz w:val="23"/>
            </w:rPr>
          </w:rPrChange>
        </w:rPr>
        <w:t>HttpServer</w:t>
      </w:r>
      <w:r w:rsidRPr="008C6831">
        <w:rPr>
          <w:rFonts w:ascii="Maiandra GD" w:eastAsia="Times New Roman" w:hAnsi="Maiandra GD" w:cs="Arial"/>
          <w:color w:val="000000"/>
          <w:sz w:val="24"/>
          <w:szCs w:val="24"/>
          <w:bdr w:val="none" w:sz="0" w:space="0" w:color="auto" w:frame="1"/>
          <w:rPrChange w:id="3591" w:author="Narendra" w:date="2021-08-21T13:02:00Z">
            <w:rPr>
              <w:rFonts w:ascii="Arial" w:eastAsia="Times New Roman" w:hAnsi="Arial" w:cs="Arial"/>
              <w:color w:val="000000"/>
              <w:sz w:val="23"/>
              <w:szCs w:val="23"/>
              <w:bdr w:val="none" w:sz="0" w:space="0" w:color="auto" w:frame="1"/>
            </w:rPr>
          </w:rPrChange>
        </w:rPr>
        <w:t>: This built-in message handler gets the request from the host.</w:t>
      </w:r>
    </w:p>
    <w:p w:rsidR="006E519F" w:rsidRPr="008C6831" w:rsidRDefault="006E519F" w:rsidP="006E519F">
      <w:pPr>
        <w:numPr>
          <w:ilvl w:val="0"/>
          <w:numId w:val="10"/>
        </w:numPr>
        <w:shd w:val="clear" w:color="auto" w:fill="FFFFFF"/>
        <w:spacing w:after="0" w:line="240" w:lineRule="auto"/>
        <w:jc w:val="both"/>
        <w:textAlignment w:val="baseline"/>
        <w:rPr>
          <w:rFonts w:ascii="Maiandra GD" w:eastAsia="Times New Roman" w:hAnsi="Maiandra GD" w:cs="Segoe UI"/>
          <w:color w:val="212529"/>
          <w:sz w:val="24"/>
          <w:szCs w:val="24"/>
          <w:rPrChange w:id="3592"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color w:val="000000"/>
          <w:sz w:val="24"/>
          <w:szCs w:val="24"/>
          <w:rPrChange w:id="3593" w:author="Narendra" w:date="2021-08-21T13:02:00Z">
            <w:rPr>
              <w:rFonts w:ascii="Arial" w:eastAsia="Times New Roman" w:hAnsi="Arial" w:cs="Arial"/>
              <w:b/>
              <w:bCs/>
              <w:color w:val="000000"/>
              <w:sz w:val="23"/>
            </w:rPr>
          </w:rPrChange>
        </w:rPr>
        <w:t>HttpRoutingDispatcher</w:t>
      </w:r>
      <w:r w:rsidRPr="008C6831">
        <w:rPr>
          <w:rFonts w:ascii="Maiandra GD" w:eastAsia="Times New Roman" w:hAnsi="Maiandra GD" w:cs="Arial"/>
          <w:color w:val="000000"/>
          <w:sz w:val="24"/>
          <w:szCs w:val="24"/>
          <w:bdr w:val="none" w:sz="0" w:space="0" w:color="auto" w:frame="1"/>
          <w:rPrChange w:id="3594" w:author="Narendra" w:date="2021-08-21T13:02:00Z">
            <w:rPr>
              <w:rFonts w:ascii="Arial" w:eastAsia="Times New Roman" w:hAnsi="Arial" w:cs="Arial"/>
              <w:color w:val="000000"/>
              <w:sz w:val="23"/>
              <w:szCs w:val="23"/>
              <w:bdr w:val="none" w:sz="0" w:space="0" w:color="auto" w:frame="1"/>
            </w:rPr>
          </w:rPrChange>
        </w:rPr>
        <w:t>: This message handler dispatches the request based on the route.</w:t>
      </w:r>
    </w:p>
    <w:p w:rsidR="006E519F" w:rsidRPr="008C6831" w:rsidRDefault="006E519F" w:rsidP="006E519F">
      <w:pPr>
        <w:numPr>
          <w:ilvl w:val="0"/>
          <w:numId w:val="10"/>
        </w:numPr>
        <w:shd w:val="clear" w:color="auto" w:fill="FFFFFF"/>
        <w:spacing w:after="0" w:line="240" w:lineRule="auto"/>
        <w:jc w:val="both"/>
        <w:textAlignment w:val="baseline"/>
        <w:rPr>
          <w:rFonts w:ascii="Maiandra GD" w:eastAsia="Times New Roman" w:hAnsi="Maiandra GD" w:cs="Segoe UI"/>
          <w:color w:val="212529"/>
          <w:sz w:val="24"/>
          <w:szCs w:val="24"/>
          <w:rPrChange w:id="3595"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color w:val="000000"/>
          <w:sz w:val="24"/>
          <w:szCs w:val="24"/>
          <w:rPrChange w:id="3596" w:author="Narendra" w:date="2021-08-21T13:02:00Z">
            <w:rPr>
              <w:rFonts w:ascii="Arial" w:eastAsia="Times New Roman" w:hAnsi="Arial" w:cs="Arial"/>
              <w:b/>
              <w:bCs/>
              <w:color w:val="000000"/>
              <w:sz w:val="23"/>
            </w:rPr>
          </w:rPrChange>
        </w:rPr>
        <w:t>HttpControllerDispatcher</w:t>
      </w:r>
      <w:r w:rsidRPr="008C6831">
        <w:rPr>
          <w:rFonts w:ascii="Maiandra GD" w:eastAsia="Times New Roman" w:hAnsi="Maiandra GD" w:cs="Arial"/>
          <w:color w:val="000000"/>
          <w:sz w:val="24"/>
          <w:szCs w:val="24"/>
          <w:bdr w:val="none" w:sz="0" w:space="0" w:color="auto" w:frame="1"/>
          <w:rPrChange w:id="3597" w:author="Narendra" w:date="2021-08-21T13:02:00Z">
            <w:rPr>
              <w:rFonts w:ascii="Arial" w:eastAsia="Times New Roman" w:hAnsi="Arial" w:cs="Arial"/>
              <w:color w:val="000000"/>
              <w:sz w:val="23"/>
              <w:szCs w:val="23"/>
              <w:bdr w:val="none" w:sz="0" w:space="0" w:color="auto" w:frame="1"/>
            </w:rPr>
          </w:rPrChange>
        </w:rPr>
        <w:t>: This message handler sends the request to an ASP.NET Web API controller.</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3598"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3599" w:author="Narendra" w:date="2021-08-21T13:02:00Z">
            <w:rPr>
              <w:rFonts w:ascii="Arial" w:eastAsia="Times New Roman" w:hAnsi="Arial" w:cs="Arial"/>
              <w:color w:val="000000"/>
              <w:sz w:val="23"/>
              <w:szCs w:val="23"/>
              <w:bdr w:val="none" w:sz="0" w:space="0" w:color="auto" w:frame="1"/>
            </w:rPr>
          </w:rPrChange>
        </w:rPr>
        <w:t>You can also create your own custom handlers and then add them to the Web API pipeline. The Message handlers are good for cross-cutting concerns (such as authentication and authorization) that operate at the level of HTTP messages rather than controller actions. For example, a custom message handler might do the following things</w:t>
      </w:r>
    </w:p>
    <w:p w:rsidR="006E519F" w:rsidRPr="008C6831" w:rsidRDefault="006E519F" w:rsidP="006E519F">
      <w:pPr>
        <w:numPr>
          <w:ilvl w:val="0"/>
          <w:numId w:val="11"/>
        </w:numPr>
        <w:shd w:val="clear" w:color="auto" w:fill="FFFFFF"/>
        <w:spacing w:after="0" w:line="240" w:lineRule="auto"/>
        <w:jc w:val="both"/>
        <w:textAlignment w:val="baseline"/>
        <w:rPr>
          <w:rFonts w:ascii="Maiandra GD" w:eastAsia="Times New Roman" w:hAnsi="Maiandra GD" w:cs="Segoe UI"/>
          <w:color w:val="212529"/>
          <w:sz w:val="24"/>
          <w:szCs w:val="24"/>
          <w:rPrChange w:id="3600"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color w:val="000000"/>
          <w:sz w:val="24"/>
          <w:szCs w:val="24"/>
          <w:rPrChange w:id="3601" w:author="Narendra" w:date="2021-08-21T13:02:00Z">
            <w:rPr>
              <w:rFonts w:ascii="Arial" w:eastAsia="Times New Roman" w:hAnsi="Arial" w:cs="Arial"/>
              <w:b/>
              <w:bCs/>
              <w:color w:val="000000"/>
              <w:sz w:val="23"/>
            </w:rPr>
          </w:rPrChange>
        </w:rPr>
        <w:t>Read or modify the HTTP request headers.</w:t>
      </w:r>
    </w:p>
    <w:p w:rsidR="006E519F" w:rsidRPr="008C6831" w:rsidRDefault="006E519F" w:rsidP="006E519F">
      <w:pPr>
        <w:numPr>
          <w:ilvl w:val="0"/>
          <w:numId w:val="11"/>
        </w:numPr>
        <w:shd w:val="clear" w:color="auto" w:fill="FFFFFF"/>
        <w:spacing w:after="0" w:line="240" w:lineRule="auto"/>
        <w:jc w:val="both"/>
        <w:textAlignment w:val="baseline"/>
        <w:rPr>
          <w:rFonts w:ascii="Maiandra GD" w:eastAsia="Times New Roman" w:hAnsi="Maiandra GD" w:cs="Segoe UI"/>
          <w:color w:val="212529"/>
          <w:sz w:val="24"/>
          <w:szCs w:val="24"/>
          <w:rPrChange w:id="3602"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color w:val="000000"/>
          <w:sz w:val="24"/>
          <w:szCs w:val="24"/>
          <w:rPrChange w:id="3603" w:author="Narendra" w:date="2021-08-21T13:02:00Z">
            <w:rPr>
              <w:rFonts w:ascii="Arial" w:eastAsia="Times New Roman" w:hAnsi="Arial" w:cs="Arial"/>
              <w:b/>
              <w:bCs/>
              <w:color w:val="000000"/>
              <w:sz w:val="23"/>
            </w:rPr>
          </w:rPrChange>
        </w:rPr>
        <w:t>Add a response header to the HTTP response.</w:t>
      </w:r>
    </w:p>
    <w:p w:rsidR="006E519F" w:rsidRPr="008C6831" w:rsidRDefault="006E519F" w:rsidP="006E519F">
      <w:pPr>
        <w:numPr>
          <w:ilvl w:val="0"/>
          <w:numId w:val="11"/>
        </w:numPr>
        <w:shd w:val="clear" w:color="auto" w:fill="FFFFFF"/>
        <w:spacing w:after="0" w:line="240" w:lineRule="auto"/>
        <w:jc w:val="both"/>
        <w:textAlignment w:val="baseline"/>
        <w:rPr>
          <w:rFonts w:ascii="Maiandra GD" w:eastAsia="Times New Roman" w:hAnsi="Maiandra GD" w:cs="Segoe UI"/>
          <w:color w:val="212529"/>
          <w:sz w:val="24"/>
          <w:szCs w:val="24"/>
          <w:rPrChange w:id="3604"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color w:val="000000"/>
          <w:sz w:val="24"/>
          <w:szCs w:val="24"/>
          <w:rPrChange w:id="3605" w:author="Narendra" w:date="2021-08-21T13:02:00Z">
            <w:rPr>
              <w:rFonts w:ascii="Arial" w:eastAsia="Times New Roman" w:hAnsi="Arial" w:cs="Arial"/>
              <w:b/>
              <w:bCs/>
              <w:color w:val="000000"/>
              <w:sz w:val="23"/>
            </w:rPr>
          </w:rPrChange>
        </w:rPr>
        <w:t>Validate the requests before they reach the controller (i.e. Authentication and Authorization).</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3606"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3607" w:author="Narendra" w:date="2021-08-21T13:02:00Z">
            <w:rPr>
              <w:rFonts w:ascii="Arial" w:eastAsia="Times New Roman" w:hAnsi="Arial" w:cs="Arial"/>
              <w:color w:val="000000"/>
              <w:sz w:val="23"/>
              <w:szCs w:val="23"/>
              <w:bdr w:val="none" w:sz="0" w:space="0" w:color="auto" w:frame="1"/>
            </w:rPr>
          </w:rPrChange>
        </w:rPr>
        <w:t>The following diagram shows two custom handlers (Message Handler1 and Message Handler2) inserted into the Web API pipeline at the Server side.</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3608"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noProof/>
          <w:color w:val="212529"/>
          <w:sz w:val="24"/>
          <w:szCs w:val="24"/>
          <w:bdr w:val="none" w:sz="0" w:space="0" w:color="auto" w:frame="1"/>
          <w:rPrChange w:id="3609" w:author="Narendra" w:date="2021-08-21T13:02:00Z">
            <w:rPr>
              <w:rFonts w:ascii="Arial" w:eastAsia="Times New Roman" w:hAnsi="Arial" w:cs="Arial"/>
              <w:noProof/>
              <w:color w:val="212529"/>
              <w:sz w:val="23"/>
              <w:szCs w:val="23"/>
              <w:bdr w:val="none" w:sz="0" w:space="0" w:color="auto" w:frame="1"/>
            </w:rPr>
          </w:rPrChange>
        </w:rPr>
        <w:drawing>
          <wp:inline distT="0" distB="0" distL="0" distR="0">
            <wp:extent cx="4819650" cy="4219575"/>
            <wp:effectExtent l="19050" t="0" r="0" b="0"/>
            <wp:docPr id="62" name="Picture 62" descr="Server-Side HTTP Message Handlers in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Server-Side HTTP Message Handlers in WEB API"/>
                    <pic:cNvPicPr>
                      <a:picLocks noChangeAspect="1" noChangeArrowheads="1"/>
                    </pic:cNvPicPr>
                  </pic:nvPicPr>
                  <pic:blipFill>
                    <a:blip r:embed="rId36"/>
                    <a:srcRect/>
                    <a:stretch>
                      <a:fillRect/>
                    </a:stretch>
                  </pic:blipFill>
                  <pic:spPr bwMode="auto">
                    <a:xfrm>
                      <a:off x="0" y="0"/>
                      <a:ext cx="4819650" cy="4219575"/>
                    </a:xfrm>
                    <a:prstGeom prst="rect">
                      <a:avLst/>
                    </a:prstGeom>
                    <a:noFill/>
                    <a:ln w="9525">
                      <a:noFill/>
                      <a:miter lim="800000"/>
                      <a:headEnd/>
                      <a:tailEnd/>
                    </a:ln>
                  </pic:spPr>
                </pic:pic>
              </a:graphicData>
            </a:graphic>
          </wp:inline>
        </w:drawing>
      </w:r>
    </w:p>
    <w:p w:rsidR="006E519F" w:rsidRPr="008C6831" w:rsidRDefault="006E519F" w:rsidP="006E519F">
      <w:pPr>
        <w:shd w:val="clear" w:color="auto" w:fill="FFFFFF"/>
        <w:spacing w:after="0" w:line="240" w:lineRule="auto"/>
        <w:jc w:val="both"/>
        <w:textAlignment w:val="baseline"/>
        <w:outlineLvl w:val="4"/>
        <w:rPr>
          <w:rFonts w:ascii="Maiandra GD" w:eastAsia="Times New Roman" w:hAnsi="Maiandra GD" w:cs="Segoe UI"/>
          <w:color w:val="3A3A3A"/>
          <w:sz w:val="24"/>
          <w:szCs w:val="24"/>
          <w:rPrChange w:id="3610" w:author="Narendra" w:date="2021-08-21T13:02:00Z">
            <w:rPr>
              <w:rFonts w:ascii="Segoe UI" w:eastAsia="Times New Roman" w:hAnsi="Segoe UI" w:cs="Segoe UI"/>
              <w:color w:val="3A3A3A"/>
              <w:sz w:val="20"/>
              <w:szCs w:val="20"/>
            </w:rPr>
          </w:rPrChange>
        </w:rPr>
      </w:pPr>
      <w:r w:rsidRPr="008C6831">
        <w:rPr>
          <w:rFonts w:ascii="Maiandra GD" w:eastAsia="Times New Roman" w:hAnsi="Maiandra GD" w:cs="Arial"/>
          <w:b/>
          <w:bCs/>
          <w:color w:val="000000"/>
          <w:sz w:val="24"/>
          <w:szCs w:val="24"/>
          <w:rPrChange w:id="3611" w:author="Narendra" w:date="2021-08-21T13:02:00Z">
            <w:rPr>
              <w:rFonts w:ascii="Arial" w:eastAsia="Times New Roman" w:hAnsi="Arial" w:cs="Arial"/>
              <w:b/>
              <w:bCs/>
              <w:color w:val="000000"/>
              <w:sz w:val="27"/>
            </w:rPr>
          </w:rPrChange>
        </w:rPr>
        <w:lastRenderedPageBreak/>
        <w:t>Creating Custom Server-Side HTTP Message Handlers in Web API</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3612"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3613" w:author="Narendra" w:date="2021-08-21T13:02:00Z">
            <w:rPr>
              <w:rFonts w:ascii="Arial" w:eastAsia="Times New Roman" w:hAnsi="Arial" w:cs="Arial"/>
              <w:color w:val="000000"/>
              <w:sz w:val="23"/>
              <w:szCs w:val="23"/>
              <w:bdr w:val="none" w:sz="0" w:space="0" w:color="auto" w:frame="1"/>
            </w:rPr>
          </w:rPrChange>
        </w:rPr>
        <w:t>As we already discussed along with the built-in Server-side Message Handlers, you can also create your own Server-Side HTTP Message Handlers. So let’s discuss how to create the </w:t>
      </w:r>
      <w:r w:rsidRPr="008C6831">
        <w:rPr>
          <w:rFonts w:ascii="Maiandra GD" w:eastAsia="Times New Roman" w:hAnsi="Maiandra GD" w:cs="Arial"/>
          <w:b/>
          <w:bCs/>
          <w:color w:val="000000"/>
          <w:sz w:val="24"/>
          <w:szCs w:val="24"/>
          <w:rPrChange w:id="3614" w:author="Narendra" w:date="2021-08-21T13:02:00Z">
            <w:rPr>
              <w:rFonts w:ascii="Arial" w:eastAsia="Times New Roman" w:hAnsi="Arial" w:cs="Arial"/>
              <w:b/>
              <w:bCs/>
              <w:color w:val="000000"/>
              <w:sz w:val="23"/>
            </w:rPr>
          </w:rPrChange>
        </w:rPr>
        <w:t>Custom Server-Side HTTP Message handlers</w:t>
      </w:r>
      <w:r w:rsidRPr="008C6831">
        <w:rPr>
          <w:rFonts w:ascii="Maiandra GD" w:eastAsia="Times New Roman" w:hAnsi="Maiandra GD" w:cs="Arial"/>
          <w:color w:val="000000"/>
          <w:sz w:val="24"/>
          <w:szCs w:val="24"/>
          <w:bdr w:val="none" w:sz="0" w:space="0" w:color="auto" w:frame="1"/>
          <w:rPrChange w:id="3615" w:author="Narendra" w:date="2021-08-21T13:02:00Z">
            <w:rPr>
              <w:rFonts w:ascii="Arial" w:eastAsia="Times New Roman" w:hAnsi="Arial" w:cs="Arial"/>
              <w:color w:val="000000"/>
              <w:sz w:val="23"/>
              <w:szCs w:val="23"/>
              <w:bdr w:val="none" w:sz="0" w:space="0" w:color="auto" w:frame="1"/>
            </w:rPr>
          </w:rPrChange>
        </w:rPr>
        <w:t> in ASP.NET Web API.</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3616"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3617" w:author="Narendra" w:date="2021-08-21T13:02:00Z">
            <w:rPr>
              <w:rFonts w:ascii="Arial" w:eastAsia="Times New Roman" w:hAnsi="Arial" w:cs="Arial"/>
              <w:color w:val="000000"/>
              <w:sz w:val="23"/>
              <w:szCs w:val="23"/>
              <w:bdr w:val="none" w:sz="0" w:space="0" w:color="auto" w:frame="1"/>
            </w:rPr>
          </w:rPrChange>
        </w:rPr>
        <w:t>To create a custom Server-Side HTTP Message Handler in ASP.NET Web API, you need to create a class that must be derived from the </w:t>
      </w:r>
      <w:r w:rsidRPr="008C6831">
        <w:rPr>
          <w:rFonts w:ascii="Maiandra GD" w:eastAsia="Times New Roman" w:hAnsi="Maiandra GD" w:cs="Arial"/>
          <w:b/>
          <w:bCs/>
          <w:color w:val="000000"/>
          <w:sz w:val="24"/>
          <w:szCs w:val="24"/>
          <w:rPrChange w:id="3618" w:author="Narendra" w:date="2021-08-21T13:02:00Z">
            <w:rPr>
              <w:rFonts w:ascii="Arial" w:eastAsia="Times New Roman" w:hAnsi="Arial" w:cs="Arial"/>
              <w:b/>
              <w:bCs/>
              <w:color w:val="000000"/>
              <w:sz w:val="23"/>
            </w:rPr>
          </w:rPrChange>
        </w:rPr>
        <w:t>System.Net.Http.DelegatingHandler. </w:t>
      </w:r>
      <w:r w:rsidRPr="008C6831">
        <w:rPr>
          <w:rFonts w:ascii="Maiandra GD" w:eastAsia="Times New Roman" w:hAnsi="Maiandra GD" w:cs="Arial"/>
          <w:color w:val="000000"/>
          <w:sz w:val="24"/>
          <w:szCs w:val="24"/>
          <w:bdr w:val="none" w:sz="0" w:space="0" w:color="auto" w:frame="1"/>
          <w:rPrChange w:id="3619" w:author="Narendra" w:date="2021-08-21T13:02:00Z">
            <w:rPr>
              <w:rFonts w:ascii="Arial" w:eastAsia="Times New Roman" w:hAnsi="Arial" w:cs="Arial"/>
              <w:color w:val="000000"/>
              <w:sz w:val="23"/>
              <w:szCs w:val="23"/>
              <w:bdr w:val="none" w:sz="0" w:space="0" w:color="auto" w:frame="1"/>
            </w:rPr>
          </w:rPrChange>
        </w:rPr>
        <w:t>That custom class then should override the </w:t>
      </w:r>
      <w:r w:rsidRPr="008C6831">
        <w:rPr>
          <w:rFonts w:ascii="Maiandra GD" w:eastAsia="Times New Roman" w:hAnsi="Maiandra GD" w:cs="Arial"/>
          <w:b/>
          <w:bCs/>
          <w:color w:val="000000"/>
          <w:sz w:val="24"/>
          <w:szCs w:val="24"/>
          <w:rPrChange w:id="3620" w:author="Narendra" w:date="2021-08-21T13:02:00Z">
            <w:rPr>
              <w:rFonts w:ascii="Arial" w:eastAsia="Times New Roman" w:hAnsi="Arial" w:cs="Arial"/>
              <w:b/>
              <w:bCs/>
              <w:color w:val="000000"/>
              <w:sz w:val="23"/>
            </w:rPr>
          </w:rPrChange>
        </w:rPr>
        <w:t>SendAsync</w:t>
      </w:r>
      <w:r w:rsidRPr="008C6831">
        <w:rPr>
          <w:rFonts w:ascii="Maiandra GD" w:eastAsia="Times New Roman" w:hAnsi="Maiandra GD" w:cs="Arial"/>
          <w:color w:val="000000"/>
          <w:sz w:val="24"/>
          <w:szCs w:val="24"/>
          <w:bdr w:val="none" w:sz="0" w:space="0" w:color="auto" w:frame="1"/>
          <w:rPrChange w:id="3621" w:author="Narendra" w:date="2021-08-21T13:02:00Z">
            <w:rPr>
              <w:rFonts w:ascii="Arial" w:eastAsia="Times New Roman" w:hAnsi="Arial" w:cs="Arial"/>
              <w:color w:val="000000"/>
              <w:sz w:val="23"/>
              <w:szCs w:val="23"/>
              <w:bdr w:val="none" w:sz="0" w:space="0" w:color="auto" w:frame="1"/>
            </w:rPr>
          </w:rPrChange>
        </w:rPr>
        <w:t> method. </w:t>
      </w:r>
      <w:r w:rsidRPr="008C6831">
        <w:rPr>
          <w:rFonts w:ascii="Maiandra GD" w:eastAsia="Times New Roman" w:hAnsi="Maiandra GD" w:cs="Arial"/>
          <w:b/>
          <w:bCs/>
          <w:color w:val="000000"/>
          <w:sz w:val="24"/>
          <w:szCs w:val="24"/>
          <w:rPrChange w:id="3622" w:author="Narendra" w:date="2021-08-21T13:02:00Z">
            <w:rPr>
              <w:rFonts w:ascii="Arial" w:eastAsia="Times New Roman" w:hAnsi="Arial" w:cs="Arial"/>
              <w:b/>
              <w:bCs/>
              <w:color w:val="000000"/>
              <w:sz w:val="23"/>
            </w:rPr>
          </w:rPrChange>
        </w:rPr>
        <w:t>SendAsync</w:t>
      </w:r>
      <w:r w:rsidRPr="008C6831">
        <w:rPr>
          <w:rFonts w:ascii="Maiandra GD" w:eastAsia="Times New Roman" w:hAnsi="Maiandra GD" w:cs="Arial"/>
          <w:color w:val="000000"/>
          <w:sz w:val="24"/>
          <w:szCs w:val="24"/>
          <w:bdr w:val="none" w:sz="0" w:space="0" w:color="auto" w:frame="1"/>
          <w:rPrChange w:id="3623" w:author="Narendra" w:date="2021-08-21T13:02:00Z">
            <w:rPr>
              <w:rFonts w:ascii="Arial" w:eastAsia="Times New Roman" w:hAnsi="Arial" w:cs="Arial"/>
              <w:color w:val="000000"/>
              <w:sz w:val="23"/>
              <w:szCs w:val="23"/>
              <w:bdr w:val="none" w:sz="0" w:space="0" w:color="auto" w:frame="1"/>
            </w:rPr>
          </w:rPrChange>
        </w:rPr>
        <w:t> method has the following signature:</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3624"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noProof/>
          <w:color w:val="212529"/>
          <w:sz w:val="24"/>
          <w:szCs w:val="24"/>
          <w:bdr w:val="none" w:sz="0" w:space="0" w:color="auto" w:frame="1"/>
          <w:rPrChange w:id="3625" w:author="Narendra" w:date="2021-08-21T13:02:00Z">
            <w:rPr>
              <w:rFonts w:ascii="Arial" w:eastAsia="Times New Roman" w:hAnsi="Arial" w:cs="Arial"/>
              <w:noProof/>
              <w:color w:val="212529"/>
              <w:sz w:val="23"/>
              <w:szCs w:val="23"/>
              <w:bdr w:val="none" w:sz="0" w:space="0" w:color="auto" w:frame="1"/>
            </w:rPr>
          </w:rPrChange>
        </w:rPr>
        <w:drawing>
          <wp:inline distT="0" distB="0" distL="0" distR="0">
            <wp:extent cx="6115050" cy="638175"/>
            <wp:effectExtent l="19050" t="0" r="0" b="0"/>
            <wp:docPr id="63" name="Picture 63" descr="Server-Side Message Handlers in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Server-Side Message Handlers in WEB API"/>
                    <pic:cNvPicPr>
                      <a:picLocks noChangeAspect="1" noChangeArrowheads="1"/>
                    </pic:cNvPicPr>
                  </pic:nvPicPr>
                  <pic:blipFill>
                    <a:blip r:embed="rId37"/>
                    <a:srcRect/>
                    <a:stretch>
                      <a:fillRect/>
                    </a:stretch>
                  </pic:blipFill>
                  <pic:spPr bwMode="auto">
                    <a:xfrm>
                      <a:off x="0" y="0"/>
                      <a:ext cx="6115050" cy="638175"/>
                    </a:xfrm>
                    <a:prstGeom prst="rect">
                      <a:avLst/>
                    </a:prstGeom>
                    <a:noFill/>
                    <a:ln w="9525">
                      <a:noFill/>
                      <a:miter lim="800000"/>
                      <a:headEnd/>
                      <a:tailEnd/>
                    </a:ln>
                  </pic:spPr>
                </pic:pic>
              </a:graphicData>
            </a:graphic>
          </wp:inline>
        </w:drawing>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3626"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3627" w:author="Narendra" w:date="2021-08-21T13:02:00Z">
            <w:rPr>
              <w:rFonts w:ascii="Arial" w:eastAsia="Times New Roman" w:hAnsi="Arial" w:cs="Arial"/>
              <w:color w:val="000000"/>
              <w:sz w:val="23"/>
              <w:szCs w:val="23"/>
              <w:bdr w:val="none" w:sz="0" w:space="0" w:color="auto" w:frame="1"/>
            </w:rPr>
          </w:rPrChange>
        </w:rPr>
        <w:t>The </w:t>
      </w:r>
      <w:r w:rsidRPr="008C6831">
        <w:rPr>
          <w:rFonts w:ascii="Maiandra GD" w:eastAsia="Times New Roman" w:hAnsi="Maiandra GD" w:cs="Arial"/>
          <w:b/>
          <w:bCs/>
          <w:color w:val="000000"/>
          <w:sz w:val="24"/>
          <w:szCs w:val="24"/>
          <w:rPrChange w:id="3628" w:author="Narendra" w:date="2021-08-21T13:02:00Z">
            <w:rPr>
              <w:rFonts w:ascii="Arial" w:eastAsia="Times New Roman" w:hAnsi="Arial" w:cs="Arial"/>
              <w:b/>
              <w:bCs/>
              <w:color w:val="000000"/>
              <w:sz w:val="23"/>
            </w:rPr>
          </w:rPrChange>
        </w:rPr>
        <w:t>SendAsync</w:t>
      </w:r>
      <w:r w:rsidRPr="008C6831">
        <w:rPr>
          <w:rFonts w:ascii="Maiandra GD" w:eastAsia="Times New Roman" w:hAnsi="Maiandra GD" w:cs="Arial"/>
          <w:color w:val="000000"/>
          <w:sz w:val="24"/>
          <w:szCs w:val="24"/>
          <w:bdr w:val="none" w:sz="0" w:space="0" w:color="auto" w:frame="1"/>
          <w:rPrChange w:id="3629" w:author="Narendra" w:date="2021-08-21T13:02:00Z">
            <w:rPr>
              <w:rFonts w:ascii="Arial" w:eastAsia="Times New Roman" w:hAnsi="Arial" w:cs="Arial"/>
              <w:color w:val="000000"/>
              <w:sz w:val="23"/>
              <w:szCs w:val="23"/>
              <w:bdr w:val="none" w:sz="0" w:space="0" w:color="auto" w:frame="1"/>
            </w:rPr>
          </w:rPrChange>
        </w:rPr>
        <w:t> method takes an </w:t>
      </w:r>
      <w:r w:rsidRPr="008C6831">
        <w:rPr>
          <w:rFonts w:ascii="Maiandra GD" w:eastAsia="Times New Roman" w:hAnsi="Maiandra GD" w:cs="Arial"/>
          <w:b/>
          <w:bCs/>
          <w:color w:val="000000"/>
          <w:sz w:val="24"/>
          <w:szCs w:val="24"/>
          <w:rPrChange w:id="3630" w:author="Narendra" w:date="2021-08-21T13:02:00Z">
            <w:rPr>
              <w:rFonts w:ascii="Arial" w:eastAsia="Times New Roman" w:hAnsi="Arial" w:cs="Arial"/>
              <w:b/>
              <w:bCs/>
              <w:color w:val="000000"/>
              <w:sz w:val="23"/>
            </w:rPr>
          </w:rPrChange>
        </w:rPr>
        <w:t>HttpRequestMessage</w:t>
      </w:r>
      <w:r w:rsidRPr="008C6831">
        <w:rPr>
          <w:rFonts w:ascii="Maiandra GD" w:eastAsia="Times New Roman" w:hAnsi="Maiandra GD" w:cs="Arial"/>
          <w:color w:val="000000"/>
          <w:sz w:val="24"/>
          <w:szCs w:val="24"/>
          <w:bdr w:val="none" w:sz="0" w:space="0" w:color="auto" w:frame="1"/>
          <w:rPrChange w:id="3631" w:author="Narendra" w:date="2021-08-21T13:02:00Z">
            <w:rPr>
              <w:rFonts w:ascii="Arial" w:eastAsia="Times New Roman" w:hAnsi="Arial" w:cs="Arial"/>
              <w:color w:val="000000"/>
              <w:sz w:val="23"/>
              <w:szCs w:val="23"/>
              <w:bdr w:val="none" w:sz="0" w:space="0" w:color="auto" w:frame="1"/>
            </w:rPr>
          </w:rPrChange>
        </w:rPr>
        <w:t> as input and asynchronously returns an </w:t>
      </w:r>
      <w:r w:rsidRPr="008C6831">
        <w:rPr>
          <w:rFonts w:ascii="Maiandra GD" w:eastAsia="Times New Roman" w:hAnsi="Maiandra GD" w:cs="Arial"/>
          <w:b/>
          <w:bCs/>
          <w:color w:val="000000"/>
          <w:sz w:val="24"/>
          <w:szCs w:val="24"/>
          <w:rPrChange w:id="3632" w:author="Narendra" w:date="2021-08-21T13:02:00Z">
            <w:rPr>
              <w:rFonts w:ascii="Arial" w:eastAsia="Times New Roman" w:hAnsi="Arial" w:cs="Arial"/>
              <w:b/>
              <w:bCs/>
              <w:color w:val="000000"/>
              <w:sz w:val="23"/>
            </w:rPr>
          </w:rPrChange>
        </w:rPr>
        <w:t>HttpResponseMessage</w:t>
      </w:r>
      <w:r w:rsidRPr="008C6831">
        <w:rPr>
          <w:rFonts w:ascii="Maiandra GD" w:eastAsia="Times New Roman" w:hAnsi="Maiandra GD" w:cs="Arial"/>
          <w:color w:val="000000"/>
          <w:sz w:val="24"/>
          <w:szCs w:val="24"/>
          <w:bdr w:val="none" w:sz="0" w:space="0" w:color="auto" w:frame="1"/>
          <w:rPrChange w:id="3633" w:author="Narendra" w:date="2021-08-21T13:02:00Z">
            <w:rPr>
              <w:rFonts w:ascii="Arial" w:eastAsia="Times New Roman" w:hAnsi="Arial" w:cs="Arial"/>
              <w:color w:val="000000"/>
              <w:sz w:val="23"/>
              <w:szCs w:val="23"/>
              <w:bdr w:val="none" w:sz="0" w:space="0" w:color="auto" w:frame="1"/>
            </w:rPr>
          </w:rPrChange>
        </w:rPr>
        <w:t>. A typical implementation does the following:</w:t>
      </w:r>
    </w:p>
    <w:p w:rsidR="006E519F" w:rsidRPr="008C6831" w:rsidRDefault="006E519F" w:rsidP="006E519F">
      <w:pPr>
        <w:numPr>
          <w:ilvl w:val="0"/>
          <w:numId w:val="12"/>
        </w:numPr>
        <w:shd w:val="clear" w:color="auto" w:fill="FFFFFF"/>
        <w:spacing w:after="0" w:line="240" w:lineRule="auto"/>
        <w:jc w:val="both"/>
        <w:textAlignment w:val="baseline"/>
        <w:rPr>
          <w:rFonts w:ascii="Maiandra GD" w:eastAsia="Times New Roman" w:hAnsi="Maiandra GD" w:cs="Segoe UI"/>
          <w:color w:val="212529"/>
          <w:sz w:val="24"/>
          <w:szCs w:val="24"/>
          <w:rPrChange w:id="3634"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3635" w:author="Narendra" w:date="2021-08-21T13:02:00Z">
            <w:rPr>
              <w:rFonts w:ascii="Arial" w:eastAsia="Times New Roman" w:hAnsi="Arial" w:cs="Arial"/>
              <w:color w:val="000000"/>
              <w:sz w:val="23"/>
              <w:szCs w:val="23"/>
              <w:bdr w:val="none" w:sz="0" w:space="0" w:color="auto" w:frame="1"/>
            </w:rPr>
          </w:rPrChange>
        </w:rPr>
        <w:t>Process the request message.</w:t>
      </w:r>
    </w:p>
    <w:p w:rsidR="006E519F" w:rsidRPr="008C6831" w:rsidRDefault="006E519F" w:rsidP="006E519F">
      <w:pPr>
        <w:numPr>
          <w:ilvl w:val="0"/>
          <w:numId w:val="12"/>
        </w:numPr>
        <w:shd w:val="clear" w:color="auto" w:fill="FFFFFF"/>
        <w:spacing w:after="0" w:line="240" w:lineRule="auto"/>
        <w:jc w:val="both"/>
        <w:textAlignment w:val="baseline"/>
        <w:rPr>
          <w:rFonts w:ascii="Maiandra GD" w:eastAsia="Times New Roman" w:hAnsi="Maiandra GD" w:cs="Segoe UI"/>
          <w:color w:val="212529"/>
          <w:sz w:val="24"/>
          <w:szCs w:val="24"/>
          <w:rPrChange w:id="3636"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3637" w:author="Narendra" w:date="2021-08-21T13:02:00Z">
            <w:rPr>
              <w:rFonts w:ascii="Arial" w:eastAsia="Times New Roman" w:hAnsi="Arial" w:cs="Arial"/>
              <w:color w:val="000000"/>
              <w:sz w:val="23"/>
              <w:szCs w:val="23"/>
              <w:bdr w:val="none" w:sz="0" w:space="0" w:color="auto" w:frame="1"/>
            </w:rPr>
          </w:rPrChange>
        </w:rPr>
        <w:t>Call the </w:t>
      </w:r>
      <w:r w:rsidRPr="008C6831">
        <w:rPr>
          <w:rFonts w:ascii="Maiandra GD" w:eastAsia="Times New Roman" w:hAnsi="Maiandra GD" w:cs="Arial"/>
          <w:b/>
          <w:bCs/>
          <w:color w:val="000000"/>
          <w:sz w:val="24"/>
          <w:szCs w:val="24"/>
          <w:rPrChange w:id="3638" w:author="Narendra" w:date="2021-08-21T13:02:00Z">
            <w:rPr>
              <w:rFonts w:ascii="Arial" w:eastAsia="Times New Roman" w:hAnsi="Arial" w:cs="Arial"/>
              <w:b/>
              <w:bCs/>
              <w:color w:val="000000"/>
              <w:sz w:val="23"/>
            </w:rPr>
          </w:rPrChange>
        </w:rPr>
        <w:t>base.SendAsync</w:t>
      </w:r>
      <w:r w:rsidRPr="008C6831">
        <w:rPr>
          <w:rFonts w:ascii="Maiandra GD" w:eastAsia="Times New Roman" w:hAnsi="Maiandra GD" w:cs="Arial"/>
          <w:color w:val="000000"/>
          <w:sz w:val="24"/>
          <w:szCs w:val="24"/>
          <w:bdr w:val="none" w:sz="0" w:space="0" w:color="auto" w:frame="1"/>
          <w:rPrChange w:id="3639" w:author="Narendra" w:date="2021-08-21T13:02:00Z">
            <w:rPr>
              <w:rFonts w:ascii="Arial" w:eastAsia="Times New Roman" w:hAnsi="Arial" w:cs="Arial"/>
              <w:color w:val="000000"/>
              <w:sz w:val="23"/>
              <w:szCs w:val="23"/>
              <w:bdr w:val="none" w:sz="0" w:space="0" w:color="auto" w:frame="1"/>
            </w:rPr>
          </w:rPrChange>
        </w:rPr>
        <w:t> method to send the request to the inner handler.</w:t>
      </w:r>
    </w:p>
    <w:p w:rsidR="006E519F" w:rsidRPr="008C6831" w:rsidRDefault="006E519F" w:rsidP="006E519F">
      <w:pPr>
        <w:numPr>
          <w:ilvl w:val="0"/>
          <w:numId w:val="12"/>
        </w:numPr>
        <w:shd w:val="clear" w:color="auto" w:fill="FFFFFF"/>
        <w:spacing w:after="0" w:line="240" w:lineRule="auto"/>
        <w:jc w:val="both"/>
        <w:textAlignment w:val="baseline"/>
        <w:rPr>
          <w:rFonts w:ascii="Maiandra GD" w:eastAsia="Times New Roman" w:hAnsi="Maiandra GD" w:cs="Segoe UI"/>
          <w:color w:val="212529"/>
          <w:sz w:val="24"/>
          <w:szCs w:val="24"/>
          <w:rPrChange w:id="3640"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3641" w:author="Narendra" w:date="2021-08-21T13:02:00Z">
            <w:rPr>
              <w:rFonts w:ascii="Arial" w:eastAsia="Times New Roman" w:hAnsi="Arial" w:cs="Arial"/>
              <w:color w:val="000000"/>
              <w:sz w:val="23"/>
              <w:szCs w:val="23"/>
              <w:bdr w:val="none" w:sz="0" w:space="0" w:color="auto" w:frame="1"/>
            </w:rPr>
          </w:rPrChange>
        </w:rPr>
        <w:t>The inner handler returns a response message. (This step is asynchronous.)</w:t>
      </w:r>
    </w:p>
    <w:p w:rsidR="006E519F" w:rsidRPr="008C6831" w:rsidRDefault="006E519F" w:rsidP="006E519F">
      <w:pPr>
        <w:numPr>
          <w:ilvl w:val="0"/>
          <w:numId w:val="12"/>
        </w:numPr>
        <w:shd w:val="clear" w:color="auto" w:fill="FFFFFF"/>
        <w:spacing w:after="0" w:line="240" w:lineRule="auto"/>
        <w:jc w:val="both"/>
        <w:textAlignment w:val="baseline"/>
        <w:rPr>
          <w:rFonts w:ascii="Maiandra GD" w:eastAsia="Times New Roman" w:hAnsi="Maiandra GD" w:cs="Segoe UI"/>
          <w:color w:val="212529"/>
          <w:sz w:val="24"/>
          <w:szCs w:val="24"/>
          <w:rPrChange w:id="3642"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3643" w:author="Narendra" w:date="2021-08-21T13:02:00Z">
            <w:rPr>
              <w:rFonts w:ascii="Arial" w:eastAsia="Times New Roman" w:hAnsi="Arial" w:cs="Arial"/>
              <w:color w:val="000000"/>
              <w:sz w:val="23"/>
              <w:szCs w:val="23"/>
              <w:bdr w:val="none" w:sz="0" w:space="0" w:color="auto" w:frame="1"/>
            </w:rPr>
          </w:rPrChange>
        </w:rPr>
        <w:t>Process the response message and returns the response to the caller.</w:t>
      </w:r>
    </w:p>
    <w:p w:rsidR="006E519F" w:rsidRPr="008C6831" w:rsidRDefault="006E519F" w:rsidP="006E519F">
      <w:pPr>
        <w:shd w:val="clear" w:color="auto" w:fill="FFFFFF"/>
        <w:spacing w:after="0" w:line="240" w:lineRule="auto"/>
        <w:jc w:val="both"/>
        <w:textAlignment w:val="baseline"/>
        <w:outlineLvl w:val="5"/>
        <w:rPr>
          <w:rFonts w:ascii="Maiandra GD" w:eastAsia="Times New Roman" w:hAnsi="Maiandra GD" w:cs="Segoe UI"/>
          <w:color w:val="3A3A3A"/>
          <w:sz w:val="24"/>
          <w:szCs w:val="24"/>
          <w:rPrChange w:id="3644" w:author="Narendra" w:date="2021-08-21T13:02:00Z">
            <w:rPr>
              <w:rFonts w:ascii="Segoe UI" w:eastAsia="Times New Roman" w:hAnsi="Segoe UI" w:cs="Segoe UI"/>
              <w:color w:val="3A3A3A"/>
              <w:sz w:val="15"/>
              <w:szCs w:val="15"/>
            </w:rPr>
          </w:rPrChange>
        </w:rPr>
      </w:pPr>
      <w:r w:rsidRPr="008C6831">
        <w:rPr>
          <w:rFonts w:ascii="Maiandra GD" w:eastAsia="Times New Roman" w:hAnsi="Maiandra GD" w:cs="Arial"/>
          <w:b/>
          <w:bCs/>
          <w:color w:val="000000"/>
          <w:sz w:val="24"/>
          <w:szCs w:val="24"/>
          <w:rPrChange w:id="3645" w:author="Narendra" w:date="2021-08-21T13:02:00Z">
            <w:rPr>
              <w:rFonts w:ascii="Arial" w:eastAsia="Times New Roman" w:hAnsi="Arial" w:cs="Arial"/>
              <w:b/>
              <w:bCs/>
              <w:color w:val="000000"/>
              <w:sz w:val="23"/>
            </w:rPr>
          </w:rPrChange>
        </w:rPr>
        <w:t>A sample code is shown below.</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64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3647"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3648" w:author="Narendra" w:date="2021-08-21T13:02:00Z">
            <w:rPr>
              <w:rFonts w:ascii="inherit" w:eastAsia="Times New Roman" w:hAnsi="inherit" w:cs="Consolas"/>
              <w:i/>
              <w:iCs/>
              <w:color w:val="4284AE"/>
              <w:sz w:val="25"/>
            </w:rPr>
          </w:rPrChange>
        </w:rPr>
        <w:t>System.Diagnostics;</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64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3650"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3651" w:author="Narendra" w:date="2021-08-21T13:02:00Z">
            <w:rPr>
              <w:rFonts w:ascii="inherit" w:eastAsia="Times New Roman" w:hAnsi="inherit" w:cs="Consolas"/>
              <w:i/>
              <w:iCs/>
              <w:color w:val="4284AE"/>
              <w:sz w:val="25"/>
            </w:rPr>
          </w:rPrChange>
        </w:rPr>
        <w:t>System.Net.Http;</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65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3653"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3654" w:author="Narendra" w:date="2021-08-21T13:02:00Z">
            <w:rPr>
              <w:rFonts w:ascii="inherit" w:eastAsia="Times New Roman" w:hAnsi="inherit" w:cs="Consolas"/>
              <w:i/>
              <w:iCs/>
              <w:color w:val="4284AE"/>
              <w:sz w:val="25"/>
            </w:rPr>
          </w:rPrChange>
        </w:rPr>
        <w:t>System.Threading;</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65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3656"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3657" w:author="Narendra" w:date="2021-08-21T13:02:00Z">
            <w:rPr>
              <w:rFonts w:ascii="inherit" w:eastAsia="Times New Roman" w:hAnsi="inherit" w:cs="Consolas"/>
              <w:i/>
              <w:iCs/>
              <w:color w:val="4284AE"/>
              <w:sz w:val="25"/>
            </w:rPr>
          </w:rPrChange>
        </w:rPr>
        <w:t>System.Threading.Tasks;</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65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3659" w:author="Narendra" w:date="2021-08-21T13:02:00Z">
            <w:rPr>
              <w:rFonts w:ascii="inherit" w:eastAsia="Times New Roman" w:hAnsi="inherit" w:cs="Consolas"/>
              <w:b/>
              <w:bCs/>
              <w:color w:val="D171DD"/>
              <w:sz w:val="25"/>
            </w:rPr>
          </w:rPrChange>
        </w:rPr>
        <w:t xml:space="preserve">namespace </w:t>
      </w:r>
      <w:r w:rsidRPr="008C6831">
        <w:rPr>
          <w:rFonts w:ascii="Maiandra GD" w:eastAsia="Times New Roman" w:hAnsi="Maiandra GD" w:cs="Consolas"/>
          <w:i/>
          <w:iCs/>
          <w:color w:val="4284AE"/>
          <w:sz w:val="24"/>
          <w:szCs w:val="24"/>
          <w:rPrChange w:id="3660" w:author="Narendra" w:date="2021-08-21T13:02:00Z">
            <w:rPr>
              <w:rFonts w:ascii="inherit" w:eastAsia="Times New Roman" w:hAnsi="inherit" w:cs="Consolas"/>
              <w:i/>
              <w:iCs/>
              <w:color w:val="4284AE"/>
              <w:sz w:val="25"/>
            </w:rPr>
          </w:rPrChange>
        </w:rPr>
        <w:t>MessageHandler.Models</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66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3662"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66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3664"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3665"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3666" w:author="Narendra" w:date="2021-08-21T13:02:00Z">
            <w:rPr>
              <w:rFonts w:ascii="inherit" w:eastAsia="Times New Roman" w:hAnsi="inherit" w:cs="Consolas"/>
              <w:b/>
              <w:bCs/>
              <w:color w:val="D171DD"/>
              <w:sz w:val="25"/>
            </w:rPr>
          </w:rPrChange>
        </w:rPr>
        <w:t>class</w:t>
      </w:r>
      <w:r w:rsidRPr="008C6831">
        <w:rPr>
          <w:rFonts w:ascii="Maiandra GD" w:eastAsia="Times New Roman" w:hAnsi="Maiandra GD" w:cs="Consolas"/>
          <w:color w:val="CFD5E0"/>
          <w:sz w:val="24"/>
          <w:szCs w:val="24"/>
          <w:rPrChange w:id="3667" w:author="Narendra" w:date="2021-08-21T13:02:00Z">
            <w:rPr>
              <w:rFonts w:ascii="inherit" w:eastAsia="Times New Roman" w:hAnsi="inherit" w:cs="Consolas"/>
              <w:color w:val="CFD5E0"/>
              <w:sz w:val="25"/>
            </w:rPr>
          </w:rPrChange>
        </w:rPr>
        <w:t xml:space="preserve"> MessageHandler1 : DelegatingHandler</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66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3669"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67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3671" w:author="Narendra" w:date="2021-08-21T13:02:00Z">
            <w:rPr>
              <w:rFonts w:ascii="inherit" w:eastAsia="Times New Roman" w:hAnsi="inherit" w:cs="Consolas"/>
              <w:b/>
              <w:bCs/>
              <w:color w:val="D171DD"/>
              <w:sz w:val="25"/>
            </w:rPr>
          </w:rPrChange>
        </w:rPr>
        <w:t>protected</w:t>
      </w:r>
      <w:r w:rsidRPr="008C6831">
        <w:rPr>
          <w:rFonts w:ascii="Maiandra GD" w:eastAsia="Times New Roman" w:hAnsi="Maiandra GD" w:cs="Consolas"/>
          <w:color w:val="CFD5E0"/>
          <w:sz w:val="24"/>
          <w:szCs w:val="24"/>
          <w:rPrChange w:id="3672"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3673" w:author="Narendra" w:date="2021-08-21T13:02:00Z">
            <w:rPr>
              <w:rFonts w:ascii="inherit" w:eastAsia="Times New Roman" w:hAnsi="inherit" w:cs="Consolas"/>
              <w:b/>
              <w:bCs/>
              <w:color w:val="D171DD"/>
              <w:sz w:val="25"/>
            </w:rPr>
          </w:rPrChange>
        </w:rPr>
        <w:t>async</w:t>
      </w:r>
      <w:r w:rsidRPr="008C6831">
        <w:rPr>
          <w:rFonts w:ascii="Maiandra GD" w:eastAsia="Times New Roman" w:hAnsi="Maiandra GD" w:cs="Consolas"/>
          <w:color w:val="CFD5E0"/>
          <w:sz w:val="24"/>
          <w:szCs w:val="24"/>
          <w:rPrChange w:id="3674"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3675" w:author="Narendra" w:date="2021-08-21T13:02:00Z">
            <w:rPr>
              <w:rFonts w:ascii="inherit" w:eastAsia="Times New Roman" w:hAnsi="inherit" w:cs="Consolas"/>
              <w:b/>
              <w:bCs/>
              <w:color w:val="D171DD"/>
              <w:sz w:val="25"/>
            </w:rPr>
          </w:rPrChange>
        </w:rPr>
        <w:t>override</w:t>
      </w:r>
      <w:r w:rsidRPr="008C6831">
        <w:rPr>
          <w:rFonts w:ascii="Maiandra GD" w:eastAsia="Times New Roman" w:hAnsi="Maiandra GD" w:cs="Consolas"/>
          <w:color w:val="CFD5E0"/>
          <w:sz w:val="24"/>
          <w:szCs w:val="24"/>
          <w:rPrChange w:id="3676" w:author="Narendra" w:date="2021-08-21T13:02:00Z">
            <w:rPr>
              <w:rFonts w:ascii="inherit" w:eastAsia="Times New Roman" w:hAnsi="inherit" w:cs="Consolas"/>
              <w:color w:val="CFD5E0"/>
              <w:sz w:val="25"/>
            </w:rPr>
          </w:rPrChange>
        </w:rPr>
        <w:t xml:space="preserve"> Task</w:t>
      </w:r>
      <w:r w:rsidRPr="008C6831">
        <w:rPr>
          <w:rFonts w:ascii="Maiandra GD" w:eastAsia="Times New Roman" w:hAnsi="Maiandra GD" w:cs="Consolas"/>
          <w:b/>
          <w:bCs/>
          <w:color w:val="6B7C8B"/>
          <w:sz w:val="24"/>
          <w:szCs w:val="24"/>
          <w:rPrChange w:id="3677" w:author="Narendra" w:date="2021-08-21T13:02:00Z">
            <w:rPr>
              <w:rFonts w:ascii="inherit" w:eastAsia="Times New Roman" w:hAnsi="inherit" w:cs="Consolas"/>
              <w:b/>
              <w:bCs/>
              <w:color w:val="6B7C8B"/>
              <w:sz w:val="25"/>
            </w:rPr>
          </w:rPrChange>
        </w:rPr>
        <w:t>&lt;</w:t>
      </w:r>
      <w:r w:rsidRPr="008C6831">
        <w:rPr>
          <w:rFonts w:ascii="Maiandra GD" w:eastAsia="Times New Roman" w:hAnsi="Maiandra GD" w:cs="Consolas"/>
          <w:color w:val="CFD5E0"/>
          <w:sz w:val="24"/>
          <w:szCs w:val="24"/>
          <w:rPrChange w:id="3678" w:author="Narendra" w:date="2021-08-21T13:02:00Z">
            <w:rPr>
              <w:rFonts w:ascii="inherit" w:eastAsia="Times New Roman" w:hAnsi="inherit" w:cs="Consolas"/>
              <w:color w:val="CFD5E0"/>
              <w:sz w:val="25"/>
            </w:rPr>
          </w:rPrChange>
        </w:rPr>
        <w:t>HttpResponseMessage</w:t>
      </w:r>
      <w:r w:rsidRPr="008C6831">
        <w:rPr>
          <w:rFonts w:ascii="Maiandra GD" w:eastAsia="Times New Roman" w:hAnsi="Maiandra GD" w:cs="Consolas"/>
          <w:b/>
          <w:bCs/>
          <w:color w:val="6B7C8B"/>
          <w:sz w:val="24"/>
          <w:szCs w:val="24"/>
          <w:rPrChange w:id="3679" w:author="Narendra" w:date="2021-08-21T13:02:00Z">
            <w:rPr>
              <w:rFonts w:ascii="inherit" w:eastAsia="Times New Roman" w:hAnsi="inherit" w:cs="Consolas"/>
              <w:b/>
              <w:bCs/>
              <w:color w:val="6B7C8B"/>
              <w:sz w:val="25"/>
            </w:rPr>
          </w:rPrChange>
        </w:rPr>
        <w:t>&gt;</w:t>
      </w:r>
      <w:r w:rsidRPr="008C6831">
        <w:rPr>
          <w:rFonts w:ascii="Maiandra GD" w:eastAsia="Times New Roman" w:hAnsi="Maiandra GD" w:cs="Consolas"/>
          <w:color w:val="CFD5E0"/>
          <w:sz w:val="24"/>
          <w:szCs w:val="24"/>
          <w:rPrChange w:id="3680"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3681" w:author="Narendra" w:date="2021-08-21T13:02:00Z">
            <w:rPr>
              <w:rFonts w:ascii="inherit" w:eastAsia="Times New Roman" w:hAnsi="inherit" w:cs="Consolas"/>
              <w:color w:val="4284AE"/>
              <w:sz w:val="25"/>
            </w:rPr>
          </w:rPrChange>
        </w:rPr>
        <w:t>SendAsync</w:t>
      </w:r>
      <w:r w:rsidRPr="008C6831">
        <w:rPr>
          <w:rFonts w:ascii="Maiandra GD" w:eastAsia="Times New Roman" w:hAnsi="Maiandra GD" w:cs="Consolas"/>
          <w:b/>
          <w:bCs/>
          <w:color w:val="6B7C8B"/>
          <w:sz w:val="24"/>
          <w:szCs w:val="24"/>
          <w:rPrChange w:id="3682"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68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3684" w:author="Narendra" w:date="2021-08-21T13:02:00Z">
            <w:rPr>
              <w:rFonts w:ascii="inherit" w:eastAsia="Times New Roman" w:hAnsi="inherit" w:cs="Consolas"/>
              <w:color w:val="CFD5E0"/>
              <w:sz w:val="25"/>
            </w:rPr>
          </w:rPrChange>
        </w:rPr>
        <w:t>HttpRequestMessage request, CancellationToken cancellationToken</w:t>
      </w:r>
      <w:r w:rsidRPr="008C6831">
        <w:rPr>
          <w:rFonts w:ascii="Maiandra GD" w:eastAsia="Times New Roman" w:hAnsi="Maiandra GD" w:cs="Consolas"/>
          <w:b/>
          <w:bCs/>
          <w:color w:val="6B7C8B"/>
          <w:sz w:val="24"/>
          <w:szCs w:val="24"/>
          <w:rPrChange w:id="3685"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68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3687"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68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3689" w:author="Narendra" w:date="2021-08-21T13:02:00Z">
            <w:rPr>
              <w:rFonts w:ascii="inherit" w:eastAsia="Times New Roman" w:hAnsi="inherit" w:cs="Consolas"/>
              <w:color w:val="CFD5E0"/>
              <w:sz w:val="25"/>
            </w:rPr>
          </w:rPrChange>
        </w:rPr>
        <w:t>Debug.</w:t>
      </w:r>
      <w:r w:rsidRPr="008C6831">
        <w:rPr>
          <w:rFonts w:ascii="Maiandra GD" w:eastAsia="Times New Roman" w:hAnsi="Maiandra GD" w:cs="Consolas"/>
          <w:color w:val="4284AE"/>
          <w:sz w:val="24"/>
          <w:szCs w:val="24"/>
          <w:rPrChange w:id="3690" w:author="Narendra" w:date="2021-08-21T13:02:00Z">
            <w:rPr>
              <w:rFonts w:ascii="inherit" w:eastAsia="Times New Roman" w:hAnsi="inherit" w:cs="Consolas"/>
              <w:color w:val="4284AE"/>
              <w:sz w:val="25"/>
            </w:rPr>
          </w:rPrChange>
        </w:rPr>
        <w:t>WriteLine</w:t>
      </w:r>
      <w:r w:rsidRPr="008C6831">
        <w:rPr>
          <w:rFonts w:ascii="Maiandra GD" w:eastAsia="Times New Roman" w:hAnsi="Maiandra GD" w:cs="Consolas"/>
          <w:b/>
          <w:bCs/>
          <w:color w:val="6B7C8B"/>
          <w:sz w:val="24"/>
          <w:szCs w:val="24"/>
          <w:rPrChange w:id="369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7CC379"/>
          <w:sz w:val="24"/>
          <w:szCs w:val="24"/>
          <w:rPrChange w:id="3692" w:author="Narendra" w:date="2021-08-21T13:02:00Z">
            <w:rPr>
              <w:rFonts w:ascii="inherit" w:eastAsia="Times New Roman" w:hAnsi="inherit" w:cs="Consolas"/>
              <w:color w:val="7CC379"/>
              <w:sz w:val="25"/>
            </w:rPr>
          </w:rPrChange>
        </w:rPr>
        <w:t>"Process request"</w:t>
      </w:r>
      <w:r w:rsidRPr="008C6831">
        <w:rPr>
          <w:rFonts w:ascii="Maiandra GD" w:eastAsia="Times New Roman" w:hAnsi="Maiandra GD" w:cs="Consolas"/>
          <w:b/>
          <w:bCs/>
          <w:color w:val="6B7C8B"/>
          <w:sz w:val="24"/>
          <w:szCs w:val="24"/>
          <w:rPrChange w:id="369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3694"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69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3696" w:author="Narendra" w:date="2021-08-21T13:02:00Z">
            <w:rPr>
              <w:rFonts w:ascii="inherit" w:eastAsia="Times New Roman" w:hAnsi="inherit" w:cs="Consolas"/>
              <w:color w:val="6B7C8B"/>
              <w:sz w:val="25"/>
            </w:rPr>
          </w:rPrChange>
        </w:rPr>
        <w:t>// Call the inner handler.</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69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D19252"/>
          <w:sz w:val="24"/>
          <w:szCs w:val="24"/>
          <w:rPrChange w:id="3698" w:author="Narendra" w:date="2021-08-21T13:02:00Z">
            <w:rPr>
              <w:rFonts w:ascii="inherit" w:eastAsia="Times New Roman" w:hAnsi="inherit" w:cs="Consolas"/>
              <w:color w:val="D19252"/>
              <w:sz w:val="25"/>
            </w:rPr>
          </w:rPrChange>
        </w:rPr>
        <w:t>var</w:t>
      </w:r>
      <w:r w:rsidRPr="008C6831">
        <w:rPr>
          <w:rFonts w:ascii="Maiandra GD" w:eastAsia="Times New Roman" w:hAnsi="Maiandra GD" w:cs="Consolas"/>
          <w:color w:val="CFD5E0"/>
          <w:sz w:val="24"/>
          <w:szCs w:val="24"/>
          <w:rPrChange w:id="3699" w:author="Narendra" w:date="2021-08-21T13:02:00Z">
            <w:rPr>
              <w:rFonts w:ascii="inherit" w:eastAsia="Times New Roman" w:hAnsi="inherit" w:cs="Consolas"/>
              <w:color w:val="CFD5E0"/>
              <w:sz w:val="25"/>
            </w:rPr>
          </w:rPrChange>
        </w:rPr>
        <w:t xml:space="preserve"> response = </w:t>
      </w:r>
      <w:r w:rsidRPr="008C6831">
        <w:rPr>
          <w:rFonts w:ascii="Maiandra GD" w:eastAsia="Times New Roman" w:hAnsi="Maiandra GD" w:cs="Consolas"/>
          <w:b/>
          <w:bCs/>
          <w:color w:val="D171DD"/>
          <w:sz w:val="24"/>
          <w:szCs w:val="24"/>
          <w:rPrChange w:id="3700" w:author="Narendra" w:date="2021-08-21T13:02:00Z">
            <w:rPr>
              <w:rFonts w:ascii="inherit" w:eastAsia="Times New Roman" w:hAnsi="inherit" w:cs="Consolas"/>
              <w:b/>
              <w:bCs/>
              <w:color w:val="D171DD"/>
              <w:sz w:val="25"/>
            </w:rPr>
          </w:rPrChange>
        </w:rPr>
        <w:t>await</w:t>
      </w:r>
      <w:r w:rsidRPr="008C6831">
        <w:rPr>
          <w:rFonts w:ascii="Maiandra GD" w:eastAsia="Times New Roman" w:hAnsi="Maiandra GD" w:cs="Consolas"/>
          <w:color w:val="CFD5E0"/>
          <w:sz w:val="24"/>
          <w:szCs w:val="24"/>
          <w:rPrChange w:id="3701"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3702" w:author="Narendra" w:date="2021-08-21T13:02:00Z">
            <w:rPr>
              <w:rFonts w:ascii="inherit" w:eastAsia="Times New Roman" w:hAnsi="inherit" w:cs="Consolas"/>
              <w:b/>
              <w:bCs/>
              <w:color w:val="D171DD"/>
              <w:sz w:val="25"/>
            </w:rPr>
          </w:rPrChange>
        </w:rPr>
        <w:t>base</w:t>
      </w:r>
      <w:r w:rsidRPr="008C6831">
        <w:rPr>
          <w:rFonts w:ascii="Maiandra GD" w:eastAsia="Times New Roman" w:hAnsi="Maiandra GD" w:cs="Consolas"/>
          <w:color w:val="CFD5E0"/>
          <w:sz w:val="24"/>
          <w:szCs w:val="24"/>
          <w:rPrChange w:id="3703"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3704" w:author="Narendra" w:date="2021-08-21T13:02:00Z">
            <w:rPr>
              <w:rFonts w:ascii="inherit" w:eastAsia="Times New Roman" w:hAnsi="inherit" w:cs="Consolas"/>
              <w:color w:val="4284AE"/>
              <w:sz w:val="25"/>
            </w:rPr>
          </w:rPrChange>
        </w:rPr>
        <w:t>SendAsync</w:t>
      </w:r>
      <w:r w:rsidRPr="008C6831">
        <w:rPr>
          <w:rFonts w:ascii="Maiandra GD" w:eastAsia="Times New Roman" w:hAnsi="Maiandra GD" w:cs="Consolas"/>
          <w:b/>
          <w:bCs/>
          <w:color w:val="6B7C8B"/>
          <w:sz w:val="24"/>
          <w:szCs w:val="24"/>
          <w:rPrChange w:id="3705"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3706" w:author="Narendra" w:date="2021-08-21T13:02:00Z">
            <w:rPr>
              <w:rFonts w:ascii="inherit" w:eastAsia="Times New Roman" w:hAnsi="inherit" w:cs="Consolas"/>
              <w:color w:val="CFD5E0"/>
              <w:sz w:val="25"/>
            </w:rPr>
          </w:rPrChange>
        </w:rPr>
        <w:t>request, cancellationToken</w:t>
      </w:r>
      <w:r w:rsidRPr="008C6831">
        <w:rPr>
          <w:rFonts w:ascii="Maiandra GD" w:eastAsia="Times New Roman" w:hAnsi="Maiandra GD" w:cs="Consolas"/>
          <w:b/>
          <w:bCs/>
          <w:color w:val="6B7C8B"/>
          <w:sz w:val="24"/>
          <w:szCs w:val="24"/>
          <w:rPrChange w:id="370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3708"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70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3710" w:author="Narendra" w:date="2021-08-21T13:02:00Z">
            <w:rPr>
              <w:rFonts w:ascii="inherit" w:eastAsia="Times New Roman" w:hAnsi="inherit" w:cs="Consolas"/>
              <w:color w:val="CFD5E0"/>
              <w:sz w:val="25"/>
            </w:rPr>
          </w:rPrChange>
        </w:rPr>
        <w:t>Debug.</w:t>
      </w:r>
      <w:r w:rsidRPr="008C6831">
        <w:rPr>
          <w:rFonts w:ascii="Maiandra GD" w:eastAsia="Times New Roman" w:hAnsi="Maiandra GD" w:cs="Consolas"/>
          <w:color w:val="4284AE"/>
          <w:sz w:val="24"/>
          <w:szCs w:val="24"/>
          <w:rPrChange w:id="3711" w:author="Narendra" w:date="2021-08-21T13:02:00Z">
            <w:rPr>
              <w:rFonts w:ascii="inherit" w:eastAsia="Times New Roman" w:hAnsi="inherit" w:cs="Consolas"/>
              <w:color w:val="4284AE"/>
              <w:sz w:val="25"/>
            </w:rPr>
          </w:rPrChange>
        </w:rPr>
        <w:t>WriteLine</w:t>
      </w:r>
      <w:r w:rsidRPr="008C6831">
        <w:rPr>
          <w:rFonts w:ascii="Maiandra GD" w:eastAsia="Times New Roman" w:hAnsi="Maiandra GD" w:cs="Consolas"/>
          <w:b/>
          <w:bCs/>
          <w:color w:val="6B7C8B"/>
          <w:sz w:val="24"/>
          <w:szCs w:val="24"/>
          <w:rPrChange w:id="371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7CC379"/>
          <w:sz w:val="24"/>
          <w:szCs w:val="24"/>
          <w:rPrChange w:id="3713" w:author="Narendra" w:date="2021-08-21T13:02:00Z">
            <w:rPr>
              <w:rFonts w:ascii="inherit" w:eastAsia="Times New Roman" w:hAnsi="inherit" w:cs="Consolas"/>
              <w:color w:val="7CC379"/>
              <w:sz w:val="25"/>
            </w:rPr>
          </w:rPrChange>
        </w:rPr>
        <w:t>"Process response"</w:t>
      </w:r>
      <w:r w:rsidRPr="008C6831">
        <w:rPr>
          <w:rFonts w:ascii="Maiandra GD" w:eastAsia="Times New Roman" w:hAnsi="Maiandra GD" w:cs="Consolas"/>
          <w:b/>
          <w:bCs/>
          <w:color w:val="6B7C8B"/>
          <w:sz w:val="24"/>
          <w:szCs w:val="24"/>
          <w:rPrChange w:id="3714"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3715"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71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3717" w:author="Narendra" w:date="2021-08-21T13:02:00Z">
            <w:rPr>
              <w:rFonts w:ascii="inherit" w:eastAsia="Times New Roman" w:hAnsi="inherit" w:cs="Consolas"/>
              <w:b/>
              <w:bCs/>
              <w:color w:val="D171DD"/>
              <w:sz w:val="25"/>
            </w:rPr>
          </w:rPrChange>
        </w:rPr>
        <w:t>return</w:t>
      </w:r>
      <w:r w:rsidRPr="008C6831">
        <w:rPr>
          <w:rFonts w:ascii="Maiandra GD" w:eastAsia="Times New Roman" w:hAnsi="Maiandra GD" w:cs="Consolas"/>
          <w:color w:val="CFD5E0"/>
          <w:sz w:val="24"/>
          <w:szCs w:val="24"/>
          <w:rPrChange w:id="3718" w:author="Narendra" w:date="2021-08-21T13:02:00Z">
            <w:rPr>
              <w:rFonts w:ascii="inherit" w:eastAsia="Times New Roman" w:hAnsi="inherit" w:cs="Consolas"/>
              <w:color w:val="CFD5E0"/>
              <w:sz w:val="25"/>
            </w:rPr>
          </w:rPrChange>
        </w:rPr>
        <w:t xml:space="preserve"> response;</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71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3720"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72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3722"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line="384" w:lineRule="atLeast"/>
        <w:textAlignment w:val="baseline"/>
        <w:rPr>
          <w:rFonts w:ascii="Maiandra GD" w:eastAsia="Times New Roman" w:hAnsi="Maiandra GD" w:cs="Consolas"/>
          <w:color w:val="596174"/>
          <w:sz w:val="24"/>
          <w:szCs w:val="24"/>
          <w:rPrChange w:id="372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3724"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3725"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color w:val="000000"/>
          <w:sz w:val="24"/>
          <w:szCs w:val="24"/>
          <w:rPrChange w:id="3726" w:author="Narendra" w:date="2021-08-21T13:02:00Z">
            <w:rPr>
              <w:rFonts w:ascii="Arial" w:eastAsia="Times New Roman" w:hAnsi="Arial" w:cs="Arial"/>
              <w:b/>
              <w:bCs/>
              <w:color w:val="000000"/>
              <w:sz w:val="23"/>
            </w:rPr>
          </w:rPrChange>
        </w:rPr>
        <w:lastRenderedPageBreak/>
        <w:t>Note: </w:t>
      </w:r>
      <w:r w:rsidRPr="008C6831">
        <w:rPr>
          <w:rFonts w:ascii="Maiandra GD" w:eastAsia="Times New Roman" w:hAnsi="Maiandra GD" w:cs="Arial"/>
          <w:color w:val="000000"/>
          <w:sz w:val="24"/>
          <w:szCs w:val="24"/>
          <w:bdr w:val="none" w:sz="0" w:space="0" w:color="auto" w:frame="1"/>
          <w:rPrChange w:id="3727" w:author="Narendra" w:date="2021-08-21T13:02:00Z">
            <w:rPr>
              <w:rFonts w:ascii="Arial" w:eastAsia="Times New Roman" w:hAnsi="Arial" w:cs="Arial"/>
              <w:color w:val="000000"/>
              <w:sz w:val="23"/>
              <w:szCs w:val="23"/>
              <w:bdr w:val="none" w:sz="0" w:space="0" w:color="auto" w:frame="1"/>
            </w:rPr>
          </w:rPrChange>
        </w:rPr>
        <w:t>The call to the </w:t>
      </w:r>
      <w:r w:rsidRPr="008C6831">
        <w:rPr>
          <w:rFonts w:ascii="Maiandra GD" w:eastAsia="Times New Roman" w:hAnsi="Maiandra GD" w:cs="Arial"/>
          <w:b/>
          <w:bCs/>
          <w:color w:val="000000"/>
          <w:sz w:val="24"/>
          <w:szCs w:val="24"/>
          <w:rPrChange w:id="3728" w:author="Narendra" w:date="2021-08-21T13:02:00Z">
            <w:rPr>
              <w:rFonts w:ascii="Arial" w:eastAsia="Times New Roman" w:hAnsi="Arial" w:cs="Arial"/>
              <w:b/>
              <w:bCs/>
              <w:color w:val="000000"/>
              <w:sz w:val="23"/>
            </w:rPr>
          </w:rPrChange>
        </w:rPr>
        <w:t>base.SendAsync</w:t>
      </w:r>
      <w:r w:rsidRPr="008C6831">
        <w:rPr>
          <w:rFonts w:ascii="Maiandra GD" w:eastAsia="Times New Roman" w:hAnsi="Maiandra GD" w:cs="Arial"/>
          <w:color w:val="000000"/>
          <w:sz w:val="24"/>
          <w:szCs w:val="24"/>
          <w:bdr w:val="none" w:sz="0" w:space="0" w:color="auto" w:frame="1"/>
          <w:rPrChange w:id="3729" w:author="Narendra" w:date="2021-08-21T13:02:00Z">
            <w:rPr>
              <w:rFonts w:ascii="Arial" w:eastAsia="Times New Roman" w:hAnsi="Arial" w:cs="Arial"/>
              <w:color w:val="000000"/>
              <w:sz w:val="23"/>
              <w:szCs w:val="23"/>
              <w:bdr w:val="none" w:sz="0" w:space="0" w:color="auto" w:frame="1"/>
            </w:rPr>
          </w:rPrChange>
        </w:rPr>
        <w:t> is asynchronous. If the handler does any work after this call, use the await keyword, as shown in the above example.</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3730"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3731" w:author="Narendra" w:date="2021-08-21T13:02:00Z">
            <w:rPr>
              <w:rFonts w:ascii="Arial" w:eastAsia="Times New Roman" w:hAnsi="Arial" w:cs="Arial"/>
              <w:color w:val="000000"/>
              <w:sz w:val="23"/>
              <w:szCs w:val="23"/>
              <w:bdr w:val="none" w:sz="0" w:space="0" w:color="auto" w:frame="1"/>
            </w:rPr>
          </w:rPrChange>
        </w:rPr>
        <w:t>A delegating handler can also skip the inner handler and directly create the response. Let’s look at the below example which exactly does the same thing.</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73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3733"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3734" w:author="Narendra" w:date="2021-08-21T13:02:00Z">
            <w:rPr>
              <w:rFonts w:ascii="inherit" w:eastAsia="Times New Roman" w:hAnsi="inherit" w:cs="Consolas"/>
              <w:i/>
              <w:iCs/>
              <w:color w:val="4284AE"/>
              <w:sz w:val="25"/>
            </w:rPr>
          </w:rPrChange>
        </w:rPr>
        <w:t>System.Net;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73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3736"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3737" w:author="Narendra" w:date="2021-08-21T13:02:00Z">
            <w:rPr>
              <w:rFonts w:ascii="inherit" w:eastAsia="Times New Roman" w:hAnsi="inherit" w:cs="Consolas"/>
              <w:i/>
              <w:iCs/>
              <w:color w:val="4284AE"/>
              <w:sz w:val="25"/>
            </w:rPr>
          </w:rPrChange>
        </w:rPr>
        <w:t>System.Net.Http;</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73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3739"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3740" w:author="Narendra" w:date="2021-08-21T13:02:00Z">
            <w:rPr>
              <w:rFonts w:ascii="inherit" w:eastAsia="Times New Roman" w:hAnsi="inherit" w:cs="Consolas"/>
              <w:i/>
              <w:iCs/>
              <w:color w:val="4284AE"/>
              <w:sz w:val="25"/>
            </w:rPr>
          </w:rPrChange>
        </w:rPr>
        <w:t>System.Threading;</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74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3742"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3743" w:author="Narendra" w:date="2021-08-21T13:02:00Z">
            <w:rPr>
              <w:rFonts w:ascii="inherit" w:eastAsia="Times New Roman" w:hAnsi="inherit" w:cs="Consolas"/>
              <w:i/>
              <w:iCs/>
              <w:color w:val="4284AE"/>
              <w:sz w:val="25"/>
            </w:rPr>
          </w:rPrChange>
        </w:rPr>
        <w:t>System.Threading.Tasks;</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74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3745" w:author="Narendra" w:date="2021-08-21T13:02:00Z">
            <w:rPr>
              <w:rFonts w:ascii="inherit" w:eastAsia="Times New Roman" w:hAnsi="inherit" w:cs="Consolas"/>
              <w:b/>
              <w:bCs/>
              <w:color w:val="D171DD"/>
              <w:sz w:val="25"/>
            </w:rPr>
          </w:rPrChange>
        </w:rPr>
        <w:t xml:space="preserve">namespace </w:t>
      </w:r>
      <w:r w:rsidRPr="008C6831">
        <w:rPr>
          <w:rFonts w:ascii="Maiandra GD" w:eastAsia="Times New Roman" w:hAnsi="Maiandra GD" w:cs="Consolas"/>
          <w:i/>
          <w:iCs/>
          <w:color w:val="4284AE"/>
          <w:sz w:val="24"/>
          <w:szCs w:val="24"/>
          <w:rPrChange w:id="3746" w:author="Narendra" w:date="2021-08-21T13:02:00Z">
            <w:rPr>
              <w:rFonts w:ascii="inherit" w:eastAsia="Times New Roman" w:hAnsi="inherit" w:cs="Consolas"/>
              <w:i/>
              <w:iCs/>
              <w:color w:val="4284AE"/>
              <w:sz w:val="25"/>
            </w:rPr>
          </w:rPrChange>
        </w:rPr>
        <w:t>MessageHandler.Models</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74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3748"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74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3750"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3751"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3752" w:author="Narendra" w:date="2021-08-21T13:02:00Z">
            <w:rPr>
              <w:rFonts w:ascii="inherit" w:eastAsia="Times New Roman" w:hAnsi="inherit" w:cs="Consolas"/>
              <w:b/>
              <w:bCs/>
              <w:color w:val="D171DD"/>
              <w:sz w:val="25"/>
            </w:rPr>
          </w:rPrChange>
        </w:rPr>
        <w:t>class</w:t>
      </w:r>
      <w:r w:rsidRPr="008C6831">
        <w:rPr>
          <w:rFonts w:ascii="Maiandra GD" w:eastAsia="Times New Roman" w:hAnsi="Maiandra GD" w:cs="Consolas"/>
          <w:color w:val="CFD5E0"/>
          <w:sz w:val="24"/>
          <w:szCs w:val="24"/>
          <w:rPrChange w:id="3753" w:author="Narendra" w:date="2021-08-21T13:02:00Z">
            <w:rPr>
              <w:rFonts w:ascii="inherit" w:eastAsia="Times New Roman" w:hAnsi="inherit" w:cs="Consolas"/>
              <w:color w:val="CFD5E0"/>
              <w:sz w:val="25"/>
            </w:rPr>
          </w:rPrChange>
        </w:rPr>
        <w:t xml:space="preserve"> MessageHandler2 : DelegatingHandler</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75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3755"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75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3757" w:author="Narendra" w:date="2021-08-21T13:02:00Z">
            <w:rPr>
              <w:rFonts w:ascii="inherit" w:eastAsia="Times New Roman" w:hAnsi="inherit" w:cs="Consolas"/>
              <w:b/>
              <w:bCs/>
              <w:color w:val="D171DD"/>
              <w:sz w:val="25"/>
            </w:rPr>
          </w:rPrChange>
        </w:rPr>
        <w:t>protected</w:t>
      </w:r>
      <w:r w:rsidRPr="008C6831">
        <w:rPr>
          <w:rFonts w:ascii="Maiandra GD" w:eastAsia="Times New Roman" w:hAnsi="Maiandra GD" w:cs="Consolas"/>
          <w:color w:val="CFD5E0"/>
          <w:sz w:val="24"/>
          <w:szCs w:val="24"/>
          <w:rPrChange w:id="3758"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3759" w:author="Narendra" w:date="2021-08-21T13:02:00Z">
            <w:rPr>
              <w:rFonts w:ascii="inherit" w:eastAsia="Times New Roman" w:hAnsi="inherit" w:cs="Consolas"/>
              <w:b/>
              <w:bCs/>
              <w:color w:val="D171DD"/>
              <w:sz w:val="25"/>
            </w:rPr>
          </w:rPrChange>
        </w:rPr>
        <w:t>override</w:t>
      </w:r>
      <w:r w:rsidRPr="008C6831">
        <w:rPr>
          <w:rFonts w:ascii="Maiandra GD" w:eastAsia="Times New Roman" w:hAnsi="Maiandra GD" w:cs="Consolas"/>
          <w:color w:val="CFD5E0"/>
          <w:sz w:val="24"/>
          <w:szCs w:val="24"/>
          <w:rPrChange w:id="3760" w:author="Narendra" w:date="2021-08-21T13:02:00Z">
            <w:rPr>
              <w:rFonts w:ascii="inherit" w:eastAsia="Times New Roman" w:hAnsi="inherit" w:cs="Consolas"/>
              <w:color w:val="CFD5E0"/>
              <w:sz w:val="25"/>
            </w:rPr>
          </w:rPrChange>
        </w:rPr>
        <w:t xml:space="preserve"> Task</w:t>
      </w:r>
      <w:r w:rsidRPr="008C6831">
        <w:rPr>
          <w:rFonts w:ascii="Maiandra GD" w:eastAsia="Times New Roman" w:hAnsi="Maiandra GD" w:cs="Consolas"/>
          <w:b/>
          <w:bCs/>
          <w:color w:val="6B7C8B"/>
          <w:sz w:val="24"/>
          <w:szCs w:val="24"/>
          <w:rPrChange w:id="3761" w:author="Narendra" w:date="2021-08-21T13:02:00Z">
            <w:rPr>
              <w:rFonts w:ascii="inherit" w:eastAsia="Times New Roman" w:hAnsi="inherit" w:cs="Consolas"/>
              <w:b/>
              <w:bCs/>
              <w:color w:val="6B7C8B"/>
              <w:sz w:val="25"/>
            </w:rPr>
          </w:rPrChange>
        </w:rPr>
        <w:t>&lt;</w:t>
      </w:r>
      <w:r w:rsidRPr="008C6831">
        <w:rPr>
          <w:rFonts w:ascii="Maiandra GD" w:eastAsia="Times New Roman" w:hAnsi="Maiandra GD" w:cs="Consolas"/>
          <w:color w:val="CFD5E0"/>
          <w:sz w:val="24"/>
          <w:szCs w:val="24"/>
          <w:rPrChange w:id="3762" w:author="Narendra" w:date="2021-08-21T13:02:00Z">
            <w:rPr>
              <w:rFonts w:ascii="inherit" w:eastAsia="Times New Roman" w:hAnsi="inherit" w:cs="Consolas"/>
              <w:color w:val="CFD5E0"/>
              <w:sz w:val="25"/>
            </w:rPr>
          </w:rPrChange>
        </w:rPr>
        <w:t>HttpResponseMessage</w:t>
      </w:r>
      <w:r w:rsidRPr="008C6831">
        <w:rPr>
          <w:rFonts w:ascii="Maiandra GD" w:eastAsia="Times New Roman" w:hAnsi="Maiandra GD" w:cs="Consolas"/>
          <w:b/>
          <w:bCs/>
          <w:color w:val="6B7C8B"/>
          <w:sz w:val="24"/>
          <w:szCs w:val="24"/>
          <w:rPrChange w:id="3763" w:author="Narendra" w:date="2021-08-21T13:02:00Z">
            <w:rPr>
              <w:rFonts w:ascii="inherit" w:eastAsia="Times New Roman" w:hAnsi="inherit" w:cs="Consolas"/>
              <w:b/>
              <w:bCs/>
              <w:color w:val="6B7C8B"/>
              <w:sz w:val="25"/>
            </w:rPr>
          </w:rPrChange>
        </w:rPr>
        <w:t>&gt;</w:t>
      </w:r>
      <w:r w:rsidRPr="008C6831">
        <w:rPr>
          <w:rFonts w:ascii="Maiandra GD" w:eastAsia="Times New Roman" w:hAnsi="Maiandra GD" w:cs="Consolas"/>
          <w:color w:val="CFD5E0"/>
          <w:sz w:val="24"/>
          <w:szCs w:val="24"/>
          <w:rPrChange w:id="3764"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3765" w:author="Narendra" w:date="2021-08-21T13:02:00Z">
            <w:rPr>
              <w:rFonts w:ascii="inherit" w:eastAsia="Times New Roman" w:hAnsi="inherit" w:cs="Consolas"/>
              <w:color w:val="4284AE"/>
              <w:sz w:val="25"/>
            </w:rPr>
          </w:rPrChange>
        </w:rPr>
        <w:t>SendAsync</w:t>
      </w:r>
      <w:r w:rsidRPr="008C6831">
        <w:rPr>
          <w:rFonts w:ascii="Maiandra GD" w:eastAsia="Times New Roman" w:hAnsi="Maiandra GD" w:cs="Consolas"/>
          <w:b/>
          <w:bCs/>
          <w:color w:val="6B7C8B"/>
          <w:sz w:val="24"/>
          <w:szCs w:val="24"/>
          <w:rPrChange w:id="3766"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76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3768" w:author="Narendra" w:date="2021-08-21T13:02:00Z">
            <w:rPr>
              <w:rFonts w:ascii="inherit" w:eastAsia="Times New Roman" w:hAnsi="inherit" w:cs="Consolas"/>
              <w:color w:val="CFD5E0"/>
              <w:sz w:val="25"/>
            </w:rPr>
          </w:rPrChange>
        </w:rPr>
        <w:t>HttpRequestMessage request, CancellationToken cancellationToken</w:t>
      </w:r>
      <w:r w:rsidRPr="008C6831">
        <w:rPr>
          <w:rFonts w:ascii="Maiandra GD" w:eastAsia="Times New Roman" w:hAnsi="Maiandra GD" w:cs="Consolas"/>
          <w:b/>
          <w:bCs/>
          <w:color w:val="6B7C8B"/>
          <w:sz w:val="24"/>
          <w:szCs w:val="24"/>
          <w:rPrChange w:id="3769"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77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3771"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77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3773" w:author="Narendra" w:date="2021-08-21T13:02:00Z">
            <w:rPr>
              <w:rFonts w:ascii="inherit" w:eastAsia="Times New Roman" w:hAnsi="inherit" w:cs="Consolas"/>
              <w:color w:val="6B7C8B"/>
              <w:sz w:val="25"/>
            </w:rPr>
          </w:rPrChange>
        </w:rPr>
        <w:t>// Create the response.</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77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D19252"/>
          <w:sz w:val="24"/>
          <w:szCs w:val="24"/>
          <w:rPrChange w:id="3775" w:author="Narendra" w:date="2021-08-21T13:02:00Z">
            <w:rPr>
              <w:rFonts w:ascii="inherit" w:eastAsia="Times New Roman" w:hAnsi="inherit" w:cs="Consolas"/>
              <w:color w:val="D19252"/>
              <w:sz w:val="25"/>
            </w:rPr>
          </w:rPrChange>
        </w:rPr>
        <w:t>var</w:t>
      </w:r>
      <w:r w:rsidRPr="008C6831">
        <w:rPr>
          <w:rFonts w:ascii="Maiandra GD" w:eastAsia="Times New Roman" w:hAnsi="Maiandra GD" w:cs="Consolas"/>
          <w:color w:val="CFD5E0"/>
          <w:sz w:val="24"/>
          <w:szCs w:val="24"/>
          <w:rPrChange w:id="3776" w:author="Narendra" w:date="2021-08-21T13:02:00Z">
            <w:rPr>
              <w:rFonts w:ascii="inherit" w:eastAsia="Times New Roman" w:hAnsi="inherit" w:cs="Consolas"/>
              <w:color w:val="CFD5E0"/>
              <w:sz w:val="25"/>
            </w:rPr>
          </w:rPrChange>
        </w:rPr>
        <w:t xml:space="preserve"> response = </w:t>
      </w:r>
      <w:r w:rsidRPr="008C6831">
        <w:rPr>
          <w:rFonts w:ascii="Maiandra GD" w:eastAsia="Times New Roman" w:hAnsi="Maiandra GD" w:cs="Consolas"/>
          <w:color w:val="4284AE"/>
          <w:sz w:val="24"/>
          <w:szCs w:val="24"/>
          <w:rPrChange w:id="3777"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3778"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3779" w:author="Narendra" w:date="2021-08-21T13:02:00Z">
            <w:rPr>
              <w:rFonts w:ascii="inherit" w:eastAsia="Times New Roman" w:hAnsi="inherit" w:cs="Consolas"/>
              <w:color w:val="4284AE"/>
              <w:sz w:val="25"/>
            </w:rPr>
          </w:rPrChange>
        </w:rPr>
        <w:t>HttpResponseMessage</w:t>
      </w:r>
      <w:r w:rsidRPr="008C6831">
        <w:rPr>
          <w:rFonts w:ascii="Maiandra GD" w:eastAsia="Times New Roman" w:hAnsi="Maiandra GD" w:cs="Consolas"/>
          <w:b/>
          <w:bCs/>
          <w:color w:val="6B7C8B"/>
          <w:sz w:val="24"/>
          <w:szCs w:val="24"/>
          <w:rPrChange w:id="3780"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3781" w:author="Narendra" w:date="2021-08-21T13:02:00Z">
            <w:rPr>
              <w:rFonts w:ascii="inherit" w:eastAsia="Times New Roman" w:hAnsi="inherit" w:cs="Consolas"/>
              <w:color w:val="CFD5E0"/>
              <w:sz w:val="25"/>
            </w:rPr>
          </w:rPrChange>
        </w:rPr>
        <w:t>HttpStatusCode.</w:t>
      </w:r>
      <w:r w:rsidRPr="008C6831">
        <w:rPr>
          <w:rFonts w:ascii="Maiandra GD" w:eastAsia="Times New Roman" w:hAnsi="Maiandra GD" w:cs="Consolas"/>
          <w:color w:val="4284AE"/>
          <w:sz w:val="24"/>
          <w:szCs w:val="24"/>
          <w:rPrChange w:id="3782" w:author="Narendra" w:date="2021-08-21T13:02:00Z">
            <w:rPr>
              <w:rFonts w:ascii="inherit" w:eastAsia="Times New Roman" w:hAnsi="inherit" w:cs="Consolas"/>
              <w:color w:val="4284AE"/>
              <w:sz w:val="25"/>
            </w:rPr>
          </w:rPrChange>
        </w:rPr>
        <w:t>OK</w:t>
      </w:r>
      <w:r w:rsidRPr="008C6831">
        <w:rPr>
          <w:rFonts w:ascii="Maiandra GD" w:eastAsia="Times New Roman" w:hAnsi="Maiandra GD" w:cs="Consolas"/>
          <w:b/>
          <w:bCs/>
          <w:color w:val="6B7C8B"/>
          <w:sz w:val="24"/>
          <w:szCs w:val="24"/>
          <w:rPrChange w:id="3783"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78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3785"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78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3787" w:author="Narendra" w:date="2021-08-21T13:02:00Z">
            <w:rPr>
              <w:rFonts w:ascii="inherit" w:eastAsia="Times New Roman" w:hAnsi="inherit" w:cs="Consolas"/>
              <w:color w:val="CFD5E0"/>
              <w:sz w:val="25"/>
            </w:rPr>
          </w:rPrChange>
        </w:rPr>
        <w:t xml:space="preserve">Content = </w:t>
      </w:r>
      <w:r w:rsidRPr="008C6831">
        <w:rPr>
          <w:rFonts w:ascii="Maiandra GD" w:eastAsia="Times New Roman" w:hAnsi="Maiandra GD" w:cs="Consolas"/>
          <w:color w:val="4284AE"/>
          <w:sz w:val="24"/>
          <w:szCs w:val="24"/>
          <w:rPrChange w:id="3788"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3789"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3790" w:author="Narendra" w:date="2021-08-21T13:02:00Z">
            <w:rPr>
              <w:rFonts w:ascii="inherit" w:eastAsia="Times New Roman" w:hAnsi="inherit" w:cs="Consolas"/>
              <w:color w:val="4284AE"/>
              <w:sz w:val="25"/>
            </w:rPr>
          </w:rPrChange>
        </w:rPr>
        <w:t>StringContent</w:t>
      </w:r>
      <w:r w:rsidRPr="008C6831">
        <w:rPr>
          <w:rFonts w:ascii="Maiandra GD" w:eastAsia="Times New Roman" w:hAnsi="Maiandra GD" w:cs="Consolas"/>
          <w:b/>
          <w:bCs/>
          <w:color w:val="6B7C8B"/>
          <w:sz w:val="24"/>
          <w:szCs w:val="24"/>
          <w:rPrChange w:id="379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7CC379"/>
          <w:sz w:val="24"/>
          <w:szCs w:val="24"/>
          <w:rPrChange w:id="3792" w:author="Narendra" w:date="2021-08-21T13:02:00Z">
            <w:rPr>
              <w:rFonts w:ascii="inherit" w:eastAsia="Times New Roman" w:hAnsi="inherit" w:cs="Consolas"/>
              <w:color w:val="7CC379"/>
              <w:sz w:val="25"/>
            </w:rPr>
          </w:rPrChange>
        </w:rPr>
        <w:t>"Hello!"</w:t>
      </w:r>
      <w:r w:rsidRPr="008C6831">
        <w:rPr>
          <w:rFonts w:ascii="Maiandra GD" w:eastAsia="Times New Roman" w:hAnsi="Maiandra GD" w:cs="Consolas"/>
          <w:b/>
          <w:bCs/>
          <w:color w:val="6B7C8B"/>
          <w:sz w:val="24"/>
          <w:szCs w:val="24"/>
          <w:rPrChange w:id="3793"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79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3795"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3796"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79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3798" w:author="Narendra" w:date="2021-08-21T13:02:00Z">
            <w:rPr>
              <w:rFonts w:ascii="inherit" w:eastAsia="Times New Roman" w:hAnsi="inherit" w:cs="Consolas"/>
              <w:color w:val="6B7C8B"/>
              <w:sz w:val="25"/>
            </w:rPr>
          </w:rPrChange>
        </w:rPr>
        <w:t>// Note: TaskCompletionSource creates a task that does not contain a delegate.</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79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D19252"/>
          <w:sz w:val="24"/>
          <w:szCs w:val="24"/>
          <w:rPrChange w:id="3800" w:author="Narendra" w:date="2021-08-21T13:02:00Z">
            <w:rPr>
              <w:rFonts w:ascii="inherit" w:eastAsia="Times New Roman" w:hAnsi="inherit" w:cs="Consolas"/>
              <w:color w:val="D19252"/>
              <w:sz w:val="25"/>
            </w:rPr>
          </w:rPrChange>
        </w:rPr>
        <w:t>var</w:t>
      </w:r>
      <w:r w:rsidRPr="008C6831">
        <w:rPr>
          <w:rFonts w:ascii="Maiandra GD" w:eastAsia="Times New Roman" w:hAnsi="Maiandra GD" w:cs="Consolas"/>
          <w:color w:val="CFD5E0"/>
          <w:sz w:val="24"/>
          <w:szCs w:val="24"/>
          <w:rPrChange w:id="3801" w:author="Narendra" w:date="2021-08-21T13:02:00Z">
            <w:rPr>
              <w:rFonts w:ascii="inherit" w:eastAsia="Times New Roman" w:hAnsi="inherit" w:cs="Consolas"/>
              <w:color w:val="CFD5E0"/>
              <w:sz w:val="25"/>
            </w:rPr>
          </w:rPrChange>
        </w:rPr>
        <w:t xml:space="preserve"> tsc = </w:t>
      </w:r>
      <w:r w:rsidRPr="008C6831">
        <w:rPr>
          <w:rFonts w:ascii="Maiandra GD" w:eastAsia="Times New Roman" w:hAnsi="Maiandra GD" w:cs="Consolas"/>
          <w:color w:val="4284AE"/>
          <w:sz w:val="24"/>
          <w:szCs w:val="24"/>
          <w:rPrChange w:id="3802"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3803" w:author="Narendra" w:date="2021-08-21T13:02:00Z">
            <w:rPr>
              <w:rFonts w:ascii="inherit" w:eastAsia="Times New Roman" w:hAnsi="inherit" w:cs="Consolas"/>
              <w:color w:val="CFD5E0"/>
              <w:sz w:val="25"/>
            </w:rPr>
          </w:rPrChange>
        </w:rPr>
        <w:t xml:space="preserve"> TaskCompletionSource</w:t>
      </w:r>
      <w:r w:rsidRPr="008C6831">
        <w:rPr>
          <w:rFonts w:ascii="Maiandra GD" w:eastAsia="Times New Roman" w:hAnsi="Maiandra GD" w:cs="Consolas"/>
          <w:b/>
          <w:bCs/>
          <w:color w:val="6B7C8B"/>
          <w:sz w:val="24"/>
          <w:szCs w:val="24"/>
          <w:rPrChange w:id="3804" w:author="Narendra" w:date="2021-08-21T13:02:00Z">
            <w:rPr>
              <w:rFonts w:ascii="inherit" w:eastAsia="Times New Roman" w:hAnsi="inherit" w:cs="Consolas"/>
              <w:b/>
              <w:bCs/>
              <w:color w:val="6B7C8B"/>
              <w:sz w:val="25"/>
            </w:rPr>
          </w:rPrChange>
        </w:rPr>
        <w:t>&lt;</w:t>
      </w:r>
      <w:r w:rsidRPr="008C6831">
        <w:rPr>
          <w:rFonts w:ascii="Maiandra GD" w:eastAsia="Times New Roman" w:hAnsi="Maiandra GD" w:cs="Consolas"/>
          <w:color w:val="CFD5E0"/>
          <w:sz w:val="24"/>
          <w:szCs w:val="24"/>
          <w:rPrChange w:id="3805" w:author="Narendra" w:date="2021-08-21T13:02:00Z">
            <w:rPr>
              <w:rFonts w:ascii="inherit" w:eastAsia="Times New Roman" w:hAnsi="inherit" w:cs="Consolas"/>
              <w:color w:val="CFD5E0"/>
              <w:sz w:val="25"/>
            </w:rPr>
          </w:rPrChange>
        </w:rPr>
        <w:t>HttpResponseMessage</w:t>
      </w:r>
      <w:r w:rsidRPr="008C6831">
        <w:rPr>
          <w:rFonts w:ascii="Maiandra GD" w:eastAsia="Times New Roman" w:hAnsi="Maiandra GD" w:cs="Consolas"/>
          <w:b/>
          <w:bCs/>
          <w:color w:val="6B7C8B"/>
          <w:sz w:val="24"/>
          <w:szCs w:val="24"/>
          <w:rPrChange w:id="3806" w:author="Narendra" w:date="2021-08-21T13:02:00Z">
            <w:rPr>
              <w:rFonts w:ascii="inherit" w:eastAsia="Times New Roman" w:hAnsi="inherit" w:cs="Consolas"/>
              <w:b/>
              <w:bCs/>
              <w:color w:val="6B7C8B"/>
              <w:sz w:val="25"/>
            </w:rPr>
          </w:rPrChange>
        </w:rPr>
        <w:t>&gt;()</w:t>
      </w:r>
      <w:r w:rsidRPr="008C6831">
        <w:rPr>
          <w:rFonts w:ascii="Maiandra GD" w:eastAsia="Times New Roman" w:hAnsi="Maiandra GD" w:cs="Consolas"/>
          <w:color w:val="CFD5E0"/>
          <w:sz w:val="24"/>
          <w:szCs w:val="24"/>
          <w:rPrChange w:id="3807"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80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3809" w:author="Narendra" w:date="2021-08-21T13:02:00Z">
            <w:rPr>
              <w:rFonts w:ascii="inherit" w:eastAsia="Times New Roman" w:hAnsi="inherit" w:cs="Consolas"/>
              <w:color w:val="CFD5E0"/>
              <w:sz w:val="25"/>
            </w:rPr>
          </w:rPrChange>
        </w:rPr>
        <w:t>tsc.</w:t>
      </w:r>
      <w:r w:rsidRPr="008C6831">
        <w:rPr>
          <w:rFonts w:ascii="Maiandra GD" w:eastAsia="Times New Roman" w:hAnsi="Maiandra GD" w:cs="Consolas"/>
          <w:color w:val="4284AE"/>
          <w:sz w:val="24"/>
          <w:szCs w:val="24"/>
          <w:rPrChange w:id="3810" w:author="Narendra" w:date="2021-08-21T13:02:00Z">
            <w:rPr>
              <w:rFonts w:ascii="inherit" w:eastAsia="Times New Roman" w:hAnsi="inherit" w:cs="Consolas"/>
              <w:color w:val="4284AE"/>
              <w:sz w:val="25"/>
            </w:rPr>
          </w:rPrChange>
        </w:rPr>
        <w:t>SetResult</w:t>
      </w:r>
      <w:r w:rsidRPr="008C6831">
        <w:rPr>
          <w:rFonts w:ascii="Maiandra GD" w:eastAsia="Times New Roman" w:hAnsi="Maiandra GD" w:cs="Consolas"/>
          <w:b/>
          <w:bCs/>
          <w:color w:val="6B7C8B"/>
          <w:sz w:val="24"/>
          <w:szCs w:val="24"/>
          <w:rPrChange w:id="381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3812" w:author="Narendra" w:date="2021-08-21T13:02:00Z">
            <w:rPr>
              <w:rFonts w:ascii="inherit" w:eastAsia="Times New Roman" w:hAnsi="inherit" w:cs="Consolas"/>
              <w:color w:val="CFD5E0"/>
              <w:sz w:val="25"/>
            </w:rPr>
          </w:rPrChange>
        </w:rPr>
        <w:t>response</w:t>
      </w:r>
      <w:r w:rsidRPr="008C6831">
        <w:rPr>
          <w:rFonts w:ascii="Maiandra GD" w:eastAsia="Times New Roman" w:hAnsi="Maiandra GD" w:cs="Consolas"/>
          <w:b/>
          <w:bCs/>
          <w:color w:val="6B7C8B"/>
          <w:sz w:val="24"/>
          <w:szCs w:val="24"/>
          <w:rPrChange w:id="381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3814" w:author="Narendra" w:date="2021-08-21T13:02:00Z">
            <w:rPr>
              <w:rFonts w:ascii="inherit" w:eastAsia="Times New Roman" w:hAnsi="inherit" w:cs="Consolas"/>
              <w:color w:val="CFD5E0"/>
              <w:sz w:val="25"/>
            </w:rPr>
          </w:rPrChange>
        </w:rPr>
        <w:t xml:space="preserve">; </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81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3816" w:author="Narendra" w:date="2021-08-21T13:02:00Z">
            <w:rPr>
              <w:rFonts w:ascii="inherit" w:eastAsia="Times New Roman" w:hAnsi="inherit" w:cs="Consolas"/>
              <w:b/>
              <w:bCs/>
              <w:color w:val="D171DD"/>
              <w:sz w:val="25"/>
            </w:rPr>
          </w:rPrChange>
        </w:rPr>
        <w:t>return</w:t>
      </w:r>
      <w:r w:rsidRPr="008C6831">
        <w:rPr>
          <w:rFonts w:ascii="Maiandra GD" w:eastAsia="Times New Roman" w:hAnsi="Maiandra GD" w:cs="Consolas"/>
          <w:color w:val="CFD5E0"/>
          <w:sz w:val="24"/>
          <w:szCs w:val="24"/>
          <w:rPrChange w:id="3817" w:author="Narendra" w:date="2021-08-21T13:02:00Z">
            <w:rPr>
              <w:rFonts w:ascii="inherit" w:eastAsia="Times New Roman" w:hAnsi="inherit" w:cs="Consolas"/>
              <w:color w:val="CFD5E0"/>
              <w:sz w:val="25"/>
            </w:rPr>
          </w:rPrChange>
        </w:rPr>
        <w:t xml:space="preserve"> tsc.</w:t>
      </w:r>
      <w:r w:rsidRPr="008C6831">
        <w:rPr>
          <w:rFonts w:ascii="Maiandra GD" w:eastAsia="Times New Roman" w:hAnsi="Maiandra GD" w:cs="Consolas"/>
          <w:color w:val="4284AE"/>
          <w:sz w:val="24"/>
          <w:szCs w:val="24"/>
          <w:rPrChange w:id="3818" w:author="Narendra" w:date="2021-08-21T13:02:00Z">
            <w:rPr>
              <w:rFonts w:ascii="inherit" w:eastAsia="Times New Roman" w:hAnsi="inherit" w:cs="Consolas"/>
              <w:color w:val="4284AE"/>
              <w:sz w:val="25"/>
            </w:rPr>
          </w:rPrChange>
        </w:rPr>
        <w:t>Task</w:t>
      </w:r>
      <w:r w:rsidRPr="008C6831">
        <w:rPr>
          <w:rFonts w:ascii="Maiandra GD" w:eastAsia="Times New Roman" w:hAnsi="Maiandra GD" w:cs="Consolas"/>
          <w:color w:val="CFD5E0"/>
          <w:sz w:val="24"/>
          <w:szCs w:val="24"/>
          <w:rPrChange w:id="3819"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82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3821"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82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3823"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line="384" w:lineRule="atLeast"/>
        <w:textAlignment w:val="baseline"/>
        <w:rPr>
          <w:rFonts w:ascii="Maiandra GD" w:eastAsia="Times New Roman" w:hAnsi="Maiandra GD" w:cs="Consolas"/>
          <w:color w:val="596174"/>
          <w:sz w:val="24"/>
          <w:szCs w:val="24"/>
          <w:rPrChange w:id="382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3825"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3826"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3827" w:author="Narendra" w:date="2021-08-21T13:02:00Z">
            <w:rPr>
              <w:rFonts w:ascii="Arial" w:eastAsia="Times New Roman" w:hAnsi="Arial" w:cs="Arial"/>
              <w:color w:val="000000"/>
              <w:sz w:val="23"/>
              <w:szCs w:val="23"/>
              <w:bdr w:val="none" w:sz="0" w:space="0" w:color="auto" w:frame="1"/>
            </w:rPr>
          </w:rPrChange>
        </w:rPr>
        <w:t>When a delegate handler creates the response without calling the </w:t>
      </w:r>
      <w:r w:rsidRPr="008C6831">
        <w:rPr>
          <w:rFonts w:ascii="Maiandra GD" w:eastAsia="Times New Roman" w:hAnsi="Maiandra GD" w:cs="Arial"/>
          <w:b/>
          <w:bCs/>
          <w:color w:val="000000"/>
          <w:sz w:val="24"/>
          <w:szCs w:val="24"/>
          <w:rPrChange w:id="3828" w:author="Narendra" w:date="2021-08-21T13:02:00Z">
            <w:rPr>
              <w:rFonts w:ascii="Arial" w:eastAsia="Times New Roman" w:hAnsi="Arial" w:cs="Arial"/>
              <w:b/>
              <w:bCs/>
              <w:color w:val="000000"/>
              <w:sz w:val="23"/>
            </w:rPr>
          </w:rPrChange>
        </w:rPr>
        <w:t>base.SendAsync</w:t>
      </w:r>
      <w:r w:rsidRPr="008C6831">
        <w:rPr>
          <w:rFonts w:ascii="Maiandra GD" w:eastAsia="Times New Roman" w:hAnsi="Maiandra GD" w:cs="Arial"/>
          <w:color w:val="000000"/>
          <w:sz w:val="24"/>
          <w:szCs w:val="24"/>
          <w:bdr w:val="none" w:sz="0" w:space="0" w:color="auto" w:frame="1"/>
          <w:rPrChange w:id="3829" w:author="Narendra" w:date="2021-08-21T13:02:00Z">
            <w:rPr>
              <w:rFonts w:ascii="Arial" w:eastAsia="Times New Roman" w:hAnsi="Arial" w:cs="Arial"/>
              <w:color w:val="000000"/>
              <w:sz w:val="23"/>
              <w:szCs w:val="23"/>
              <w:bdr w:val="none" w:sz="0" w:space="0" w:color="auto" w:frame="1"/>
            </w:rPr>
          </w:rPrChange>
        </w:rPr>
        <w:t> method, then the request skips the rest of the pipeline. This can be useful for a handler that validates the request creating an error response. We will discuss this with a complete example in our upcoming article.</w:t>
      </w:r>
    </w:p>
    <w:p w:rsidR="006E519F" w:rsidRPr="008C6831" w:rsidRDefault="006E519F" w:rsidP="006E519F">
      <w:pPr>
        <w:shd w:val="clear" w:color="auto" w:fill="FFFFFF"/>
        <w:spacing w:after="0" w:line="240" w:lineRule="auto"/>
        <w:jc w:val="both"/>
        <w:textAlignment w:val="baseline"/>
        <w:outlineLvl w:val="4"/>
        <w:rPr>
          <w:rFonts w:ascii="Maiandra GD" w:eastAsia="Times New Roman" w:hAnsi="Maiandra GD" w:cs="Segoe UI"/>
          <w:color w:val="3A3A3A"/>
          <w:sz w:val="24"/>
          <w:szCs w:val="24"/>
          <w:rPrChange w:id="3830" w:author="Narendra" w:date="2021-08-21T13:02:00Z">
            <w:rPr>
              <w:rFonts w:ascii="Segoe UI" w:eastAsia="Times New Roman" w:hAnsi="Segoe UI" w:cs="Segoe UI"/>
              <w:color w:val="3A3A3A"/>
              <w:sz w:val="20"/>
              <w:szCs w:val="20"/>
            </w:rPr>
          </w:rPrChange>
        </w:rPr>
      </w:pPr>
      <w:r w:rsidRPr="008C6831">
        <w:rPr>
          <w:rFonts w:ascii="Maiandra GD" w:eastAsia="Times New Roman" w:hAnsi="Maiandra GD" w:cs="Arial"/>
          <w:b/>
          <w:bCs/>
          <w:color w:val="000000"/>
          <w:sz w:val="24"/>
          <w:szCs w:val="24"/>
          <w:rPrChange w:id="3831" w:author="Narendra" w:date="2021-08-21T13:02:00Z">
            <w:rPr>
              <w:rFonts w:ascii="Arial" w:eastAsia="Times New Roman" w:hAnsi="Arial" w:cs="Arial"/>
              <w:b/>
              <w:bCs/>
              <w:color w:val="000000"/>
              <w:sz w:val="27"/>
            </w:rPr>
          </w:rPrChange>
        </w:rPr>
        <w:t>How to Add Custom HTTP Message Handlers to the Pipeline in ASP.NET Web API?</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3832"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3833" w:author="Narendra" w:date="2021-08-21T13:02:00Z">
            <w:rPr>
              <w:rFonts w:ascii="Arial" w:eastAsia="Times New Roman" w:hAnsi="Arial" w:cs="Arial"/>
              <w:color w:val="000000"/>
              <w:sz w:val="23"/>
              <w:szCs w:val="23"/>
              <w:bdr w:val="none" w:sz="0" w:space="0" w:color="auto" w:frame="1"/>
            </w:rPr>
          </w:rPrChange>
        </w:rPr>
        <w:t>To add the Custom HTTP Message Handlers on the server-side, you need to add the Custom HTTP Message Handlers to the </w:t>
      </w:r>
      <w:r w:rsidRPr="008C6831">
        <w:rPr>
          <w:rFonts w:ascii="Maiandra GD" w:eastAsia="Times New Roman" w:hAnsi="Maiandra GD" w:cs="Arial"/>
          <w:b/>
          <w:bCs/>
          <w:color w:val="000000"/>
          <w:sz w:val="24"/>
          <w:szCs w:val="24"/>
          <w:rPrChange w:id="3834" w:author="Narendra" w:date="2021-08-21T13:02:00Z">
            <w:rPr>
              <w:rFonts w:ascii="Arial" w:eastAsia="Times New Roman" w:hAnsi="Arial" w:cs="Arial"/>
              <w:b/>
              <w:bCs/>
              <w:color w:val="000000"/>
              <w:sz w:val="23"/>
            </w:rPr>
          </w:rPrChange>
        </w:rPr>
        <w:t>HttpConfiguration.MessageHandlers </w:t>
      </w:r>
      <w:r w:rsidRPr="008C6831">
        <w:rPr>
          <w:rFonts w:ascii="Maiandra GD" w:eastAsia="Times New Roman" w:hAnsi="Maiandra GD" w:cs="Arial"/>
          <w:color w:val="000000"/>
          <w:sz w:val="24"/>
          <w:szCs w:val="24"/>
          <w:bdr w:val="none" w:sz="0" w:space="0" w:color="auto" w:frame="1"/>
          <w:rPrChange w:id="3835" w:author="Narendra" w:date="2021-08-21T13:02:00Z">
            <w:rPr>
              <w:rFonts w:ascii="Arial" w:eastAsia="Times New Roman" w:hAnsi="Arial" w:cs="Arial"/>
              <w:color w:val="000000"/>
              <w:sz w:val="23"/>
              <w:szCs w:val="23"/>
              <w:bdr w:val="none" w:sz="0" w:space="0" w:color="auto" w:frame="1"/>
            </w:rPr>
          </w:rPrChange>
        </w:rPr>
        <w:t>collection inside the Register method of the </w:t>
      </w:r>
      <w:r w:rsidRPr="008C6831">
        <w:rPr>
          <w:rFonts w:ascii="Maiandra GD" w:eastAsia="Times New Roman" w:hAnsi="Maiandra GD" w:cs="Arial"/>
          <w:b/>
          <w:bCs/>
          <w:color w:val="000000"/>
          <w:sz w:val="24"/>
          <w:szCs w:val="24"/>
          <w:rPrChange w:id="3836" w:author="Narendra" w:date="2021-08-21T13:02:00Z">
            <w:rPr>
              <w:rFonts w:ascii="Arial" w:eastAsia="Times New Roman" w:hAnsi="Arial" w:cs="Arial"/>
              <w:b/>
              <w:bCs/>
              <w:color w:val="000000"/>
              <w:sz w:val="23"/>
            </w:rPr>
          </w:rPrChange>
        </w:rPr>
        <w:t>WebApiConfig</w:t>
      </w:r>
      <w:r w:rsidRPr="008C6831">
        <w:rPr>
          <w:rFonts w:ascii="Maiandra GD" w:eastAsia="Times New Roman" w:hAnsi="Maiandra GD" w:cs="Arial"/>
          <w:color w:val="000000"/>
          <w:sz w:val="24"/>
          <w:szCs w:val="24"/>
          <w:bdr w:val="none" w:sz="0" w:space="0" w:color="auto" w:frame="1"/>
          <w:rPrChange w:id="3837" w:author="Narendra" w:date="2021-08-21T13:02:00Z">
            <w:rPr>
              <w:rFonts w:ascii="Arial" w:eastAsia="Times New Roman" w:hAnsi="Arial" w:cs="Arial"/>
              <w:color w:val="000000"/>
              <w:sz w:val="23"/>
              <w:szCs w:val="23"/>
              <w:bdr w:val="none" w:sz="0" w:space="0" w:color="auto" w:frame="1"/>
            </w:rPr>
          </w:rPrChange>
        </w:rPr>
        <w:t> class as shown in the below image:</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3838"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noProof/>
          <w:color w:val="212529"/>
          <w:sz w:val="24"/>
          <w:szCs w:val="24"/>
          <w:bdr w:val="none" w:sz="0" w:space="0" w:color="auto" w:frame="1"/>
          <w:rPrChange w:id="3839" w:author="Narendra" w:date="2021-08-21T13:02:00Z">
            <w:rPr>
              <w:rFonts w:ascii="Arial" w:eastAsia="Times New Roman" w:hAnsi="Arial" w:cs="Arial"/>
              <w:noProof/>
              <w:color w:val="212529"/>
              <w:sz w:val="23"/>
              <w:szCs w:val="23"/>
              <w:bdr w:val="none" w:sz="0" w:space="0" w:color="auto" w:frame="1"/>
            </w:rPr>
          </w:rPrChange>
        </w:rPr>
        <w:lastRenderedPageBreak/>
        <w:drawing>
          <wp:inline distT="0" distB="0" distL="0" distR="0">
            <wp:extent cx="6391275" cy="3800475"/>
            <wp:effectExtent l="19050" t="0" r="9525" b="0"/>
            <wp:docPr id="64" name="Picture 64" descr="Server-Side HTTP Message Handlers in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erver-Side HTTP Message Handlers in WEB API"/>
                    <pic:cNvPicPr>
                      <a:picLocks noChangeAspect="1" noChangeArrowheads="1"/>
                    </pic:cNvPicPr>
                  </pic:nvPicPr>
                  <pic:blipFill>
                    <a:blip r:embed="rId38"/>
                    <a:srcRect/>
                    <a:stretch>
                      <a:fillRect/>
                    </a:stretch>
                  </pic:blipFill>
                  <pic:spPr bwMode="auto">
                    <a:xfrm>
                      <a:off x="0" y="0"/>
                      <a:ext cx="6391275" cy="3800475"/>
                    </a:xfrm>
                    <a:prstGeom prst="rect">
                      <a:avLst/>
                    </a:prstGeom>
                    <a:noFill/>
                    <a:ln w="9525">
                      <a:noFill/>
                      <a:miter lim="800000"/>
                      <a:headEnd/>
                      <a:tailEnd/>
                    </a:ln>
                  </pic:spPr>
                </pic:pic>
              </a:graphicData>
            </a:graphic>
          </wp:inline>
        </w:drawing>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3840"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3841" w:author="Narendra" w:date="2021-08-21T13:02:00Z">
            <w:rPr>
              <w:rFonts w:ascii="Arial" w:eastAsia="Times New Roman" w:hAnsi="Arial" w:cs="Arial"/>
              <w:color w:val="000000"/>
              <w:sz w:val="23"/>
              <w:szCs w:val="23"/>
              <w:bdr w:val="none" w:sz="0" w:space="0" w:color="auto" w:frame="1"/>
            </w:rPr>
          </w:rPrChange>
        </w:rPr>
        <w:t>The Message Handlers are going to call in the same order as they appear in the </w:t>
      </w:r>
      <w:r w:rsidRPr="008C6831">
        <w:rPr>
          <w:rFonts w:ascii="Maiandra GD" w:eastAsia="Times New Roman" w:hAnsi="Maiandra GD" w:cs="Arial"/>
          <w:b/>
          <w:bCs/>
          <w:color w:val="000000"/>
          <w:sz w:val="24"/>
          <w:szCs w:val="24"/>
          <w:rPrChange w:id="3842" w:author="Narendra" w:date="2021-08-21T13:02:00Z">
            <w:rPr>
              <w:rFonts w:ascii="Arial" w:eastAsia="Times New Roman" w:hAnsi="Arial" w:cs="Arial"/>
              <w:b/>
              <w:bCs/>
              <w:color w:val="000000"/>
              <w:sz w:val="23"/>
            </w:rPr>
          </w:rPrChange>
        </w:rPr>
        <w:t>MessageHandlers</w:t>
      </w:r>
      <w:r w:rsidRPr="008C6831">
        <w:rPr>
          <w:rFonts w:ascii="Maiandra GD" w:eastAsia="Times New Roman" w:hAnsi="Maiandra GD" w:cs="Arial"/>
          <w:color w:val="000000"/>
          <w:sz w:val="24"/>
          <w:szCs w:val="24"/>
          <w:bdr w:val="none" w:sz="0" w:space="0" w:color="auto" w:frame="1"/>
          <w:rPrChange w:id="3843" w:author="Narendra" w:date="2021-08-21T13:02:00Z">
            <w:rPr>
              <w:rFonts w:ascii="Arial" w:eastAsia="Times New Roman" w:hAnsi="Arial" w:cs="Arial"/>
              <w:color w:val="000000"/>
              <w:sz w:val="23"/>
              <w:szCs w:val="23"/>
              <w:bdr w:val="none" w:sz="0" w:space="0" w:color="auto" w:frame="1"/>
            </w:rPr>
          </w:rPrChange>
        </w:rPr>
        <w:t> collection. The reason is they are nested and the response message travels in the other direction. That is, the last handler is the first one to get the response message.</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3844"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3845" w:author="Narendra" w:date="2021-08-21T13:02:00Z">
            <w:rPr>
              <w:rFonts w:ascii="Arial" w:eastAsia="Times New Roman" w:hAnsi="Arial" w:cs="Arial"/>
              <w:color w:val="000000"/>
              <w:sz w:val="23"/>
              <w:szCs w:val="23"/>
              <w:bdr w:val="none" w:sz="0" w:space="0" w:color="auto" w:frame="1"/>
            </w:rPr>
          </w:rPrChange>
        </w:rPr>
        <w:t>Notice that you don’t need to set the inner handlers. That is the job of the Web API framework which will automatically connect the inner message handlers. Now let’s look at some of the examples of custom message handlers.</w:t>
      </w:r>
    </w:p>
    <w:p w:rsidR="006E519F" w:rsidRPr="008C6831" w:rsidRDefault="006E519F" w:rsidP="006E519F">
      <w:pPr>
        <w:shd w:val="clear" w:color="auto" w:fill="FFFFFF"/>
        <w:spacing w:after="0" w:line="240" w:lineRule="auto"/>
        <w:jc w:val="both"/>
        <w:textAlignment w:val="baseline"/>
        <w:outlineLvl w:val="4"/>
        <w:rPr>
          <w:rFonts w:ascii="Maiandra GD" w:eastAsia="Times New Roman" w:hAnsi="Maiandra GD" w:cs="Segoe UI"/>
          <w:color w:val="3A3A3A"/>
          <w:sz w:val="24"/>
          <w:szCs w:val="24"/>
          <w:rPrChange w:id="3846" w:author="Narendra" w:date="2021-08-21T13:02:00Z">
            <w:rPr>
              <w:rFonts w:ascii="Segoe UI" w:eastAsia="Times New Roman" w:hAnsi="Segoe UI" w:cs="Segoe UI"/>
              <w:color w:val="3A3A3A"/>
              <w:sz w:val="20"/>
              <w:szCs w:val="20"/>
            </w:rPr>
          </w:rPrChange>
        </w:rPr>
      </w:pPr>
      <w:r w:rsidRPr="008C6831">
        <w:rPr>
          <w:rFonts w:ascii="Maiandra GD" w:eastAsia="Times New Roman" w:hAnsi="Maiandra GD" w:cs="Arial"/>
          <w:b/>
          <w:bCs/>
          <w:color w:val="000000"/>
          <w:sz w:val="24"/>
          <w:szCs w:val="24"/>
          <w:rPrChange w:id="3847" w:author="Narendra" w:date="2021-08-21T13:02:00Z">
            <w:rPr>
              <w:rFonts w:ascii="Arial" w:eastAsia="Times New Roman" w:hAnsi="Arial" w:cs="Arial"/>
              <w:b/>
              <w:bCs/>
              <w:color w:val="000000"/>
              <w:sz w:val="27"/>
            </w:rPr>
          </w:rPrChange>
        </w:rPr>
        <w:t>Example: X-HTTP-Method-Override</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3848"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3849" w:author="Narendra" w:date="2021-08-21T13:02:00Z">
            <w:rPr>
              <w:rFonts w:ascii="Arial" w:eastAsia="Times New Roman" w:hAnsi="Arial" w:cs="Arial"/>
              <w:color w:val="000000"/>
              <w:sz w:val="23"/>
              <w:szCs w:val="23"/>
              <w:bdr w:val="none" w:sz="0" w:space="0" w:color="auto" w:frame="1"/>
            </w:rPr>
          </w:rPrChange>
        </w:rPr>
        <w:t>The </w:t>
      </w:r>
      <w:r w:rsidRPr="008C6831">
        <w:rPr>
          <w:rFonts w:ascii="Maiandra GD" w:eastAsia="Times New Roman" w:hAnsi="Maiandra GD" w:cs="Arial"/>
          <w:b/>
          <w:bCs/>
          <w:color w:val="000000"/>
          <w:sz w:val="24"/>
          <w:szCs w:val="24"/>
          <w:rPrChange w:id="3850" w:author="Narendra" w:date="2021-08-21T13:02:00Z">
            <w:rPr>
              <w:rFonts w:ascii="Arial" w:eastAsia="Times New Roman" w:hAnsi="Arial" w:cs="Arial"/>
              <w:b/>
              <w:bCs/>
              <w:color w:val="000000"/>
              <w:sz w:val="23"/>
            </w:rPr>
          </w:rPrChange>
        </w:rPr>
        <w:t>X-HTTP-Method-Override</w:t>
      </w:r>
      <w:r w:rsidRPr="008C6831">
        <w:rPr>
          <w:rFonts w:ascii="Maiandra GD" w:eastAsia="Times New Roman" w:hAnsi="Maiandra GD" w:cs="Arial"/>
          <w:color w:val="000000"/>
          <w:sz w:val="24"/>
          <w:szCs w:val="24"/>
          <w:bdr w:val="none" w:sz="0" w:space="0" w:color="auto" w:frame="1"/>
          <w:rPrChange w:id="3851" w:author="Narendra" w:date="2021-08-21T13:02:00Z">
            <w:rPr>
              <w:rFonts w:ascii="Arial" w:eastAsia="Times New Roman" w:hAnsi="Arial" w:cs="Arial"/>
              <w:color w:val="000000"/>
              <w:sz w:val="23"/>
              <w:szCs w:val="23"/>
              <w:bdr w:val="none" w:sz="0" w:space="0" w:color="auto" w:frame="1"/>
            </w:rPr>
          </w:rPrChange>
        </w:rPr>
        <w:t> is a non-standard HTTP header. It is basically designed for clients who cannot send certain HTTP request types, such as PUT or DELETE. Instead, the client sends a POST request and sets the </w:t>
      </w:r>
      <w:r w:rsidRPr="008C6831">
        <w:rPr>
          <w:rFonts w:ascii="Maiandra GD" w:eastAsia="Times New Roman" w:hAnsi="Maiandra GD" w:cs="Arial"/>
          <w:b/>
          <w:bCs/>
          <w:color w:val="000000"/>
          <w:sz w:val="24"/>
          <w:szCs w:val="24"/>
          <w:rPrChange w:id="3852" w:author="Narendra" w:date="2021-08-21T13:02:00Z">
            <w:rPr>
              <w:rFonts w:ascii="Arial" w:eastAsia="Times New Roman" w:hAnsi="Arial" w:cs="Arial"/>
              <w:b/>
              <w:bCs/>
              <w:color w:val="000000"/>
              <w:sz w:val="23"/>
            </w:rPr>
          </w:rPrChange>
        </w:rPr>
        <w:t>X-HTTP-Method-Override</w:t>
      </w:r>
      <w:r w:rsidRPr="008C6831">
        <w:rPr>
          <w:rFonts w:ascii="Maiandra GD" w:eastAsia="Times New Roman" w:hAnsi="Maiandra GD" w:cs="Arial"/>
          <w:color w:val="000000"/>
          <w:sz w:val="24"/>
          <w:szCs w:val="24"/>
          <w:bdr w:val="none" w:sz="0" w:space="0" w:color="auto" w:frame="1"/>
          <w:rPrChange w:id="3853" w:author="Narendra" w:date="2021-08-21T13:02:00Z">
            <w:rPr>
              <w:rFonts w:ascii="Arial" w:eastAsia="Times New Roman" w:hAnsi="Arial" w:cs="Arial"/>
              <w:color w:val="000000"/>
              <w:sz w:val="23"/>
              <w:szCs w:val="23"/>
              <w:bdr w:val="none" w:sz="0" w:space="0" w:color="auto" w:frame="1"/>
            </w:rPr>
          </w:rPrChange>
        </w:rPr>
        <w:t> header to the desired method type. For example </w:t>
      </w:r>
      <w:r w:rsidRPr="008C6831">
        <w:rPr>
          <w:rFonts w:ascii="Maiandra GD" w:eastAsia="Times New Roman" w:hAnsi="Maiandra GD" w:cs="Arial"/>
          <w:b/>
          <w:bCs/>
          <w:sz w:val="24"/>
          <w:szCs w:val="24"/>
          <w:rPrChange w:id="3854" w:author="Narendra" w:date="2021-08-21T13:02:00Z">
            <w:rPr>
              <w:rFonts w:ascii="Arial" w:eastAsia="Times New Roman" w:hAnsi="Arial" w:cs="Arial"/>
              <w:b/>
              <w:bCs/>
              <w:sz w:val="23"/>
            </w:rPr>
          </w:rPrChange>
        </w:rPr>
        <w:t>X-HTTP-Method-Override: PUT</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3855"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3856" w:author="Narendra" w:date="2021-08-21T13:02:00Z">
            <w:rPr>
              <w:rFonts w:ascii="Arial" w:eastAsia="Times New Roman" w:hAnsi="Arial" w:cs="Arial"/>
              <w:color w:val="000000"/>
              <w:sz w:val="23"/>
              <w:szCs w:val="23"/>
              <w:bdr w:val="none" w:sz="0" w:space="0" w:color="auto" w:frame="1"/>
            </w:rPr>
          </w:rPrChange>
        </w:rPr>
        <w:t>So to support this, we need to create a custom message handler that adds support for X-HTTP-Method-Override:</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85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3858"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3859" w:author="Narendra" w:date="2021-08-21T13:02:00Z">
            <w:rPr>
              <w:rFonts w:ascii="inherit" w:eastAsia="Times New Roman" w:hAnsi="inherit" w:cs="Consolas"/>
              <w:i/>
              <w:iCs/>
              <w:color w:val="4284AE"/>
              <w:sz w:val="25"/>
            </w:rPr>
          </w:rPrChange>
        </w:rPr>
        <w:t>System;</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86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3861"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3862" w:author="Narendra" w:date="2021-08-21T13:02:00Z">
            <w:rPr>
              <w:rFonts w:ascii="inherit" w:eastAsia="Times New Roman" w:hAnsi="inherit" w:cs="Consolas"/>
              <w:i/>
              <w:iCs/>
              <w:color w:val="4284AE"/>
              <w:sz w:val="25"/>
            </w:rPr>
          </w:rPrChange>
        </w:rPr>
        <w:t>System.Linq;</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86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3864"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3865" w:author="Narendra" w:date="2021-08-21T13:02:00Z">
            <w:rPr>
              <w:rFonts w:ascii="inherit" w:eastAsia="Times New Roman" w:hAnsi="inherit" w:cs="Consolas"/>
              <w:i/>
              <w:iCs/>
              <w:color w:val="4284AE"/>
              <w:sz w:val="25"/>
            </w:rPr>
          </w:rPrChange>
        </w:rPr>
        <w:t>System.Net.Http;</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86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3867"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3868" w:author="Narendra" w:date="2021-08-21T13:02:00Z">
            <w:rPr>
              <w:rFonts w:ascii="inherit" w:eastAsia="Times New Roman" w:hAnsi="inherit" w:cs="Consolas"/>
              <w:i/>
              <w:iCs/>
              <w:color w:val="4284AE"/>
              <w:sz w:val="25"/>
            </w:rPr>
          </w:rPrChange>
        </w:rPr>
        <w:t>System.Threading;</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86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3870"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3871" w:author="Narendra" w:date="2021-08-21T13:02:00Z">
            <w:rPr>
              <w:rFonts w:ascii="inherit" w:eastAsia="Times New Roman" w:hAnsi="inherit" w:cs="Consolas"/>
              <w:i/>
              <w:iCs/>
              <w:color w:val="4284AE"/>
              <w:sz w:val="25"/>
            </w:rPr>
          </w:rPrChange>
        </w:rPr>
        <w:t>System.Threading.Tasks;</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87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3873" w:author="Narendra" w:date="2021-08-21T13:02:00Z">
            <w:rPr>
              <w:rFonts w:ascii="inherit" w:eastAsia="Times New Roman" w:hAnsi="inherit" w:cs="Consolas"/>
              <w:b/>
              <w:bCs/>
              <w:color w:val="D171DD"/>
              <w:sz w:val="25"/>
            </w:rPr>
          </w:rPrChange>
        </w:rPr>
        <w:t xml:space="preserve">namespace </w:t>
      </w:r>
      <w:r w:rsidRPr="008C6831">
        <w:rPr>
          <w:rFonts w:ascii="Maiandra GD" w:eastAsia="Times New Roman" w:hAnsi="Maiandra GD" w:cs="Consolas"/>
          <w:i/>
          <w:iCs/>
          <w:color w:val="4284AE"/>
          <w:sz w:val="24"/>
          <w:szCs w:val="24"/>
          <w:rPrChange w:id="3874" w:author="Narendra" w:date="2021-08-21T13:02:00Z">
            <w:rPr>
              <w:rFonts w:ascii="inherit" w:eastAsia="Times New Roman" w:hAnsi="inherit" w:cs="Consolas"/>
              <w:i/>
              <w:iCs/>
              <w:color w:val="4284AE"/>
              <w:sz w:val="25"/>
            </w:rPr>
          </w:rPrChange>
        </w:rPr>
        <w:t>MessageHandler.Models</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87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3876"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87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3878" w:author="Narendra" w:date="2021-08-21T13:02:00Z">
            <w:rPr>
              <w:rFonts w:ascii="inherit" w:eastAsia="Times New Roman" w:hAnsi="inherit" w:cs="Consolas"/>
              <w:b/>
              <w:bCs/>
              <w:color w:val="D171DD"/>
              <w:sz w:val="25"/>
            </w:rPr>
          </w:rPrChange>
        </w:rPr>
        <w:lastRenderedPageBreak/>
        <w:t>public</w:t>
      </w:r>
      <w:r w:rsidRPr="008C6831">
        <w:rPr>
          <w:rFonts w:ascii="Maiandra GD" w:eastAsia="Times New Roman" w:hAnsi="Maiandra GD" w:cs="Consolas"/>
          <w:color w:val="CFD5E0"/>
          <w:sz w:val="24"/>
          <w:szCs w:val="24"/>
          <w:rPrChange w:id="3879"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3880" w:author="Narendra" w:date="2021-08-21T13:02:00Z">
            <w:rPr>
              <w:rFonts w:ascii="inherit" w:eastAsia="Times New Roman" w:hAnsi="inherit" w:cs="Consolas"/>
              <w:b/>
              <w:bCs/>
              <w:color w:val="D171DD"/>
              <w:sz w:val="25"/>
            </w:rPr>
          </w:rPrChange>
        </w:rPr>
        <w:t>class</w:t>
      </w:r>
      <w:r w:rsidRPr="008C6831">
        <w:rPr>
          <w:rFonts w:ascii="Maiandra GD" w:eastAsia="Times New Roman" w:hAnsi="Maiandra GD" w:cs="Consolas"/>
          <w:color w:val="CFD5E0"/>
          <w:sz w:val="24"/>
          <w:szCs w:val="24"/>
          <w:rPrChange w:id="3881" w:author="Narendra" w:date="2021-08-21T13:02:00Z">
            <w:rPr>
              <w:rFonts w:ascii="inherit" w:eastAsia="Times New Roman" w:hAnsi="inherit" w:cs="Consolas"/>
              <w:color w:val="CFD5E0"/>
              <w:sz w:val="25"/>
            </w:rPr>
          </w:rPrChange>
        </w:rPr>
        <w:t xml:space="preserve"> XHTTPMethodOverrideHandler : DelegatingHandler</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88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3883"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88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3885" w:author="Narendra" w:date="2021-08-21T13:02:00Z">
            <w:rPr>
              <w:rFonts w:ascii="inherit" w:eastAsia="Times New Roman" w:hAnsi="inherit" w:cs="Consolas"/>
              <w:b/>
              <w:bCs/>
              <w:color w:val="D171DD"/>
              <w:sz w:val="25"/>
            </w:rPr>
          </w:rPrChange>
        </w:rPr>
        <w:t>readonly</w:t>
      </w:r>
      <w:r w:rsidRPr="008C6831">
        <w:rPr>
          <w:rFonts w:ascii="Maiandra GD" w:eastAsia="Times New Roman" w:hAnsi="Maiandra GD" w:cs="Consolas"/>
          <w:color w:val="CFD5E0"/>
          <w:sz w:val="24"/>
          <w:szCs w:val="24"/>
          <w:rPrChange w:id="3886" w:author="Narendra" w:date="2021-08-21T13:02:00Z">
            <w:rPr>
              <w:rFonts w:ascii="inherit" w:eastAsia="Times New Roman" w:hAnsi="inherit" w:cs="Consolas"/>
              <w:color w:val="CFD5E0"/>
              <w:sz w:val="25"/>
            </w:rPr>
          </w:rPrChange>
        </w:rPr>
        <w:t xml:space="preserve"> string</w:t>
      </w:r>
      <w:r w:rsidRPr="008C6831">
        <w:rPr>
          <w:rFonts w:ascii="Maiandra GD" w:eastAsia="Times New Roman" w:hAnsi="Maiandra GD" w:cs="Consolas"/>
          <w:b/>
          <w:bCs/>
          <w:color w:val="6B7C8B"/>
          <w:sz w:val="24"/>
          <w:szCs w:val="24"/>
          <w:rPrChange w:id="388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3888" w:author="Narendra" w:date="2021-08-21T13:02:00Z">
            <w:rPr>
              <w:rFonts w:ascii="inherit" w:eastAsia="Times New Roman" w:hAnsi="inherit" w:cs="Consolas"/>
              <w:color w:val="CFD5E0"/>
              <w:sz w:val="25"/>
            </w:rPr>
          </w:rPrChange>
        </w:rPr>
        <w:t xml:space="preserve"> _methods = </w:t>
      </w:r>
      <w:r w:rsidRPr="008C6831">
        <w:rPr>
          <w:rFonts w:ascii="Maiandra GD" w:eastAsia="Times New Roman" w:hAnsi="Maiandra GD" w:cs="Consolas"/>
          <w:b/>
          <w:bCs/>
          <w:color w:val="6B7C8B"/>
          <w:sz w:val="24"/>
          <w:szCs w:val="24"/>
          <w:rPrChange w:id="388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3890"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7CC379"/>
          <w:sz w:val="24"/>
          <w:szCs w:val="24"/>
          <w:rPrChange w:id="3891" w:author="Narendra" w:date="2021-08-21T13:02:00Z">
            <w:rPr>
              <w:rFonts w:ascii="inherit" w:eastAsia="Times New Roman" w:hAnsi="inherit" w:cs="Consolas"/>
              <w:color w:val="7CC379"/>
              <w:sz w:val="25"/>
            </w:rPr>
          </w:rPrChange>
        </w:rPr>
        <w:t>"DELETE"</w:t>
      </w:r>
      <w:r w:rsidRPr="008C6831">
        <w:rPr>
          <w:rFonts w:ascii="Maiandra GD" w:eastAsia="Times New Roman" w:hAnsi="Maiandra GD" w:cs="Consolas"/>
          <w:color w:val="CFD5E0"/>
          <w:sz w:val="24"/>
          <w:szCs w:val="24"/>
          <w:rPrChange w:id="3892"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7CC379"/>
          <w:sz w:val="24"/>
          <w:szCs w:val="24"/>
          <w:rPrChange w:id="3893" w:author="Narendra" w:date="2021-08-21T13:02:00Z">
            <w:rPr>
              <w:rFonts w:ascii="inherit" w:eastAsia="Times New Roman" w:hAnsi="inherit" w:cs="Consolas"/>
              <w:color w:val="7CC379"/>
              <w:sz w:val="25"/>
            </w:rPr>
          </w:rPrChange>
        </w:rPr>
        <w:t>"HEAD"</w:t>
      </w:r>
      <w:r w:rsidRPr="008C6831">
        <w:rPr>
          <w:rFonts w:ascii="Maiandra GD" w:eastAsia="Times New Roman" w:hAnsi="Maiandra GD" w:cs="Consolas"/>
          <w:color w:val="CFD5E0"/>
          <w:sz w:val="24"/>
          <w:szCs w:val="24"/>
          <w:rPrChange w:id="3894"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7CC379"/>
          <w:sz w:val="24"/>
          <w:szCs w:val="24"/>
          <w:rPrChange w:id="3895" w:author="Narendra" w:date="2021-08-21T13:02:00Z">
            <w:rPr>
              <w:rFonts w:ascii="inherit" w:eastAsia="Times New Roman" w:hAnsi="inherit" w:cs="Consolas"/>
              <w:color w:val="7CC379"/>
              <w:sz w:val="25"/>
            </w:rPr>
          </w:rPrChange>
        </w:rPr>
        <w:t>"PUT"</w:t>
      </w:r>
      <w:r w:rsidRPr="008C6831">
        <w:rPr>
          <w:rFonts w:ascii="Maiandra GD" w:eastAsia="Times New Roman" w:hAnsi="Maiandra GD" w:cs="Consolas"/>
          <w:color w:val="CFD5E0"/>
          <w:sz w:val="24"/>
          <w:szCs w:val="24"/>
          <w:rPrChange w:id="3896"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389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3898"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89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4284AE"/>
          <w:sz w:val="24"/>
          <w:szCs w:val="24"/>
          <w:rPrChange w:id="3900" w:author="Narendra" w:date="2021-08-21T13:02:00Z">
            <w:rPr>
              <w:rFonts w:ascii="inherit" w:eastAsia="Times New Roman" w:hAnsi="inherit" w:cs="Consolas"/>
              <w:color w:val="4284AE"/>
              <w:sz w:val="25"/>
            </w:rPr>
          </w:rPrChange>
        </w:rPr>
        <w:t>const</w:t>
      </w:r>
      <w:r w:rsidRPr="008C6831">
        <w:rPr>
          <w:rFonts w:ascii="Maiandra GD" w:eastAsia="Times New Roman" w:hAnsi="Maiandra GD" w:cs="Consolas"/>
          <w:color w:val="CFD5E0"/>
          <w:sz w:val="24"/>
          <w:szCs w:val="24"/>
          <w:rPrChange w:id="3901" w:author="Narendra" w:date="2021-08-21T13:02:00Z">
            <w:rPr>
              <w:rFonts w:ascii="inherit" w:eastAsia="Times New Roman" w:hAnsi="inherit" w:cs="Consolas"/>
              <w:color w:val="CFD5E0"/>
              <w:sz w:val="25"/>
            </w:rPr>
          </w:rPrChange>
        </w:rPr>
        <w:t xml:space="preserve"> string _header = </w:t>
      </w:r>
      <w:r w:rsidRPr="008C6831">
        <w:rPr>
          <w:rFonts w:ascii="Maiandra GD" w:eastAsia="Times New Roman" w:hAnsi="Maiandra GD" w:cs="Consolas"/>
          <w:color w:val="7CC379"/>
          <w:sz w:val="24"/>
          <w:szCs w:val="24"/>
          <w:rPrChange w:id="3902" w:author="Narendra" w:date="2021-08-21T13:02:00Z">
            <w:rPr>
              <w:rFonts w:ascii="inherit" w:eastAsia="Times New Roman" w:hAnsi="inherit" w:cs="Consolas"/>
              <w:color w:val="7CC379"/>
              <w:sz w:val="25"/>
            </w:rPr>
          </w:rPrChange>
        </w:rPr>
        <w:t>"X-HTTP-Method-Override"</w:t>
      </w:r>
      <w:r w:rsidRPr="008C6831">
        <w:rPr>
          <w:rFonts w:ascii="Maiandra GD" w:eastAsia="Times New Roman" w:hAnsi="Maiandra GD" w:cs="Consolas"/>
          <w:color w:val="CFD5E0"/>
          <w:sz w:val="24"/>
          <w:szCs w:val="24"/>
          <w:rPrChange w:id="3903"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90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3905" w:author="Narendra" w:date="2021-08-21T13:02:00Z">
            <w:rPr>
              <w:rFonts w:ascii="inherit" w:eastAsia="Times New Roman" w:hAnsi="inherit" w:cs="Consolas"/>
              <w:b/>
              <w:bCs/>
              <w:color w:val="D171DD"/>
              <w:sz w:val="25"/>
            </w:rPr>
          </w:rPrChange>
        </w:rPr>
        <w:t>protected</w:t>
      </w:r>
      <w:r w:rsidRPr="008C6831">
        <w:rPr>
          <w:rFonts w:ascii="Maiandra GD" w:eastAsia="Times New Roman" w:hAnsi="Maiandra GD" w:cs="Consolas"/>
          <w:color w:val="CFD5E0"/>
          <w:sz w:val="24"/>
          <w:szCs w:val="24"/>
          <w:rPrChange w:id="3906"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3907" w:author="Narendra" w:date="2021-08-21T13:02:00Z">
            <w:rPr>
              <w:rFonts w:ascii="inherit" w:eastAsia="Times New Roman" w:hAnsi="inherit" w:cs="Consolas"/>
              <w:b/>
              <w:bCs/>
              <w:color w:val="D171DD"/>
              <w:sz w:val="25"/>
            </w:rPr>
          </w:rPrChange>
        </w:rPr>
        <w:t>override</w:t>
      </w:r>
      <w:r w:rsidRPr="008C6831">
        <w:rPr>
          <w:rFonts w:ascii="Maiandra GD" w:eastAsia="Times New Roman" w:hAnsi="Maiandra GD" w:cs="Consolas"/>
          <w:color w:val="CFD5E0"/>
          <w:sz w:val="24"/>
          <w:szCs w:val="24"/>
          <w:rPrChange w:id="3908" w:author="Narendra" w:date="2021-08-21T13:02:00Z">
            <w:rPr>
              <w:rFonts w:ascii="inherit" w:eastAsia="Times New Roman" w:hAnsi="inherit" w:cs="Consolas"/>
              <w:color w:val="CFD5E0"/>
              <w:sz w:val="25"/>
            </w:rPr>
          </w:rPrChange>
        </w:rPr>
        <w:t xml:space="preserve"> Task</w:t>
      </w:r>
      <w:r w:rsidRPr="008C6831">
        <w:rPr>
          <w:rFonts w:ascii="Maiandra GD" w:eastAsia="Times New Roman" w:hAnsi="Maiandra GD" w:cs="Consolas"/>
          <w:b/>
          <w:bCs/>
          <w:color w:val="6B7C8B"/>
          <w:sz w:val="24"/>
          <w:szCs w:val="24"/>
          <w:rPrChange w:id="3909" w:author="Narendra" w:date="2021-08-21T13:02:00Z">
            <w:rPr>
              <w:rFonts w:ascii="inherit" w:eastAsia="Times New Roman" w:hAnsi="inherit" w:cs="Consolas"/>
              <w:b/>
              <w:bCs/>
              <w:color w:val="6B7C8B"/>
              <w:sz w:val="25"/>
            </w:rPr>
          </w:rPrChange>
        </w:rPr>
        <w:t>&lt;</w:t>
      </w:r>
      <w:r w:rsidRPr="008C6831">
        <w:rPr>
          <w:rFonts w:ascii="Maiandra GD" w:eastAsia="Times New Roman" w:hAnsi="Maiandra GD" w:cs="Consolas"/>
          <w:color w:val="CFD5E0"/>
          <w:sz w:val="24"/>
          <w:szCs w:val="24"/>
          <w:rPrChange w:id="3910" w:author="Narendra" w:date="2021-08-21T13:02:00Z">
            <w:rPr>
              <w:rFonts w:ascii="inherit" w:eastAsia="Times New Roman" w:hAnsi="inherit" w:cs="Consolas"/>
              <w:color w:val="CFD5E0"/>
              <w:sz w:val="25"/>
            </w:rPr>
          </w:rPrChange>
        </w:rPr>
        <w:t>HttpResponseMessage</w:t>
      </w:r>
      <w:r w:rsidRPr="008C6831">
        <w:rPr>
          <w:rFonts w:ascii="Maiandra GD" w:eastAsia="Times New Roman" w:hAnsi="Maiandra GD" w:cs="Consolas"/>
          <w:b/>
          <w:bCs/>
          <w:color w:val="6B7C8B"/>
          <w:sz w:val="24"/>
          <w:szCs w:val="24"/>
          <w:rPrChange w:id="3911" w:author="Narendra" w:date="2021-08-21T13:02:00Z">
            <w:rPr>
              <w:rFonts w:ascii="inherit" w:eastAsia="Times New Roman" w:hAnsi="inherit" w:cs="Consolas"/>
              <w:b/>
              <w:bCs/>
              <w:color w:val="6B7C8B"/>
              <w:sz w:val="25"/>
            </w:rPr>
          </w:rPrChange>
        </w:rPr>
        <w:t>&gt;</w:t>
      </w:r>
      <w:r w:rsidRPr="008C6831">
        <w:rPr>
          <w:rFonts w:ascii="Maiandra GD" w:eastAsia="Times New Roman" w:hAnsi="Maiandra GD" w:cs="Consolas"/>
          <w:color w:val="CFD5E0"/>
          <w:sz w:val="24"/>
          <w:szCs w:val="24"/>
          <w:rPrChange w:id="3912"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3913" w:author="Narendra" w:date="2021-08-21T13:02:00Z">
            <w:rPr>
              <w:rFonts w:ascii="inherit" w:eastAsia="Times New Roman" w:hAnsi="inherit" w:cs="Consolas"/>
              <w:color w:val="4284AE"/>
              <w:sz w:val="25"/>
            </w:rPr>
          </w:rPrChange>
        </w:rPr>
        <w:t>SendAsync</w:t>
      </w:r>
      <w:r w:rsidRPr="008C6831">
        <w:rPr>
          <w:rFonts w:ascii="Maiandra GD" w:eastAsia="Times New Roman" w:hAnsi="Maiandra GD" w:cs="Consolas"/>
          <w:b/>
          <w:bCs/>
          <w:color w:val="6B7C8B"/>
          <w:sz w:val="24"/>
          <w:szCs w:val="24"/>
          <w:rPrChange w:id="3914"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91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3916" w:author="Narendra" w:date="2021-08-21T13:02:00Z">
            <w:rPr>
              <w:rFonts w:ascii="inherit" w:eastAsia="Times New Roman" w:hAnsi="inherit" w:cs="Consolas"/>
              <w:color w:val="CFD5E0"/>
              <w:sz w:val="25"/>
            </w:rPr>
          </w:rPrChange>
        </w:rPr>
        <w:t>HttpRequestMessage request, CancellationToken cancellationToken</w:t>
      </w:r>
      <w:r w:rsidRPr="008C6831">
        <w:rPr>
          <w:rFonts w:ascii="Maiandra GD" w:eastAsia="Times New Roman" w:hAnsi="Maiandra GD" w:cs="Consolas"/>
          <w:b/>
          <w:bCs/>
          <w:color w:val="6B7C8B"/>
          <w:sz w:val="24"/>
          <w:szCs w:val="24"/>
          <w:rPrChange w:id="3917"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91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3919"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92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3921" w:author="Narendra" w:date="2021-08-21T13:02:00Z">
            <w:rPr>
              <w:rFonts w:ascii="inherit" w:eastAsia="Times New Roman" w:hAnsi="inherit" w:cs="Consolas"/>
              <w:color w:val="6B7C8B"/>
              <w:sz w:val="25"/>
            </w:rPr>
          </w:rPrChange>
        </w:rPr>
        <w:t>// Check for HTTP POST with the X-HTTP-Method-Override header.</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92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3923" w:author="Narendra" w:date="2021-08-21T13:02:00Z">
            <w:rPr>
              <w:rFonts w:ascii="inherit" w:eastAsia="Times New Roman" w:hAnsi="inherit" w:cs="Consolas"/>
              <w:b/>
              <w:bCs/>
              <w:color w:val="D171DD"/>
              <w:sz w:val="25"/>
            </w:rPr>
          </w:rPrChange>
        </w:rPr>
        <w:t>if</w:t>
      </w:r>
      <w:r w:rsidRPr="008C6831">
        <w:rPr>
          <w:rFonts w:ascii="Maiandra GD" w:eastAsia="Times New Roman" w:hAnsi="Maiandra GD" w:cs="Consolas"/>
          <w:color w:val="CFD5E0"/>
          <w:sz w:val="24"/>
          <w:szCs w:val="24"/>
          <w:rPrChange w:id="3924"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3925"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3926" w:author="Narendra" w:date="2021-08-21T13:02:00Z">
            <w:rPr>
              <w:rFonts w:ascii="inherit" w:eastAsia="Times New Roman" w:hAnsi="inherit" w:cs="Consolas"/>
              <w:color w:val="CFD5E0"/>
              <w:sz w:val="25"/>
            </w:rPr>
          </w:rPrChange>
        </w:rPr>
        <w:t>request.</w:t>
      </w:r>
      <w:r w:rsidRPr="008C6831">
        <w:rPr>
          <w:rFonts w:ascii="Maiandra GD" w:eastAsia="Times New Roman" w:hAnsi="Maiandra GD" w:cs="Consolas"/>
          <w:color w:val="4284AE"/>
          <w:sz w:val="24"/>
          <w:szCs w:val="24"/>
          <w:rPrChange w:id="3927" w:author="Narendra" w:date="2021-08-21T13:02:00Z">
            <w:rPr>
              <w:rFonts w:ascii="inherit" w:eastAsia="Times New Roman" w:hAnsi="inherit" w:cs="Consolas"/>
              <w:color w:val="4284AE"/>
              <w:sz w:val="25"/>
            </w:rPr>
          </w:rPrChange>
        </w:rPr>
        <w:t>Method</w:t>
      </w:r>
      <w:r w:rsidRPr="008C6831">
        <w:rPr>
          <w:rFonts w:ascii="Maiandra GD" w:eastAsia="Times New Roman" w:hAnsi="Maiandra GD" w:cs="Consolas"/>
          <w:color w:val="CFD5E0"/>
          <w:sz w:val="24"/>
          <w:szCs w:val="24"/>
          <w:rPrChange w:id="3928" w:author="Narendra" w:date="2021-08-21T13:02:00Z">
            <w:rPr>
              <w:rFonts w:ascii="inherit" w:eastAsia="Times New Roman" w:hAnsi="inherit" w:cs="Consolas"/>
              <w:color w:val="CFD5E0"/>
              <w:sz w:val="25"/>
            </w:rPr>
          </w:rPrChange>
        </w:rPr>
        <w:t xml:space="preserve"> == HttpMethod.</w:t>
      </w:r>
      <w:r w:rsidRPr="008C6831">
        <w:rPr>
          <w:rFonts w:ascii="Maiandra GD" w:eastAsia="Times New Roman" w:hAnsi="Maiandra GD" w:cs="Consolas"/>
          <w:color w:val="4284AE"/>
          <w:sz w:val="24"/>
          <w:szCs w:val="24"/>
          <w:rPrChange w:id="3929" w:author="Narendra" w:date="2021-08-21T13:02:00Z">
            <w:rPr>
              <w:rFonts w:ascii="inherit" w:eastAsia="Times New Roman" w:hAnsi="inherit" w:cs="Consolas"/>
              <w:color w:val="4284AE"/>
              <w:sz w:val="25"/>
            </w:rPr>
          </w:rPrChange>
        </w:rPr>
        <w:t>Post</w:t>
      </w:r>
      <w:r w:rsidRPr="008C6831">
        <w:rPr>
          <w:rFonts w:ascii="Maiandra GD" w:eastAsia="Times New Roman" w:hAnsi="Maiandra GD" w:cs="Consolas"/>
          <w:color w:val="CFD5E0"/>
          <w:sz w:val="24"/>
          <w:szCs w:val="24"/>
          <w:rPrChange w:id="3930" w:author="Narendra" w:date="2021-08-21T13:02:00Z">
            <w:rPr>
              <w:rFonts w:ascii="inherit" w:eastAsia="Times New Roman" w:hAnsi="inherit" w:cs="Consolas"/>
              <w:color w:val="CFD5E0"/>
              <w:sz w:val="25"/>
            </w:rPr>
          </w:rPrChange>
        </w:rPr>
        <w:t xml:space="preserve"> &amp;&amp; request.</w:t>
      </w:r>
      <w:r w:rsidRPr="008C6831">
        <w:rPr>
          <w:rFonts w:ascii="Maiandra GD" w:eastAsia="Times New Roman" w:hAnsi="Maiandra GD" w:cs="Consolas"/>
          <w:color w:val="4284AE"/>
          <w:sz w:val="24"/>
          <w:szCs w:val="24"/>
          <w:rPrChange w:id="3931" w:author="Narendra" w:date="2021-08-21T13:02:00Z">
            <w:rPr>
              <w:rFonts w:ascii="inherit" w:eastAsia="Times New Roman" w:hAnsi="inherit" w:cs="Consolas"/>
              <w:color w:val="4284AE"/>
              <w:sz w:val="25"/>
            </w:rPr>
          </w:rPrChange>
        </w:rPr>
        <w:t>Headers</w:t>
      </w:r>
      <w:r w:rsidRPr="008C6831">
        <w:rPr>
          <w:rFonts w:ascii="Maiandra GD" w:eastAsia="Times New Roman" w:hAnsi="Maiandra GD" w:cs="Consolas"/>
          <w:color w:val="CFD5E0"/>
          <w:sz w:val="24"/>
          <w:szCs w:val="24"/>
          <w:rPrChange w:id="3932"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3933" w:author="Narendra" w:date="2021-08-21T13:02:00Z">
            <w:rPr>
              <w:rFonts w:ascii="inherit" w:eastAsia="Times New Roman" w:hAnsi="inherit" w:cs="Consolas"/>
              <w:color w:val="4284AE"/>
              <w:sz w:val="25"/>
            </w:rPr>
          </w:rPrChange>
        </w:rPr>
        <w:t>Contains</w:t>
      </w:r>
      <w:r w:rsidRPr="008C6831">
        <w:rPr>
          <w:rFonts w:ascii="Maiandra GD" w:eastAsia="Times New Roman" w:hAnsi="Maiandra GD" w:cs="Consolas"/>
          <w:b/>
          <w:bCs/>
          <w:color w:val="6B7C8B"/>
          <w:sz w:val="24"/>
          <w:szCs w:val="24"/>
          <w:rPrChange w:id="3934"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3935" w:author="Narendra" w:date="2021-08-21T13:02:00Z">
            <w:rPr>
              <w:rFonts w:ascii="inherit" w:eastAsia="Times New Roman" w:hAnsi="inherit" w:cs="Consolas"/>
              <w:color w:val="CFD5E0"/>
              <w:sz w:val="25"/>
            </w:rPr>
          </w:rPrChange>
        </w:rPr>
        <w:t>_header</w:t>
      </w:r>
      <w:r w:rsidRPr="008C6831">
        <w:rPr>
          <w:rFonts w:ascii="Maiandra GD" w:eastAsia="Times New Roman" w:hAnsi="Maiandra GD" w:cs="Consolas"/>
          <w:b/>
          <w:bCs/>
          <w:color w:val="6B7C8B"/>
          <w:sz w:val="24"/>
          <w:szCs w:val="24"/>
          <w:rPrChange w:id="3936"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93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3938"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93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3940" w:author="Narendra" w:date="2021-08-21T13:02:00Z">
            <w:rPr>
              <w:rFonts w:ascii="inherit" w:eastAsia="Times New Roman" w:hAnsi="inherit" w:cs="Consolas"/>
              <w:color w:val="6B7C8B"/>
              <w:sz w:val="25"/>
            </w:rPr>
          </w:rPrChange>
        </w:rPr>
        <w:t>// Check if the header value is in our methods list.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94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D19252"/>
          <w:sz w:val="24"/>
          <w:szCs w:val="24"/>
          <w:rPrChange w:id="3942" w:author="Narendra" w:date="2021-08-21T13:02:00Z">
            <w:rPr>
              <w:rFonts w:ascii="inherit" w:eastAsia="Times New Roman" w:hAnsi="inherit" w:cs="Consolas"/>
              <w:color w:val="D19252"/>
              <w:sz w:val="25"/>
            </w:rPr>
          </w:rPrChange>
        </w:rPr>
        <w:t>var</w:t>
      </w:r>
      <w:r w:rsidRPr="008C6831">
        <w:rPr>
          <w:rFonts w:ascii="Maiandra GD" w:eastAsia="Times New Roman" w:hAnsi="Maiandra GD" w:cs="Consolas"/>
          <w:color w:val="CFD5E0"/>
          <w:sz w:val="24"/>
          <w:szCs w:val="24"/>
          <w:rPrChange w:id="3943" w:author="Narendra" w:date="2021-08-21T13:02:00Z">
            <w:rPr>
              <w:rFonts w:ascii="inherit" w:eastAsia="Times New Roman" w:hAnsi="inherit" w:cs="Consolas"/>
              <w:color w:val="CFD5E0"/>
              <w:sz w:val="25"/>
            </w:rPr>
          </w:rPrChange>
        </w:rPr>
        <w:t xml:space="preserve"> method = request.</w:t>
      </w:r>
      <w:r w:rsidRPr="008C6831">
        <w:rPr>
          <w:rFonts w:ascii="Maiandra GD" w:eastAsia="Times New Roman" w:hAnsi="Maiandra GD" w:cs="Consolas"/>
          <w:color w:val="4284AE"/>
          <w:sz w:val="24"/>
          <w:szCs w:val="24"/>
          <w:rPrChange w:id="3944" w:author="Narendra" w:date="2021-08-21T13:02:00Z">
            <w:rPr>
              <w:rFonts w:ascii="inherit" w:eastAsia="Times New Roman" w:hAnsi="inherit" w:cs="Consolas"/>
              <w:color w:val="4284AE"/>
              <w:sz w:val="25"/>
            </w:rPr>
          </w:rPrChange>
        </w:rPr>
        <w:t>Headers</w:t>
      </w:r>
      <w:r w:rsidRPr="008C6831">
        <w:rPr>
          <w:rFonts w:ascii="Maiandra GD" w:eastAsia="Times New Roman" w:hAnsi="Maiandra GD" w:cs="Consolas"/>
          <w:color w:val="CFD5E0"/>
          <w:sz w:val="24"/>
          <w:szCs w:val="24"/>
          <w:rPrChange w:id="3945"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3946" w:author="Narendra" w:date="2021-08-21T13:02:00Z">
            <w:rPr>
              <w:rFonts w:ascii="inherit" w:eastAsia="Times New Roman" w:hAnsi="inherit" w:cs="Consolas"/>
              <w:color w:val="4284AE"/>
              <w:sz w:val="25"/>
            </w:rPr>
          </w:rPrChange>
        </w:rPr>
        <w:t>GetValues</w:t>
      </w:r>
      <w:r w:rsidRPr="008C6831">
        <w:rPr>
          <w:rFonts w:ascii="Maiandra GD" w:eastAsia="Times New Roman" w:hAnsi="Maiandra GD" w:cs="Consolas"/>
          <w:b/>
          <w:bCs/>
          <w:color w:val="6B7C8B"/>
          <w:sz w:val="24"/>
          <w:szCs w:val="24"/>
          <w:rPrChange w:id="394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3948" w:author="Narendra" w:date="2021-08-21T13:02:00Z">
            <w:rPr>
              <w:rFonts w:ascii="inherit" w:eastAsia="Times New Roman" w:hAnsi="inherit" w:cs="Consolas"/>
              <w:color w:val="CFD5E0"/>
              <w:sz w:val="25"/>
            </w:rPr>
          </w:rPrChange>
        </w:rPr>
        <w:t>_header</w:t>
      </w:r>
      <w:r w:rsidRPr="008C6831">
        <w:rPr>
          <w:rFonts w:ascii="Maiandra GD" w:eastAsia="Times New Roman" w:hAnsi="Maiandra GD" w:cs="Consolas"/>
          <w:b/>
          <w:bCs/>
          <w:color w:val="6B7C8B"/>
          <w:sz w:val="24"/>
          <w:szCs w:val="24"/>
          <w:rPrChange w:id="394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3950"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3951" w:author="Narendra" w:date="2021-08-21T13:02:00Z">
            <w:rPr>
              <w:rFonts w:ascii="inherit" w:eastAsia="Times New Roman" w:hAnsi="inherit" w:cs="Consolas"/>
              <w:color w:val="4284AE"/>
              <w:sz w:val="25"/>
            </w:rPr>
          </w:rPrChange>
        </w:rPr>
        <w:t>FirstOrDefault</w:t>
      </w:r>
      <w:r w:rsidRPr="008C6831">
        <w:rPr>
          <w:rFonts w:ascii="Maiandra GD" w:eastAsia="Times New Roman" w:hAnsi="Maiandra GD" w:cs="Consolas"/>
          <w:b/>
          <w:bCs/>
          <w:color w:val="6B7C8B"/>
          <w:sz w:val="24"/>
          <w:szCs w:val="24"/>
          <w:rPrChange w:id="395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3953"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95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3955" w:author="Narendra" w:date="2021-08-21T13:02:00Z">
            <w:rPr>
              <w:rFonts w:ascii="inherit" w:eastAsia="Times New Roman" w:hAnsi="inherit" w:cs="Consolas"/>
              <w:b/>
              <w:bCs/>
              <w:color w:val="D171DD"/>
              <w:sz w:val="25"/>
            </w:rPr>
          </w:rPrChange>
        </w:rPr>
        <w:t>if</w:t>
      </w:r>
      <w:r w:rsidRPr="008C6831">
        <w:rPr>
          <w:rFonts w:ascii="Maiandra GD" w:eastAsia="Times New Roman" w:hAnsi="Maiandra GD" w:cs="Consolas"/>
          <w:color w:val="CFD5E0"/>
          <w:sz w:val="24"/>
          <w:szCs w:val="24"/>
          <w:rPrChange w:id="3956"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395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3958" w:author="Narendra" w:date="2021-08-21T13:02:00Z">
            <w:rPr>
              <w:rFonts w:ascii="inherit" w:eastAsia="Times New Roman" w:hAnsi="inherit" w:cs="Consolas"/>
              <w:color w:val="CFD5E0"/>
              <w:sz w:val="25"/>
            </w:rPr>
          </w:rPrChange>
        </w:rPr>
        <w:t>_methods.</w:t>
      </w:r>
      <w:r w:rsidRPr="008C6831">
        <w:rPr>
          <w:rFonts w:ascii="Maiandra GD" w:eastAsia="Times New Roman" w:hAnsi="Maiandra GD" w:cs="Consolas"/>
          <w:color w:val="4284AE"/>
          <w:sz w:val="24"/>
          <w:szCs w:val="24"/>
          <w:rPrChange w:id="3959" w:author="Narendra" w:date="2021-08-21T13:02:00Z">
            <w:rPr>
              <w:rFonts w:ascii="inherit" w:eastAsia="Times New Roman" w:hAnsi="inherit" w:cs="Consolas"/>
              <w:color w:val="4284AE"/>
              <w:sz w:val="25"/>
            </w:rPr>
          </w:rPrChange>
        </w:rPr>
        <w:t>Contains</w:t>
      </w:r>
      <w:r w:rsidRPr="008C6831">
        <w:rPr>
          <w:rFonts w:ascii="Maiandra GD" w:eastAsia="Times New Roman" w:hAnsi="Maiandra GD" w:cs="Consolas"/>
          <w:b/>
          <w:bCs/>
          <w:color w:val="6B7C8B"/>
          <w:sz w:val="24"/>
          <w:szCs w:val="24"/>
          <w:rPrChange w:id="3960"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3961" w:author="Narendra" w:date="2021-08-21T13:02:00Z">
            <w:rPr>
              <w:rFonts w:ascii="inherit" w:eastAsia="Times New Roman" w:hAnsi="inherit" w:cs="Consolas"/>
              <w:color w:val="CFD5E0"/>
              <w:sz w:val="25"/>
            </w:rPr>
          </w:rPrChange>
        </w:rPr>
        <w:t>method, StringComparer.</w:t>
      </w:r>
      <w:r w:rsidRPr="008C6831">
        <w:rPr>
          <w:rFonts w:ascii="Maiandra GD" w:eastAsia="Times New Roman" w:hAnsi="Maiandra GD" w:cs="Consolas"/>
          <w:color w:val="4284AE"/>
          <w:sz w:val="24"/>
          <w:szCs w:val="24"/>
          <w:rPrChange w:id="3962" w:author="Narendra" w:date="2021-08-21T13:02:00Z">
            <w:rPr>
              <w:rFonts w:ascii="inherit" w:eastAsia="Times New Roman" w:hAnsi="inherit" w:cs="Consolas"/>
              <w:color w:val="4284AE"/>
              <w:sz w:val="25"/>
            </w:rPr>
          </w:rPrChange>
        </w:rPr>
        <w:t>InvariantCultureIgnoreCase</w:t>
      </w:r>
      <w:r w:rsidRPr="008C6831">
        <w:rPr>
          <w:rFonts w:ascii="Maiandra GD" w:eastAsia="Times New Roman" w:hAnsi="Maiandra GD" w:cs="Consolas"/>
          <w:b/>
          <w:bCs/>
          <w:color w:val="6B7C8B"/>
          <w:sz w:val="24"/>
          <w:szCs w:val="24"/>
          <w:rPrChange w:id="3963"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96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3965"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96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3967" w:author="Narendra" w:date="2021-08-21T13:02:00Z">
            <w:rPr>
              <w:rFonts w:ascii="inherit" w:eastAsia="Times New Roman" w:hAnsi="inherit" w:cs="Consolas"/>
              <w:color w:val="6B7C8B"/>
              <w:sz w:val="25"/>
            </w:rPr>
          </w:rPrChange>
        </w:rPr>
        <w:t>// Change the request method.</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96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3969" w:author="Narendra" w:date="2021-08-21T13:02:00Z">
            <w:rPr>
              <w:rFonts w:ascii="inherit" w:eastAsia="Times New Roman" w:hAnsi="inherit" w:cs="Consolas"/>
              <w:color w:val="CFD5E0"/>
              <w:sz w:val="25"/>
            </w:rPr>
          </w:rPrChange>
        </w:rPr>
        <w:t>request.</w:t>
      </w:r>
      <w:r w:rsidRPr="008C6831">
        <w:rPr>
          <w:rFonts w:ascii="Maiandra GD" w:eastAsia="Times New Roman" w:hAnsi="Maiandra GD" w:cs="Consolas"/>
          <w:color w:val="4284AE"/>
          <w:sz w:val="24"/>
          <w:szCs w:val="24"/>
          <w:rPrChange w:id="3970" w:author="Narendra" w:date="2021-08-21T13:02:00Z">
            <w:rPr>
              <w:rFonts w:ascii="inherit" w:eastAsia="Times New Roman" w:hAnsi="inherit" w:cs="Consolas"/>
              <w:color w:val="4284AE"/>
              <w:sz w:val="25"/>
            </w:rPr>
          </w:rPrChange>
        </w:rPr>
        <w:t>Method</w:t>
      </w:r>
      <w:r w:rsidRPr="008C6831">
        <w:rPr>
          <w:rFonts w:ascii="Maiandra GD" w:eastAsia="Times New Roman" w:hAnsi="Maiandra GD" w:cs="Consolas"/>
          <w:color w:val="CFD5E0"/>
          <w:sz w:val="24"/>
          <w:szCs w:val="24"/>
          <w:rPrChange w:id="3971" w:author="Narendra" w:date="2021-08-21T13:02:00Z">
            <w:rPr>
              <w:rFonts w:ascii="inherit" w:eastAsia="Times New Roman" w:hAnsi="inherit" w:cs="Consolas"/>
              <w:color w:val="CFD5E0"/>
              <w:sz w:val="25"/>
            </w:rPr>
          </w:rPrChange>
        </w:rPr>
        <w:t xml:space="preserve"> = </w:t>
      </w:r>
      <w:r w:rsidRPr="008C6831">
        <w:rPr>
          <w:rFonts w:ascii="Maiandra GD" w:eastAsia="Times New Roman" w:hAnsi="Maiandra GD" w:cs="Consolas"/>
          <w:color w:val="4284AE"/>
          <w:sz w:val="24"/>
          <w:szCs w:val="24"/>
          <w:rPrChange w:id="3972"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3973"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3974" w:author="Narendra" w:date="2021-08-21T13:02:00Z">
            <w:rPr>
              <w:rFonts w:ascii="inherit" w:eastAsia="Times New Roman" w:hAnsi="inherit" w:cs="Consolas"/>
              <w:color w:val="4284AE"/>
              <w:sz w:val="25"/>
            </w:rPr>
          </w:rPrChange>
        </w:rPr>
        <w:t>HttpMethod</w:t>
      </w:r>
      <w:r w:rsidRPr="008C6831">
        <w:rPr>
          <w:rFonts w:ascii="Maiandra GD" w:eastAsia="Times New Roman" w:hAnsi="Maiandra GD" w:cs="Consolas"/>
          <w:b/>
          <w:bCs/>
          <w:color w:val="6B7C8B"/>
          <w:sz w:val="24"/>
          <w:szCs w:val="24"/>
          <w:rPrChange w:id="3975"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3976" w:author="Narendra" w:date="2021-08-21T13:02:00Z">
            <w:rPr>
              <w:rFonts w:ascii="inherit" w:eastAsia="Times New Roman" w:hAnsi="inherit" w:cs="Consolas"/>
              <w:color w:val="CFD5E0"/>
              <w:sz w:val="25"/>
            </w:rPr>
          </w:rPrChange>
        </w:rPr>
        <w:t>method</w:t>
      </w:r>
      <w:r w:rsidRPr="008C6831">
        <w:rPr>
          <w:rFonts w:ascii="Maiandra GD" w:eastAsia="Times New Roman" w:hAnsi="Maiandra GD" w:cs="Consolas"/>
          <w:b/>
          <w:bCs/>
          <w:color w:val="6B7C8B"/>
          <w:sz w:val="24"/>
          <w:szCs w:val="24"/>
          <w:rPrChange w:id="397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3978"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97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3980"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98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3982"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98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3984" w:author="Narendra" w:date="2021-08-21T13:02:00Z">
            <w:rPr>
              <w:rFonts w:ascii="inherit" w:eastAsia="Times New Roman" w:hAnsi="inherit" w:cs="Consolas"/>
              <w:b/>
              <w:bCs/>
              <w:color w:val="D171DD"/>
              <w:sz w:val="25"/>
            </w:rPr>
          </w:rPrChange>
        </w:rPr>
        <w:t>return</w:t>
      </w:r>
      <w:r w:rsidRPr="008C6831">
        <w:rPr>
          <w:rFonts w:ascii="Maiandra GD" w:eastAsia="Times New Roman" w:hAnsi="Maiandra GD" w:cs="Consolas"/>
          <w:color w:val="CFD5E0"/>
          <w:sz w:val="24"/>
          <w:szCs w:val="24"/>
          <w:rPrChange w:id="3985"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3986" w:author="Narendra" w:date="2021-08-21T13:02:00Z">
            <w:rPr>
              <w:rFonts w:ascii="inherit" w:eastAsia="Times New Roman" w:hAnsi="inherit" w:cs="Consolas"/>
              <w:b/>
              <w:bCs/>
              <w:color w:val="D171DD"/>
              <w:sz w:val="25"/>
            </w:rPr>
          </w:rPrChange>
        </w:rPr>
        <w:t>base</w:t>
      </w:r>
      <w:r w:rsidRPr="008C6831">
        <w:rPr>
          <w:rFonts w:ascii="Maiandra GD" w:eastAsia="Times New Roman" w:hAnsi="Maiandra GD" w:cs="Consolas"/>
          <w:color w:val="CFD5E0"/>
          <w:sz w:val="24"/>
          <w:szCs w:val="24"/>
          <w:rPrChange w:id="3987"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3988" w:author="Narendra" w:date="2021-08-21T13:02:00Z">
            <w:rPr>
              <w:rFonts w:ascii="inherit" w:eastAsia="Times New Roman" w:hAnsi="inherit" w:cs="Consolas"/>
              <w:color w:val="4284AE"/>
              <w:sz w:val="25"/>
            </w:rPr>
          </w:rPrChange>
        </w:rPr>
        <w:t>SendAsync</w:t>
      </w:r>
      <w:r w:rsidRPr="008C6831">
        <w:rPr>
          <w:rFonts w:ascii="Maiandra GD" w:eastAsia="Times New Roman" w:hAnsi="Maiandra GD" w:cs="Consolas"/>
          <w:b/>
          <w:bCs/>
          <w:color w:val="6B7C8B"/>
          <w:sz w:val="24"/>
          <w:szCs w:val="24"/>
          <w:rPrChange w:id="398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3990" w:author="Narendra" w:date="2021-08-21T13:02:00Z">
            <w:rPr>
              <w:rFonts w:ascii="inherit" w:eastAsia="Times New Roman" w:hAnsi="inherit" w:cs="Consolas"/>
              <w:color w:val="CFD5E0"/>
              <w:sz w:val="25"/>
            </w:rPr>
          </w:rPrChange>
        </w:rPr>
        <w:t>request, cancellationToken</w:t>
      </w:r>
      <w:r w:rsidRPr="008C6831">
        <w:rPr>
          <w:rFonts w:ascii="Maiandra GD" w:eastAsia="Times New Roman" w:hAnsi="Maiandra GD" w:cs="Consolas"/>
          <w:b/>
          <w:bCs/>
          <w:color w:val="6B7C8B"/>
          <w:sz w:val="24"/>
          <w:szCs w:val="24"/>
          <w:rPrChange w:id="399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3992"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99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3994"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399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3996"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line="384" w:lineRule="atLeast"/>
        <w:textAlignment w:val="baseline"/>
        <w:rPr>
          <w:rFonts w:ascii="Maiandra GD" w:eastAsia="Times New Roman" w:hAnsi="Maiandra GD" w:cs="Consolas"/>
          <w:color w:val="596174"/>
          <w:sz w:val="24"/>
          <w:szCs w:val="24"/>
          <w:rPrChange w:id="399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3998"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FFFFFF"/>
        <w:spacing w:after="0" w:line="240" w:lineRule="auto"/>
        <w:jc w:val="both"/>
        <w:textAlignment w:val="baseline"/>
        <w:outlineLvl w:val="4"/>
        <w:rPr>
          <w:rFonts w:ascii="Maiandra GD" w:eastAsia="Times New Roman" w:hAnsi="Maiandra GD" w:cs="Segoe UI"/>
          <w:color w:val="3A3A3A"/>
          <w:sz w:val="24"/>
          <w:szCs w:val="24"/>
          <w:rPrChange w:id="3999" w:author="Narendra" w:date="2021-08-21T13:02:00Z">
            <w:rPr>
              <w:rFonts w:ascii="Segoe UI" w:eastAsia="Times New Roman" w:hAnsi="Segoe UI" w:cs="Segoe UI"/>
              <w:color w:val="3A3A3A"/>
              <w:sz w:val="20"/>
              <w:szCs w:val="20"/>
            </w:rPr>
          </w:rPrChange>
        </w:rPr>
      </w:pPr>
      <w:r w:rsidRPr="008C6831">
        <w:rPr>
          <w:rFonts w:ascii="Maiandra GD" w:eastAsia="Times New Roman" w:hAnsi="Maiandra GD" w:cs="Arial"/>
          <w:b/>
          <w:bCs/>
          <w:color w:val="000000"/>
          <w:sz w:val="24"/>
          <w:szCs w:val="24"/>
          <w:rPrChange w:id="4000" w:author="Narendra" w:date="2021-08-21T13:02:00Z">
            <w:rPr>
              <w:rFonts w:ascii="Arial" w:eastAsia="Times New Roman" w:hAnsi="Arial" w:cs="Arial"/>
              <w:b/>
              <w:bCs/>
              <w:color w:val="000000"/>
              <w:sz w:val="27"/>
            </w:rPr>
          </w:rPrChange>
        </w:rPr>
        <w:t>Explanation of the above code:</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4001"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4002" w:author="Narendra" w:date="2021-08-21T13:02:00Z">
            <w:rPr>
              <w:rFonts w:ascii="Arial" w:eastAsia="Times New Roman" w:hAnsi="Arial" w:cs="Arial"/>
              <w:color w:val="000000"/>
              <w:sz w:val="23"/>
              <w:szCs w:val="23"/>
              <w:bdr w:val="none" w:sz="0" w:space="0" w:color="auto" w:frame="1"/>
            </w:rPr>
          </w:rPrChange>
        </w:rPr>
        <w:t>In the above </w:t>
      </w:r>
      <w:r w:rsidRPr="008C6831">
        <w:rPr>
          <w:rFonts w:ascii="Maiandra GD" w:eastAsia="Times New Roman" w:hAnsi="Maiandra GD" w:cs="Arial"/>
          <w:b/>
          <w:bCs/>
          <w:color w:val="000000"/>
          <w:sz w:val="24"/>
          <w:szCs w:val="24"/>
          <w:rPrChange w:id="4003" w:author="Narendra" w:date="2021-08-21T13:02:00Z">
            <w:rPr>
              <w:rFonts w:ascii="Arial" w:eastAsia="Times New Roman" w:hAnsi="Arial" w:cs="Arial"/>
              <w:b/>
              <w:bCs/>
              <w:color w:val="000000"/>
              <w:sz w:val="23"/>
            </w:rPr>
          </w:rPrChange>
        </w:rPr>
        <w:t>SendAsync</w:t>
      </w:r>
      <w:r w:rsidRPr="008C6831">
        <w:rPr>
          <w:rFonts w:ascii="Maiandra GD" w:eastAsia="Times New Roman" w:hAnsi="Maiandra GD" w:cs="Arial"/>
          <w:color w:val="000000"/>
          <w:sz w:val="24"/>
          <w:szCs w:val="24"/>
          <w:bdr w:val="none" w:sz="0" w:space="0" w:color="auto" w:frame="1"/>
          <w:rPrChange w:id="4004" w:author="Narendra" w:date="2021-08-21T13:02:00Z">
            <w:rPr>
              <w:rFonts w:ascii="Arial" w:eastAsia="Times New Roman" w:hAnsi="Arial" w:cs="Arial"/>
              <w:color w:val="000000"/>
              <w:sz w:val="23"/>
              <w:szCs w:val="23"/>
              <w:bdr w:val="none" w:sz="0" w:space="0" w:color="auto" w:frame="1"/>
            </w:rPr>
          </w:rPrChange>
        </w:rPr>
        <w:t> method, the handler checks whether the request message is a POST request and whether it contains the </w:t>
      </w:r>
      <w:r w:rsidRPr="008C6831">
        <w:rPr>
          <w:rFonts w:ascii="Maiandra GD" w:eastAsia="Times New Roman" w:hAnsi="Maiandra GD" w:cs="Arial"/>
          <w:b/>
          <w:bCs/>
          <w:color w:val="000000"/>
          <w:sz w:val="24"/>
          <w:szCs w:val="24"/>
          <w:rPrChange w:id="4005" w:author="Narendra" w:date="2021-08-21T13:02:00Z">
            <w:rPr>
              <w:rFonts w:ascii="Arial" w:eastAsia="Times New Roman" w:hAnsi="Arial" w:cs="Arial"/>
              <w:b/>
              <w:bCs/>
              <w:color w:val="000000"/>
              <w:sz w:val="23"/>
            </w:rPr>
          </w:rPrChange>
        </w:rPr>
        <w:t>X-HTTP-Method-Override</w:t>
      </w:r>
      <w:r w:rsidRPr="008C6831">
        <w:rPr>
          <w:rFonts w:ascii="Maiandra GD" w:eastAsia="Times New Roman" w:hAnsi="Maiandra GD" w:cs="Arial"/>
          <w:color w:val="000000"/>
          <w:sz w:val="24"/>
          <w:szCs w:val="24"/>
          <w:bdr w:val="none" w:sz="0" w:space="0" w:color="auto" w:frame="1"/>
          <w:rPrChange w:id="4006" w:author="Narendra" w:date="2021-08-21T13:02:00Z">
            <w:rPr>
              <w:rFonts w:ascii="Arial" w:eastAsia="Times New Roman" w:hAnsi="Arial" w:cs="Arial"/>
              <w:color w:val="000000"/>
              <w:sz w:val="23"/>
              <w:szCs w:val="23"/>
              <w:bdr w:val="none" w:sz="0" w:space="0" w:color="auto" w:frame="1"/>
            </w:rPr>
          </w:rPrChange>
        </w:rPr>
        <w:t> header. If so, then it validates the request header value and then modifies the request method. Finally, the handler calls the base.SendAsync to pass the message to the next handler.</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4007"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4008" w:author="Narendra" w:date="2021-08-21T13:02:00Z">
            <w:rPr>
              <w:rFonts w:ascii="Arial" w:eastAsia="Times New Roman" w:hAnsi="Arial" w:cs="Arial"/>
              <w:color w:val="000000"/>
              <w:sz w:val="23"/>
              <w:szCs w:val="23"/>
              <w:bdr w:val="none" w:sz="0" w:space="0" w:color="auto" w:frame="1"/>
            </w:rPr>
          </w:rPrChange>
        </w:rPr>
        <w:t>When the request reaches the </w:t>
      </w:r>
      <w:r w:rsidRPr="008C6831">
        <w:rPr>
          <w:rFonts w:ascii="Maiandra GD" w:eastAsia="Times New Roman" w:hAnsi="Maiandra GD" w:cs="Arial"/>
          <w:b/>
          <w:bCs/>
          <w:color w:val="000000"/>
          <w:sz w:val="24"/>
          <w:szCs w:val="24"/>
          <w:rPrChange w:id="4009" w:author="Narendra" w:date="2021-08-21T13:02:00Z">
            <w:rPr>
              <w:rFonts w:ascii="Arial" w:eastAsia="Times New Roman" w:hAnsi="Arial" w:cs="Arial"/>
              <w:b/>
              <w:bCs/>
              <w:color w:val="000000"/>
              <w:sz w:val="23"/>
            </w:rPr>
          </w:rPrChange>
        </w:rPr>
        <w:t>HttpControllerDispatcher</w:t>
      </w:r>
      <w:r w:rsidRPr="008C6831">
        <w:rPr>
          <w:rFonts w:ascii="Maiandra GD" w:eastAsia="Times New Roman" w:hAnsi="Maiandra GD" w:cs="Arial"/>
          <w:color w:val="000000"/>
          <w:sz w:val="24"/>
          <w:szCs w:val="24"/>
          <w:bdr w:val="none" w:sz="0" w:space="0" w:color="auto" w:frame="1"/>
          <w:rPrChange w:id="4010" w:author="Narendra" w:date="2021-08-21T13:02:00Z">
            <w:rPr>
              <w:rFonts w:ascii="Arial" w:eastAsia="Times New Roman" w:hAnsi="Arial" w:cs="Arial"/>
              <w:color w:val="000000"/>
              <w:sz w:val="23"/>
              <w:szCs w:val="23"/>
              <w:bdr w:val="none" w:sz="0" w:space="0" w:color="auto" w:frame="1"/>
            </w:rPr>
          </w:rPrChange>
        </w:rPr>
        <w:t> class, </w:t>
      </w:r>
      <w:r w:rsidRPr="008C6831">
        <w:rPr>
          <w:rFonts w:ascii="Maiandra GD" w:eastAsia="Times New Roman" w:hAnsi="Maiandra GD" w:cs="Arial"/>
          <w:b/>
          <w:bCs/>
          <w:color w:val="000000"/>
          <w:sz w:val="24"/>
          <w:szCs w:val="24"/>
          <w:rPrChange w:id="4011" w:author="Narendra" w:date="2021-08-21T13:02:00Z">
            <w:rPr>
              <w:rFonts w:ascii="Arial" w:eastAsia="Times New Roman" w:hAnsi="Arial" w:cs="Arial"/>
              <w:b/>
              <w:bCs/>
              <w:color w:val="000000"/>
              <w:sz w:val="23"/>
            </w:rPr>
          </w:rPrChange>
        </w:rPr>
        <w:t>HttpControllerDispatcher</w:t>
      </w:r>
      <w:r w:rsidRPr="008C6831">
        <w:rPr>
          <w:rFonts w:ascii="Maiandra GD" w:eastAsia="Times New Roman" w:hAnsi="Maiandra GD" w:cs="Arial"/>
          <w:color w:val="000000"/>
          <w:sz w:val="24"/>
          <w:szCs w:val="24"/>
          <w:bdr w:val="none" w:sz="0" w:space="0" w:color="auto" w:frame="1"/>
          <w:rPrChange w:id="4012" w:author="Narendra" w:date="2021-08-21T13:02:00Z">
            <w:rPr>
              <w:rFonts w:ascii="Arial" w:eastAsia="Times New Roman" w:hAnsi="Arial" w:cs="Arial"/>
              <w:color w:val="000000"/>
              <w:sz w:val="23"/>
              <w:szCs w:val="23"/>
              <w:bdr w:val="none" w:sz="0" w:space="0" w:color="auto" w:frame="1"/>
            </w:rPr>
          </w:rPrChange>
        </w:rPr>
        <w:t> will route the request based on the updated request method.</w:t>
      </w:r>
    </w:p>
    <w:p w:rsidR="006E519F" w:rsidRPr="008C6831" w:rsidRDefault="006E519F" w:rsidP="006E519F">
      <w:pPr>
        <w:shd w:val="clear" w:color="auto" w:fill="FFFFFF"/>
        <w:spacing w:after="0" w:line="240" w:lineRule="auto"/>
        <w:jc w:val="both"/>
        <w:textAlignment w:val="baseline"/>
        <w:outlineLvl w:val="4"/>
        <w:rPr>
          <w:rFonts w:ascii="Maiandra GD" w:eastAsia="Times New Roman" w:hAnsi="Maiandra GD" w:cs="Segoe UI"/>
          <w:color w:val="3A3A3A"/>
          <w:sz w:val="24"/>
          <w:szCs w:val="24"/>
          <w:rPrChange w:id="4013" w:author="Narendra" w:date="2021-08-21T13:02:00Z">
            <w:rPr>
              <w:rFonts w:ascii="Segoe UI" w:eastAsia="Times New Roman" w:hAnsi="Segoe UI" w:cs="Segoe UI"/>
              <w:color w:val="3A3A3A"/>
              <w:sz w:val="20"/>
              <w:szCs w:val="20"/>
            </w:rPr>
          </w:rPrChange>
        </w:rPr>
      </w:pPr>
      <w:r w:rsidRPr="008C6831">
        <w:rPr>
          <w:rFonts w:ascii="Maiandra GD" w:eastAsia="Times New Roman" w:hAnsi="Maiandra GD" w:cs="Arial"/>
          <w:b/>
          <w:bCs/>
          <w:color w:val="000000"/>
          <w:sz w:val="24"/>
          <w:szCs w:val="24"/>
          <w:rPrChange w:id="4014" w:author="Narendra" w:date="2021-08-21T13:02:00Z">
            <w:rPr>
              <w:rFonts w:ascii="Arial" w:eastAsia="Times New Roman" w:hAnsi="Arial" w:cs="Arial"/>
              <w:b/>
              <w:bCs/>
              <w:color w:val="000000"/>
              <w:sz w:val="27"/>
            </w:rPr>
          </w:rPrChange>
        </w:rPr>
        <w:t>Example: Adding a Custom Response Header</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4015"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4016" w:author="Narendra" w:date="2021-08-21T13:02:00Z">
            <w:rPr>
              <w:rFonts w:ascii="Arial" w:eastAsia="Times New Roman" w:hAnsi="Arial" w:cs="Arial"/>
              <w:color w:val="000000"/>
              <w:sz w:val="23"/>
              <w:szCs w:val="23"/>
              <w:bdr w:val="none" w:sz="0" w:space="0" w:color="auto" w:frame="1"/>
            </w:rPr>
          </w:rPrChange>
        </w:rPr>
        <w:t>Let’s see an example of a message handler that adds a custom header to every response message:</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01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4018"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4019" w:author="Narendra" w:date="2021-08-21T13:02:00Z">
            <w:rPr>
              <w:rFonts w:ascii="inherit" w:eastAsia="Times New Roman" w:hAnsi="inherit" w:cs="Consolas"/>
              <w:i/>
              <w:iCs/>
              <w:color w:val="4284AE"/>
              <w:sz w:val="25"/>
            </w:rPr>
          </w:rPrChange>
        </w:rPr>
        <w:t>System.Net.Http;</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02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4021"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4022" w:author="Narendra" w:date="2021-08-21T13:02:00Z">
            <w:rPr>
              <w:rFonts w:ascii="inherit" w:eastAsia="Times New Roman" w:hAnsi="inherit" w:cs="Consolas"/>
              <w:i/>
              <w:iCs/>
              <w:color w:val="4284AE"/>
              <w:sz w:val="25"/>
            </w:rPr>
          </w:rPrChange>
        </w:rPr>
        <w:t>System.Threading;</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02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4024" w:author="Narendra" w:date="2021-08-21T13:02:00Z">
            <w:rPr>
              <w:rFonts w:ascii="inherit" w:eastAsia="Times New Roman" w:hAnsi="inherit" w:cs="Consolas"/>
              <w:b/>
              <w:bCs/>
              <w:color w:val="D171DD"/>
              <w:sz w:val="25"/>
            </w:rPr>
          </w:rPrChange>
        </w:rPr>
        <w:lastRenderedPageBreak/>
        <w:t xml:space="preserve">using </w:t>
      </w:r>
      <w:r w:rsidRPr="008C6831">
        <w:rPr>
          <w:rFonts w:ascii="Maiandra GD" w:eastAsia="Times New Roman" w:hAnsi="Maiandra GD" w:cs="Consolas"/>
          <w:i/>
          <w:iCs/>
          <w:color w:val="4284AE"/>
          <w:sz w:val="24"/>
          <w:szCs w:val="24"/>
          <w:rPrChange w:id="4025" w:author="Narendra" w:date="2021-08-21T13:02:00Z">
            <w:rPr>
              <w:rFonts w:ascii="inherit" w:eastAsia="Times New Roman" w:hAnsi="inherit" w:cs="Consolas"/>
              <w:i/>
              <w:iCs/>
              <w:color w:val="4284AE"/>
              <w:sz w:val="25"/>
            </w:rPr>
          </w:rPrChange>
        </w:rPr>
        <w:t>System.Threading.Tasks;</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02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4027" w:author="Narendra" w:date="2021-08-21T13:02:00Z">
            <w:rPr>
              <w:rFonts w:ascii="inherit" w:eastAsia="Times New Roman" w:hAnsi="inherit" w:cs="Consolas"/>
              <w:b/>
              <w:bCs/>
              <w:color w:val="D171DD"/>
              <w:sz w:val="25"/>
            </w:rPr>
          </w:rPrChange>
        </w:rPr>
        <w:t xml:space="preserve">namespace </w:t>
      </w:r>
      <w:r w:rsidRPr="008C6831">
        <w:rPr>
          <w:rFonts w:ascii="Maiandra GD" w:eastAsia="Times New Roman" w:hAnsi="Maiandra GD" w:cs="Consolas"/>
          <w:i/>
          <w:iCs/>
          <w:color w:val="4284AE"/>
          <w:sz w:val="24"/>
          <w:szCs w:val="24"/>
          <w:rPrChange w:id="4028" w:author="Narendra" w:date="2021-08-21T13:02:00Z">
            <w:rPr>
              <w:rFonts w:ascii="inherit" w:eastAsia="Times New Roman" w:hAnsi="inherit" w:cs="Consolas"/>
              <w:i/>
              <w:iCs/>
              <w:color w:val="4284AE"/>
              <w:sz w:val="25"/>
            </w:rPr>
          </w:rPrChange>
        </w:rPr>
        <w:t>MessageHandler.Models</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02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4030"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03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4032"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4033"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4034" w:author="Narendra" w:date="2021-08-21T13:02:00Z">
            <w:rPr>
              <w:rFonts w:ascii="inherit" w:eastAsia="Times New Roman" w:hAnsi="inherit" w:cs="Consolas"/>
              <w:b/>
              <w:bCs/>
              <w:color w:val="D171DD"/>
              <w:sz w:val="25"/>
            </w:rPr>
          </w:rPrChange>
        </w:rPr>
        <w:t>class</w:t>
      </w:r>
      <w:r w:rsidRPr="008C6831">
        <w:rPr>
          <w:rFonts w:ascii="Maiandra GD" w:eastAsia="Times New Roman" w:hAnsi="Maiandra GD" w:cs="Consolas"/>
          <w:color w:val="CFD5E0"/>
          <w:sz w:val="24"/>
          <w:szCs w:val="24"/>
          <w:rPrChange w:id="4035" w:author="Narendra" w:date="2021-08-21T13:02:00Z">
            <w:rPr>
              <w:rFonts w:ascii="inherit" w:eastAsia="Times New Roman" w:hAnsi="inherit" w:cs="Consolas"/>
              <w:color w:val="CFD5E0"/>
              <w:sz w:val="25"/>
            </w:rPr>
          </w:rPrChange>
        </w:rPr>
        <w:t xml:space="preserve"> CustomHeaderHandler : DelegatingHandler</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03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4037"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03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4039" w:author="Narendra" w:date="2021-08-21T13:02:00Z">
            <w:rPr>
              <w:rFonts w:ascii="inherit" w:eastAsia="Times New Roman" w:hAnsi="inherit" w:cs="Consolas"/>
              <w:b/>
              <w:bCs/>
              <w:color w:val="D171DD"/>
              <w:sz w:val="25"/>
            </w:rPr>
          </w:rPrChange>
        </w:rPr>
        <w:t>async</w:t>
      </w:r>
      <w:r w:rsidRPr="008C6831">
        <w:rPr>
          <w:rFonts w:ascii="Maiandra GD" w:eastAsia="Times New Roman" w:hAnsi="Maiandra GD" w:cs="Consolas"/>
          <w:color w:val="CFD5E0"/>
          <w:sz w:val="24"/>
          <w:szCs w:val="24"/>
          <w:rPrChange w:id="4040"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4041" w:author="Narendra" w:date="2021-08-21T13:02:00Z">
            <w:rPr>
              <w:rFonts w:ascii="inherit" w:eastAsia="Times New Roman" w:hAnsi="inherit" w:cs="Consolas"/>
              <w:b/>
              <w:bCs/>
              <w:color w:val="D171DD"/>
              <w:sz w:val="25"/>
            </w:rPr>
          </w:rPrChange>
        </w:rPr>
        <w:t>protected</w:t>
      </w:r>
      <w:r w:rsidRPr="008C6831">
        <w:rPr>
          <w:rFonts w:ascii="Maiandra GD" w:eastAsia="Times New Roman" w:hAnsi="Maiandra GD" w:cs="Consolas"/>
          <w:color w:val="CFD5E0"/>
          <w:sz w:val="24"/>
          <w:szCs w:val="24"/>
          <w:rPrChange w:id="4042"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4043" w:author="Narendra" w:date="2021-08-21T13:02:00Z">
            <w:rPr>
              <w:rFonts w:ascii="inherit" w:eastAsia="Times New Roman" w:hAnsi="inherit" w:cs="Consolas"/>
              <w:b/>
              <w:bCs/>
              <w:color w:val="D171DD"/>
              <w:sz w:val="25"/>
            </w:rPr>
          </w:rPrChange>
        </w:rPr>
        <w:t>override</w:t>
      </w:r>
      <w:r w:rsidRPr="008C6831">
        <w:rPr>
          <w:rFonts w:ascii="Maiandra GD" w:eastAsia="Times New Roman" w:hAnsi="Maiandra GD" w:cs="Consolas"/>
          <w:color w:val="CFD5E0"/>
          <w:sz w:val="24"/>
          <w:szCs w:val="24"/>
          <w:rPrChange w:id="4044" w:author="Narendra" w:date="2021-08-21T13:02:00Z">
            <w:rPr>
              <w:rFonts w:ascii="inherit" w:eastAsia="Times New Roman" w:hAnsi="inherit" w:cs="Consolas"/>
              <w:color w:val="CFD5E0"/>
              <w:sz w:val="25"/>
            </w:rPr>
          </w:rPrChange>
        </w:rPr>
        <w:t xml:space="preserve"> Task</w:t>
      </w:r>
      <w:r w:rsidRPr="008C6831">
        <w:rPr>
          <w:rFonts w:ascii="Maiandra GD" w:eastAsia="Times New Roman" w:hAnsi="Maiandra GD" w:cs="Consolas"/>
          <w:b/>
          <w:bCs/>
          <w:color w:val="6B7C8B"/>
          <w:sz w:val="24"/>
          <w:szCs w:val="24"/>
          <w:rPrChange w:id="4045" w:author="Narendra" w:date="2021-08-21T13:02:00Z">
            <w:rPr>
              <w:rFonts w:ascii="inherit" w:eastAsia="Times New Roman" w:hAnsi="inherit" w:cs="Consolas"/>
              <w:b/>
              <w:bCs/>
              <w:color w:val="6B7C8B"/>
              <w:sz w:val="25"/>
            </w:rPr>
          </w:rPrChange>
        </w:rPr>
        <w:t>&lt;</w:t>
      </w:r>
      <w:r w:rsidRPr="008C6831">
        <w:rPr>
          <w:rFonts w:ascii="Maiandra GD" w:eastAsia="Times New Roman" w:hAnsi="Maiandra GD" w:cs="Consolas"/>
          <w:color w:val="CFD5E0"/>
          <w:sz w:val="24"/>
          <w:szCs w:val="24"/>
          <w:rPrChange w:id="4046" w:author="Narendra" w:date="2021-08-21T13:02:00Z">
            <w:rPr>
              <w:rFonts w:ascii="inherit" w:eastAsia="Times New Roman" w:hAnsi="inherit" w:cs="Consolas"/>
              <w:color w:val="CFD5E0"/>
              <w:sz w:val="25"/>
            </w:rPr>
          </w:rPrChange>
        </w:rPr>
        <w:t>HttpResponseMessage</w:t>
      </w:r>
      <w:r w:rsidRPr="008C6831">
        <w:rPr>
          <w:rFonts w:ascii="Maiandra GD" w:eastAsia="Times New Roman" w:hAnsi="Maiandra GD" w:cs="Consolas"/>
          <w:b/>
          <w:bCs/>
          <w:color w:val="6B7C8B"/>
          <w:sz w:val="24"/>
          <w:szCs w:val="24"/>
          <w:rPrChange w:id="4047" w:author="Narendra" w:date="2021-08-21T13:02:00Z">
            <w:rPr>
              <w:rFonts w:ascii="inherit" w:eastAsia="Times New Roman" w:hAnsi="inherit" w:cs="Consolas"/>
              <w:b/>
              <w:bCs/>
              <w:color w:val="6B7C8B"/>
              <w:sz w:val="25"/>
            </w:rPr>
          </w:rPrChange>
        </w:rPr>
        <w:t>&gt;</w:t>
      </w:r>
      <w:r w:rsidRPr="008C6831">
        <w:rPr>
          <w:rFonts w:ascii="Maiandra GD" w:eastAsia="Times New Roman" w:hAnsi="Maiandra GD" w:cs="Consolas"/>
          <w:color w:val="CFD5E0"/>
          <w:sz w:val="24"/>
          <w:szCs w:val="24"/>
          <w:rPrChange w:id="4048"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4049" w:author="Narendra" w:date="2021-08-21T13:02:00Z">
            <w:rPr>
              <w:rFonts w:ascii="inherit" w:eastAsia="Times New Roman" w:hAnsi="inherit" w:cs="Consolas"/>
              <w:color w:val="4284AE"/>
              <w:sz w:val="25"/>
            </w:rPr>
          </w:rPrChange>
        </w:rPr>
        <w:t>SendAsync</w:t>
      </w:r>
      <w:r w:rsidRPr="008C6831">
        <w:rPr>
          <w:rFonts w:ascii="Maiandra GD" w:eastAsia="Times New Roman" w:hAnsi="Maiandra GD" w:cs="Consolas"/>
          <w:b/>
          <w:bCs/>
          <w:color w:val="6B7C8B"/>
          <w:sz w:val="24"/>
          <w:szCs w:val="24"/>
          <w:rPrChange w:id="4050"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05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4052" w:author="Narendra" w:date="2021-08-21T13:02:00Z">
            <w:rPr>
              <w:rFonts w:ascii="inherit" w:eastAsia="Times New Roman" w:hAnsi="inherit" w:cs="Consolas"/>
              <w:color w:val="CFD5E0"/>
              <w:sz w:val="25"/>
            </w:rPr>
          </w:rPrChange>
        </w:rPr>
        <w:t>HttpRequestMessage request, CancellationToken cancellationToken</w:t>
      </w:r>
      <w:r w:rsidRPr="008C6831">
        <w:rPr>
          <w:rFonts w:ascii="Maiandra GD" w:eastAsia="Times New Roman" w:hAnsi="Maiandra GD" w:cs="Consolas"/>
          <w:b/>
          <w:bCs/>
          <w:color w:val="6B7C8B"/>
          <w:sz w:val="24"/>
          <w:szCs w:val="24"/>
          <w:rPrChange w:id="4053"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05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4055"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05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4057" w:author="Narendra" w:date="2021-08-21T13:02:00Z">
            <w:rPr>
              <w:rFonts w:ascii="inherit" w:eastAsia="Times New Roman" w:hAnsi="inherit" w:cs="Consolas"/>
              <w:color w:val="CFD5E0"/>
              <w:sz w:val="25"/>
            </w:rPr>
          </w:rPrChange>
        </w:rPr>
        <w:t xml:space="preserve">HttpResponseMessage response = </w:t>
      </w:r>
      <w:r w:rsidRPr="008C6831">
        <w:rPr>
          <w:rFonts w:ascii="Maiandra GD" w:eastAsia="Times New Roman" w:hAnsi="Maiandra GD" w:cs="Consolas"/>
          <w:b/>
          <w:bCs/>
          <w:color w:val="D171DD"/>
          <w:sz w:val="24"/>
          <w:szCs w:val="24"/>
          <w:rPrChange w:id="4058" w:author="Narendra" w:date="2021-08-21T13:02:00Z">
            <w:rPr>
              <w:rFonts w:ascii="inherit" w:eastAsia="Times New Roman" w:hAnsi="inherit" w:cs="Consolas"/>
              <w:b/>
              <w:bCs/>
              <w:color w:val="D171DD"/>
              <w:sz w:val="25"/>
            </w:rPr>
          </w:rPrChange>
        </w:rPr>
        <w:t>await</w:t>
      </w:r>
      <w:r w:rsidRPr="008C6831">
        <w:rPr>
          <w:rFonts w:ascii="Maiandra GD" w:eastAsia="Times New Roman" w:hAnsi="Maiandra GD" w:cs="Consolas"/>
          <w:color w:val="CFD5E0"/>
          <w:sz w:val="24"/>
          <w:szCs w:val="24"/>
          <w:rPrChange w:id="4059"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4060" w:author="Narendra" w:date="2021-08-21T13:02:00Z">
            <w:rPr>
              <w:rFonts w:ascii="inherit" w:eastAsia="Times New Roman" w:hAnsi="inherit" w:cs="Consolas"/>
              <w:b/>
              <w:bCs/>
              <w:color w:val="D171DD"/>
              <w:sz w:val="25"/>
            </w:rPr>
          </w:rPrChange>
        </w:rPr>
        <w:t>base</w:t>
      </w:r>
      <w:r w:rsidRPr="008C6831">
        <w:rPr>
          <w:rFonts w:ascii="Maiandra GD" w:eastAsia="Times New Roman" w:hAnsi="Maiandra GD" w:cs="Consolas"/>
          <w:color w:val="CFD5E0"/>
          <w:sz w:val="24"/>
          <w:szCs w:val="24"/>
          <w:rPrChange w:id="4061"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4062" w:author="Narendra" w:date="2021-08-21T13:02:00Z">
            <w:rPr>
              <w:rFonts w:ascii="inherit" w:eastAsia="Times New Roman" w:hAnsi="inherit" w:cs="Consolas"/>
              <w:color w:val="4284AE"/>
              <w:sz w:val="25"/>
            </w:rPr>
          </w:rPrChange>
        </w:rPr>
        <w:t>SendAsync</w:t>
      </w:r>
      <w:r w:rsidRPr="008C6831">
        <w:rPr>
          <w:rFonts w:ascii="Maiandra GD" w:eastAsia="Times New Roman" w:hAnsi="Maiandra GD" w:cs="Consolas"/>
          <w:b/>
          <w:bCs/>
          <w:color w:val="6B7C8B"/>
          <w:sz w:val="24"/>
          <w:szCs w:val="24"/>
          <w:rPrChange w:id="406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4064" w:author="Narendra" w:date="2021-08-21T13:02:00Z">
            <w:rPr>
              <w:rFonts w:ascii="inherit" w:eastAsia="Times New Roman" w:hAnsi="inherit" w:cs="Consolas"/>
              <w:color w:val="CFD5E0"/>
              <w:sz w:val="25"/>
            </w:rPr>
          </w:rPrChange>
        </w:rPr>
        <w:t>request, cancellationToken</w:t>
      </w:r>
      <w:r w:rsidRPr="008C6831">
        <w:rPr>
          <w:rFonts w:ascii="Maiandra GD" w:eastAsia="Times New Roman" w:hAnsi="Maiandra GD" w:cs="Consolas"/>
          <w:b/>
          <w:bCs/>
          <w:color w:val="6B7C8B"/>
          <w:sz w:val="24"/>
          <w:szCs w:val="24"/>
          <w:rPrChange w:id="4065"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4066"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06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4068" w:author="Narendra" w:date="2021-08-21T13:02:00Z">
            <w:rPr>
              <w:rFonts w:ascii="inherit" w:eastAsia="Times New Roman" w:hAnsi="inherit" w:cs="Consolas"/>
              <w:color w:val="CFD5E0"/>
              <w:sz w:val="25"/>
            </w:rPr>
          </w:rPrChange>
        </w:rPr>
        <w:t>response.</w:t>
      </w:r>
      <w:r w:rsidRPr="008C6831">
        <w:rPr>
          <w:rFonts w:ascii="Maiandra GD" w:eastAsia="Times New Roman" w:hAnsi="Maiandra GD" w:cs="Consolas"/>
          <w:color w:val="4284AE"/>
          <w:sz w:val="24"/>
          <w:szCs w:val="24"/>
          <w:rPrChange w:id="4069" w:author="Narendra" w:date="2021-08-21T13:02:00Z">
            <w:rPr>
              <w:rFonts w:ascii="inherit" w:eastAsia="Times New Roman" w:hAnsi="inherit" w:cs="Consolas"/>
              <w:color w:val="4284AE"/>
              <w:sz w:val="25"/>
            </w:rPr>
          </w:rPrChange>
        </w:rPr>
        <w:t>Headers</w:t>
      </w:r>
      <w:r w:rsidRPr="008C6831">
        <w:rPr>
          <w:rFonts w:ascii="Maiandra GD" w:eastAsia="Times New Roman" w:hAnsi="Maiandra GD" w:cs="Consolas"/>
          <w:color w:val="CFD5E0"/>
          <w:sz w:val="24"/>
          <w:szCs w:val="24"/>
          <w:rPrChange w:id="4070"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4071" w:author="Narendra" w:date="2021-08-21T13:02:00Z">
            <w:rPr>
              <w:rFonts w:ascii="inherit" w:eastAsia="Times New Roman" w:hAnsi="inherit" w:cs="Consolas"/>
              <w:color w:val="4284AE"/>
              <w:sz w:val="25"/>
            </w:rPr>
          </w:rPrChange>
        </w:rPr>
        <w:t>Add</w:t>
      </w:r>
      <w:r w:rsidRPr="008C6831">
        <w:rPr>
          <w:rFonts w:ascii="Maiandra GD" w:eastAsia="Times New Roman" w:hAnsi="Maiandra GD" w:cs="Consolas"/>
          <w:b/>
          <w:bCs/>
          <w:color w:val="6B7C8B"/>
          <w:sz w:val="24"/>
          <w:szCs w:val="24"/>
          <w:rPrChange w:id="407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7CC379"/>
          <w:sz w:val="24"/>
          <w:szCs w:val="24"/>
          <w:rPrChange w:id="4073" w:author="Narendra" w:date="2021-08-21T13:02:00Z">
            <w:rPr>
              <w:rFonts w:ascii="inherit" w:eastAsia="Times New Roman" w:hAnsi="inherit" w:cs="Consolas"/>
              <w:color w:val="7CC379"/>
              <w:sz w:val="25"/>
            </w:rPr>
          </w:rPrChange>
        </w:rPr>
        <w:t>"X-Custom-Header"</w:t>
      </w:r>
      <w:r w:rsidRPr="008C6831">
        <w:rPr>
          <w:rFonts w:ascii="Maiandra GD" w:eastAsia="Times New Roman" w:hAnsi="Maiandra GD" w:cs="Consolas"/>
          <w:color w:val="CFD5E0"/>
          <w:sz w:val="24"/>
          <w:szCs w:val="24"/>
          <w:rPrChange w:id="4074"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7CC379"/>
          <w:sz w:val="24"/>
          <w:szCs w:val="24"/>
          <w:rPrChange w:id="4075" w:author="Narendra" w:date="2021-08-21T13:02:00Z">
            <w:rPr>
              <w:rFonts w:ascii="inherit" w:eastAsia="Times New Roman" w:hAnsi="inherit" w:cs="Consolas"/>
              <w:color w:val="7CC379"/>
              <w:sz w:val="25"/>
            </w:rPr>
          </w:rPrChange>
        </w:rPr>
        <w:t>"This is my custom header."</w:t>
      </w:r>
      <w:r w:rsidRPr="008C6831">
        <w:rPr>
          <w:rFonts w:ascii="Maiandra GD" w:eastAsia="Times New Roman" w:hAnsi="Maiandra GD" w:cs="Consolas"/>
          <w:b/>
          <w:bCs/>
          <w:color w:val="6B7C8B"/>
          <w:sz w:val="24"/>
          <w:szCs w:val="24"/>
          <w:rPrChange w:id="4076"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4077"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07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4079" w:author="Narendra" w:date="2021-08-21T13:02:00Z">
            <w:rPr>
              <w:rFonts w:ascii="inherit" w:eastAsia="Times New Roman" w:hAnsi="inherit" w:cs="Consolas"/>
              <w:b/>
              <w:bCs/>
              <w:color w:val="D171DD"/>
              <w:sz w:val="25"/>
            </w:rPr>
          </w:rPrChange>
        </w:rPr>
        <w:t>return</w:t>
      </w:r>
      <w:r w:rsidRPr="008C6831">
        <w:rPr>
          <w:rFonts w:ascii="Maiandra GD" w:eastAsia="Times New Roman" w:hAnsi="Maiandra GD" w:cs="Consolas"/>
          <w:color w:val="CFD5E0"/>
          <w:sz w:val="24"/>
          <w:szCs w:val="24"/>
          <w:rPrChange w:id="4080" w:author="Narendra" w:date="2021-08-21T13:02:00Z">
            <w:rPr>
              <w:rFonts w:ascii="inherit" w:eastAsia="Times New Roman" w:hAnsi="inherit" w:cs="Consolas"/>
              <w:color w:val="CFD5E0"/>
              <w:sz w:val="25"/>
            </w:rPr>
          </w:rPrChange>
        </w:rPr>
        <w:t xml:space="preserve"> response;</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08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4082"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08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4084"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line="384" w:lineRule="atLeast"/>
        <w:textAlignment w:val="baseline"/>
        <w:rPr>
          <w:rFonts w:ascii="Maiandra GD" w:eastAsia="Times New Roman" w:hAnsi="Maiandra GD" w:cs="Consolas"/>
          <w:color w:val="596174"/>
          <w:sz w:val="24"/>
          <w:szCs w:val="24"/>
          <w:rPrChange w:id="408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4086"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4087"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4088" w:author="Narendra" w:date="2021-08-21T13:02:00Z">
            <w:rPr>
              <w:rFonts w:ascii="Arial" w:eastAsia="Times New Roman" w:hAnsi="Arial" w:cs="Arial"/>
              <w:color w:val="000000"/>
              <w:sz w:val="23"/>
              <w:szCs w:val="23"/>
              <w:bdr w:val="none" w:sz="0" w:space="0" w:color="auto" w:frame="1"/>
            </w:rPr>
          </w:rPrChange>
        </w:rPr>
        <w:t>In the above example, the handler first calls the </w:t>
      </w:r>
      <w:r w:rsidRPr="008C6831">
        <w:rPr>
          <w:rFonts w:ascii="Maiandra GD" w:eastAsia="Times New Roman" w:hAnsi="Maiandra GD" w:cs="Arial"/>
          <w:b/>
          <w:bCs/>
          <w:color w:val="000000"/>
          <w:sz w:val="24"/>
          <w:szCs w:val="24"/>
          <w:rPrChange w:id="4089" w:author="Narendra" w:date="2021-08-21T13:02:00Z">
            <w:rPr>
              <w:rFonts w:ascii="Arial" w:eastAsia="Times New Roman" w:hAnsi="Arial" w:cs="Arial"/>
              <w:b/>
              <w:bCs/>
              <w:color w:val="000000"/>
              <w:sz w:val="23"/>
            </w:rPr>
          </w:rPrChange>
        </w:rPr>
        <w:t>base.SendAsync</w:t>
      </w:r>
      <w:r w:rsidRPr="008C6831">
        <w:rPr>
          <w:rFonts w:ascii="Maiandra GD" w:eastAsia="Times New Roman" w:hAnsi="Maiandra GD" w:cs="Arial"/>
          <w:color w:val="000000"/>
          <w:sz w:val="24"/>
          <w:szCs w:val="24"/>
          <w:bdr w:val="none" w:sz="0" w:space="0" w:color="auto" w:frame="1"/>
          <w:rPrChange w:id="4090" w:author="Narendra" w:date="2021-08-21T13:02:00Z">
            <w:rPr>
              <w:rFonts w:ascii="Arial" w:eastAsia="Times New Roman" w:hAnsi="Arial" w:cs="Arial"/>
              <w:color w:val="000000"/>
              <w:sz w:val="23"/>
              <w:szCs w:val="23"/>
              <w:bdr w:val="none" w:sz="0" w:space="0" w:color="auto" w:frame="1"/>
            </w:rPr>
          </w:rPrChange>
        </w:rPr>
        <w:t> method to pass the request to the inner message handler. The inner handler returns a response message, but it does so asynchronously by using the </w:t>
      </w:r>
      <w:r w:rsidRPr="008C6831">
        <w:rPr>
          <w:rFonts w:ascii="Maiandra GD" w:eastAsia="Times New Roman" w:hAnsi="Maiandra GD" w:cs="Arial"/>
          <w:b/>
          <w:bCs/>
          <w:color w:val="000000"/>
          <w:sz w:val="24"/>
          <w:szCs w:val="24"/>
          <w:rPrChange w:id="4091" w:author="Narendra" w:date="2021-08-21T13:02:00Z">
            <w:rPr>
              <w:rFonts w:ascii="Arial" w:eastAsia="Times New Roman" w:hAnsi="Arial" w:cs="Arial"/>
              <w:b/>
              <w:bCs/>
              <w:color w:val="000000"/>
              <w:sz w:val="23"/>
            </w:rPr>
          </w:rPrChange>
        </w:rPr>
        <w:t>Task&lt;T&gt;</w:t>
      </w:r>
      <w:r w:rsidRPr="008C6831">
        <w:rPr>
          <w:rFonts w:ascii="Maiandra GD" w:eastAsia="Times New Roman" w:hAnsi="Maiandra GD" w:cs="Arial"/>
          <w:color w:val="000000"/>
          <w:sz w:val="24"/>
          <w:szCs w:val="24"/>
          <w:bdr w:val="none" w:sz="0" w:space="0" w:color="auto" w:frame="1"/>
          <w:rPrChange w:id="4092" w:author="Narendra" w:date="2021-08-21T13:02:00Z">
            <w:rPr>
              <w:rFonts w:ascii="Arial" w:eastAsia="Times New Roman" w:hAnsi="Arial" w:cs="Arial"/>
              <w:color w:val="000000"/>
              <w:sz w:val="23"/>
              <w:szCs w:val="23"/>
              <w:bdr w:val="none" w:sz="0" w:space="0" w:color="auto" w:frame="1"/>
            </w:rPr>
          </w:rPrChange>
        </w:rPr>
        <w:t> object. The response message is not available until the </w:t>
      </w:r>
      <w:r w:rsidRPr="008C6831">
        <w:rPr>
          <w:rFonts w:ascii="Maiandra GD" w:eastAsia="Times New Roman" w:hAnsi="Maiandra GD" w:cs="Arial"/>
          <w:b/>
          <w:bCs/>
          <w:color w:val="000000"/>
          <w:sz w:val="24"/>
          <w:szCs w:val="24"/>
          <w:rPrChange w:id="4093" w:author="Narendra" w:date="2021-08-21T13:02:00Z">
            <w:rPr>
              <w:rFonts w:ascii="Arial" w:eastAsia="Times New Roman" w:hAnsi="Arial" w:cs="Arial"/>
              <w:b/>
              <w:bCs/>
              <w:color w:val="000000"/>
              <w:sz w:val="23"/>
            </w:rPr>
          </w:rPrChange>
        </w:rPr>
        <w:t>base.SendAsync</w:t>
      </w:r>
      <w:r w:rsidRPr="008C6831">
        <w:rPr>
          <w:rFonts w:ascii="Maiandra GD" w:eastAsia="Times New Roman" w:hAnsi="Maiandra GD" w:cs="Arial"/>
          <w:color w:val="000000"/>
          <w:sz w:val="24"/>
          <w:szCs w:val="24"/>
          <w:bdr w:val="none" w:sz="0" w:space="0" w:color="auto" w:frame="1"/>
          <w:rPrChange w:id="4094" w:author="Narendra" w:date="2021-08-21T13:02:00Z">
            <w:rPr>
              <w:rFonts w:ascii="Arial" w:eastAsia="Times New Roman" w:hAnsi="Arial" w:cs="Arial"/>
              <w:color w:val="000000"/>
              <w:sz w:val="23"/>
              <w:szCs w:val="23"/>
              <w:bdr w:val="none" w:sz="0" w:space="0" w:color="auto" w:frame="1"/>
            </w:rPr>
          </w:rPrChange>
        </w:rPr>
        <w:t> completes asynchronously.</w:t>
      </w:r>
    </w:p>
    <w:p w:rsidR="006E519F" w:rsidRPr="008C6831" w:rsidRDefault="006E519F" w:rsidP="006E519F">
      <w:pPr>
        <w:shd w:val="clear" w:color="auto" w:fill="FFFFFF"/>
        <w:spacing w:after="0" w:line="240" w:lineRule="auto"/>
        <w:jc w:val="both"/>
        <w:textAlignment w:val="baseline"/>
        <w:outlineLvl w:val="4"/>
        <w:rPr>
          <w:rFonts w:ascii="Maiandra GD" w:eastAsia="Times New Roman" w:hAnsi="Maiandra GD" w:cs="Segoe UI"/>
          <w:color w:val="3A3A3A"/>
          <w:sz w:val="24"/>
          <w:szCs w:val="24"/>
          <w:rPrChange w:id="4095" w:author="Narendra" w:date="2021-08-21T13:02:00Z">
            <w:rPr>
              <w:rFonts w:ascii="Segoe UI" w:eastAsia="Times New Roman" w:hAnsi="Segoe UI" w:cs="Segoe UI"/>
              <w:color w:val="3A3A3A"/>
              <w:sz w:val="20"/>
              <w:szCs w:val="20"/>
            </w:rPr>
          </w:rPrChange>
        </w:rPr>
      </w:pPr>
      <w:r w:rsidRPr="008C6831">
        <w:rPr>
          <w:rFonts w:ascii="Maiandra GD" w:eastAsia="Times New Roman" w:hAnsi="Maiandra GD" w:cs="Arial"/>
          <w:b/>
          <w:bCs/>
          <w:color w:val="000000"/>
          <w:sz w:val="24"/>
          <w:szCs w:val="24"/>
          <w:rPrChange w:id="4096" w:author="Narendra" w:date="2021-08-21T13:02:00Z">
            <w:rPr>
              <w:rFonts w:ascii="Arial" w:eastAsia="Times New Roman" w:hAnsi="Arial" w:cs="Arial"/>
              <w:b/>
              <w:bCs/>
              <w:color w:val="000000"/>
              <w:sz w:val="27"/>
            </w:rPr>
          </w:rPrChange>
        </w:rPr>
        <w:t>Example: Checking for an API Key</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4097"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4098" w:author="Narendra" w:date="2021-08-21T13:02:00Z">
            <w:rPr>
              <w:rFonts w:ascii="Arial" w:eastAsia="Times New Roman" w:hAnsi="Arial" w:cs="Arial"/>
              <w:color w:val="000000"/>
              <w:sz w:val="23"/>
              <w:szCs w:val="23"/>
              <w:bdr w:val="none" w:sz="0" w:space="0" w:color="auto" w:frame="1"/>
            </w:rPr>
          </w:rPrChange>
        </w:rPr>
        <w:t>Some web services require the clients to include an API key in their request. The following example shows how a message handler can check the requests for a valid API key:</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09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4100"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4101" w:author="Narendra" w:date="2021-08-21T13:02:00Z">
            <w:rPr>
              <w:rFonts w:ascii="inherit" w:eastAsia="Times New Roman" w:hAnsi="inherit" w:cs="Consolas"/>
              <w:i/>
              <w:iCs/>
              <w:color w:val="4284AE"/>
              <w:sz w:val="25"/>
            </w:rPr>
          </w:rPrChange>
        </w:rPr>
        <w:t>System.Net;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10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4103"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4104" w:author="Narendra" w:date="2021-08-21T13:02:00Z">
            <w:rPr>
              <w:rFonts w:ascii="inherit" w:eastAsia="Times New Roman" w:hAnsi="inherit" w:cs="Consolas"/>
              <w:i/>
              <w:iCs/>
              <w:color w:val="4284AE"/>
              <w:sz w:val="25"/>
            </w:rPr>
          </w:rPrChange>
        </w:rPr>
        <w:t>System.Net.Http;</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10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4106"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4107" w:author="Narendra" w:date="2021-08-21T13:02:00Z">
            <w:rPr>
              <w:rFonts w:ascii="inherit" w:eastAsia="Times New Roman" w:hAnsi="inherit" w:cs="Consolas"/>
              <w:i/>
              <w:iCs/>
              <w:color w:val="4284AE"/>
              <w:sz w:val="25"/>
            </w:rPr>
          </w:rPrChange>
        </w:rPr>
        <w:t>System.Threading;</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10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4109"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4110" w:author="Narendra" w:date="2021-08-21T13:02:00Z">
            <w:rPr>
              <w:rFonts w:ascii="inherit" w:eastAsia="Times New Roman" w:hAnsi="inherit" w:cs="Consolas"/>
              <w:i/>
              <w:iCs/>
              <w:color w:val="4284AE"/>
              <w:sz w:val="25"/>
            </w:rPr>
          </w:rPrChange>
        </w:rPr>
        <w:t>System.Threading.Tasks;</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11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4112" w:author="Narendra" w:date="2021-08-21T13:02:00Z">
            <w:rPr>
              <w:rFonts w:ascii="inherit" w:eastAsia="Times New Roman" w:hAnsi="inherit" w:cs="Consolas"/>
              <w:b/>
              <w:bCs/>
              <w:color w:val="D171DD"/>
              <w:sz w:val="25"/>
            </w:rPr>
          </w:rPrChange>
        </w:rPr>
        <w:t xml:space="preserve">namespace </w:t>
      </w:r>
      <w:r w:rsidRPr="008C6831">
        <w:rPr>
          <w:rFonts w:ascii="Maiandra GD" w:eastAsia="Times New Roman" w:hAnsi="Maiandra GD" w:cs="Consolas"/>
          <w:i/>
          <w:iCs/>
          <w:color w:val="4284AE"/>
          <w:sz w:val="24"/>
          <w:szCs w:val="24"/>
          <w:rPrChange w:id="4113" w:author="Narendra" w:date="2021-08-21T13:02:00Z">
            <w:rPr>
              <w:rFonts w:ascii="inherit" w:eastAsia="Times New Roman" w:hAnsi="inherit" w:cs="Consolas"/>
              <w:i/>
              <w:iCs/>
              <w:color w:val="4284AE"/>
              <w:sz w:val="25"/>
            </w:rPr>
          </w:rPrChange>
        </w:rPr>
        <w:t>MessageHandler.Models</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11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4115"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11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4117"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4118"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4119" w:author="Narendra" w:date="2021-08-21T13:02:00Z">
            <w:rPr>
              <w:rFonts w:ascii="inherit" w:eastAsia="Times New Roman" w:hAnsi="inherit" w:cs="Consolas"/>
              <w:b/>
              <w:bCs/>
              <w:color w:val="D171DD"/>
              <w:sz w:val="25"/>
            </w:rPr>
          </w:rPrChange>
        </w:rPr>
        <w:t>class</w:t>
      </w:r>
      <w:r w:rsidRPr="008C6831">
        <w:rPr>
          <w:rFonts w:ascii="Maiandra GD" w:eastAsia="Times New Roman" w:hAnsi="Maiandra GD" w:cs="Consolas"/>
          <w:color w:val="CFD5E0"/>
          <w:sz w:val="24"/>
          <w:szCs w:val="24"/>
          <w:rPrChange w:id="4120" w:author="Narendra" w:date="2021-08-21T13:02:00Z">
            <w:rPr>
              <w:rFonts w:ascii="inherit" w:eastAsia="Times New Roman" w:hAnsi="inherit" w:cs="Consolas"/>
              <w:color w:val="CFD5E0"/>
              <w:sz w:val="25"/>
            </w:rPr>
          </w:rPrChange>
        </w:rPr>
        <w:t xml:space="preserve"> ApiKeyHandler : DelegatingHandler</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12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4122"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12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4124"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4125" w:author="Narendra" w:date="2021-08-21T13:02:00Z">
            <w:rPr>
              <w:rFonts w:ascii="inherit" w:eastAsia="Times New Roman" w:hAnsi="inherit" w:cs="Consolas"/>
              <w:color w:val="CFD5E0"/>
              <w:sz w:val="25"/>
            </w:rPr>
          </w:rPrChange>
        </w:rPr>
        <w:t xml:space="preserve"> string Key </w:t>
      </w:r>
      <w:r w:rsidRPr="008C6831">
        <w:rPr>
          <w:rFonts w:ascii="Maiandra GD" w:eastAsia="Times New Roman" w:hAnsi="Maiandra GD" w:cs="Consolas"/>
          <w:b/>
          <w:bCs/>
          <w:color w:val="6B7C8B"/>
          <w:sz w:val="24"/>
          <w:szCs w:val="24"/>
          <w:rPrChange w:id="4126"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4127"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4128" w:author="Narendra" w:date="2021-08-21T13:02:00Z">
            <w:rPr>
              <w:rFonts w:ascii="inherit" w:eastAsia="Times New Roman" w:hAnsi="inherit" w:cs="Consolas"/>
              <w:b/>
              <w:bCs/>
              <w:color w:val="D171DD"/>
              <w:sz w:val="25"/>
            </w:rPr>
          </w:rPrChange>
        </w:rPr>
        <w:t>get</w:t>
      </w:r>
      <w:r w:rsidRPr="008C6831">
        <w:rPr>
          <w:rFonts w:ascii="Maiandra GD" w:eastAsia="Times New Roman" w:hAnsi="Maiandra GD" w:cs="Consolas"/>
          <w:color w:val="CFD5E0"/>
          <w:sz w:val="24"/>
          <w:szCs w:val="24"/>
          <w:rPrChange w:id="4129"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4130" w:author="Narendra" w:date="2021-08-21T13:02:00Z">
            <w:rPr>
              <w:rFonts w:ascii="inherit" w:eastAsia="Times New Roman" w:hAnsi="inherit" w:cs="Consolas"/>
              <w:b/>
              <w:bCs/>
              <w:color w:val="D171DD"/>
              <w:sz w:val="25"/>
            </w:rPr>
          </w:rPrChange>
        </w:rPr>
        <w:t>set</w:t>
      </w:r>
      <w:r w:rsidRPr="008C6831">
        <w:rPr>
          <w:rFonts w:ascii="Maiandra GD" w:eastAsia="Times New Roman" w:hAnsi="Maiandra GD" w:cs="Consolas"/>
          <w:color w:val="CFD5E0"/>
          <w:sz w:val="24"/>
          <w:szCs w:val="24"/>
          <w:rPrChange w:id="4131"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4132"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13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4134"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4135"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4136" w:author="Narendra" w:date="2021-08-21T13:02:00Z">
            <w:rPr>
              <w:rFonts w:ascii="inherit" w:eastAsia="Times New Roman" w:hAnsi="inherit" w:cs="Consolas"/>
              <w:color w:val="4284AE"/>
              <w:sz w:val="25"/>
            </w:rPr>
          </w:rPrChange>
        </w:rPr>
        <w:t>ApiKeyHandler</w:t>
      </w:r>
      <w:r w:rsidRPr="008C6831">
        <w:rPr>
          <w:rFonts w:ascii="Maiandra GD" w:eastAsia="Times New Roman" w:hAnsi="Maiandra GD" w:cs="Consolas"/>
          <w:b/>
          <w:bCs/>
          <w:color w:val="6B7C8B"/>
          <w:sz w:val="24"/>
          <w:szCs w:val="24"/>
          <w:rPrChange w:id="413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4138" w:author="Narendra" w:date="2021-08-21T13:02:00Z">
            <w:rPr>
              <w:rFonts w:ascii="inherit" w:eastAsia="Times New Roman" w:hAnsi="inherit" w:cs="Consolas"/>
              <w:color w:val="CFD5E0"/>
              <w:sz w:val="25"/>
            </w:rPr>
          </w:rPrChange>
        </w:rPr>
        <w:t>string key</w:t>
      </w:r>
      <w:r w:rsidRPr="008C6831">
        <w:rPr>
          <w:rFonts w:ascii="Maiandra GD" w:eastAsia="Times New Roman" w:hAnsi="Maiandra GD" w:cs="Consolas"/>
          <w:b/>
          <w:bCs/>
          <w:color w:val="6B7C8B"/>
          <w:sz w:val="24"/>
          <w:szCs w:val="24"/>
          <w:rPrChange w:id="4139"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14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4141"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14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FFFFFF"/>
          <w:sz w:val="24"/>
          <w:szCs w:val="24"/>
          <w:rPrChange w:id="4143" w:author="Narendra" w:date="2021-08-21T13:02:00Z">
            <w:rPr>
              <w:rFonts w:ascii="inherit" w:eastAsia="Times New Roman" w:hAnsi="inherit" w:cs="Consolas"/>
              <w:color w:val="FFFFFF"/>
              <w:sz w:val="25"/>
            </w:rPr>
          </w:rPrChange>
        </w:rPr>
        <w:t>this</w:t>
      </w:r>
      <w:r w:rsidRPr="008C6831">
        <w:rPr>
          <w:rFonts w:ascii="Maiandra GD" w:eastAsia="Times New Roman" w:hAnsi="Maiandra GD" w:cs="Consolas"/>
          <w:color w:val="CFD5E0"/>
          <w:sz w:val="24"/>
          <w:szCs w:val="24"/>
          <w:rPrChange w:id="4144"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4145" w:author="Narendra" w:date="2021-08-21T13:02:00Z">
            <w:rPr>
              <w:rFonts w:ascii="inherit" w:eastAsia="Times New Roman" w:hAnsi="inherit" w:cs="Consolas"/>
              <w:color w:val="4284AE"/>
              <w:sz w:val="25"/>
            </w:rPr>
          </w:rPrChange>
        </w:rPr>
        <w:t>Key</w:t>
      </w:r>
      <w:r w:rsidRPr="008C6831">
        <w:rPr>
          <w:rFonts w:ascii="Maiandra GD" w:eastAsia="Times New Roman" w:hAnsi="Maiandra GD" w:cs="Consolas"/>
          <w:color w:val="CFD5E0"/>
          <w:sz w:val="24"/>
          <w:szCs w:val="24"/>
          <w:rPrChange w:id="4146" w:author="Narendra" w:date="2021-08-21T13:02:00Z">
            <w:rPr>
              <w:rFonts w:ascii="inherit" w:eastAsia="Times New Roman" w:hAnsi="inherit" w:cs="Consolas"/>
              <w:color w:val="CFD5E0"/>
              <w:sz w:val="25"/>
            </w:rPr>
          </w:rPrChange>
        </w:rPr>
        <w:t xml:space="preserve"> = key;</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14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4148"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14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4150" w:author="Narendra" w:date="2021-08-21T13:02:00Z">
            <w:rPr>
              <w:rFonts w:ascii="inherit" w:eastAsia="Times New Roman" w:hAnsi="inherit" w:cs="Consolas"/>
              <w:b/>
              <w:bCs/>
              <w:color w:val="D171DD"/>
              <w:sz w:val="25"/>
            </w:rPr>
          </w:rPrChange>
        </w:rPr>
        <w:lastRenderedPageBreak/>
        <w:t>protected</w:t>
      </w:r>
      <w:r w:rsidRPr="008C6831">
        <w:rPr>
          <w:rFonts w:ascii="Maiandra GD" w:eastAsia="Times New Roman" w:hAnsi="Maiandra GD" w:cs="Consolas"/>
          <w:color w:val="CFD5E0"/>
          <w:sz w:val="24"/>
          <w:szCs w:val="24"/>
          <w:rPrChange w:id="4151"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4152" w:author="Narendra" w:date="2021-08-21T13:02:00Z">
            <w:rPr>
              <w:rFonts w:ascii="inherit" w:eastAsia="Times New Roman" w:hAnsi="inherit" w:cs="Consolas"/>
              <w:b/>
              <w:bCs/>
              <w:color w:val="D171DD"/>
              <w:sz w:val="25"/>
            </w:rPr>
          </w:rPrChange>
        </w:rPr>
        <w:t>override</w:t>
      </w:r>
      <w:r w:rsidRPr="008C6831">
        <w:rPr>
          <w:rFonts w:ascii="Maiandra GD" w:eastAsia="Times New Roman" w:hAnsi="Maiandra GD" w:cs="Consolas"/>
          <w:color w:val="CFD5E0"/>
          <w:sz w:val="24"/>
          <w:szCs w:val="24"/>
          <w:rPrChange w:id="4153" w:author="Narendra" w:date="2021-08-21T13:02:00Z">
            <w:rPr>
              <w:rFonts w:ascii="inherit" w:eastAsia="Times New Roman" w:hAnsi="inherit" w:cs="Consolas"/>
              <w:color w:val="CFD5E0"/>
              <w:sz w:val="25"/>
            </w:rPr>
          </w:rPrChange>
        </w:rPr>
        <w:t xml:space="preserve"> Task</w:t>
      </w:r>
      <w:r w:rsidRPr="008C6831">
        <w:rPr>
          <w:rFonts w:ascii="Maiandra GD" w:eastAsia="Times New Roman" w:hAnsi="Maiandra GD" w:cs="Consolas"/>
          <w:b/>
          <w:bCs/>
          <w:color w:val="6B7C8B"/>
          <w:sz w:val="24"/>
          <w:szCs w:val="24"/>
          <w:rPrChange w:id="4154" w:author="Narendra" w:date="2021-08-21T13:02:00Z">
            <w:rPr>
              <w:rFonts w:ascii="inherit" w:eastAsia="Times New Roman" w:hAnsi="inherit" w:cs="Consolas"/>
              <w:b/>
              <w:bCs/>
              <w:color w:val="6B7C8B"/>
              <w:sz w:val="25"/>
            </w:rPr>
          </w:rPrChange>
        </w:rPr>
        <w:t>&lt;</w:t>
      </w:r>
      <w:r w:rsidRPr="008C6831">
        <w:rPr>
          <w:rFonts w:ascii="Maiandra GD" w:eastAsia="Times New Roman" w:hAnsi="Maiandra GD" w:cs="Consolas"/>
          <w:color w:val="CFD5E0"/>
          <w:sz w:val="24"/>
          <w:szCs w:val="24"/>
          <w:rPrChange w:id="4155" w:author="Narendra" w:date="2021-08-21T13:02:00Z">
            <w:rPr>
              <w:rFonts w:ascii="inherit" w:eastAsia="Times New Roman" w:hAnsi="inherit" w:cs="Consolas"/>
              <w:color w:val="CFD5E0"/>
              <w:sz w:val="25"/>
            </w:rPr>
          </w:rPrChange>
        </w:rPr>
        <w:t>HttpResponseMessage</w:t>
      </w:r>
      <w:r w:rsidRPr="008C6831">
        <w:rPr>
          <w:rFonts w:ascii="Maiandra GD" w:eastAsia="Times New Roman" w:hAnsi="Maiandra GD" w:cs="Consolas"/>
          <w:b/>
          <w:bCs/>
          <w:color w:val="6B7C8B"/>
          <w:sz w:val="24"/>
          <w:szCs w:val="24"/>
          <w:rPrChange w:id="4156" w:author="Narendra" w:date="2021-08-21T13:02:00Z">
            <w:rPr>
              <w:rFonts w:ascii="inherit" w:eastAsia="Times New Roman" w:hAnsi="inherit" w:cs="Consolas"/>
              <w:b/>
              <w:bCs/>
              <w:color w:val="6B7C8B"/>
              <w:sz w:val="25"/>
            </w:rPr>
          </w:rPrChange>
        </w:rPr>
        <w:t>&gt;</w:t>
      </w:r>
      <w:r w:rsidRPr="008C6831">
        <w:rPr>
          <w:rFonts w:ascii="Maiandra GD" w:eastAsia="Times New Roman" w:hAnsi="Maiandra GD" w:cs="Consolas"/>
          <w:color w:val="CFD5E0"/>
          <w:sz w:val="24"/>
          <w:szCs w:val="24"/>
          <w:rPrChange w:id="4157"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4158" w:author="Narendra" w:date="2021-08-21T13:02:00Z">
            <w:rPr>
              <w:rFonts w:ascii="inherit" w:eastAsia="Times New Roman" w:hAnsi="inherit" w:cs="Consolas"/>
              <w:color w:val="4284AE"/>
              <w:sz w:val="25"/>
            </w:rPr>
          </w:rPrChange>
        </w:rPr>
        <w:t>SendAsync</w:t>
      </w:r>
      <w:r w:rsidRPr="008C6831">
        <w:rPr>
          <w:rFonts w:ascii="Maiandra GD" w:eastAsia="Times New Roman" w:hAnsi="Maiandra GD" w:cs="Consolas"/>
          <w:b/>
          <w:bCs/>
          <w:color w:val="6B7C8B"/>
          <w:sz w:val="24"/>
          <w:szCs w:val="24"/>
          <w:rPrChange w:id="4159"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16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4161" w:author="Narendra" w:date="2021-08-21T13:02:00Z">
            <w:rPr>
              <w:rFonts w:ascii="inherit" w:eastAsia="Times New Roman" w:hAnsi="inherit" w:cs="Consolas"/>
              <w:color w:val="CFD5E0"/>
              <w:sz w:val="25"/>
            </w:rPr>
          </w:rPrChange>
        </w:rPr>
        <w:t>HttpRequestMessage request, CancellationToken cancellationToken</w:t>
      </w:r>
      <w:r w:rsidRPr="008C6831">
        <w:rPr>
          <w:rFonts w:ascii="Maiandra GD" w:eastAsia="Times New Roman" w:hAnsi="Maiandra GD" w:cs="Consolas"/>
          <w:b/>
          <w:bCs/>
          <w:color w:val="6B7C8B"/>
          <w:sz w:val="24"/>
          <w:szCs w:val="24"/>
          <w:rPrChange w:id="4162"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16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4164"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16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4166" w:author="Narendra" w:date="2021-08-21T13:02:00Z">
            <w:rPr>
              <w:rFonts w:ascii="inherit" w:eastAsia="Times New Roman" w:hAnsi="inherit" w:cs="Consolas"/>
              <w:b/>
              <w:bCs/>
              <w:color w:val="D171DD"/>
              <w:sz w:val="25"/>
            </w:rPr>
          </w:rPrChange>
        </w:rPr>
        <w:t>if</w:t>
      </w:r>
      <w:r w:rsidRPr="008C6831">
        <w:rPr>
          <w:rFonts w:ascii="Maiandra GD" w:eastAsia="Times New Roman" w:hAnsi="Maiandra GD" w:cs="Consolas"/>
          <w:color w:val="CFD5E0"/>
          <w:sz w:val="24"/>
          <w:szCs w:val="24"/>
          <w:rPrChange w:id="4167"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416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4169"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4170" w:author="Narendra" w:date="2021-08-21T13:02:00Z">
            <w:rPr>
              <w:rFonts w:ascii="inherit" w:eastAsia="Times New Roman" w:hAnsi="inherit" w:cs="Consolas"/>
              <w:color w:val="4284AE"/>
              <w:sz w:val="25"/>
            </w:rPr>
          </w:rPrChange>
        </w:rPr>
        <w:t>ValidateKey</w:t>
      </w:r>
      <w:r w:rsidRPr="008C6831">
        <w:rPr>
          <w:rFonts w:ascii="Maiandra GD" w:eastAsia="Times New Roman" w:hAnsi="Maiandra GD" w:cs="Consolas"/>
          <w:b/>
          <w:bCs/>
          <w:color w:val="6B7C8B"/>
          <w:sz w:val="24"/>
          <w:szCs w:val="24"/>
          <w:rPrChange w:id="417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4172" w:author="Narendra" w:date="2021-08-21T13:02:00Z">
            <w:rPr>
              <w:rFonts w:ascii="inherit" w:eastAsia="Times New Roman" w:hAnsi="inherit" w:cs="Consolas"/>
              <w:color w:val="CFD5E0"/>
              <w:sz w:val="25"/>
            </w:rPr>
          </w:rPrChange>
        </w:rPr>
        <w:t>request</w:t>
      </w:r>
      <w:r w:rsidRPr="008C6831">
        <w:rPr>
          <w:rFonts w:ascii="Maiandra GD" w:eastAsia="Times New Roman" w:hAnsi="Maiandra GD" w:cs="Consolas"/>
          <w:b/>
          <w:bCs/>
          <w:color w:val="6B7C8B"/>
          <w:sz w:val="24"/>
          <w:szCs w:val="24"/>
          <w:rPrChange w:id="4173"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17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4175"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17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D19252"/>
          <w:sz w:val="24"/>
          <w:szCs w:val="24"/>
          <w:rPrChange w:id="4177" w:author="Narendra" w:date="2021-08-21T13:02:00Z">
            <w:rPr>
              <w:rFonts w:ascii="inherit" w:eastAsia="Times New Roman" w:hAnsi="inherit" w:cs="Consolas"/>
              <w:color w:val="D19252"/>
              <w:sz w:val="25"/>
            </w:rPr>
          </w:rPrChange>
        </w:rPr>
        <w:t>var</w:t>
      </w:r>
      <w:r w:rsidRPr="008C6831">
        <w:rPr>
          <w:rFonts w:ascii="Maiandra GD" w:eastAsia="Times New Roman" w:hAnsi="Maiandra GD" w:cs="Consolas"/>
          <w:color w:val="CFD5E0"/>
          <w:sz w:val="24"/>
          <w:szCs w:val="24"/>
          <w:rPrChange w:id="4178" w:author="Narendra" w:date="2021-08-21T13:02:00Z">
            <w:rPr>
              <w:rFonts w:ascii="inherit" w:eastAsia="Times New Roman" w:hAnsi="inherit" w:cs="Consolas"/>
              <w:color w:val="CFD5E0"/>
              <w:sz w:val="25"/>
            </w:rPr>
          </w:rPrChange>
        </w:rPr>
        <w:t xml:space="preserve"> response = </w:t>
      </w:r>
      <w:r w:rsidRPr="008C6831">
        <w:rPr>
          <w:rFonts w:ascii="Maiandra GD" w:eastAsia="Times New Roman" w:hAnsi="Maiandra GD" w:cs="Consolas"/>
          <w:color w:val="4284AE"/>
          <w:sz w:val="24"/>
          <w:szCs w:val="24"/>
          <w:rPrChange w:id="4179"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4180"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4181" w:author="Narendra" w:date="2021-08-21T13:02:00Z">
            <w:rPr>
              <w:rFonts w:ascii="inherit" w:eastAsia="Times New Roman" w:hAnsi="inherit" w:cs="Consolas"/>
              <w:color w:val="4284AE"/>
              <w:sz w:val="25"/>
            </w:rPr>
          </w:rPrChange>
        </w:rPr>
        <w:t>HttpResponseMessage</w:t>
      </w:r>
      <w:r w:rsidRPr="008C6831">
        <w:rPr>
          <w:rFonts w:ascii="Maiandra GD" w:eastAsia="Times New Roman" w:hAnsi="Maiandra GD" w:cs="Consolas"/>
          <w:b/>
          <w:bCs/>
          <w:color w:val="6B7C8B"/>
          <w:sz w:val="24"/>
          <w:szCs w:val="24"/>
          <w:rPrChange w:id="418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4183" w:author="Narendra" w:date="2021-08-21T13:02:00Z">
            <w:rPr>
              <w:rFonts w:ascii="inherit" w:eastAsia="Times New Roman" w:hAnsi="inherit" w:cs="Consolas"/>
              <w:color w:val="CFD5E0"/>
              <w:sz w:val="25"/>
            </w:rPr>
          </w:rPrChange>
        </w:rPr>
        <w:t>HttpStatusCode.</w:t>
      </w:r>
      <w:r w:rsidRPr="008C6831">
        <w:rPr>
          <w:rFonts w:ascii="Maiandra GD" w:eastAsia="Times New Roman" w:hAnsi="Maiandra GD" w:cs="Consolas"/>
          <w:color w:val="4284AE"/>
          <w:sz w:val="24"/>
          <w:szCs w:val="24"/>
          <w:rPrChange w:id="4184" w:author="Narendra" w:date="2021-08-21T13:02:00Z">
            <w:rPr>
              <w:rFonts w:ascii="inherit" w:eastAsia="Times New Roman" w:hAnsi="inherit" w:cs="Consolas"/>
              <w:color w:val="4284AE"/>
              <w:sz w:val="25"/>
            </w:rPr>
          </w:rPrChange>
        </w:rPr>
        <w:t>Forbidden</w:t>
      </w:r>
      <w:r w:rsidRPr="008C6831">
        <w:rPr>
          <w:rFonts w:ascii="Maiandra GD" w:eastAsia="Times New Roman" w:hAnsi="Maiandra GD" w:cs="Consolas"/>
          <w:b/>
          <w:bCs/>
          <w:color w:val="6B7C8B"/>
          <w:sz w:val="24"/>
          <w:szCs w:val="24"/>
          <w:rPrChange w:id="4185"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4186"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18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D19252"/>
          <w:sz w:val="24"/>
          <w:szCs w:val="24"/>
          <w:rPrChange w:id="4188" w:author="Narendra" w:date="2021-08-21T13:02:00Z">
            <w:rPr>
              <w:rFonts w:ascii="inherit" w:eastAsia="Times New Roman" w:hAnsi="inherit" w:cs="Consolas"/>
              <w:color w:val="D19252"/>
              <w:sz w:val="25"/>
            </w:rPr>
          </w:rPrChange>
        </w:rPr>
        <w:t>var</w:t>
      </w:r>
      <w:r w:rsidRPr="008C6831">
        <w:rPr>
          <w:rFonts w:ascii="Maiandra GD" w:eastAsia="Times New Roman" w:hAnsi="Maiandra GD" w:cs="Consolas"/>
          <w:color w:val="CFD5E0"/>
          <w:sz w:val="24"/>
          <w:szCs w:val="24"/>
          <w:rPrChange w:id="4189" w:author="Narendra" w:date="2021-08-21T13:02:00Z">
            <w:rPr>
              <w:rFonts w:ascii="inherit" w:eastAsia="Times New Roman" w:hAnsi="inherit" w:cs="Consolas"/>
              <w:color w:val="CFD5E0"/>
              <w:sz w:val="25"/>
            </w:rPr>
          </w:rPrChange>
        </w:rPr>
        <w:t xml:space="preserve"> tsc = </w:t>
      </w:r>
      <w:r w:rsidRPr="008C6831">
        <w:rPr>
          <w:rFonts w:ascii="Maiandra GD" w:eastAsia="Times New Roman" w:hAnsi="Maiandra GD" w:cs="Consolas"/>
          <w:color w:val="4284AE"/>
          <w:sz w:val="24"/>
          <w:szCs w:val="24"/>
          <w:rPrChange w:id="4190"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4191" w:author="Narendra" w:date="2021-08-21T13:02:00Z">
            <w:rPr>
              <w:rFonts w:ascii="inherit" w:eastAsia="Times New Roman" w:hAnsi="inherit" w:cs="Consolas"/>
              <w:color w:val="CFD5E0"/>
              <w:sz w:val="25"/>
            </w:rPr>
          </w:rPrChange>
        </w:rPr>
        <w:t xml:space="preserve"> TaskCompletionSource</w:t>
      </w:r>
      <w:r w:rsidRPr="008C6831">
        <w:rPr>
          <w:rFonts w:ascii="Maiandra GD" w:eastAsia="Times New Roman" w:hAnsi="Maiandra GD" w:cs="Consolas"/>
          <w:b/>
          <w:bCs/>
          <w:color w:val="6B7C8B"/>
          <w:sz w:val="24"/>
          <w:szCs w:val="24"/>
          <w:rPrChange w:id="4192" w:author="Narendra" w:date="2021-08-21T13:02:00Z">
            <w:rPr>
              <w:rFonts w:ascii="inherit" w:eastAsia="Times New Roman" w:hAnsi="inherit" w:cs="Consolas"/>
              <w:b/>
              <w:bCs/>
              <w:color w:val="6B7C8B"/>
              <w:sz w:val="25"/>
            </w:rPr>
          </w:rPrChange>
        </w:rPr>
        <w:t>&lt;</w:t>
      </w:r>
      <w:r w:rsidRPr="008C6831">
        <w:rPr>
          <w:rFonts w:ascii="Maiandra GD" w:eastAsia="Times New Roman" w:hAnsi="Maiandra GD" w:cs="Consolas"/>
          <w:color w:val="CFD5E0"/>
          <w:sz w:val="24"/>
          <w:szCs w:val="24"/>
          <w:rPrChange w:id="4193" w:author="Narendra" w:date="2021-08-21T13:02:00Z">
            <w:rPr>
              <w:rFonts w:ascii="inherit" w:eastAsia="Times New Roman" w:hAnsi="inherit" w:cs="Consolas"/>
              <w:color w:val="CFD5E0"/>
              <w:sz w:val="25"/>
            </w:rPr>
          </w:rPrChange>
        </w:rPr>
        <w:t>HttpResponseMessage</w:t>
      </w:r>
      <w:r w:rsidRPr="008C6831">
        <w:rPr>
          <w:rFonts w:ascii="Maiandra GD" w:eastAsia="Times New Roman" w:hAnsi="Maiandra GD" w:cs="Consolas"/>
          <w:b/>
          <w:bCs/>
          <w:color w:val="6B7C8B"/>
          <w:sz w:val="24"/>
          <w:szCs w:val="24"/>
          <w:rPrChange w:id="4194" w:author="Narendra" w:date="2021-08-21T13:02:00Z">
            <w:rPr>
              <w:rFonts w:ascii="inherit" w:eastAsia="Times New Roman" w:hAnsi="inherit" w:cs="Consolas"/>
              <w:b/>
              <w:bCs/>
              <w:color w:val="6B7C8B"/>
              <w:sz w:val="25"/>
            </w:rPr>
          </w:rPrChange>
        </w:rPr>
        <w:t>&gt;()</w:t>
      </w:r>
      <w:r w:rsidRPr="008C6831">
        <w:rPr>
          <w:rFonts w:ascii="Maiandra GD" w:eastAsia="Times New Roman" w:hAnsi="Maiandra GD" w:cs="Consolas"/>
          <w:color w:val="CFD5E0"/>
          <w:sz w:val="24"/>
          <w:szCs w:val="24"/>
          <w:rPrChange w:id="4195"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19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4197" w:author="Narendra" w:date="2021-08-21T13:02:00Z">
            <w:rPr>
              <w:rFonts w:ascii="inherit" w:eastAsia="Times New Roman" w:hAnsi="inherit" w:cs="Consolas"/>
              <w:color w:val="CFD5E0"/>
              <w:sz w:val="25"/>
            </w:rPr>
          </w:rPrChange>
        </w:rPr>
        <w:t>tsc.</w:t>
      </w:r>
      <w:r w:rsidRPr="008C6831">
        <w:rPr>
          <w:rFonts w:ascii="Maiandra GD" w:eastAsia="Times New Roman" w:hAnsi="Maiandra GD" w:cs="Consolas"/>
          <w:color w:val="4284AE"/>
          <w:sz w:val="24"/>
          <w:szCs w:val="24"/>
          <w:rPrChange w:id="4198" w:author="Narendra" w:date="2021-08-21T13:02:00Z">
            <w:rPr>
              <w:rFonts w:ascii="inherit" w:eastAsia="Times New Roman" w:hAnsi="inherit" w:cs="Consolas"/>
              <w:color w:val="4284AE"/>
              <w:sz w:val="25"/>
            </w:rPr>
          </w:rPrChange>
        </w:rPr>
        <w:t>SetResult</w:t>
      </w:r>
      <w:r w:rsidRPr="008C6831">
        <w:rPr>
          <w:rFonts w:ascii="Maiandra GD" w:eastAsia="Times New Roman" w:hAnsi="Maiandra GD" w:cs="Consolas"/>
          <w:b/>
          <w:bCs/>
          <w:color w:val="6B7C8B"/>
          <w:sz w:val="24"/>
          <w:szCs w:val="24"/>
          <w:rPrChange w:id="419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4200" w:author="Narendra" w:date="2021-08-21T13:02:00Z">
            <w:rPr>
              <w:rFonts w:ascii="inherit" w:eastAsia="Times New Roman" w:hAnsi="inherit" w:cs="Consolas"/>
              <w:color w:val="CFD5E0"/>
              <w:sz w:val="25"/>
            </w:rPr>
          </w:rPrChange>
        </w:rPr>
        <w:t>response</w:t>
      </w:r>
      <w:r w:rsidRPr="008C6831">
        <w:rPr>
          <w:rFonts w:ascii="Maiandra GD" w:eastAsia="Times New Roman" w:hAnsi="Maiandra GD" w:cs="Consolas"/>
          <w:b/>
          <w:bCs/>
          <w:color w:val="6B7C8B"/>
          <w:sz w:val="24"/>
          <w:szCs w:val="24"/>
          <w:rPrChange w:id="420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4202"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20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4204" w:author="Narendra" w:date="2021-08-21T13:02:00Z">
            <w:rPr>
              <w:rFonts w:ascii="inherit" w:eastAsia="Times New Roman" w:hAnsi="inherit" w:cs="Consolas"/>
              <w:b/>
              <w:bCs/>
              <w:color w:val="D171DD"/>
              <w:sz w:val="25"/>
            </w:rPr>
          </w:rPrChange>
        </w:rPr>
        <w:t>return</w:t>
      </w:r>
      <w:r w:rsidRPr="008C6831">
        <w:rPr>
          <w:rFonts w:ascii="Maiandra GD" w:eastAsia="Times New Roman" w:hAnsi="Maiandra GD" w:cs="Consolas"/>
          <w:color w:val="CFD5E0"/>
          <w:sz w:val="24"/>
          <w:szCs w:val="24"/>
          <w:rPrChange w:id="4205" w:author="Narendra" w:date="2021-08-21T13:02:00Z">
            <w:rPr>
              <w:rFonts w:ascii="inherit" w:eastAsia="Times New Roman" w:hAnsi="inherit" w:cs="Consolas"/>
              <w:color w:val="CFD5E0"/>
              <w:sz w:val="25"/>
            </w:rPr>
          </w:rPrChange>
        </w:rPr>
        <w:t xml:space="preserve"> tsc.</w:t>
      </w:r>
      <w:r w:rsidRPr="008C6831">
        <w:rPr>
          <w:rFonts w:ascii="Maiandra GD" w:eastAsia="Times New Roman" w:hAnsi="Maiandra GD" w:cs="Consolas"/>
          <w:color w:val="4284AE"/>
          <w:sz w:val="24"/>
          <w:szCs w:val="24"/>
          <w:rPrChange w:id="4206" w:author="Narendra" w:date="2021-08-21T13:02:00Z">
            <w:rPr>
              <w:rFonts w:ascii="inherit" w:eastAsia="Times New Roman" w:hAnsi="inherit" w:cs="Consolas"/>
              <w:color w:val="4284AE"/>
              <w:sz w:val="25"/>
            </w:rPr>
          </w:rPrChange>
        </w:rPr>
        <w:t>Task</w:t>
      </w:r>
      <w:r w:rsidRPr="008C6831">
        <w:rPr>
          <w:rFonts w:ascii="Maiandra GD" w:eastAsia="Times New Roman" w:hAnsi="Maiandra GD" w:cs="Consolas"/>
          <w:color w:val="CFD5E0"/>
          <w:sz w:val="24"/>
          <w:szCs w:val="24"/>
          <w:rPrChange w:id="4207"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20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4209"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21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4211" w:author="Narendra" w:date="2021-08-21T13:02:00Z">
            <w:rPr>
              <w:rFonts w:ascii="inherit" w:eastAsia="Times New Roman" w:hAnsi="inherit" w:cs="Consolas"/>
              <w:b/>
              <w:bCs/>
              <w:color w:val="D171DD"/>
              <w:sz w:val="25"/>
            </w:rPr>
          </w:rPrChange>
        </w:rPr>
        <w:t>return</w:t>
      </w:r>
      <w:r w:rsidRPr="008C6831">
        <w:rPr>
          <w:rFonts w:ascii="Maiandra GD" w:eastAsia="Times New Roman" w:hAnsi="Maiandra GD" w:cs="Consolas"/>
          <w:color w:val="CFD5E0"/>
          <w:sz w:val="24"/>
          <w:szCs w:val="24"/>
          <w:rPrChange w:id="4212"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4213" w:author="Narendra" w:date="2021-08-21T13:02:00Z">
            <w:rPr>
              <w:rFonts w:ascii="inherit" w:eastAsia="Times New Roman" w:hAnsi="inherit" w:cs="Consolas"/>
              <w:b/>
              <w:bCs/>
              <w:color w:val="D171DD"/>
              <w:sz w:val="25"/>
            </w:rPr>
          </w:rPrChange>
        </w:rPr>
        <w:t>base</w:t>
      </w:r>
      <w:r w:rsidRPr="008C6831">
        <w:rPr>
          <w:rFonts w:ascii="Maiandra GD" w:eastAsia="Times New Roman" w:hAnsi="Maiandra GD" w:cs="Consolas"/>
          <w:color w:val="CFD5E0"/>
          <w:sz w:val="24"/>
          <w:szCs w:val="24"/>
          <w:rPrChange w:id="4214"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4215" w:author="Narendra" w:date="2021-08-21T13:02:00Z">
            <w:rPr>
              <w:rFonts w:ascii="inherit" w:eastAsia="Times New Roman" w:hAnsi="inherit" w:cs="Consolas"/>
              <w:color w:val="4284AE"/>
              <w:sz w:val="25"/>
            </w:rPr>
          </w:rPrChange>
        </w:rPr>
        <w:t>SendAsync</w:t>
      </w:r>
      <w:r w:rsidRPr="008C6831">
        <w:rPr>
          <w:rFonts w:ascii="Maiandra GD" w:eastAsia="Times New Roman" w:hAnsi="Maiandra GD" w:cs="Consolas"/>
          <w:b/>
          <w:bCs/>
          <w:color w:val="6B7C8B"/>
          <w:sz w:val="24"/>
          <w:szCs w:val="24"/>
          <w:rPrChange w:id="4216"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4217" w:author="Narendra" w:date="2021-08-21T13:02:00Z">
            <w:rPr>
              <w:rFonts w:ascii="inherit" w:eastAsia="Times New Roman" w:hAnsi="inherit" w:cs="Consolas"/>
              <w:color w:val="CFD5E0"/>
              <w:sz w:val="25"/>
            </w:rPr>
          </w:rPrChange>
        </w:rPr>
        <w:t>request, cancellationToken</w:t>
      </w:r>
      <w:r w:rsidRPr="008C6831">
        <w:rPr>
          <w:rFonts w:ascii="Maiandra GD" w:eastAsia="Times New Roman" w:hAnsi="Maiandra GD" w:cs="Consolas"/>
          <w:b/>
          <w:bCs/>
          <w:color w:val="6B7C8B"/>
          <w:sz w:val="24"/>
          <w:szCs w:val="24"/>
          <w:rPrChange w:id="421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4219"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22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4221"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22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4223" w:author="Narendra" w:date="2021-08-21T13:02:00Z">
            <w:rPr>
              <w:rFonts w:ascii="inherit" w:eastAsia="Times New Roman" w:hAnsi="inherit" w:cs="Consolas"/>
              <w:b/>
              <w:bCs/>
              <w:color w:val="D171DD"/>
              <w:sz w:val="25"/>
            </w:rPr>
          </w:rPrChange>
        </w:rPr>
        <w:t>private</w:t>
      </w:r>
      <w:r w:rsidRPr="008C6831">
        <w:rPr>
          <w:rFonts w:ascii="Maiandra GD" w:eastAsia="Times New Roman" w:hAnsi="Maiandra GD" w:cs="Consolas"/>
          <w:color w:val="CFD5E0"/>
          <w:sz w:val="24"/>
          <w:szCs w:val="24"/>
          <w:rPrChange w:id="4224"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4225" w:author="Narendra" w:date="2021-08-21T13:02:00Z">
            <w:rPr>
              <w:rFonts w:ascii="inherit" w:eastAsia="Times New Roman" w:hAnsi="inherit" w:cs="Consolas"/>
              <w:b/>
              <w:bCs/>
              <w:color w:val="D171DD"/>
              <w:sz w:val="25"/>
            </w:rPr>
          </w:rPrChange>
        </w:rPr>
        <w:t>bool</w:t>
      </w:r>
      <w:r w:rsidRPr="008C6831">
        <w:rPr>
          <w:rFonts w:ascii="Maiandra GD" w:eastAsia="Times New Roman" w:hAnsi="Maiandra GD" w:cs="Consolas"/>
          <w:color w:val="CFD5E0"/>
          <w:sz w:val="24"/>
          <w:szCs w:val="24"/>
          <w:rPrChange w:id="4226"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4227" w:author="Narendra" w:date="2021-08-21T13:02:00Z">
            <w:rPr>
              <w:rFonts w:ascii="inherit" w:eastAsia="Times New Roman" w:hAnsi="inherit" w:cs="Consolas"/>
              <w:color w:val="4284AE"/>
              <w:sz w:val="25"/>
            </w:rPr>
          </w:rPrChange>
        </w:rPr>
        <w:t>ValidateKey</w:t>
      </w:r>
      <w:r w:rsidRPr="008C6831">
        <w:rPr>
          <w:rFonts w:ascii="Maiandra GD" w:eastAsia="Times New Roman" w:hAnsi="Maiandra GD" w:cs="Consolas"/>
          <w:b/>
          <w:bCs/>
          <w:color w:val="6B7C8B"/>
          <w:sz w:val="24"/>
          <w:szCs w:val="24"/>
          <w:rPrChange w:id="422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4229" w:author="Narendra" w:date="2021-08-21T13:02:00Z">
            <w:rPr>
              <w:rFonts w:ascii="inherit" w:eastAsia="Times New Roman" w:hAnsi="inherit" w:cs="Consolas"/>
              <w:color w:val="CFD5E0"/>
              <w:sz w:val="25"/>
            </w:rPr>
          </w:rPrChange>
        </w:rPr>
        <w:t>HttpRequestMessage message</w:t>
      </w:r>
      <w:r w:rsidRPr="008C6831">
        <w:rPr>
          <w:rFonts w:ascii="Maiandra GD" w:eastAsia="Times New Roman" w:hAnsi="Maiandra GD" w:cs="Consolas"/>
          <w:b/>
          <w:bCs/>
          <w:color w:val="6B7C8B"/>
          <w:sz w:val="24"/>
          <w:szCs w:val="24"/>
          <w:rPrChange w:id="4230"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23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4232"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23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D19252"/>
          <w:sz w:val="24"/>
          <w:szCs w:val="24"/>
          <w:rPrChange w:id="4234" w:author="Narendra" w:date="2021-08-21T13:02:00Z">
            <w:rPr>
              <w:rFonts w:ascii="inherit" w:eastAsia="Times New Roman" w:hAnsi="inherit" w:cs="Consolas"/>
              <w:color w:val="D19252"/>
              <w:sz w:val="25"/>
            </w:rPr>
          </w:rPrChange>
        </w:rPr>
        <w:t>var</w:t>
      </w:r>
      <w:r w:rsidRPr="008C6831">
        <w:rPr>
          <w:rFonts w:ascii="Maiandra GD" w:eastAsia="Times New Roman" w:hAnsi="Maiandra GD" w:cs="Consolas"/>
          <w:color w:val="CFD5E0"/>
          <w:sz w:val="24"/>
          <w:szCs w:val="24"/>
          <w:rPrChange w:id="4235" w:author="Narendra" w:date="2021-08-21T13:02:00Z">
            <w:rPr>
              <w:rFonts w:ascii="inherit" w:eastAsia="Times New Roman" w:hAnsi="inherit" w:cs="Consolas"/>
              <w:color w:val="CFD5E0"/>
              <w:sz w:val="25"/>
            </w:rPr>
          </w:rPrChange>
        </w:rPr>
        <w:t xml:space="preserve"> query = message.</w:t>
      </w:r>
      <w:r w:rsidRPr="008C6831">
        <w:rPr>
          <w:rFonts w:ascii="Maiandra GD" w:eastAsia="Times New Roman" w:hAnsi="Maiandra GD" w:cs="Consolas"/>
          <w:color w:val="4284AE"/>
          <w:sz w:val="24"/>
          <w:szCs w:val="24"/>
          <w:rPrChange w:id="4236" w:author="Narendra" w:date="2021-08-21T13:02:00Z">
            <w:rPr>
              <w:rFonts w:ascii="inherit" w:eastAsia="Times New Roman" w:hAnsi="inherit" w:cs="Consolas"/>
              <w:color w:val="4284AE"/>
              <w:sz w:val="25"/>
            </w:rPr>
          </w:rPrChange>
        </w:rPr>
        <w:t>RequestUri</w:t>
      </w:r>
      <w:r w:rsidRPr="008C6831">
        <w:rPr>
          <w:rFonts w:ascii="Maiandra GD" w:eastAsia="Times New Roman" w:hAnsi="Maiandra GD" w:cs="Consolas"/>
          <w:color w:val="CFD5E0"/>
          <w:sz w:val="24"/>
          <w:szCs w:val="24"/>
          <w:rPrChange w:id="4237"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4238" w:author="Narendra" w:date="2021-08-21T13:02:00Z">
            <w:rPr>
              <w:rFonts w:ascii="inherit" w:eastAsia="Times New Roman" w:hAnsi="inherit" w:cs="Consolas"/>
              <w:color w:val="4284AE"/>
              <w:sz w:val="25"/>
            </w:rPr>
          </w:rPrChange>
        </w:rPr>
        <w:t>ParseQueryString</w:t>
      </w:r>
      <w:r w:rsidRPr="008C6831">
        <w:rPr>
          <w:rFonts w:ascii="Maiandra GD" w:eastAsia="Times New Roman" w:hAnsi="Maiandra GD" w:cs="Consolas"/>
          <w:b/>
          <w:bCs/>
          <w:color w:val="6B7C8B"/>
          <w:sz w:val="24"/>
          <w:szCs w:val="24"/>
          <w:rPrChange w:id="423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4240"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24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4242" w:author="Narendra" w:date="2021-08-21T13:02:00Z">
            <w:rPr>
              <w:rFonts w:ascii="inherit" w:eastAsia="Times New Roman" w:hAnsi="inherit" w:cs="Consolas"/>
              <w:color w:val="CFD5E0"/>
              <w:sz w:val="25"/>
            </w:rPr>
          </w:rPrChange>
        </w:rPr>
        <w:t>string key = query</w:t>
      </w:r>
      <w:r w:rsidRPr="008C6831">
        <w:rPr>
          <w:rFonts w:ascii="Maiandra GD" w:eastAsia="Times New Roman" w:hAnsi="Maiandra GD" w:cs="Consolas"/>
          <w:b/>
          <w:bCs/>
          <w:color w:val="6B7C8B"/>
          <w:sz w:val="24"/>
          <w:szCs w:val="24"/>
          <w:rPrChange w:id="424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7CC379"/>
          <w:sz w:val="24"/>
          <w:szCs w:val="24"/>
          <w:rPrChange w:id="4244" w:author="Narendra" w:date="2021-08-21T13:02:00Z">
            <w:rPr>
              <w:rFonts w:ascii="inherit" w:eastAsia="Times New Roman" w:hAnsi="inherit" w:cs="Consolas"/>
              <w:color w:val="7CC379"/>
              <w:sz w:val="25"/>
            </w:rPr>
          </w:rPrChange>
        </w:rPr>
        <w:t>"key"</w:t>
      </w:r>
      <w:r w:rsidRPr="008C6831">
        <w:rPr>
          <w:rFonts w:ascii="Maiandra GD" w:eastAsia="Times New Roman" w:hAnsi="Maiandra GD" w:cs="Consolas"/>
          <w:b/>
          <w:bCs/>
          <w:color w:val="6B7C8B"/>
          <w:sz w:val="24"/>
          <w:szCs w:val="24"/>
          <w:rPrChange w:id="4245"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4246"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24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4248" w:author="Narendra" w:date="2021-08-21T13:02:00Z">
            <w:rPr>
              <w:rFonts w:ascii="inherit" w:eastAsia="Times New Roman" w:hAnsi="inherit" w:cs="Consolas"/>
              <w:b/>
              <w:bCs/>
              <w:color w:val="D171DD"/>
              <w:sz w:val="25"/>
            </w:rPr>
          </w:rPrChange>
        </w:rPr>
        <w:t>return</w:t>
      </w:r>
      <w:r w:rsidRPr="008C6831">
        <w:rPr>
          <w:rFonts w:ascii="Maiandra GD" w:eastAsia="Times New Roman" w:hAnsi="Maiandra GD" w:cs="Consolas"/>
          <w:color w:val="CFD5E0"/>
          <w:sz w:val="24"/>
          <w:szCs w:val="24"/>
          <w:rPrChange w:id="4249"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4250"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4251" w:author="Narendra" w:date="2021-08-21T13:02:00Z">
            <w:rPr>
              <w:rFonts w:ascii="inherit" w:eastAsia="Times New Roman" w:hAnsi="inherit" w:cs="Consolas"/>
              <w:color w:val="CFD5E0"/>
              <w:sz w:val="25"/>
            </w:rPr>
          </w:rPrChange>
        </w:rPr>
        <w:t>key == Key</w:t>
      </w:r>
      <w:r w:rsidRPr="008C6831">
        <w:rPr>
          <w:rFonts w:ascii="Maiandra GD" w:eastAsia="Times New Roman" w:hAnsi="Maiandra GD" w:cs="Consolas"/>
          <w:b/>
          <w:bCs/>
          <w:color w:val="6B7C8B"/>
          <w:sz w:val="24"/>
          <w:szCs w:val="24"/>
          <w:rPrChange w:id="425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4253"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25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4255"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25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4257"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line="384" w:lineRule="atLeast"/>
        <w:textAlignment w:val="baseline"/>
        <w:rPr>
          <w:rFonts w:ascii="Maiandra GD" w:eastAsia="Times New Roman" w:hAnsi="Maiandra GD" w:cs="Consolas"/>
          <w:color w:val="596174"/>
          <w:sz w:val="24"/>
          <w:szCs w:val="24"/>
          <w:rPrChange w:id="425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4259"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4260"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4261" w:author="Narendra" w:date="2021-08-21T13:02:00Z">
            <w:rPr>
              <w:rFonts w:ascii="Arial" w:eastAsia="Times New Roman" w:hAnsi="Arial" w:cs="Arial"/>
              <w:color w:val="000000"/>
              <w:sz w:val="23"/>
              <w:szCs w:val="23"/>
              <w:bdr w:val="none" w:sz="0" w:space="0" w:color="auto" w:frame="1"/>
            </w:rPr>
          </w:rPrChange>
        </w:rPr>
        <w:t>The above message handler looks for the API key in the URI query string. (For the above example, we assume that the key is a static string. A real implementation would probably use more complex validation.) If the query string contains the key, the handler passes the request to the inner handler.</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4262"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4263" w:author="Narendra" w:date="2021-08-21T13:02:00Z">
            <w:rPr>
              <w:rFonts w:ascii="Arial" w:eastAsia="Times New Roman" w:hAnsi="Arial" w:cs="Arial"/>
              <w:color w:val="000000"/>
              <w:sz w:val="23"/>
              <w:szCs w:val="23"/>
              <w:bdr w:val="none" w:sz="0" w:space="0" w:color="auto" w:frame="1"/>
            </w:rPr>
          </w:rPrChange>
        </w:rPr>
        <w:t>If the request does not have a valid key, the handler creates a response message with status 403, Forbidden. In this case, the handler does not call </w:t>
      </w:r>
      <w:r w:rsidRPr="008C6831">
        <w:rPr>
          <w:rFonts w:ascii="Maiandra GD" w:eastAsia="Times New Roman" w:hAnsi="Maiandra GD" w:cs="Arial"/>
          <w:b/>
          <w:bCs/>
          <w:color w:val="000000"/>
          <w:sz w:val="24"/>
          <w:szCs w:val="24"/>
          <w:rPrChange w:id="4264" w:author="Narendra" w:date="2021-08-21T13:02:00Z">
            <w:rPr>
              <w:rFonts w:ascii="Arial" w:eastAsia="Times New Roman" w:hAnsi="Arial" w:cs="Arial"/>
              <w:b/>
              <w:bCs/>
              <w:color w:val="000000"/>
              <w:sz w:val="23"/>
            </w:rPr>
          </w:rPrChange>
        </w:rPr>
        <w:t>base.SendAsync</w:t>
      </w:r>
      <w:r w:rsidRPr="008C6831">
        <w:rPr>
          <w:rFonts w:ascii="Maiandra GD" w:eastAsia="Times New Roman" w:hAnsi="Maiandra GD" w:cs="Arial"/>
          <w:color w:val="000000"/>
          <w:sz w:val="24"/>
          <w:szCs w:val="24"/>
          <w:bdr w:val="none" w:sz="0" w:space="0" w:color="auto" w:frame="1"/>
          <w:rPrChange w:id="4265" w:author="Narendra" w:date="2021-08-21T13:02:00Z">
            <w:rPr>
              <w:rFonts w:ascii="Arial" w:eastAsia="Times New Roman" w:hAnsi="Arial" w:cs="Arial"/>
              <w:color w:val="000000"/>
              <w:sz w:val="23"/>
              <w:szCs w:val="23"/>
              <w:bdr w:val="none" w:sz="0" w:space="0" w:color="auto" w:frame="1"/>
            </w:rPr>
          </w:rPrChange>
        </w:rPr>
        <w:t>, so the inner handler never receives the request, nor does the controller. Therefore, the controller can assume that all incoming requests have a valid API key.</w:t>
      </w:r>
    </w:p>
    <w:p w:rsidR="006E519F" w:rsidRDefault="006E519F" w:rsidP="006E519F">
      <w:pPr>
        <w:pBdr>
          <w:bottom w:val="double" w:sz="6" w:space="1" w:color="auto"/>
        </w:pBdr>
        <w:shd w:val="clear" w:color="auto" w:fill="FFFFFF"/>
        <w:spacing w:after="0" w:line="240" w:lineRule="auto"/>
        <w:jc w:val="both"/>
        <w:textAlignment w:val="baseline"/>
        <w:rPr>
          <w:rFonts w:ascii="Maiandra GD" w:eastAsia="Times New Roman" w:hAnsi="Maiandra GD" w:cs="Arial"/>
          <w:color w:val="000000"/>
          <w:sz w:val="24"/>
          <w:szCs w:val="24"/>
          <w:bdr w:val="none" w:sz="0" w:space="0" w:color="auto" w:frame="1"/>
        </w:rPr>
      </w:pPr>
      <w:r w:rsidRPr="008C6831">
        <w:rPr>
          <w:rFonts w:ascii="Maiandra GD" w:eastAsia="Times New Roman" w:hAnsi="Maiandra GD" w:cs="Arial"/>
          <w:b/>
          <w:bCs/>
          <w:color w:val="000000"/>
          <w:sz w:val="24"/>
          <w:szCs w:val="24"/>
          <w:rPrChange w:id="4266" w:author="Narendra" w:date="2021-08-21T13:02:00Z">
            <w:rPr>
              <w:rFonts w:ascii="Arial" w:eastAsia="Times New Roman" w:hAnsi="Arial" w:cs="Arial"/>
              <w:b/>
              <w:bCs/>
              <w:color w:val="000000"/>
              <w:sz w:val="23"/>
            </w:rPr>
          </w:rPrChange>
        </w:rPr>
        <w:t>Note:</w:t>
      </w:r>
      <w:r w:rsidRPr="008C6831">
        <w:rPr>
          <w:rFonts w:ascii="Maiandra GD" w:eastAsia="Times New Roman" w:hAnsi="Maiandra GD" w:cs="Arial"/>
          <w:color w:val="000000"/>
          <w:sz w:val="24"/>
          <w:szCs w:val="24"/>
          <w:bdr w:val="none" w:sz="0" w:space="0" w:color="auto" w:frame="1"/>
          <w:rPrChange w:id="4267" w:author="Narendra" w:date="2021-08-21T13:02:00Z">
            <w:rPr>
              <w:rFonts w:ascii="Arial" w:eastAsia="Times New Roman" w:hAnsi="Arial" w:cs="Arial"/>
              <w:color w:val="000000"/>
              <w:sz w:val="23"/>
              <w:szCs w:val="23"/>
              <w:bdr w:val="none" w:sz="0" w:space="0" w:color="auto" w:frame="1"/>
            </w:rPr>
          </w:rPrChange>
        </w:rPr>
        <w:t> If the API key applies only to certain controller actions, consider using an action filter instead of a message handler. Action filters run after URI routing is performed.</w:t>
      </w:r>
    </w:p>
    <w:p w:rsidR="0040295E" w:rsidRPr="008C6831" w:rsidRDefault="0040295E" w:rsidP="006E519F">
      <w:pPr>
        <w:pBdr>
          <w:bottom w:val="double" w:sz="6" w:space="1" w:color="auto"/>
        </w:pBdr>
        <w:shd w:val="clear" w:color="auto" w:fill="FFFFFF"/>
        <w:spacing w:after="0" w:line="240" w:lineRule="auto"/>
        <w:jc w:val="both"/>
        <w:textAlignment w:val="baseline"/>
        <w:rPr>
          <w:rFonts w:ascii="Maiandra GD" w:eastAsia="Times New Roman" w:hAnsi="Maiandra GD" w:cs="Segoe UI"/>
          <w:color w:val="212529"/>
          <w:sz w:val="24"/>
          <w:szCs w:val="24"/>
          <w:rPrChange w:id="4268" w:author="Narendra" w:date="2021-08-21T13:02:00Z">
            <w:rPr>
              <w:rFonts w:ascii="Segoe UI" w:eastAsia="Times New Roman" w:hAnsi="Segoe UI" w:cs="Segoe UI"/>
              <w:color w:val="212529"/>
              <w:sz w:val="23"/>
              <w:szCs w:val="23"/>
            </w:rPr>
          </w:rPrChange>
        </w:rPr>
      </w:pPr>
    </w:p>
    <w:p w:rsidR="0040295E" w:rsidRDefault="0040295E" w:rsidP="00C37C01">
      <w:pPr>
        <w:spacing w:after="48" w:line="240" w:lineRule="auto"/>
        <w:textAlignment w:val="baseline"/>
        <w:outlineLvl w:val="0"/>
        <w:rPr>
          <w:rFonts w:ascii="Maiandra GD" w:eastAsia="Times New Roman" w:hAnsi="Maiandra GD" w:cs="Times New Roman"/>
          <w:b/>
          <w:color w:val="3A3A3A"/>
          <w:kern w:val="36"/>
          <w:sz w:val="24"/>
          <w:szCs w:val="24"/>
          <w:highlight w:val="yellow"/>
        </w:rPr>
      </w:pPr>
    </w:p>
    <w:p w:rsidR="006E519F" w:rsidRDefault="006E519F" w:rsidP="00C37C01">
      <w:pPr>
        <w:spacing w:after="48" w:line="240" w:lineRule="auto"/>
        <w:textAlignment w:val="baseline"/>
        <w:outlineLvl w:val="0"/>
        <w:rPr>
          <w:rFonts w:ascii="Maiandra GD" w:eastAsia="Times New Roman" w:hAnsi="Maiandra GD" w:cs="Times New Roman"/>
          <w:b/>
          <w:color w:val="3A3A3A"/>
          <w:kern w:val="36"/>
          <w:sz w:val="24"/>
          <w:szCs w:val="24"/>
        </w:rPr>
      </w:pPr>
      <w:r w:rsidRPr="0040295E">
        <w:rPr>
          <w:rFonts w:ascii="Maiandra GD" w:eastAsia="Times New Roman" w:hAnsi="Maiandra GD" w:cs="Times New Roman"/>
          <w:b/>
          <w:color w:val="3A3A3A"/>
          <w:kern w:val="36"/>
          <w:sz w:val="24"/>
          <w:szCs w:val="24"/>
          <w:highlight w:val="yellow"/>
          <w:rPrChange w:id="4269" w:author="Narendra" w:date="2021-08-21T13:02:00Z">
            <w:rPr>
              <w:rFonts w:ascii="Times New Roman" w:eastAsia="Times New Roman" w:hAnsi="Times New Roman" w:cs="Times New Roman"/>
              <w:color w:val="3A3A3A"/>
              <w:kern w:val="36"/>
              <w:sz w:val="48"/>
              <w:szCs w:val="48"/>
            </w:rPr>
          </w:rPrChange>
        </w:rPr>
        <w:t>Basic Authentication Using Message Handler in Web API</w:t>
      </w:r>
      <w:r w:rsidR="00C37C01" w:rsidRPr="0040295E">
        <w:rPr>
          <w:rFonts w:ascii="Maiandra GD" w:eastAsia="Times New Roman" w:hAnsi="Maiandra GD" w:cs="Times New Roman"/>
          <w:b/>
          <w:color w:val="3A3A3A"/>
          <w:kern w:val="36"/>
          <w:sz w:val="24"/>
          <w:szCs w:val="24"/>
          <w:rPrChange w:id="4270" w:author="Narendra" w:date="2021-08-21T13:02:00Z">
            <w:rPr>
              <w:rFonts w:ascii="Times New Roman" w:eastAsia="Times New Roman" w:hAnsi="Times New Roman" w:cs="Times New Roman"/>
              <w:color w:val="3A3A3A"/>
              <w:kern w:val="36"/>
              <w:sz w:val="48"/>
              <w:szCs w:val="48"/>
            </w:rPr>
          </w:rPrChange>
        </w:rPr>
        <w:t xml:space="preserve"> </w:t>
      </w:r>
    </w:p>
    <w:p w:rsidR="0040295E" w:rsidRPr="0040295E" w:rsidRDefault="0040295E" w:rsidP="00C37C01">
      <w:pPr>
        <w:spacing w:after="48" w:line="240" w:lineRule="auto"/>
        <w:textAlignment w:val="baseline"/>
        <w:outlineLvl w:val="0"/>
        <w:rPr>
          <w:rFonts w:ascii="Maiandra GD" w:eastAsia="Times New Roman" w:hAnsi="Maiandra GD" w:cs="Segoe UI"/>
          <w:b/>
          <w:color w:val="3A3A3A"/>
          <w:sz w:val="24"/>
          <w:szCs w:val="24"/>
          <w:rPrChange w:id="4271" w:author="Narendra" w:date="2021-08-21T13:02:00Z">
            <w:rPr>
              <w:rFonts w:ascii="Segoe UI" w:eastAsia="Times New Roman" w:hAnsi="Segoe UI" w:cs="Segoe UI"/>
              <w:color w:val="3A3A3A"/>
              <w:sz w:val="36"/>
              <w:szCs w:val="36"/>
            </w:rPr>
          </w:rPrChange>
        </w:rPr>
      </w:pP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4272"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212529"/>
          <w:sz w:val="24"/>
          <w:szCs w:val="24"/>
          <w:bdr w:val="none" w:sz="0" w:space="0" w:color="auto" w:frame="1"/>
          <w:rPrChange w:id="4273" w:author="Narendra" w:date="2021-08-21T13:02:00Z">
            <w:rPr>
              <w:rFonts w:ascii="Arial" w:eastAsia="Times New Roman" w:hAnsi="Arial" w:cs="Arial"/>
              <w:color w:val="212529"/>
              <w:sz w:val="23"/>
              <w:szCs w:val="23"/>
              <w:bdr w:val="none" w:sz="0" w:space="0" w:color="auto" w:frame="1"/>
            </w:rPr>
          </w:rPrChange>
        </w:rPr>
        <w:lastRenderedPageBreak/>
        <w:t>In this article, I am going to discuss how to implement </w:t>
      </w:r>
      <w:r w:rsidRPr="008C6831">
        <w:rPr>
          <w:rFonts w:ascii="Maiandra GD" w:eastAsia="Times New Roman" w:hAnsi="Maiandra GD" w:cs="Arial"/>
          <w:b/>
          <w:bCs/>
          <w:color w:val="212529"/>
          <w:sz w:val="24"/>
          <w:szCs w:val="24"/>
          <w:rPrChange w:id="4274" w:author="Narendra" w:date="2021-08-21T13:02:00Z">
            <w:rPr>
              <w:rFonts w:ascii="Arial" w:eastAsia="Times New Roman" w:hAnsi="Arial" w:cs="Arial"/>
              <w:b/>
              <w:bCs/>
              <w:color w:val="212529"/>
              <w:sz w:val="23"/>
            </w:rPr>
          </w:rPrChange>
        </w:rPr>
        <w:t>Basic</w:t>
      </w:r>
      <w:r w:rsidRPr="008C6831">
        <w:rPr>
          <w:rFonts w:ascii="Maiandra GD" w:eastAsia="Times New Roman" w:hAnsi="Maiandra GD" w:cs="Arial"/>
          <w:color w:val="212529"/>
          <w:sz w:val="24"/>
          <w:szCs w:val="24"/>
          <w:bdr w:val="none" w:sz="0" w:space="0" w:color="auto" w:frame="1"/>
          <w:rPrChange w:id="4275" w:author="Narendra" w:date="2021-08-21T13:02:00Z">
            <w:rPr>
              <w:rFonts w:ascii="Arial" w:eastAsia="Times New Roman" w:hAnsi="Arial" w:cs="Arial"/>
              <w:color w:val="212529"/>
              <w:sz w:val="23"/>
              <w:szCs w:val="23"/>
              <w:bdr w:val="none" w:sz="0" w:space="0" w:color="auto" w:frame="1"/>
            </w:rPr>
          </w:rPrChange>
        </w:rPr>
        <w:t> </w:t>
      </w:r>
      <w:r w:rsidRPr="008C6831">
        <w:rPr>
          <w:rFonts w:ascii="Maiandra GD" w:eastAsia="Times New Roman" w:hAnsi="Maiandra GD" w:cs="Arial"/>
          <w:b/>
          <w:bCs/>
          <w:color w:val="212529"/>
          <w:sz w:val="24"/>
          <w:szCs w:val="24"/>
          <w:rPrChange w:id="4276" w:author="Narendra" w:date="2021-08-21T13:02:00Z">
            <w:rPr>
              <w:rFonts w:ascii="Arial" w:eastAsia="Times New Roman" w:hAnsi="Arial" w:cs="Arial"/>
              <w:b/>
              <w:bCs/>
              <w:color w:val="212529"/>
              <w:sz w:val="23"/>
            </w:rPr>
          </w:rPrChange>
        </w:rPr>
        <w:t>Authentication Using Message Handler </w:t>
      </w:r>
      <w:r w:rsidRPr="008C6831">
        <w:rPr>
          <w:rFonts w:ascii="Maiandra GD" w:eastAsia="Times New Roman" w:hAnsi="Maiandra GD" w:cs="Arial"/>
          <w:color w:val="212529"/>
          <w:sz w:val="24"/>
          <w:szCs w:val="24"/>
          <w:bdr w:val="none" w:sz="0" w:space="0" w:color="auto" w:frame="1"/>
          <w:rPrChange w:id="4277" w:author="Narendra" w:date="2021-08-21T13:02:00Z">
            <w:rPr>
              <w:rFonts w:ascii="Arial" w:eastAsia="Times New Roman" w:hAnsi="Arial" w:cs="Arial"/>
              <w:color w:val="212529"/>
              <w:sz w:val="23"/>
              <w:szCs w:val="23"/>
              <w:bdr w:val="none" w:sz="0" w:space="0" w:color="auto" w:frame="1"/>
            </w:rPr>
          </w:rPrChange>
        </w:rPr>
        <w:t>in ASP.NET Web API. Please read our last article, where I discussed the </w:t>
      </w:r>
      <w:r w:rsidRPr="008C6831">
        <w:rPr>
          <w:rFonts w:ascii="Maiandra GD" w:eastAsia="Times New Roman" w:hAnsi="Maiandra GD" w:cs="Arial"/>
          <w:color w:val="212529"/>
          <w:sz w:val="24"/>
          <w:szCs w:val="24"/>
          <w:bdr w:val="none" w:sz="0" w:space="0" w:color="auto" w:frame="1"/>
          <w:rPrChange w:id="4278" w:author="Narendra" w:date="2021-08-21T13:02:00Z">
            <w:rPr>
              <w:rFonts w:ascii="Arial" w:eastAsia="Times New Roman" w:hAnsi="Arial" w:cs="Arial"/>
              <w:color w:val="212529"/>
              <w:sz w:val="23"/>
              <w:szCs w:val="23"/>
              <w:bdr w:val="none" w:sz="0" w:space="0" w:color="auto" w:frame="1"/>
            </w:rPr>
          </w:rPrChange>
        </w:rPr>
        <w:fldChar w:fldCharType="begin"/>
      </w:r>
      <w:r w:rsidRPr="008C6831">
        <w:rPr>
          <w:rFonts w:ascii="Maiandra GD" w:eastAsia="Times New Roman" w:hAnsi="Maiandra GD" w:cs="Arial"/>
          <w:color w:val="212529"/>
          <w:sz w:val="24"/>
          <w:szCs w:val="24"/>
          <w:bdr w:val="none" w:sz="0" w:space="0" w:color="auto" w:frame="1"/>
          <w:rPrChange w:id="4279" w:author="Narendra" w:date="2021-08-21T13:02:00Z">
            <w:rPr>
              <w:rFonts w:ascii="Arial" w:eastAsia="Times New Roman" w:hAnsi="Arial" w:cs="Arial"/>
              <w:color w:val="212529"/>
              <w:sz w:val="23"/>
              <w:szCs w:val="23"/>
              <w:bdr w:val="none" w:sz="0" w:space="0" w:color="auto" w:frame="1"/>
            </w:rPr>
          </w:rPrChange>
        </w:rPr>
        <w:instrText xml:space="preserve"> HYPERLINK "https://dotnettutorials.net/lesson/http-message-handlers-in-web-api/" </w:instrText>
      </w:r>
      <w:r w:rsidRPr="008C6831">
        <w:rPr>
          <w:rFonts w:ascii="Maiandra GD" w:eastAsia="Times New Roman" w:hAnsi="Maiandra GD" w:cs="Arial"/>
          <w:color w:val="212529"/>
          <w:sz w:val="24"/>
          <w:szCs w:val="24"/>
          <w:bdr w:val="none" w:sz="0" w:space="0" w:color="auto" w:frame="1"/>
          <w:rPrChange w:id="4280" w:author="Narendra" w:date="2021-08-21T13:02:00Z">
            <w:rPr>
              <w:rFonts w:ascii="Arial" w:eastAsia="Times New Roman" w:hAnsi="Arial" w:cs="Arial"/>
              <w:color w:val="212529"/>
              <w:sz w:val="23"/>
              <w:szCs w:val="23"/>
              <w:bdr w:val="none" w:sz="0" w:space="0" w:color="auto" w:frame="1"/>
            </w:rPr>
          </w:rPrChange>
        </w:rPr>
        <w:fldChar w:fldCharType="separate"/>
      </w:r>
      <w:r w:rsidRPr="008C6831">
        <w:rPr>
          <w:rFonts w:ascii="Maiandra GD" w:eastAsia="Times New Roman" w:hAnsi="Maiandra GD" w:cs="Arial"/>
          <w:b/>
          <w:bCs/>
          <w:color w:val="007BFF"/>
          <w:sz w:val="24"/>
          <w:szCs w:val="24"/>
          <w:rPrChange w:id="4281" w:author="Narendra" w:date="2021-08-21T13:02:00Z">
            <w:rPr>
              <w:rFonts w:ascii="Arial" w:eastAsia="Times New Roman" w:hAnsi="Arial" w:cs="Arial"/>
              <w:b/>
              <w:bCs/>
              <w:color w:val="007BFF"/>
              <w:sz w:val="23"/>
            </w:rPr>
          </w:rPrChange>
        </w:rPr>
        <w:t>Server-Side HTTP Message Handler</w:t>
      </w:r>
      <w:r w:rsidRPr="008C6831">
        <w:rPr>
          <w:rFonts w:ascii="Maiandra GD" w:eastAsia="Times New Roman" w:hAnsi="Maiandra GD" w:cs="Arial"/>
          <w:color w:val="212529"/>
          <w:sz w:val="24"/>
          <w:szCs w:val="24"/>
          <w:bdr w:val="none" w:sz="0" w:space="0" w:color="auto" w:frame="1"/>
          <w:rPrChange w:id="4282" w:author="Narendra" w:date="2021-08-21T13:02:00Z">
            <w:rPr>
              <w:rFonts w:ascii="Arial" w:eastAsia="Times New Roman" w:hAnsi="Arial" w:cs="Arial"/>
              <w:color w:val="212529"/>
              <w:sz w:val="23"/>
              <w:szCs w:val="23"/>
              <w:bdr w:val="none" w:sz="0" w:space="0" w:color="auto" w:frame="1"/>
            </w:rPr>
          </w:rPrChange>
        </w:rPr>
        <w:fldChar w:fldCharType="end"/>
      </w:r>
      <w:r w:rsidRPr="008C6831">
        <w:rPr>
          <w:rFonts w:ascii="Maiandra GD" w:eastAsia="Times New Roman" w:hAnsi="Maiandra GD" w:cs="Arial"/>
          <w:color w:val="212529"/>
          <w:sz w:val="24"/>
          <w:szCs w:val="24"/>
          <w:bdr w:val="none" w:sz="0" w:space="0" w:color="auto" w:frame="1"/>
          <w:rPrChange w:id="4283" w:author="Narendra" w:date="2021-08-21T13:02:00Z">
            <w:rPr>
              <w:rFonts w:ascii="Arial" w:eastAsia="Times New Roman" w:hAnsi="Arial" w:cs="Arial"/>
              <w:color w:val="212529"/>
              <w:sz w:val="23"/>
              <w:szCs w:val="23"/>
              <w:bdr w:val="none" w:sz="0" w:space="0" w:color="auto" w:frame="1"/>
            </w:rPr>
          </w:rPrChange>
        </w:rPr>
        <w:t> in ASP.NET Web API.</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4284"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212529"/>
          <w:sz w:val="24"/>
          <w:szCs w:val="24"/>
          <w:bdr w:val="none" w:sz="0" w:space="0" w:color="auto" w:frame="1"/>
          <w:rPrChange w:id="4285" w:author="Narendra" w:date="2021-08-21T13:02:00Z">
            <w:rPr>
              <w:rFonts w:ascii="Arial" w:eastAsia="Times New Roman" w:hAnsi="Arial" w:cs="Arial"/>
              <w:color w:val="212529"/>
              <w:sz w:val="23"/>
              <w:szCs w:val="23"/>
              <w:bdr w:val="none" w:sz="0" w:space="0" w:color="auto" w:frame="1"/>
            </w:rPr>
          </w:rPrChange>
        </w:rPr>
        <w:t>As we already discussed, the basic authentication says that the client needs to send the username and password in base64 encoded format in the authorization header of the HTTP request. The server then gets the username and password from the authorization header. Once the username and password get from the header, then the server check and match the credentials with any persistent storage (most of the time it may be a database). If the credentials are found in the persistent storage then the server will treat that HTTP request as a valid request and process it else it simple return unauthorized response to the client.</w:t>
      </w:r>
    </w:p>
    <w:p w:rsidR="006E519F" w:rsidRPr="008C6831" w:rsidRDefault="006E519F" w:rsidP="006E519F">
      <w:pPr>
        <w:shd w:val="clear" w:color="auto" w:fill="FFFFFF"/>
        <w:spacing w:after="0" w:line="240" w:lineRule="auto"/>
        <w:jc w:val="both"/>
        <w:textAlignment w:val="baseline"/>
        <w:outlineLvl w:val="4"/>
        <w:rPr>
          <w:rFonts w:ascii="Maiandra GD" w:eastAsia="Times New Roman" w:hAnsi="Maiandra GD" w:cs="Segoe UI"/>
          <w:color w:val="3A3A3A"/>
          <w:sz w:val="24"/>
          <w:szCs w:val="24"/>
          <w:rPrChange w:id="4286" w:author="Narendra" w:date="2021-08-21T13:02:00Z">
            <w:rPr>
              <w:rFonts w:ascii="Segoe UI" w:eastAsia="Times New Roman" w:hAnsi="Segoe UI" w:cs="Segoe UI"/>
              <w:color w:val="3A3A3A"/>
              <w:sz w:val="20"/>
              <w:szCs w:val="20"/>
            </w:rPr>
          </w:rPrChange>
        </w:rPr>
      </w:pPr>
      <w:r w:rsidRPr="008C6831">
        <w:rPr>
          <w:rFonts w:ascii="Maiandra GD" w:eastAsia="Times New Roman" w:hAnsi="Maiandra GD" w:cs="Arial"/>
          <w:b/>
          <w:bCs/>
          <w:color w:val="3A3A3A"/>
          <w:sz w:val="24"/>
          <w:szCs w:val="24"/>
          <w:rPrChange w:id="4287" w:author="Narendra" w:date="2021-08-21T13:02:00Z">
            <w:rPr>
              <w:rFonts w:ascii="Arial" w:eastAsia="Times New Roman" w:hAnsi="Arial" w:cs="Arial"/>
              <w:b/>
              <w:bCs/>
              <w:color w:val="3A3A3A"/>
              <w:sz w:val="27"/>
            </w:rPr>
          </w:rPrChange>
        </w:rPr>
        <w:t>Let’s us implement Basic Authentication Using Message Handler</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4288"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212529"/>
          <w:sz w:val="24"/>
          <w:szCs w:val="24"/>
          <w:bdr w:val="none" w:sz="0" w:space="0" w:color="auto" w:frame="1"/>
          <w:rPrChange w:id="4289" w:author="Narendra" w:date="2021-08-21T13:02:00Z">
            <w:rPr>
              <w:rFonts w:ascii="Arial" w:eastAsia="Times New Roman" w:hAnsi="Arial" w:cs="Arial"/>
              <w:color w:val="212529"/>
              <w:sz w:val="23"/>
              <w:szCs w:val="23"/>
              <w:bdr w:val="none" w:sz="0" w:space="0" w:color="auto" w:frame="1"/>
            </w:rPr>
          </w:rPrChange>
        </w:rPr>
        <w:t>We are going to use the following UserMaster table in this demo</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4290"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noProof/>
          <w:color w:val="212529"/>
          <w:sz w:val="24"/>
          <w:szCs w:val="24"/>
          <w:bdr w:val="none" w:sz="0" w:space="0" w:color="auto" w:frame="1"/>
          <w:rPrChange w:id="4291" w:author="Narendra" w:date="2021-08-21T13:02:00Z">
            <w:rPr>
              <w:rFonts w:ascii="Arial" w:eastAsia="Times New Roman" w:hAnsi="Arial" w:cs="Arial"/>
              <w:noProof/>
              <w:color w:val="212529"/>
              <w:sz w:val="23"/>
              <w:szCs w:val="23"/>
              <w:bdr w:val="none" w:sz="0" w:space="0" w:color="auto" w:frame="1"/>
            </w:rPr>
          </w:rPrChange>
        </w:rPr>
        <w:drawing>
          <wp:inline distT="0" distB="0" distL="0" distR="0">
            <wp:extent cx="4772025" cy="1152525"/>
            <wp:effectExtent l="19050" t="0" r="9525" b="0"/>
            <wp:docPr id="69" name="Picture 69" descr="Basic Authentication Using Message Handler in ASP.NET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Basic Authentication Using Message Handler in ASP.NET Web API"/>
                    <pic:cNvPicPr>
                      <a:picLocks noChangeAspect="1" noChangeArrowheads="1"/>
                    </pic:cNvPicPr>
                  </pic:nvPicPr>
                  <pic:blipFill>
                    <a:blip r:embed="rId39"/>
                    <a:srcRect/>
                    <a:stretch>
                      <a:fillRect/>
                    </a:stretch>
                  </pic:blipFill>
                  <pic:spPr bwMode="auto">
                    <a:xfrm>
                      <a:off x="0" y="0"/>
                      <a:ext cx="4772025" cy="1152525"/>
                    </a:xfrm>
                    <a:prstGeom prst="rect">
                      <a:avLst/>
                    </a:prstGeom>
                    <a:noFill/>
                    <a:ln w="9525">
                      <a:noFill/>
                      <a:miter lim="800000"/>
                      <a:headEnd/>
                      <a:tailEnd/>
                    </a:ln>
                  </pic:spPr>
                </pic:pic>
              </a:graphicData>
            </a:graphic>
          </wp:inline>
        </w:drawing>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4292"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212529"/>
          <w:sz w:val="24"/>
          <w:szCs w:val="24"/>
          <w:bdr w:val="none" w:sz="0" w:space="0" w:color="auto" w:frame="1"/>
          <w:rPrChange w:id="4293" w:author="Narendra" w:date="2021-08-21T13:02:00Z">
            <w:rPr>
              <w:rFonts w:ascii="Arial" w:eastAsia="Times New Roman" w:hAnsi="Arial" w:cs="Arial"/>
              <w:color w:val="212529"/>
              <w:sz w:val="23"/>
              <w:szCs w:val="23"/>
              <w:bdr w:val="none" w:sz="0" w:space="0" w:color="auto" w:frame="1"/>
            </w:rPr>
          </w:rPrChange>
        </w:rPr>
        <w:t>Please use below SQL Script to create and populate the UserMaster table with the required sample data.</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29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4295" w:author="Narendra" w:date="2021-08-21T13:02:00Z">
            <w:rPr>
              <w:rFonts w:ascii="inherit" w:eastAsia="Times New Roman" w:hAnsi="inherit" w:cs="Consolas"/>
              <w:b/>
              <w:bCs/>
              <w:color w:val="D171DD"/>
              <w:sz w:val="25"/>
            </w:rPr>
          </w:rPrChange>
        </w:rPr>
        <w:t>CREATE</w:t>
      </w:r>
      <w:r w:rsidRPr="008C6831">
        <w:rPr>
          <w:rFonts w:ascii="Maiandra GD" w:eastAsia="Times New Roman" w:hAnsi="Maiandra GD" w:cs="Consolas"/>
          <w:color w:val="CFD5E0"/>
          <w:sz w:val="24"/>
          <w:szCs w:val="24"/>
          <w:rPrChange w:id="4296"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4297" w:author="Narendra" w:date="2021-08-21T13:02:00Z">
            <w:rPr>
              <w:rFonts w:ascii="inherit" w:eastAsia="Times New Roman" w:hAnsi="inherit" w:cs="Consolas"/>
              <w:b/>
              <w:bCs/>
              <w:color w:val="D171DD"/>
              <w:sz w:val="25"/>
            </w:rPr>
          </w:rPrChange>
        </w:rPr>
        <w:t>DATABASE</w:t>
      </w:r>
      <w:r w:rsidRPr="008C6831">
        <w:rPr>
          <w:rFonts w:ascii="Maiandra GD" w:eastAsia="Times New Roman" w:hAnsi="Maiandra GD" w:cs="Consolas"/>
          <w:color w:val="CFD5E0"/>
          <w:sz w:val="24"/>
          <w:szCs w:val="24"/>
          <w:rPrChange w:id="4298" w:author="Narendra" w:date="2021-08-21T13:02:00Z">
            <w:rPr>
              <w:rFonts w:ascii="inherit" w:eastAsia="Times New Roman" w:hAnsi="inherit" w:cs="Consolas"/>
              <w:color w:val="CFD5E0"/>
              <w:sz w:val="25"/>
            </w:rPr>
          </w:rPrChange>
        </w:rPr>
        <w:t xml:space="preserve"> SECURIRT_DB</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29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4300" w:author="Narendra" w:date="2021-08-21T13:02:00Z">
            <w:rPr>
              <w:rFonts w:ascii="inherit" w:eastAsia="Times New Roman" w:hAnsi="inherit" w:cs="Consolas"/>
              <w:b/>
              <w:bCs/>
              <w:color w:val="D171DD"/>
              <w:sz w:val="25"/>
            </w:rPr>
          </w:rPrChange>
        </w:rPr>
        <w:t>GO</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30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4302" w:author="Narendra" w:date="2021-08-21T13:02:00Z">
            <w:rPr>
              <w:rFonts w:ascii="inherit" w:eastAsia="Times New Roman" w:hAnsi="inherit" w:cs="Consolas"/>
              <w:b/>
              <w:bCs/>
              <w:color w:val="D171DD"/>
              <w:sz w:val="25"/>
            </w:rPr>
          </w:rPrChange>
        </w:rPr>
        <w:t>USE</w:t>
      </w:r>
      <w:r w:rsidRPr="008C6831">
        <w:rPr>
          <w:rFonts w:ascii="Maiandra GD" w:eastAsia="Times New Roman" w:hAnsi="Maiandra GD" w:cs="Consolas"/>
          <w:color w:val="CFD5E0"/>
          <w:sz w:val="24"/>
          <w:szCs w:val="24"/>
          <w:rPrChange w:id="4303" w:author="Narendra" w:date="2021-08-21T13:02:00Z">
            <w:rPr>
              <w:rFonts w:ascii="inherit" w:eastAsia="Times New Roman" w:hAnsi="inherit" w:cs="Consolas"/>
              <w:color w:val="CFD5E0"/>
              <w:sz w:val="25"/>
            </w:rPr>
          </w:rPrChange>
        </w:rPr>
        <w:t xml:space="preserve"> [SECURIRT_DB]</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30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4305" w:author="Narendra" w:date="2021-08-21T13:02:00Z">
            <w:rPr>
              <w:rFonts w:ascii="inherit" w:eastAsia="Times New Roman" w:hAnsi="inherit" w:cs="Consolas"/>
              <w:b/>
              <w:bCs/>
              <w:color w:val="D171DD"/>
              <w:sz w:val="25"/>
            </w:rPr>
          </w:rPrChange>
        </w:rPr>
        <w:t>CREATE</w:t>
      </w:r>
      <w:r w:rsidRPr="008C6831">
        <w:rPr>
          <w:rFonts w:ascii="Maiandra GD" w:eastAsia="Times New Roman" w:hAnsi="Maiandra GD" w:cs="Consolas"/>
          <w:color w:val="CFD5E0"/>
          <w:sz w:val="24"/>
          <w:szCs w:val="24"/>
          <w:rPrChange w:id="4306"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4307" w:author="Narendra" w:date="2021-08-21T13:02:00Z">
            <w:rPr>
              <w:rFonts w:ascii="inherit" w:eastAsia="Times New Roman" w:hAnsi="inherit" w:cs="Consolas"/>
              <w:b/>
              <w:bCs/>
              <w:color w:val="D171DD"/>
              <w:sz w:val="25"/>
            </w:rPr>
          </w:rPrChange>
        </w:rPr>
        <w:t>TABLE</w:t>
      </w:r>
      <w:r w:rsidRPr="008C6831">
        <w:rPr>
          <w:rFonts w:ascii="Maiandra GD" w:eastAsia="Times New Roman" w:hAnsi="Maiandra GD" w:cs="Consolas"/>
          <w:color w:val="CFD5E0"/>
          <w:sz w:val="24"/>
          <w:szCs w:val="24"/>
          <w:rPrChange w:id="4308" w:author="Narendra" w:date="2021-08-21T13:02:00Z">
            <w:rPr>
              <w:rFonts w:ascii="inherit" w:eastAsia="Times New Roman" w:hAnsi="inherit" w:cs="Consolas"/>
              <w:color w:val="CFD5E0"/>
              <w:sz w:val="25"/>
            </w:rPr>
          </w:rPrChange>
        </w:rPr>
        <w:t xml:space="preserve"> UserMaster</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30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4310"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31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4312" w:author="Narendra" w:date="2021-08-21T13:02:00Z">
            <w:rPr>
              <w:rFonts w:ascii="inherit" w:eastAsia="Times New Roman" w:hAnsi="inherit" w:cs="Consolas"/>
              <w:color w:val="CFD5E0"/>
              <w:sz w:val="25"/>
            </w:rPr>
          </w:rPrChange>
        </w:rPr>
        <w:t xml:space="preserve">UserID </w:t>
      </w:r>
      <w:r w:rsidRPr="008C6831">
        <w:rPr>
          <w:rFonts w:ascii="Maiandra GD" w:eastAsia="Times New Roman" w:hAnsi="Maiandra GD" w:cs="Consolas"/>
          <w:b/>
          <w:bCs/>
          <w:color w:val="D171DD"/>
          <w:sz w:val="24"/>
          <w:szCs w:val="24"/>
          <w:rPrChange w:id="4313" w:author="Narendra" w:date="2021-08-21T13:02:00Z">
            <w:rPr>
              <w:rFonts w:ascii="inherit" w:eastAsia="Times New Roman" w:hAnsi="inherit" w:cs="Consolas"/>
              <w:b/>
              <w:bCs/>
              <w:color w:val="D171DD"/>
              <w:sz w:val="25"/>
            </w:rPr>
          </w:rPrChange>
        </w:rPr>
        <w:t>INT</w:t>
      </w:r>
      <w:r w:rsidRPr="008C6831">
        <w:rPr>
          <w:rFonts w:ascii="Maiandra GD" w:eastAsia="Times New Roman" w:hAnsi="Maiandra GD" w:cs="Consolas"/>
          <w:color w:val="CFD5E0"/>
          <w:sz w:val="24"/>
          <w:szCs w:val="24"/>
          <w:rPrChange w:id="4314"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4315" w:author="Narendra" w:date="2021-08-21T13:02:00Z">
            <w:rPr>
              <w:rFonts w:ascii="inherit" w:eastAsia="Times New Roman" w:hAnsi="inherit" w:cs="Consolas"/>
              <w:b/>
              <w:bCs/>
              <w:color w:val="D171DD"/>
              <w:sz w:val="25"/>
            </w:rPr>
          </w:rPrChange>
        </w:rPr>
        <w:t>PRIMARY</w:t>
      </w:r>
      <w:r w:rsidRPr="008C6831">
        <w:rPr>
          <w:rFonts w:ascii="Maiandra GD" w:eastAsia="Times New Roman" w:hAnsi="Maiandra GD" w:cs="Consolas"/>
          <w:color w:val="CFD5E0"/>
          <w:sz w:val="24"/>
          <w:szCs w:val="24"/>
          <w:rPrChange w:id="4316"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4317" w:author="Narendra" w:date="2021-08-21T13:02:00Z">
            <w:rPr>
              <w:rFonts w:ascii="inherit" w:eastAsia="Times New Roman" w:hAnsi="inherit" w:cs="Consolas"/>
              <w:b/>
              <w:bCs/>
              <w:color w:val="D171DD"/>
              <w:sz w:val="25"/>
            </w:rPr>
          </w:rPrChange>
        </w:rPr>
        <w:t>KEY</w:t>
      </w:r>
      <w:r w:rsidRPr="008C6831">
        <w:rPr>
          <w:rFonts w:ascii="Maiandra GD" w:eastAsia="Times New Roman" w:hAnsi="Maiandra GD" w:cs="Consolas"/>
          <w:color w:val="CFD5E0"/>
          <w:sz w:val="24"/>
          <w:szCs w:val="24"/>
          <w:rPrChange w:id="4318"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31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4320" w:author="Narendra" w:date="2021-08-21T13:02:00Z">
            <w:rPr>
              <w:rFonts w:ascii="inherit" w:eastAsia="Times New Roman" w:hAnsi="inherit" w:cs="Consolas"/>
              <w:color w:val="CFD5E0"/>
              <w:sz w:val="25"/>
            </w:rPr>
          </w:rPrChange>
        </w:rPr>
        <w:t xml:space="preserve">UserName </w:t>
      </w:r>
      <w:r w:rsidRPr="008C6831">
        <w:rPr>
          <w:rFonts w:ascii="Maiandra GD" w:eastAsia="Times New Roman" w:hAnsi="Maiandra GD" w:cs="Consolas"/>
          <w:b/>
          <w:bCs/>
          <w:color w:val="D171DD"/>
          <w:sz w:val="24"/>
          <w:szCs w:val="24"/>
          <w:rPrChange w:id="4321" w:author="Narendra" w:date="2021-08-21T13:02:00Z">
            <w:rPr>
              <w:rFonts w:ascii="inherit" w:eastAsia="Times New Roman" w:hAnsi="inherit" w:cs="Consolas"/>
              <w:b/>
              <w:bCs/>
              <w:color w:val="D171DD"/>
              <w:sz w:val="25"/>
            </w:rPr>
          </w:rPrChange>
        </w:rPr>
        <w:t>VARCHAR</w:t>
      </w:r>
      <w:r w:rsidRPr="008C6831">
        <w:rPr>
          <w:rFonts w:ascii="Maiandra GD" w:eastAsia="Times New Roman" w:hAnsi="Maiandra GD" w:cs="Consolas"/>
          <w:color w:val="CFD5E0"/>
          <w:sz w:val="24"/>
          <w:szCs w:val="24"/>
          <w:rPrChange w:id="4322"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D19A66"/>
          <w:sz w:val="24"/>
          <w:szCs w:val="24"/>
          <w:rPrChange w:id="4323" w:author="Narendra" w:date="2021-08-21T13:02:00Z">
            <w:rPr>
              <w:rFonts w:ascii="inherit" w:eastAsia="Times New Roman" w:hAnsi="inherit" w:cs="Consolas"/>
              <w:color w:val="D19A66"/>
              <w:sz w:val="25"/>
            </w:rPr>
          </w:rPrChange>
        </w:rPr>
        <w:t>50</w:t>
      </w:r>
      <w:r w:rsidRPr="008C6831">
        <w:rPr>
          <w:rFonts w:ascii="Maiandra GD" w:eastAsia="Times New Roman" w:hAnsi="Maiandra GD" w:cs="Consolas"/>
          <w:color w:val="CFD5E0"/>
          <w:sz w:val="24"/>
          <w:szCs w:val="24"/>
          <w:rPrChange w:id="4324"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32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4326" w:author="Narendra" w:date="2021-08-21T13:02:00Z">
            <w:rPr>
              <w:rFonts w:ascii="inherit" w:eastAsia="Times New Roman" w:hAnsi="inherit" w:cs="Consolas"/>
              <w:color w:val="CFD5E0"/>
              <w:sz w:val="25"/>
            </w:rPr>
          </w:rPrChange>
        </w:rPr>
        <w:t xml:space="preserve">UserPassword </w:t>
      </w:r>
      <w:r w:rsidRPr="008C6831">
        <w:rPr>
          <w:rFonts w:ascii="Maiandra GD" w:eastAsia="Times New Roman" w:hAnsi="Maiandra GD" w:cs="Consolas"/>
          <w:b/>
          <w:bCs/>
          <w:color w:val="D171DD"/>
          <w:sz w:val="24"/>
          <w:szCs w:val="24"/>
          <w:rPrChange w:id="4327" w:author="Narendra" w:date="2021-08-21T13:02:00Z">
            <w:rPr>
              <w:rFonts w:ascii="inherit" w:eastAsia="Times New Roman" w:hAnsi="inherit" w:cs="Consolas"/>
              <w:b/>
              <w:bCs/>
              <w:color w:val="D171DD"/>
              <w:sz w:val="25"/>
            </w:rPr>
          </w:rPrChange>
        </w:rPr>
        <w:t>VARCHAR</w:t>
      </w:r>
      <w:r w:rsidRPr="008C6831">
        <w:rPr>
          <w:rFonts w:ascii="Maiandra GD" w:eastAsia="Times New Roman" w:hAnsi="Maiandra GD" w:cs="Consolas"/>
          <w:color w:val="CFD5E0"/>
          <w:sz w:val="24"/>
          <w:szCs w:val="24"/>
          <w:rPrChange w:id="4328"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D19A66"/>
          <w:sz w:val="24"/>
          <w:szCs w:val="24"/>
          <w:rPrChange w:id="4329" w:author="Narendra" w:date="2021-08-21T13:02:00Z">
            <w:rPr>
              <w:rFonts w:ascii="inherit" w:eastAsia="Times New Roman" w:hAnsi="inherit" w:cs="Consolas"/>
              <w:color w:val="D19A66"/>
              <w:sz w:val="25"/>
            </w:rPr>
          </w:rPrChange>
        </w:rPr>
        <w:t>50</w:t>
      </w:r>
      <w:r w:rsidRPr="008C6831">
        <w:rPr>
          <w:rFonts w:ascii="Maiandra GD" w:eastAsia="Times New Roman" w:hAnsi="Maiandra GD" w:cs="Consolas"/>
          <w:color w:val="CFD5E0"/>
          <w:sz w:val="24"/>
          <w:szCs w:val="24"/>
          <w:rPrChange w:id="4330"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33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4332" w:author="Narendra" w:date="2021-08-21T13:02:00Z">
            <w:rPr>
              <w:rFonts w:ascii="inherit" w:eastAsia="Times New Roman" w:hAnsi="inherit" w:cs="Consolas"/>
              <w:color w:val="CFD5E0"/>
              <w:sz w:val="25"/>
            </w:rPr>
          </w:rPrChange>
        </w:rPr>
        <w:t xml:space="preserve">UserRoles </w:t>
      </w:r>
      <w:r w:rsidRPr="008C6831">
        <w:rPr>
          <w:rFonts w:ascii="Maiandra GD" w:eastAsia="Times New Roman" w:hAnsi="Maiandra GD" w:cs="Consolas"/>
          <w:b/>
          <w:bCs/>
          <w:color w:val="D171DD"/>
          <w:sz w:val="24"/>
          <w:szCs w:val="24"/>
          <w:rPrChange w:id="4333" w:author="Narendra" w:date="2021-08-21T13:02:00Z">
            <w:rPr>
              <w:rFonts w:ascii="inherit" w:eastAsia="Times New Roman" w:hAnsi="inherit" w:cs="Consolas"/>
              <w:b/>
              <w:bCs/>
              <w:color w:val="D171DD"/>
              <w:sz w:val="25"/>
            </w:rPr>
          </w:rPrChange>
        </w:rPr>
        <w:t>VARCHAR</w:t>
      </w:r>
      <w:r w:rsidRPr="008C6831">
        <w:rPr>
          <w:rFonts w:ascii="Maiandra GD" w:eastAsia="Times New Roman" w:hAnsi="Maiandra GD" w:cs="Consolas"/>
          <w:color w:val="CFD5E0"/>
          <w:sz w:val="24"/>
          <w:szCs w:val="24"/>
          <w:rPrChange w:id="4334"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D19A66"/>
          <w:sz w:val="24"/>
          <w:szCs w:val="24"/>
          <w:rPrChange w:id="4335" w:author="Narendra" w:date="2021-08-21T13:02:00Z">
            <w:rPr>
              <w:rFonts w:ascii="inherit" w:eastAsia="Times New Roman" w:hAnsi="inherit" w:cs="Consolas"/>
              <w:color w:val="D19A66"/>
              <w:sz w:val="25"/>
            </w:rPr>
          </w:rPrChange>
        </w:rPr>
        <w:t>500</w:t>
      </w:r>
      <w:r w:rsidRPr="008C6831">
        <w:rPr>
          <w:rFonts w:ascii="Maiandra GD" w:eastAsia="Times New Roman" w:hAnsi="Maiandra GD" w:cs="Consolas"/>
          <w:color w:val="CFD5E0"/>
          <w:sz w:val="24"/>
          <w:szCs w:val="24"/>
          <w:rPrChange w:id="4336"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33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4338" w:author="Narendra" w:date="2021-08-21T13:02:00Z">
            <w:rPr>
              <w:rFonts w:ascii="inherit" w:eastAsia="Times New Roman" w:hAnsi="inherit" w:cs="Consolas"/>
              <w:color w:val="CFD5E0"/>
              <w:sz w:val="25"/>
            </w:rPr>
          </w:rPrChange>
        </w:rPr>
        <w:t xml:space="preserve">UserEmailID </w:t>
      </w:r>
      <w:r w:rsidRPr="008C6831">
        <w:rPr>
          <w:rFonts w:ascii="Maiandra GD" w:eastAsia="Times New Roman" w:hAnsi="Maiandra GD" w:cs="Consolas"/>
          <w:b/>
          <w:bCs/>
          <w:color w:val="D171DD"/>
          <w:sz w:val="24"/>
          <w:szCs w:val="24"/>
          <w:rPrChange w:id="4339" w:author="Narendra" w:date="2021-08-21T13:02:00Z">
            <w:rPr>
              <w:rFonts w:ascii="inherit" w:eastAsia="Times New Roman" w:hAnsi="inherit" w:cs="Consolas"/>
              <w:b/>
              <w:bCs/>
              <w:color w:val="D171DD"/>
              <w:sz w:val="25"/>
            </w:rPr>
          </w:rPrChange>
        </w:rPr>
        <w:t>VARCHAR</w:t>
      </w:r>
      <w:r w:rsidRPr="008C6831">
        <w:rPr>
          <w:rFonts w:ascii="Maiandra GD" w:eastAsia="Times New Roman" w:hAnsi="Maiandra GD" w:cs="Consolas"/>
          <w:color w:val="CFD5E0"/>
          <w:sz w:val="24"/>
          <w:szCs w:val="24"/>
          <w:rPrChange w:id="4340"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D19A66"/>
          <w:sz w:val="24"/>
          <w:szCs w:val="24"/>
          <w:rPrChange w:id="4341" w:author="Narendra" w:date="2021-08-21T13:02:00Z">
            <w:rPr>
              <w:rFonts w:ascii="inherit" w:eastAsia="Times New Roman" w:hAnsi="inherit" w:cs="Consolas"/>
              <w:color w:val="D19A66"/>
              <w:sz w:val="25"/>
            </w:rPr>
          </w:rPrChange>
        </w:rPr>
        <w:t>100</w:t>
      </w:r>
      <w:r w:rsidRPr="008C6831">
        <w:rPr>
          <w:rFonts w:ascii="Maiandra GD" w:eastAsia="Times New Roman" w:hAnsi="Maiandra GD" w:cs="Consolas"/>
          <w:color w:val="CFD5E0"/>
          <w:sz w:val="24"/>
          <w:szCs w:val="24"/>
          <w:rPrChange w:id="4342"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34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4344"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34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4346" w:author="Narendra" w:date="2021-08-21T13:02:00Z">
            <w:rPr>
              <w:rFonts w:ascii="inherit" w:eastAsia="Times New Roman" w:hAnsi="inherit" w:cs="Consolas"/>
              <w:b/>
              <w:bCs/>
              <w:color w:val="D171DD"/>
              <w:sz w:val="25"/>
            </w:rPr>
          </w:rPrChange>
        </w:rPr>
        <w:t>GO</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34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4348" w:author="Narendra" w:date="2021-08-21T13:02:00Z">
            <w:rPr>
              <w:rFonts w:ascii="inherit" w:eastAsia="Times New Roman" w:hAnsi="inherit" w:cs="Consolas"/>
              <w:b/>
              <w:bCs/>
              <w:color w:val="D171DD"/>
              <w:sz w:val="25"/>
            </w:rPr>
          </w:rPrChange>
        </w:rPr>
        <w:t>INSERT</w:t>
      </w:r>
      <w:r w:rsidRPr="008C6831">
        <w:rPr>
          <w:rFonts w:ascii="Maiandra GD" w:eastAsia="Times New Roman" w:hAnsi="Maiandra GD" w:cs="Consolas"/>
          <w:color w:val="CFD5E0"/>
          <w:sz w:val="24"/>
          <w:szCs w:val="24"/>
          <w:rPrChange w:id="4349"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4350" w:author="Narendra" w:date="2021-08-21T13:02:00Z">
            <w:rPr>
              <w:rFonts w:ascii="inherit" w:eastAsia="Times New Roman" w:hAnsi="inherit" w:cs="Consolas"/>
              <w:b/>
              <w:bCs/>
              <w:color w:val="D171DD"/>
              <w:sz w:val="25"/>
            </w:rPr>
          </w:rPrChange>
        </w:rPr>
        <w:t>INTO</w:t>
      </w:r>
      <w:r w:rsidRPr="008C6831">
        <w:rPr>
          <w:rFonts w:ascii="Maiandra GD" w:eastAsia="Times New Roman" w:hAnsi="Maiandra GD" w:cs="Consolas"/>
          <w:color w:val="CFD5E0"/>
          <w:sz w:val="24"/>
          <w:szCs w:val="24"/>
          <w:rPrChange w:id="4351" w:author="Narendra" w:date="2021-08-21T13:02:00Z">
            <w:rPr>
              <w:rFonts w:ascii="inherit" w:eastAsia="Times New Roman" w:hAnsi="inherit" w:cs="Consolas"/>
              <w:color w:val="CFD5E0"/>
              <w:sz w:val="25"/>
            </w:rPr>
          </w:rPrChange>
        </w:rPr>
        <w:t xml:space="preserve"> UserMaster </w:t>
      </w:r>
      <w:r w:rsidRPr="008C6831">
        <w:rPr>
          <w:rFonts w:ascii="Maiandra GD" w:eastAsia="Times New Roman" w:hAnsi="Maiandra GD" w:cs="Consolas"/>
          <w:b/>
          <w:bCs/>
          <w:color w:val="D171DD"/>
          <w:sz w:val="24"/>
          <w:szCs w:val="24"/>
          <w:rPrChange w:id="4352" w:author="Narendra" w:date="2021-08-21T13:02:00Z">
            <w:rPr>
              <w:rFonts w:ascii="inherit" w:eastAsia="Times New Roman" w:hAnsi="inherit" w:cs="Consolas"/>
              <w:b/>
              <w:bCs/>
              <w:color w:val="D171DD"/>
              <w:sz w:val="25"/>
            </w:rPr>
          </w:rPrChange>
        </w:rPr>
        <w:t>VALUES</w:t>
      </w:r>
      <w:r w:rsidRPr="008C6831">
        <w:rPr>
          <w:rFonts w:ascii="Maiandra GD" w:eastAsia="Times New Roman" w:hAnsi="Maiandra GD" w:cs="Consolas"/>
          <w:color w:val="CFD5E0"/>
          <w:sz w:val="24"/>
          <w:szCs w:val="24"/>
          <w:rPrChange w:id="4353"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D19A66"/>
          <w:sz w:val="24"/>
          <w:szCs w:val="24"/>
          <w:rPrChange w:id="4354" w:author="Narendra" w:date="2021-08-21T13:02:00Z">
            <w:rPr>
              <w:rFonts w:ascii="inherit" w:eastAsia="Times New Roman" w:hAnsi="inherit" w:cs="Consolas"/>
              <w:color w:val="D19A66"/>
              <w:sz w:val="25"/>
            </w:rPr>
          </w:rPrChange>
        </w:rPr>
        <w:t>101</w:t>
      </w:r>
      <w:r w:rsidRPr="008C6831">
        <w:rPr>
          <w:rFonts w:ascii="Maiandra GD" w:eastAsia="Times New Roman" w:hAnsi="Maiandra GD" w:cs="Consolas"/>
          <w:color w:val="CFD5E0"/>
          <w:sz w:val="24"/>
          <w:szCs w:val="24"/>
          <w:rPrChange w:id="4355"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7CC379"/>
          <w:sz w:val="24"/>
          <w:szCs w:val="24"/>
          <w:rPrChange w:id="4356" w:author="Narendra" w:date="2021-08-21T13:02:00Z">
            <w:rPr>
              <w:rFonts w:ascii="inherit" w:eastAsia="Times New Roman" w:hAnsi="inherit" w:cs="Consolas"/>
              <w:color w:val="7CC379"/>
              <w:sz w:val="25"/>
            </w:rPr>
          </w:rPrChange>
        </w:rPr>
        <w:t>'Anurag'</w:t>
      </w:r>
      <w:r w:rsidRPr="008C6831">
        <w:rPr>
          <w:rFonts w:ascii="Maiandra GD" w:eastAsia="Times New Roman" w:hAnsi="Maiandra GD" w:cs="Consolas"/>
          <w:color w:val="CFD5E0"/>
          <w:sz w:val="24"/>
          <w:szCs w:val="24"/>
          <w:rPrChange w:id="4357"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7CC379"/>
          <w:sz w:val="24"/>
          <w:szCs w:val="24"/>
          <w:rPrChange w:id="4358" w:author="Narendra" w:date="2021-08-21T13:02:00Z">
            <w:rPr>
              <w:rFonts w:ascii="inherit" w:eastAsia="Times New Roman" w:hAnsi="inherit" w:cs="Consolas"/>
              <w:color w:val="7CC379"/>
              <w:sz w:val="25"/>
            </w:rPr>
          </w:rPrChange>
        </w:rPr>
        <w:t>'123456'</w:t>
      </w:r>
      <w:r w:rsidRPr="008C6831">
        <w:rPr>
          <w:rFonts w:ascii="Maiandra GD" w:eastAsia="Times New Roman" w:hAnsi="Maiandra GD" w:cs="Consolas"/>
          <w:color w:val="CFD5E0"/>
          <w:sz w:val="24"/>
          <w:szCs w:val="24"/>
          <w:rPrChange w:id="4359"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7CC379"/>
          <w:sz w:val="24"/>
          <w:szCs w:val="24"/>
          <w:rPrChange w:id="4360" w:author="Narendra" w:date="2021-08-21T13:02:00Z">
            <w:rPr>
              <w:rFonts w:ascii="inherit" w:eastAsia="Times New Roman" w:hAnsi="inherit" w:cs="Consolas"/>
              <w:color w:val="7CC379"/>
              <w:sz w:val="25"/>
            </w:rPr>
          </w:rPrChange>
        </w:rPr>
        <w:t>'Admin'</w:t>
      </w:r>
      <w:r w:rsidRPr="008C6831">
        <w:rPr>
          <w:rFonts w:ascii="Maiandra GD" w:eastAsia="Times New Roman" w:hAnsi="Maiandra GD" w:cs="Consolas"/>
          <w:color w:val="CFD5E0"/>
          <w:sz w:val="24"/>
          <w:szCs w:val="24"/>
          <w:rPrChange w:id="4361"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7CC379"/>
          <w:sz w:val="24"/>
          <w:szCs w:val="24"/>
          <w:rPrChange w:id="4362" w:author="Narendra" w:date="2021-08-21T13:02:00Z">
            <w:rPr>
              <w:rFonts w:ascii="inherit" w:eastAsia="Times New Roman" w:hAnsi="inherit" w:cs="Consolas"/>
              <w:color w:val="7CC379"/>
              <w:sz w:val="25"/>
            </w:rPr>
          </w:rPrChange>
        </w:rPr>
        <w:t>'Anurag@g.com'</w:t>
      </w:r>
      <w:r w:rsidRPr="008C6831">
        <w:rPr>
          <w:rFonts w:ascii="Maiandra GD" w:eastAsia="Times New Roman" w:hAnsi="Maiandra GD" w:cs="Consolas"/>
          <w:color w:val="CFD5E0"/>
          <w:sz w:val="24"/>
          <w:szCs w:val="24"/>
          <w:rPrChange w:id="4363"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36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4365" w:author="Narendra" w:date="2021-08-21T13:02:00Z">
            <w:rPr>
              <w:rFonts w:ascii="inherit" w:eastAsia="Times New Roman" w:hAnsi="inherit" w:cs="Consolas"/>
              <w:b/>
              <w:bCs/>
              <w:color w:val="D171DD"/>
              <w:sz w:val="25"/>
            </w:rPr>
          </w:rPrChange>
        </w:rPr>
        <w:t>INSERT</w:t>
      </w:r>
      <w:r w:rsidRPr="008C6831">
        <w:rPr>
          <w:rFonts w:ascii="Maiandra GD" w:eastAsia="Times New Roman" w:hAnsi="Maiandra GD" w:cs="Consolas"/>
          <w:color w:val="CFD5E0"/>
          <w:sz w:val="24"/>
          <w:szCs w:val="24"/>
          <w:rPrChange w:id="4366"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4367" w:author="Narendra" w:date="2021-08-21T13:02:00Z">
            <w:rPr>
              <w:rFonts w:ascii="inherit" w:eastAsia="Times New Roman" w:hAnsi="inherit" w:cs="Consolas"/>
              <w:b/>
              <w:bCs/>
              <w:color w:val="D171DD"/>
              <w:sz w:val="25"/>
            </w:rPr>
          </w:rPrChange>
        </w:rPr>
        <w:t>INTO</w:t>
      </w:r>
      <w:r w:rsidRPr="008C6831">
        <w:rPr>
          <w:rFonts w:ascii="Maiandra GD" w:eastAsia="Times New Roman" w:hAnsi="Maiandra GD" w:cs="Consolas"/>
          <w:color w:val="CFD5E0"/>
          <w:sz w:val="24"/>
          <w:szCs w:val="24"/>
          <w:rPrChange w:id="4368" w:author="Narendra" w:date="2021-08-21T13:02:00Z">
            <w:rPr>
              <w:rFonts w:ascii="inherit" w:eastAsia="Times New Roman" w:hAnsi="inherit" w:cs="Consolas"/>
              <w:color w:val="CFD5E0"/>
              <w:sz w:val="25"/>
            </w:rPr>
          </w:rPrChange>
        </w:rPr>
        <w:t xml:space="preserve"> UserMaster </w:t>
      </w:r>
      <w:r w:rsidRPr="008C6831">
        <w:rPr>
          <w:rFonts w:ascii="Maiandra GD" w:eastAsia="Times New Roman" w:hAnsi="Maiandra GD" w:cs="Consolas"/>
          <w:b/>
          <w:bCs/>
          <w:color w:val="D171DD"/>
          <w:sz w:val="24"/>
          <w:szCs w:val="24"/>
          <w:rPrChange w:id="4369" w:author="Narendra" w:date="2021-08-21T13:02:00Z">
            <w:rPr>
              <w:rFonts w:ascii="inherit" w:eastAsia="Times New Roman" w:hAnsi="inherit" w:cs="Consolas"/>
              <w:b/>
              <w:bCs/>
              <w:color w:val="D171DD"/>
              <w:sz w:val="25"/>
            </w:rPr>
          </w:rPrChange>
        </w:rPr>
        <w:t>VALUES</w:t>
      </w:r>
      <w:r w:rsidRPr="008C6831">
        <w:rPr>
          <w:rFonts w:ascii="Maiandra GD" w:eastAsia="Times New Roman" w:hAnsi="Maiandra GD" w:cs="Consolas"/>
          <w:color w:val="CFD5E0"/>
          <w:sz w:val="24"/>
          <w:szCs w:val="24"/>
          <w:rPrChange w:id="4370"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D19A66"/>
          <w:sz w:val="24"/>
          <w:szCs w:val="24"/>
          <w:rPrChange w:id="4371" w:author="Narendra" w:date="2021-08-21T13:02:00Z">
            <w:rPr>
              <w:rFonts w:ascii="inherit" w:eastAsia="Times New Roman" w:hAnsi="inherit" w:cs="Consolas"/>
              <w:color w:val="D19A66"/>
              <w:sz w:val="25"/>
            </w:rPr>
          </w:rPrChange>
        </w:rPr>
        <w:t>102</w:t>
      </w:r>
      <w:r w:rsidRPr="008C6831">
        <w:rPr>
          <w:rFonts w:ascii="Maiandra GD" w:eastAsia="Times New Roman" w:hAnsi="Maiandra GD" w:cs="Consolas"/>
          <w:color w:val="CFD5E0"/>
          <w:sz w:val="24"/>
          <w:szCs w:val="24"/>
          <w:rPrChange w:id="4372"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7CC379"/>
          <w:sz w:val="24"/>
          <w:szCs w:val="24"/>
          <w:rPrChange w:id="4373" w:author="Narendra" w:date="2021-08-21T13:02:00Z">
            <w:rPr>
              <w:rFonts w:ascii="inherit" w:eastAsia="Times New Roman" w:hAnsi="inherit" w:cs="Consolas"/>
              <w:color w:val="7CC379"/>
              <w:sz w:val="25"/>
            </w:rPr>
          </w:rPrChange>
        </w:rPr>
        <w:t>'Priyanka'</w:t>
      </w:r>
      <w:r w:rsidRPr="008C6831">
        <w:rPr>
          <w:rFonts w:ascii="Maiandra GD" w:eastAsia="Times New Roman" w:hAnsi="Maiandra GD" w:cs="Consolas"/>
          <w:color w:val="CFD5E0"/>
          <w:sz w:val="24"/>
          <w:szCs w:val="24"/>
          <w:rPrChange w:id="4374"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7CC379"/>
          <w:sz w:val="24"/>
          <w:szCs w:val="24"/>
          <w:rPrChange w:id="4375" w:author="Narendra" w:date="2021-08-21T13:02:00Z">
            <w:rPr>
              <w:rFonts w:ascii="inherit" w:eastAsia="Times New Roman" w:hAnsi="inherit" w:cs="Consolas"/>
              <w:color w:val="7CC379"/>
              <w:sz w:val="25"/>
            </w:rPr>
          </w:rPrChange>
        </w:rPr>
        <w:t>'abcdef'</w:t>
      </w:r>
      <w:r w:rsidRPr="008C6831">
        <w:rPr>
          <w:rFonts w:ascii="Maiandra GD" w:eastAsia="Times New Roman" w:hAnsi="Maiandra GD" w:cs="Consolas"/>
          <w:color w:val="CFD5E0"/>
          <w:sz w:val="24"/>
          <w:szCs w:val="24"/>
          <w:rPrChange w:id="4376"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7CC379"/>
          <w:sz w:val="24"/>
          <w:szCs w:val="24"/>
          <w:rPrChange w:id="4377" w:author="Narendra" w:date="2021-08-21T13:02:00Z">
            <w:rPr>
              <w:rFonts w:ascii="inherit" w:eastAsia="Times New Roman" w:hAnsi="inherit" w:cs="Consolas"/>
              <w:color w:val="7CC379"/>
              <w:sz w:val="25"/>
            </w:rPr>
          </w:rPrChange>
        </w:rPr>
        <w:t>'User'</w:t>
      </w:r>
      <w:r w:rsidRPr="008C6831">
        <w:rPr>
          <w:rFonts w:ascii="Maiandra GD" w:eastAsia="Times New Roman" w:hAnsi="Maiandra GD" w:cs="Consolas"/>
          <w:color w:val="CFD5E0"/>
          <w:sz w:val="24"/>
          <w:szCs w:val="24"/>
          <w:rPrChange w:id="4378"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7CC379"/>
          <w:sz w:val="24"/>
          <w:szCs w:val="24"/>
          <w:rPrChange w:id="4379" w:author="Narendra" w:date="2021-08-21T13:02:00Z">
            <w:rPr>
              <w:rFonts w:ascii="inherit" w:eastAsia="Times New Roman" w:hAnsi="inherit" w:cs="Consolas"/>
              <w:color w:val="7CC379"/>
              <w:sz w:val="25"/>
            </w:rPr>
          </w:rPrChange>
        </w:rPr>
        <w:t>'Priyanka@g.com'</w:t>
      </w:r>
      <w:r w:rsidRPr="008C6831">
        <w:rPr>
          <w:rFonts w:ascii="Maiandra GD" w:eastAsia="Times New Roman" w:hAnsi="Maiandra GD" w:cs="Consolas"/>
          <w:color w:val="CFD5E0"/>
          <w:sz w:val="24"/>
          <w:szCs w:val="24"/>
          <w:rPrChange w:id="4380"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38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4382" w:author="Narendra" w:date="2021-08-21T13:02:00Z">
            <w:rPr>
              <w:rFonts w:ascii="inherit" w:eastAsia="Times New Roman" w:hAnsi="inherit" w:cs="Consolas"/>
              <w:b/>
              <w:bCs/>
              <w:color w:val="D171DD"/>
              <w:sz w:val="25"/>
            </w:rPr>
          </w:rPrChange>
        </w:rPr>
        <w:t>INSERT</w:t>
      </w:r>
      <w:r w:rsidRPr="008C6831">
        <w:rPr>
          <w:rFonts w:ascii="Maiandra GD" w:eastAsia="Times New Roman" w:hAnsi="Maiandra GD" w:cs="Consolas"/>
          <w:color w:val="CFD5E0"/>
          <w:sz w:val="24"/>
          <w:szCs w:val="24"/>
          <w:rPrChange w:id="4383"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4384" w:author="Narendra" w:date="2021-08-21T13:02:00Z">
            <w:rPr>
              <w:rFonts w:ascii="inherit" w:eastAsia="Times New Roman" w:hAnsi="inherit" w:cs="Consolas"/>
              <w:b/>
              <w:bCs/>
              <w:color w:val="D171DD"/>
              <w:sz w:val="25"/>
            </w:rPr>
          </w:rPrChange>
        </w:rPr>
        <w:t>INTO</w:t>
      </w:r>
      <w:r w:rsidRPr="008C6831">
        <w:rPr>
          <w:rFonts w:ascii="Maiandra GD" w:eastAsia="Times New Roman" w:hAnsi="Maiandra GD" w:cs="Consolas"/>
          <w:color w:val="CFD5E0"/>
          <w:sz w:val="24"/>
          <w:szCs w:val="24"/>
          <w:rPrChange w:id="4385" w:author="Narendra" w:date="2021-08-21T13:02:00Z">
            <w:rPr>
              <w:rFonts w:ascii="inherit" w:eastAsia="Times New Roman" w:hAnsi="inherit" w:cs="Consolas"/>
              <w:color w:val="CFD5E0"/>
              <w:sz w:val="25"/>
            </w:rPr>
          </w:rPrChange>
        </w:rPr>
        <w:t xml:space="preserve"> UserMaster </w:t>
      </w:r>
      <w:r w:rsidRPr="008C6831">
        <w:rPr>
          <w:rFonts w:ascii="Maiandra GD" w:eastAsia="Times New Roman" w:hAnsi="Maiandra GD" w:cs="Consolas"/>
          <w:b/>
          <w:bCs/>
          <w:color w:val="D171DD"/>
          <w:sz w:val="24"/>
          <w:szCs w:val="24"/>
          <w:rPrChange w:id="4386" w:author="Narendra" w:date="2021-08-21T13:02:00Z">
            <w:rPr>
              <w:rFonts w:ascii="inherit" w:eastAsia="Times New Roman" w:hAnsi="inherit" w:cs="Consolas"/>
              <w:b/>
              <w:bCs/>
              <w:color w:val="D171DD"/>
              <w:sz w:val="25"/>
            </w:rPr>
          </w:rPrChange>
        </w:rPr>
        <w:t>VALUES</w:t>
      </w:r>
      <w:r w:rsidRPr="008C6831">
        <w:rPr>
          <w:rFonts w:ascii="Maiandra GD" w:eastAsia="Times New Roman" w:hAnsi="Maiandra GD" w:cs="Consolas"/>
          <w:color w:val="CFD5E0"/>
          <w:sz w:val="24"/>
          <w:szCs w:val="24"/>
          <w:rPrChange w:id="4387"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D19A66"/>
          <w:sz w:val="24"/>
          <w:szCs w:val="24"/>
          <w:rPrChange w:id="4388" w:author="Narendra" w:date="2021-08-21T13:02:00Z">
            <w:rPr>
              <w:rFonts w:ascii="inherit" w:eastAsia="Times New Roman" w:hAnsi="inherit" w:cs="Consolas"/>
              <w:color w:val="D19A66"/>
              <w:sz w:val="25"/>
            </w:rPr>
          </w:rPrChange>
        </w:rPr>
        <w:t>103</w:t>
      </w:r>
      <w:r w:rsidRPr="008C6831">
        <w:rPr>
          <w:rFonts w:ascii="Maiandra GD" w:eastAsia="Times New Roman" w:hAnsi="Maiandra GD" w:cs="Consolas"/>
          <w:color w:val="CFD5E0"/>
          <w:sz w:val="24"/>
          <w:szCs w:val="24"/>
          <w:rPrChange w:id="4389"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7CC379"/>
          <w:sz w:val="24"/>
          <w:szCs w:val="24"/>
          <w:rPrChange w:id="4390" w:author="Narendra" w:date="2021-08-21T13:02:00Z">
            <w:rPr>
              <w:rFonts w:ascii="inherit" w:eastAsia="Times New Roman" w:hAnsi="inherit" w:cs="Consolas"/>
              <w:color w:val="7CC379"/>
              <w:sz w:val="25"/>
            </w:rPr>
          </w:rPrChange>
        </w:rPr>
        <w:t>'Sambit'</w:t>
      </w:r>
      <w:r w:rsidRPr="008C6831">
        <w:rPr>
          <w:rFonts w:ascii="Maiandra GD" w:eastAsia="Times New Roman" w:hAnsi="Maiandra GD" w:cs="Consolas"/>
          <w:color w:val="CFD5E0"/>
          <w:sz w:val="24"/>
          <w:szCs w:val="24"/>
          <w:rPrChange w:id="4391"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7CC379"/>
          <w:sz w:val="24"/>
          <w:szCs w:val="24"/>
          <w:rPrChange w:id="4392" w:author="Narendra" w:date="2021-08-21T13:02:00Z">
            <w:rPr>
              <w:rFonts w:ascii="inherit" w:eastAsia="Times New Roman" w:hAnsi="inherit" w:cs="Consolas"/>
              <w:color w:val="7CC379"/>
              <w:sz w:val="25"/>
            </w:rPr>
          </w:rPrChange>
        </w:rPr>
        <w:t>'123pqr'</w:t>
      </w:r>
      <w:r w:rsidRPr="008C6831">
        <w:rPr>
          <w:rFonts w:ascii="Maiandra GD" w:eastAsia="Times New Roman" w:hAnsi="Maiandra GD" w:cs="Consolas"/>
          <w:color w:val="CFD5E0"/>
          <w:sz w:val="24"/>
          <w:szCs w:val="24"/>
          <w:rPrChange w:id="4393"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7CC379"/>
          <w:sz w:val="24"/>
          <w:szCs w:val="24"/>
          <w:rPrChange w:id="4394" w:author="Narendra" w:date="2021-08-21T13:02:00Z">
            <w:rPr>
              <w:rFonts w:ascii="inherit" w:eastAsia="Times New Roman" w:hAnsi="inherit" w:cs="Consolas"/>
              <w:color w:val="7CC379"/>
              <w:sz w:val="25"/>
            </w:rPr>
          </w:rPrChange>
        </w:rPr>
        <w:t>'SuperAdmin'</w:t>
      </w:r>
      <w:r w:rsidRPr="008C6831">
        <w:rPr>
          <w:rFonts w:ascii="Maiandra GD" w:eastAsia="Times New Roman" w:hAnsi="Maiandra GD" w:cs="Consolas"/>
          <w:color w:val="CFD5E0"/>
          <w:sz w:val="24"/>
          <w:szCs w:val="24"/>
          <w:rPrChange w:id="4395"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7CC379"/>
          <w:sz w:val="24"/>
          <w:szCs w:val="24"/>
          <w:rPrChange w:id="4396" w:author="Narendra" w:date="2021-08-21T13:02:00Z">
            <w:rPr>
              <w:rFonts w:ascii="inherit" w:eastAsia="Times New Roman" w:hAnsi="inherit" w:cs="Consolas"/>
              <w:color w:val="7CC379"/>
              <w:sz w:val="25"/>
            </w:rPr>
          </w:rPrChange>
        </w:rPr>
        <w:t>'Sambit@g.com'</w:t>
      </w:r>
      <w:r w:rsidRPr="008C6831">
        <w:rPr>
          <w:rFonts w:ascii="Maiandra GD" w:eastAsia="Times New Roman" w:hAnsi="Maiandra GD" w:cs="Consolas"/>
          <w:color w:val="CFD5E0"/>
          <w:sz w:val="24"/>
          <w:szCs w:val="24"/>
          <w:rPrChange w:id="4397"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39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4399" w:author="Narendra" w:date="2021-08-21T13:02:00Z">
            <w:rPr>
              <w:rFonts w:ascii="inherit" w:eastAsia="Times New Roman" w:hAnsi="inherit" w:cs="Consolas"/>
              <w:b/>
              <w:bCs/>
              <w:color w:val="D171DD"/>
              <w:sz w:val="25"/>
            </w:rPr>
          </w:rPrChange>
        </w:rPr>
        <w:t>INSERT</w:t>
      </w:r>
      <w:r w:rsidRPr="008C6831">
        <w:rPr>
          <w:rFonts w:ascii="Maiandra GD" w:eastAsia="Times New Roman" w:hAnsi="Maiandra GD" w:cs="Consolas"/>
          <w:color w:val="CFD5E0"/>
          <w:sz w:val="24"/>
          <w:szCs w:val="24"/>
          <w:rPrChange w:id="4400"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4401" w:author="Narendra" w:date="2021-08-21T13:02:00Z">
            <w:rPr>
              <w:rFonts w:ascii="inherit" w:eastAsia="Times New Roman" w:hAnsi="inherit" w:cs="Consolas"/>
              <w:b/>
              <w:bCs/>
              <w:color w:val="D171DD"/>
              <w:sz w:val="25"/>
            </w:rPr>
          </w:rPrChange>
        </w:rPr>
        <w:t>INTO</w:t>
      </w:r>
      <w:r w:rsidRPr="008C6831">
        <w:rPr>
          <w:rFonts w:ascii="Maiandra GD" w:eastAsia="Times New Roman" w:hAnsi="Maiandra GD" w:cs="Consolas"/>
          <w:color w:val="CFD5E0"/>
          <w:sz w:val="24"/>
          <w:szCs w:val="24"/>
          <w:rPrChange w:id="4402" w:author="Narendra" w:date="2021-08-21T13:02:00Z">
            <w:rPr>
              <w:rFonts w:ascii="inherit" w:eastAsia="Times New Roman" w:hAnsi="inherit" w:cs="Consolas"/>
              <w:color w:val="CFD5E0"/>
              <w:sz w:val="25"/>
            </w:rPr>
          </w:rPrChange>
        </w:rPr>
        <w:t xml:space="preserve"> UserMaster </w:t>
      </w:r>
      <w:r w:rsidRPr="008C6831">
        <w:rPr>
          <w:rFonts w:ascii="Maiandra GD" w:eastAsia="Times New Roman" w:hAnsi="Maiandra GD" w:cs="Consolas"/>
          <w:b/>
          <w:bCs/>
          <w:color w:val="D171DD"/>
          <w:sz w:val="24"/>
          <w:szCs w:val="24"/>
          <w:rPrChange w:id="4403" w:author="Narendra" w:date="2021-08-21T13:02:00Z">
            <w:rPr>
              <w:rFonts w:ascii="inherit" w:eastAsia="Times New Roman" w:hAnsi="inherit" w:cs="Consolas"/>
              <w:b/>
              <w:bCs/>
              <w:color w:val="D171DD"/>
              <w:sz w:val="25"/>
            </w:rPr>
          </w:rPrChange>
        </w:rPr>
        <w:t>VALUES</w:t>
      </w:r>
      <w:r w:rsidRPr="008C6831">
        <w:rPr>
          <w:rFonts w:ascii="Maiandra GD" w:eastAsia="Times New Roman" w:hAnsi="Maiandra GD" w:cs="Consolas"/>
          <w:color w:val="CFD5E0"/>
          <w:sz w:val="24"/>
          <w:szCs w:val="24"/>
          <w:rPrChange w:id="4404"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D19A66"/>
          <w:sz w:val="24"/>
          <w:szCs w:val="24"/>
          <w:rPrChange w:id="4405" w:author="Narendra" w:date="2021-08-21T13:02:00Z">
            <w:rPr>
              <w:rFonts w:ascii="inherit" w:eastAsia="Times New Roman" w:hAnsi="inherit" w:cs="Consolas"/>
              <w:color w:val="D19A66"/>
              <w:sz w:val="25"/>
            </w:rPr>
          </w:rPrChange>
        </w:rPr>
        <w:t>104</w:t>
      </w:r>
      <w:r w:rsidRPr="008C6831">
        <w:rPr>
          <w:rFonts w:ascii="Maiandra GD" w:eastAsia="Times New Roman" w:hAnsi="Maiandra GD" w:cs="Consolas"/>
          <w:color w:val="CFD5E0"/>
          <w:sz w:val="24"/>
          <w:szCs w:val="24"/>
          <w:rPrChange w:id="4406"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7CC379"/>
          <w:sz w:val="24"/>
          <w:szCs w:val="24"/>
          <w:rPrChange w:id="4407" w:author="Narendra" w:date="2021-08-21T13:02:00Z">
            <w:rPr>
              <w:rFonts w:ascii="inherit" w:eastAsia="Times New Roman" w:hAnsi="inherit" w:cs="Consolas"/>
              <w:color w:val="7CC379"/>
              <w:sz w:val="25"/>
            </w:rPr>
          </w:rPrChange>
        </w:rPr>
        <w:t>'Pranaya'</w:t>
      </w:r>
      <w:r w:rsidRPr="008C6831">
        <w:rPr>
          <w:rFonts w:ascii="Maiandra GD" w:eastAsia="Times New Roman" w:hAnsi="Maiandra GD" w:cs="Consolas"/>
          <w:color w:val="CFD5E0"/>
          <w:sz w:val="24"/>
          <w:szCs w:val="24"/>
          <w:rPrChange w:id="4408"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7CC379"/>
          <w:sz w:val="24"/>
          <w:szCs w:val="24"/>
          <w:rPrChange w:id="4409" w:author="Narendra" w:date="2021-08-21T13:02:00Z">
            <w:rPr>
              <w:rFonts w:ascii="inherit" w:eastAsia="Times New Roman" w:hAnsi="inherit" w:cs="Consolas"/>
              <w:color w:val="7CC379"/>
              <w:sz w:val="25"/>
            </w:rPr>
          </w:rPrChange>
        </w:rPr>
        <w:t>'abc123'</w:t>
      </w:r>
      <w:r w:rsidRPr="008C6831">
        <w:rPr>
          <w:rFonts w:ascii="Maiandra GD" w:eastAsia="Times New Roman" w:hAnsi="Maiandra GD" w:cs="Consolas"/>
          <w:color w:val="CFD5E0"/>
          <w:sz w:val="24"/>
          <w:szCs w:val="24"/>
          <w:rPrChange w:id="4410"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7CC379"/>
          <w:sz w:val="24"/>
          <w:szCs w:val="24"/>
          <w:rPrChange w:id="4411" w:author="Narendra" w:date="2021-08-21T13:02:00Z">
            <w:rPr>
              <w:rFonts w:ascii="inherit" w:eastAsia="Times New Roman" w:hAnsi="inherit" w:cs="Consolas"/>
              <w:color w:val="7CC379"/>
              <w:sz w:val="25"/>
            </w:rPr>
          </w:rPrChange>
        </w:rPr>
        <w:t>'Admin, User'</w:t>
      </w:r>
      <w:r w:rsidRPr="008C6831">
        <w:rPr>
          <w:rFonts w:ascii="Maiandra GD" w:eastAsia="Times New Roman" w:hAnsi="Maiandra GD" w:cs="Consolas"/>
          <w:color w:val="CFD5E0"/>
          <w:sz w:val="24"/>
          <w:szCs w:val="24"/>
          <w:rPrChange w:id="4412"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7CC379"/>
          <w:sz w:val="24"/>
          <w:szCs w:val="24"/>
          <w:rPrChange w:id="4413" w:author="Narendra" w:date="2021-08-21T13:02:00Z">
            <w:rPr>
              <w:rFonts w:ascii="inherit" w:eastAsia="Times New Roman" w:hAnsi="inherit" w:cs="Consolas"/>
              <w:color w:val="7CC379"/>
              <w:sz w:val="25"/>
            </w:rPr>
          </w:rPrChange>
        </w:rPr>
        <w:t>'Pranaya@g.com'</w:t>
      </w:r>
      <w:r w:rsidRPr="008C6831">
        <w:rPr>
          <w:rFonts w:ascii="Maiandra GD" w:eastAsia="Times New Roman" w:hAnsi="Maiandra GD" w:cs="Consolas"/>
          <w:color w:val="CFD5E0"/>
          <w:sz w:val="24"/>
          <w:szCs w:val="24"/>
          <w:rPrChange w:id="4414"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line="384" w:lineRule="atLeast"/>
        <w:textAlignment w:val="baseline"/>
        <w:rPr>
          <w:rFonts w:ascii="Maiandra GD" w:eastAsia="Times New Roman" w:hAnsi="Maiandra GD" w:cs="Consolas"/>
          <w:color w:val="596174"/>
          <w:sz w:val="24"/>
          <w:szCs w:val="24"/>
          <w:rPrChange w:id="441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4416" w:author="Narendra" w:date="2021-08-21T13:02:00Z">
            <w:rPr>
              <w:rFonts w:ascii="inherit" w:eastAsia="Times New Roman" w:hAnsi="inherit" w:cs="Consolas"/>
              <w:b/>
              <w:bCs/>
              <w:color w:val="D171DD"/>
              <w:sz w:val="25"/>
            </w:rPr>
          </w:rPrChange>
        </w:rPr>
        <w:lastRenderedPageBreak/>
        <w:t>GO</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4417"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212529"/>
          <w:sz w:val="24"/>
          <w:szCs w:val="24"/>
          <w:bdr w:val="none" w:sz="0" w:space="0" w:color="auto" w:frame="1"/>
          <w:rPrChange w:id="4418" w:author="Narendra" w:date="2021-08-21T13:02:00Z">
            <w:rPr>
              <w:rFonts w:ascii="Arial" w:eastAsia="Times New Roman" w:hAnsi="Arial" w:cs="Arial"/>
              <w:color w:val="212529"/>
              <w:sz w:val="23"/>
              <w:szCs w:val="23"/>
              <w:bdr w:val="none" w:sz="0" w:space="0" w:color="auto" w:frame="1"/>
            </w:rPr>
          </w:rPrChange>
        </w:rPr>
        <w:t>Let’s create an empty Web API application with the name BasicAuthenticationUsingMessageHandler (you can give any name) and select empty and Web API as shown in the below image.</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4419"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noProof/>
          <w:color w:val="212529"/>
          <w:sz w:val="24"/>
          <w:szCs w:val="24"/>
          <w:bdr w:val="none" w:sz="0" w:space="0" w:color="auto" w:frame="1"/>
          <w:rPrChange w:id="4420" w:author="Narendra" w:date="2021-08-21T13:02:00Z">
            <w:rPr>
              <w:rFonts w:ascii="Arial" w:eastAsia="Times New Roman" w:hAnsi="Arial" w:cs="Arial"/>
              <w:noProof/>
              <w:color w:val="212529"/>
              <w:sz w:val="23"/>
              <w:szCs w:val="23"/>
              <w:bdr w:val="none" w:sz="0" w:space="0" w:color="auto" w:frame="1"/>
            </w:rPr>
          </w:rPrChange>
        </w:rPr>
        <w:drawing>
          <wp:inline distT="0" distB="0" distL="0" distR="0">
            <wp:extent cx="6277225" cy="4895850"/>
            <wp:effectExtent l="19050" t="0" r="9275" b="0"/>
            <wp:docPr id="70" name="Picture 70" descr="Basic Authentication Using Message Handler in ASP.NET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Basic Authentication Using Message Handler in ASP.NET Web API"/>
                    <pic:cNvPicPr>
                      <a:picLocks noChangeAspect="1" noChangeArrowheads="1"/>
                    </pic:cNvPicPr>
                  </pic:nvPicPr>
                  <pic:blipFill>
                    <a:blip r:embed="rId40"/>
                    <a:srcRect/>
                    <a:stretch>
                      <a:fillRect/>
                    </a:stretch>
                  </pic:blipFill>
                  <pic:spPr bwMode="auto">
                    <a:xfrm>
                      <a:off x="0" y="0"/>
                      <a:ext cx="6277225" cy="4895850"/>
                    </a:xfrm>
                    <a:prstGeom prst="rect">
                      <a:avLst/>
                    </a:prstGeom>
                    <a:noFill/>
                    <a:ln w="9525">
                      <a:noFill/>
                      <a:miter lim="800000"/>
                      <a:headEnd/>
                      <a:tailEnd/>
                    </a:ln>
                  </pic:spPr>
                </pic:pic>
              </a:graphicData>
            </a:graphic>
          </wp:inline>
        </w:drawing>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4421"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212529"/>
          <w:sz w:val="24"/>
          <w:szCs w:val="24"/>
          <w:bdr w:val="none" w:sz="0" w:space="0" w:color="auto" w:frame="1"/>
          <w:rPrChange w:id="4422" w:author="Narendra" w:date="2021-08-21T13:02:00Z">
            <w:rPr>
              <w:rFonts w:ascii="Arial" w:eastAsia="Times New Roman" w:hAnsi="Arial" w:cs="Arial"/>
              <w:color w:val="212529"/>
              <w:sz w:val="23"/>
              <w:szCs w:val="23"/>
              <w:bdr w:val="none" w:sz="0" w:space="0" w:color="auto" w:frame="1"/>
            </w:rPr>
          </w:rPrChange>
        </w:rPr>
        <w:t>Once you click on the OK button, it will create the application for us. Then the next step is to create an ADO.NET Entity Data Model against the SecurityDB and Select the UserMaster table.</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4423"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212529"/>
          <w:sz w:val="24"/>
          <w:szCs w:val="24"/>
          <w:bdr w:val="none" w:sz="0" w:space="0" w:color="auto" w:frame="1"/>
          <w:rPrChange w:id="4424" w:author="Narendra" w:date="2021-08-21T13:02:00Z">
            <w:rPr>
              <w:rFonts w:ascii="Arial" w:eastAsia="Times New Roman" w:hAnsi="Arial" w:cs="Arial"/>
              <w:color w:val="212529"/>
              <w:sz w:val="23"/>
              <w:szCs w:val="23"/>
              <w:bdr w:val="none" w:sz="0" w:space="0" w:color="auto" w:frame="1"/>
            </w:rPr>
          </w:rPrChange>
        </w:rPr>
        <w:t>Here you need to choose DB First Approach of Entity Framework.</w:t>
      </w:r>
    </w:p>
    <w:p w:rsidR="006E519F" w:rsidRPr="008C6831" w:rsidRDefault="006E519F" w:rsidP="006E519F">
      <w:pPr>
        <w:shd w:val="clear" w:color="auto" w:fill="FFFFFF"/>
        <w:spacing w:after="0" w:line="240" w:lineRule="auto"/>
        <w:jc w:val="both"/>
        <w:textAlignment w:val="baseline"/>
        <w:outlineLvl w:val="5"/>
        <w:rPr>
          <w:rFonts w:ascii="Maiandra GD" w:eastAsia="Times New Roman" w:hAnsi="Maiandra GD" w:cs="Segoe UI"/>
          <w:color w:val="3A3A3A"/>
          <w:sz w:val="24"/>
          <w:szCs w:val="24"/>
          <w:rPrChange w:id="4425" w:author="Narendra" w:date="2021-08-21T13:02:00Z">
            <w:rPr>
              <w:rFonts w:ascii="Segoe UI" w:eastAsia="Times New Roman" w:hAnsi="Segoe UI" w:cs="Segoe UI"/>
              <w:color w:val="3A3A3A"/>
              <w:sz w:val="15"/>
              <w:szCs w:val="15"/>
            </w:rPr>
          </w:rPrChange>
        </w:rPr>
      </w:pPr>
      <w:r w:rsidRPr="008C6831">
        <w:rPr>
          <w:rFonts w:ascii="Maiandra GD" w:eastAsia="Times New Roman" w:hAnsi="Maiandra GD" w:cs="Arial"/>
          <w:b/>
          <w:bCs/>
          <w:color w:val="3A3A3A"/>
          <w:sz w:val="24"/>
          <w:szCs w:val="24"/>
          <w:rPrChange w:id="4426" w:author="Narendra" w:date="2021-08-21T13:02:00Z">
            <w:rPr>
              <w:rFonts w:ascii="Arial" w:eastAsia="Times New Roman" w:hAnsi="Arial" w:cs="Arial"/>
              <w:b/>
              <w:bCs/>
              <w:color w:val="3A3A3A"/>
              <w:sz w:val="23"/>
            </w:rPr>
          </w:rPrChange>
        </w:rPr>
        <w:t>Let’s create a class with the name ValidateUser and copy and paste the following code.</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42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4428" w:author="Narendra" w:date="2021-08-21T13:02:00Z">
            <w:rPr>
              <w:rFonts w:ascii="inherit" w:eastAsia="Times New Roman" w:hAnsi="inherit" w:cs="Consolas"/>
              <w:b/>
              <w:bCs/>
              <w:color w:val="D171DD"/>
              <w:sz w:val="25"/>
            </w:rPr>
          </w:rPrChange>
        </w:rPr>
        <w:t xml:space="preserve">namespace </w:t>
      </w:r>
      <w:r w:rsidRPr="008C6831">
        <w:rPr>
          <w:rFonts w:ascii="Maiandra GD" w:eastAsia="Times New Roman" w:hAnsi="Maiandra GD" w:cs="Consolas"/>
          <w:i/>
          <w:iCs/>
          <w:color w:val="4284AE"/>
          <w:sz w:val="24"/>
          <w:szCs w:val="24"/>
          <w:rPrChange w:id="4429" w:author="Narendra" w:date="2021-08-21T13:02:00Z">
            <w:rPr>
              <w:rFonts w:ascii="inherit" w:eastAsia="Times New Roman" w:hAnsi="inherit" w:cs="Consolas"/>
              <w:i/>
              <w:iCs/>
              <w:color w:val="4284AE"/>
              <w:sz w:val="25"/>
            </w:rPr>
          </w:rPrChange>
        </w:rPr>
        <w:t>BasicAuthenticationUsingMessageHandler.Models</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43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4431"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43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4433"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4434"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4435" w:author="Narendra" w:date="2021-08-21T13:02:00Z">
            <w:rPr>
              <w:rFonts w:ascii="inherit" w:eastAsia="Times New Roman" w:hAnsi="inherit" w:cs="Consolas"/>
              <w:b/>
              <w:bCs/>
              <w:color w:val="D171DD"/>
              <w:sz w:val="25"/>
            </w:rPr>
          </w:rPrChange>
        </w:rPr>
        <w:t>class</w:t>
      </w:r>
      <w:r w:rsidRPr="008C6831">
        <w:rPr>
          <w:rFonts w:ascii="Maiandra GD" w:eastAsia="Times New Roman" w:hAnsi="Maiandra GD" w:cs="Consolas"/>
          <w:color w:val="CFD5E0"/>
          <w:sz w:val="24"/>
          <w:szCs w:val="24"/>
          <w:rPrChange w:id="4436" w:author="Narendra" w:date="2021-08-21T13:02:00Z">
            <w:rPr>
              <w:rFonts w:ascii="inherit" w:eastAsia="Times New Roman" w:hAnsi="inherit" w:cs="Consolas"/>
              <w:color w:val="CFD5E0"/>
              <w:sz w:val="25"/>
            </w:rPr>
          </w:rPrChange>
        </w:rPr>
        <w:t xml:space="preserve"> ValidateUser</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43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4438"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43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4440" w:author="Narendra" w:date="2021-08-21T13:02:00Z">
            <w:rPr>
              <w:rFonts w:ascii="inherit" w:eastAsia="Times New Roman" w:hAnsi="inherit" w:cs="Consolas"/>
              <w:color w:val="6B7C8B"/>
              <w:sz w:val="25"/>
            </w:rPr>
          </w:rPrChange>
        </w:rPr>
        <w:t>//This method is used to check the user credentials</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44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4442"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4443" w:author="Narendra" w:date="2021-08-21T13:02:00Z">
            <w:rPr>
              <w:rFonts w:ascii="inherit" w:eastAsia="Times New Roman" w:hAnsi="inherit" w:cs="Consolas"/>
              <w:color w:val="CFD5E0"/>
              <w:sz w:val="25"/>
            </w:rPr>
          </w:rPrChange>
        </w:rPr>
        <w:t xml:space="preserve"> UserMaster </w:t>
      </w:r>
      <w:r w:rsidRPr="008C6831">
        <w:rPr>
          <w:rFonts w:ascii="Maiandra GD" w:eastAsia="Times New Roman" w:hAnsi="Maiandra GD" w:cs="Consolas"/>
          <w:color w:val="4284AE"/>
          <w:sz w:val="24"/>
          <w:szCs w:val="24"/>
          <w:rPrChange w:id="4444" w:author="Narendra" w:date="2021-08-21T13:02:00Z">
            <w:rPr>
              <w:rFonts w:ascii="inherit" w:eastAsia="Times New Roman" w:hAnsi="inherit" w:cs="Consolas"/>
              <w:color w:val="4284AE"/>
              <w:sz w:val="25"/>
            </w:rPr>
          </w:rPrChange>
        </w:rPr>
        <w:t>CheckUserCredentials</w:t>
      </w:r>
      <w:r w:rsidRPr="008C6831">
        <w:rPr>
          <w:rFonts w:ascii="Maiandra GD" w:eastAsia="Times New Roman" w:hAnsi="Maiandra GD" w:cs="Consolas"/>
          <w:b/>
          <w:bCs/>
          <w:color w:val="6B7C8B"/>
          <w:sz w:val="24"/>
          <w:szCs w:val="24"/>
          <w:rPrChange w:id="4445"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4446" w:author="Narendra" w:date="2021-08-21T13:02:00Z">
            <w:rPr>
              <w:rFonts w:ascii="inherit" w:eastAsia="Times New Roman" w:hAnsi="inherit" w:cs="Consolas"/>
              <w:color w:val="CFD5E0"/>
              <w:sz w:val="25"/>
            </w:rPr>
          </w:rPrChange>
        </w:rPr>
        <w:t>string username, string password</w:t>
      </w:r>
      <w:r w:rsidRPr="008C6831">
        <w:rPr>
          <w:rFonts w:ascii="Maiandra GD" w:eastAsia="Times New Roman" w:hAnsi="Maiandra GD" w:cs="Consolas"/>
          <w:b/>
          <w:bCs/>
          <w:color w:val="6B7C8B"/>
          <w:sz w:val="24"/>
          <w:szCs w:val="24"/>
          <w:rPrChange w:id="4447"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44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4449" w:author="Narendra" w:date="2021-08-21T13:02:00Z">
            <w:rPr>
              <w:rFonts w:ascii="inherit" w:eastAsia="Times New Roman" w:hAnsi="inherit" w:cs="Consolas"/>
              <w:b/>
              <w:bCs/>
              <w:color w:val="6B7C8B"/>
              <w:sz w:val="25"/>
            </w:rPr>
          </w:rPrChange>
        </w:rPr>
        <w:lastRenderedPageBreak/>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45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4451" w:author="Narendra" w:date="2021-08-21T13:02:00Z">
            <w:rPr>
              <w:rFonts w:ascii="inherit" w:eastAsia="Times New Roman" w:hAnsi="inherit" w:cs="Consolas"/>
              <w:color w:val="6B7C8B"/>
              <w:sz w:val="25"/>
            </w:rPr>
          </w:rPrChange>
        </w:rPr>
        <w:t>// SECURIRT_DBEntities it is your context class</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45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4453" w:author="Narendra" w:date="2021-08-21T13:02:00Z">
            <w:rPr>
              <w:rFonts w:ascii="inherit" w:eastAsia="Times New Roman" w:hAnsi="inherit" w:cs="Consolas"/>
              <w:b/>
              <w:bCs/>
              <w:color w:val="D171DD"/>
              <w:sz w:val="25"/>
            </w:rPr>
          </w:rPrChange>
        </w:rPr>
        <w:t>using</w:t>
      </w:r>
      <w:r w:rsidRPr="008C6831">
        <w:rPr>
          <w:rFonts w:ascii="Maiandra GD" w:eastAsia="Times New Roman" w:hAnsi="Maiandra GD" w:cs="Consolas"/>
          <w:color w:val="CFD5E0"/>
          <w:sz w:val="24"/>
          <w:szCs w:val="24"/>
          <w:rPrChange w:id="4454"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4455"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D19252"/>
          <w:sz w:val="24"/>
          <w:szCs w:val="24"/>
          <w:rPrChange w:id="4456" w:author="Narendra" w:date="2021-08-21T13:02:00Z">
            <w:rPr>
              <w:rFonts w:ascii="inherit" w:eastAsia="Times New Roman" w:hAnsi="inherit" w:cs="Consolas"/>
              <w:color w:val="D19252"/>
              <w:sz w:val="25"/>
            </w:rPr>
          </w:rPrChange>
        </w:rPr>
        <w:t>var</w:t>
      </w:r>
      <w:r w:rsidRPr="008C6831">
        <w:rPr>
          <w:rFonts w:ascii="Maiandra GD" w:eastAsia="Times New Roman" w:hAnsi="Maiandra GD" w:cs="Consolas"/>
          <w:color w:val="CFD5E0"/>
          <w:sz w:val="24"/>
          <w:szCs w:val="24"/>
          <w:rPrChange w:id="4457" w:author="Narendra" w:date="2021-08-21T13:02:00Z">
            <w:rPr>
              <w:rFonts w:ascii="inherit" w:eastAsia="Times New Roman" w:hAnsi="inherit" w:cs="Consolas"/>
              <w:color w:val="CFD5E0"/>
              <w:sz w:val="25"/>
            </w:rPr>
          </w:rPrChange>
        </w:rPr>
        <w:t xml:space="preserve"> context = </w:t>
      </w:r>
      <w:r w:rsidRPr="008C6831">
        <w:rPr>
          <w:rFonts w:ascii="Maiandra GD" w:eastAsia="Times New Roman" w:hAnsi="Maiandra GD" w:cs="Consolas"/>
          <w:color w:val="4284AE"/>
          <w:sz w:val="24"/>
          <w:szCs w:val="24"/>
          <w:rPrChange w:id="4458"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4459"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4460" w:author="Narendra" w:date="2021-08-21T13:02:00Z">
            <w:rPr>
              <w:rFonts w:ascii="inherit" w:eastAsia="Times New Roman" w:hAnsi="inherit" w:cs="Consolas"/>
              <w:color w:val="4284AE"/>
              <w:sz w:val="25"/>
            </w:rPr>
          </w:rPrChange>
        </w:rPr>
        <w:t>SECURIRT_DBEntities</w:t>
      </w:r>
      <w:r w:rsidRPr="008C6831">
        <w:rPr>
          <w:rFonts w:ascii="Maiandra GD" w:eastAsia="Times New Roman" w:hAnsi="Maiandra GD" w:cs="Consolas"/>
          <w:b/>
          <w:bCs/>
          <w:color w:val="6B7C8B"/>
          <w:sz w:val="24"/>
          <w:szCs w:val="24"/>
          <w:rPrChange w:id="4461"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46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4463"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46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4465" w:author="Narendra" w:date="2021-08-21T13:02:00Z">
            <w:rPr>
              <w:rFonts w:ascii="inherit" w:eastAsia="Times New Roman" w:hAnsi="inherit" w:cs="Consolas"/>
              <w:b/>
              <w:bCs/>
              <w:color w:val="D171DD"/>
              <w:sz w:val="25"/>
            </w:rPr>
          </w:rPrChange>
        </w:rPr>
        <w:t>return</w:t>
      </w:r>
      <w:r w:rsidRPr="008C6831">
        <w:rPr>
          <w:rFonts w:ascii="Maiandra GD" w:eastAsia="Times New Roman" w:hAnsi="Maiandra GD" w:cs="Consolas"/>
          <w:color w:val="CFD5E0"/>
          <w:sz w:val="24"/>
          <w:szCs w:val="24"/>
          <w:rPrChange w:id="4466" w:author="Narendra" w:date="2021-08-21T13:02:00Z">
            <w:rPr>
              <w:rFonts w:ascii="inherit" w:eastAsia="Times New Roman" w:hAnsi="inherit" w:cs="Consolas"/>
              <w:color w:val="CFD5E0"/>
              <w:sz w:val="25"/>
            </w:rPr>
          </w:rPrChange>
        </w:rPr>
        <w:t xml:space="preserve"> context.</w:t>
      </w:r>
      <w:r w:rsidRPr="008C6831">
        <w:rPr>
          <w:rFonts w:ascii="Maiandra GD" w:eastAsia="Times New Roman" w:hAnsi="Maiandra GD" w:cs="Consolas"/>
          <w:color w:val="4284AE"/>
          <w:sz w:val="24"/>
          <w:szCs w:val="24"/>
          <w:rPrChange w:id="4467" w:author="Narendra" w:date="2021-08-21T13:02:00Z">
            <w:rPr>
              <w:rFonts w:ascii="inherit" w:eastAsia="Times New Roman" w:hAnsi="inherit" w:cs="Consolas"/>
              <w:color w:val="4284AE"/>
              <w:sz w:val="25"/>
            </w:rPr>
          </w:rPrChange>
        </w:rPr>
        <w:t>UserMasters</w:t>
      </w:r>
      <w:r w:rsidRPr="008C6831">
        <w:rPr>
          <w:rFonts w:ascii="Maiandra GD" w:eastAsia="Times New Roman" w:hAnsi="Maiandra GD" w:cs="Consolas"/>
          <w:color w:val="CFD5E0"/>
          <w:sz w:val="24"/>
          <w:szCs w:val="24"/>
          <w:rPrChange w:id="4468"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4469" w:author="Narendra" w:date="2021-08-21T13:02:00Z">
            <w:rPr>
              <w:rFonts w:ascii="inherit" w:eastAsia="Times New Roman" w:hAnsi="inherit" w:cs="Consolas"/>
              <w:color w:val="4284AE"/>
              <w:sz w:val="25"/>
            </w:rPr>
          </w:rPrChange>
        </w:rPr>
        <w:t>FirstOrDefault</w:t>
      </w:r>
      <w:r w:rsidRPr="008C6831">
        <w:rPr>
          <w:rFonts w:ascii="Maiandra GD" w:eastAsia="Times New Roman" w:hAnsi="Maiandra GD" w:cs="Consolas"/>
          <w:b/>
          <w:bCs/>
          <w:color w:val="6B7C8B"/>
          <w:sz w:val="24"/>
          <w:szCs w:val="24"/>
          <w:rPrChange w:id="4470"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4471" w:author="Narendra" w:date="2021-08-21T13:02:00Z">
            <w:rPr>
              <w:rFonts w:ascii="inherit" w:eastAsia="Times New Roman" w:hAnsi="inherit" w:cs="Consolas"/>
              <w:color w:val="CFD5E0"/>
              <w:sz w:val="25"/>
            </w:rPr>
          </w:rPrChange>
        </w:rPr>
        <w:t>user =</w:t>
      </w:r>
      <w:r w:rsidRPr="008C6831">
        <w:rPr>
          <w:rFonts w:ascii="Maiandra GD" w:eastAsia="Times New Roman" w:hAnsi="Maiandra GD" w:cs="Consolas"/>
          <w:b/>
          <w:bCs/>
          <w:color w:val="6B7C8B"/>
          <w:sz w:val="24"/>
          <w:szCs w:val="24"/>
          <w:rPrChange w:id="4472" w:author="Narendra" w:date="2021-08-21T13:02:00Z">
            <w:rPr>
              <w:rFonts w:ascii="inherit" w:eastAsia="Times New Roman" w:hAnsi="inherit" w:cs="Consolas"/>
              <w:b/>
              <w:bCs/>
              <w:color w:val="6B7C8B"/>
              <w:sz w:val="25"/>
            </w:rPr>
          </w:rPrChange>
        </w:rPr>
        <w:t>&gt;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47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4474" w:author="Narendra" w:date="2021-08-21T13:02:00Z">
            <w:rPr>
              <w:rFonts w:ascii="inherit" w:eastAsia="Times New Roman" w:hAnsi="inherit" w:cs="Consolas"/>
              <w:color w:val="CFD5E0"/>
              <w:sz w:val="25"/>
            </w:rPr>
          </w:rPrChange>
        </w:rPr>
        <w:t>user.</w:t>
      </w:r>
      <w:r w:rsidRPr="008C6831">
        <w:rPr>
          <w:rFonts w:ascii="Maiandra GD" w:eastAsia="Times New Roman" w:hAnsi="Maiandra GD" w:cs="Consolas"/>
          <w:color w:val="4284AE"/>
          <w:sz w:val="24"/>
          <w:szCs w:val="24"/>
          <w:rPrChange w:id="4475" w:author="Narendra" w:date="2021-08-21T13:02:00Z">
            <w:rPr>
              <w:rFonts w:ascii="inherit" w:eastAsia="Times New Roman" w:hAnsi="inherit" w:cs="Consolas"/>
              <w:color w:val="4284AE"/>
              <w:sz w:val="25"/>
            </w:rPr>
          </w:rPrChange>
        </w:rPr>
        <w:t>UserName</w:t>
      </w:r>
      <w:r w:rsidRPr="008C6831">
        <w:rPr>
          <w:rFonts w:ascii="Maiandra GD" w:eastAsia="Times New Roman" w:hAnsi="Maiandra GD" w:cs="Consolas"/>
          <w:color w:val="CFD5E0"/>
          <w:sz w:val="24"/>
          <w:szCs w:val="24"/>
          <w:rPrChange w:id="4476"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4477" w:author="Narendra" w:date="2021-08-21T13:02:00Z">
            <w:rPr>
              <w:rFonts w:ascii="inherit" w:eastAsia="Times New Roman" w:hAnsi="inherit" w:cs="Consolas"/>
              <w:color w:val="4284AE"/>
              <w:sz w:val="25"/>
            </w:rPr>
          </w:rPrChange>
        </w:rPr>
        <w:t>Equals</w:t>
      </w:r>
      <w:r w:rsidRPr="008C6831">
        <w:rPr>
          <w:rFonts w:ascii="Maiandra GD" w:eastAsia="Times New Roman" w:hAnsi="Maiandra GD" w:cs="Consolas"/>
          <w:b/>
          <w:bCs/>
          <w:color w:val="6B7C8B"/>
          <w:sz w:val="24"/>
          <w:szCs w:val="24"/>
          <w:rPrChange w:id="447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4479" w:author="Narendra" w:date="2021-08-21T13:02:00Z">
            <w:rPr>
              <w:rFonts w:ascii="inherit" w:eastAsia="Times New Roman" w:hAnsi="inherit" w:cs="Consolas"/>
              <w:color w:val="CFD5E0"/>
              <w:sz w:val="25"/>
            </w:rPr>
          </w:rPrChange>
        </w:rPr>
        <w:t>username, StringComparison.</w:t>
      </w:r>
      <w:r w:rsidRPr="008C6831">
        <w:rPr>
          <w:rFonts w:ascii="Maiandra GD" w:eastAsia="Times New Roman" w:hAnsi="Maiandra GD" w:cs="Consolas"/>
          <w:color w:val="4284AE"/>
          <w:sz w:val="24"/>
          <w:szCs w:val="24"/>
          <w:rPrChange w:id="4480" w:author="Narendra" w:date="2021-08-21T13:02:00Z">
            <w:rPr>
              <w:rFonts w:ascii="inherit" w:eastAsia="Times New Roman" w:hAnsi="inherit" w:cs="Consolas"/>
              <w:color w:val="4284AE"/>
              <w:sz w:val="25"/>
            </w:rPr>
          </w:rPrChange>
        </w:rPr>
        <w:t>OrdinalIgnoreCase</w:t>
      </w:r>
      <w:r w:rsidRPr="008C6831">
        <w:rPr>
          <w:rFonts w:ascii="Maiandra GD" w:eastAsia="Times New Roman" w:hAnsi="Maiandra GD" w:cs="Consolas"/>
          <w:b/>
          <w:bCs/>
          <w:color w:val="6B7C8B"/>
          <w:sz w:val="24"/>
          <w:szCs w:val="24"/>
          <w:rPrChange w:id="4481"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48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4483" w:author="Narendra" w:date="2021-08-21T13:02:00Z">
            <w:rPr>
              <w:rFonts w:ascii="inherit" w:eastAsia="Times New Roman" w:hAnsi="inherit" w:cs="Consolas"/>
              <w:color w:val="CFD5E0"/>
              <w:sz w:val="25"/>
            </w:rPr>
          </w:rPrChange>
        </w:rPr>
        <w:t>&amp;&amp; user.</w:t>
      </w:r>
      <w:r w:rsidRPr="008C6831">
        <w:rPr>
          <w:rFonts w:ascii="Maiandra GD" w:eastAsia="Times New Roman" w:hAnsi="Maiandra GD" w:cs="Consolas"/>
          <w:color w:val="4284AE"/>
          <w:sz w:val="24"/>
          <w:szCs w:val="24"/>
          <w:rPrChange w:id="4484" w:author="Narendra" w:date="2021-08-21T13:02:00Z">
            <w:rPr>
              <w:rFonts w:ascii="inherit" w:eastAsia="Times New Roman" w:hAnsi="inherit" w:cs="Consolas"/>
              <w:color w:val="4284AE"/>
              <w:sz w:val="25"/>
            </w:rPr>
          </w:rPrChange>
        </w:rPr>
        <w:t>UserPassword</w:t>
      </w:r>
      <w:r w:rsidRPr="008C6831">
        <w:rPr>
          <w:rFonts w:ascii="Maiandra GD" w:eastAsia="Times New Roman" w:hAnsi="Maiandra GD" w:cs="Consolas"/>
          <w:color w:val="CFD5E0"/>
          <w:sz w:val="24"/>
          <w:szCs w:val="24"/>
          <w:rPrChange w:id="4485" w:author="Narendra" w:date="2021-08-21T13:02:00Z">
            <w:rPr>
              <w:rFonts w:ascii="inherit" w:eastAsia="Times New Roman" w:hAnsi="inherit" w:cs="Consolas"/>
              <w:color w:val="CFD5E0"/>
              <w:sz w:val="25"/>
            </w:rPr>
          </w:rPrChange>
        </w:rPr>
        <w:t xml:space="preserve"> == password</w:t>
      </w:r>
      <w:r w:rsidRPr="008C6831">
        <w:rPr>
          <w:rFonts w:ascii="Maiandra GD" w:eastAsia="Times New Roman" w:hAnsi="Maiandra GD" w:cs="Consolas"/>
          <w:b/>
          <w:bCs/>
          <w:color w:val="6B7C8B"/>
          <w:sz w:val="24"/>
          <w:szCs w:val="24"/>
          <w:rPrChange w:id="4486"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4487"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48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4489"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49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4491"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49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4493"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line="384" w:lineRule="atLeast"/>
        <w:textAlignment w:val="baseline"/>
        <w:rPr>
          <w:rFonts w:ascii="Maiandra GD" w:eastAsia="Times New Roman" w:hAnsi="Maiandra GD" w:cs="Consolas"/>
          <w:color w:val="596174"/>
          <w:sz w:val="24"/>
          <w:szCs w:val="24"/>
          <w:rPrChange w:id="449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4495"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4496" w:author="Narendra" w:date="2021-08-21T13:02:00Z">
            <w:rPr>
              <w:rFonts w:ascii="inherit" w:eastAsia="Times New Roman" w:hAnsi="inherit" w:cs="Consolas"/>
              <w:color w:val="CFD5E0"/>
              <w:sz w:val="25"/>
            </w:rPr>
          </w:rPrChange>
        </w:rPr>
        <w:t xml:space="preserve"> </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4497"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4498" w:author="Narendra" w:date="2021-08-21T13:02:00Z">
            <w:rPr>
              <w:rFonts w:ascii="Arial" w:eastAsia="Times New Roman" w:hAnsi="Arial" w:cs="Arial"/>
              <w:color w:val="000000"/>
              <w:sz w:val="23"/>
              <w:szCs w:val="23"/>
              <w:bdr w:val="none" w:sz="0" w:space="0" w:color="auto" w:frame="1"/>
            </w:rPr>
          </w:rPrChange>
        </w:rPr>
        <w:t>In the above class, we create one method i.e. CheckUserCredentials which will validate the user by checking the username and password.</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4499"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4500" w:author="Narendra" w:date="2021-08-21T13:02:00Z">
            <w:rPr>
              <w:rFonts w:ascii="Arial" w:eastAsia="Times New Roman" w:hAnsi="Arial" w:cs="Arial"/>
              <w:color w:val="000000"/>
              <w:sz w:val="23"/>
              <w:szCs w:val="23"/>
              <w:bdr w:val="none" w:sz="0" w:space="0" w:color="auto" w:frame="1"/>
            </w:rPr>
          </w:rPrChange>
        </w:rPr>
        <w:t>Now, let’s implement our own custom message handler to check whether or not the client has sent an Authorization header along with the </w:t>
      </w:r>
      <w:r w:rsidRPr="008C6831">
        <w:rPr>
          <w:rFonts w:ascii="Maiandra GD" w:eastAsia="Times New Roman" w:hAnsi="Maiandra GD" w:cs="Segoe UI"/>
          <w:color w:val="000000"/>
          <w:sz w:val="24"/>
          <w:szCs w:val="24"/>
          <w:bdr w:val="none" w:sz="0" w:space="0" w:color="auto" w:frame="1"/>
          <w:rPrChange w:id="4501" w:author="Narendra" w:date="2021-08-21T13:02:00Z">
            <w:rPr>
              <w:rFonts w:ascii="Segoe UI" w:eastAsia="Times New Roman" w:hAnsi="Segoe UI" w:cs="Segoe UI"/>
              <w:color w:val="000000"/>
              <w:sz w:val="23"/>
              <w:szCs w:val="23"/>
              <w:bdr w:val="none" w:sz="0" w:space="0" w:color="auto" w:frame="1"/>
            </w:rPr>
          </w:rPrChange>
        </w:rPr>
        <w:t>HTTP</w:t>
      </w:r>
      <w:r w:rsidRPr="008C6831">
        <w:rPr>
          <w:rFonts w:ascii="Maiandra GD" w:eastAsia="Times New Roman" w:hAnsi="Maiandra GD" w:cs="Arial"/>
          <w:color w:val="000000"/>
          <w:sz w:val="24"/>
          <w:szCs w:val="24"/>
          <w:bdr w:val="none" w:sz="0" w:space="0" w:color="auto" w:frame="1"/>
          <w:rPrChange w:id="4502" w:author="Narendra" w:date="2021-08-21T13:02:00Z">
            <w:rPr>
              <w:rFonts w:ascii="Arial" w:eastAsia="Times New Roman" w:hAnsi="Arial" w:cs="Arial"/>
              <w:color w:val="000000"/>
              <w:sz w:val="23"/>
              <w:szCs w:val="23"/>
              <w:bdr w:val="none" w:sz="0" w:space="0" w:color="auto" w:frame="1"/>
            </w:rPr>
          </w:rPrChange>
        </w:rPr>
        <w:t> request, if it is presented then we will check the header value against the persistent storage, in our </w:t>
      </w:r>
      <w:r w:rsidRPr="008C6831">
        <w:rPr>
          <w:rFonts w:ascii="Maiandra GD" w:eastAsia="Times New Roman" w:hAnsi="Maiandra GD" w:cs="Segoe UI"/>
          <w:color w:val="000000"/>
          <w:sz w:val="24"/>
          <w:szCs w:val="24"/>
          <w:bdr w:val="none" w:sz="0" w:space="0" w:color="auto" w:frame="1"/>
          <w:rPrChange w:id="4503" w:author="Narendra" w:date="2021-08-21T13:02:00Z">
            <w:rPr>
              <w:rFonts w:ascii="Segoe UI" w:eastAsia="Times New Roman" w:hAnsi="Segoe UI" w:cs="Segoe UI"/>
              <w:color w:val="000000"/>
              <w:sz w:val="23"/>
              <w:szCs w:val="23"/>
              <w:bdr w:val="none" w:sz="0" w:space="0" w:color="auto" w:frame="1"/>
            </w:rPr>
          </w:rPrChange>
        </w:rPr>
        <w:t>case</w:t>
      </w:r>
      <w:r w:rsidRPr="008C6831">
        <w:rPr>
          <w:rFonts w:ascii="Maiandra GD" w:eastAsia="Times New Roman" w:hAnsi="Maiandra GD" w:cs="Arial"/>
          <w:color w:val="000000"/>
          <w:sz w:val="24"/>
          <w:szCs w:val="24"/>
          <w:bdr w:val="none" w:sz="0" w:space="0" w:color="auto" w:frame="1"/>
          <w:rPrChange w:id="4504" w:author="Narendra" w:date="2021-08-21T13:02:00Z">
            <w:rPr>
              <w:rFonts w:ascii="Arial" w:eastAsia="Times New Roman" w:hAnsi="Arial" w:cs="Arial"/>
              <w:color w:val="000000"/>
              <w:sz w:val="23"/>
              <w:szCs w:val="23"/>
              <w:bdr w:val="none" w:sz="0" w:space="0" w:color="auto" w:frame="1"/>
            </w:rPr>
          </w:rPrChange>
        </w:rPr>
        <w:t>, it’s the database table.</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4505"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4506" w:author="Narendra" w:date="2021-08-21T13:02:00Z">
            <w:rPr>
              <w:rFonts w:ascii="Arial" w:eastAsia="Times New Roman" w:hAnsi="Arial" w:cs="Arial"/>
              <w:color w:val="000000"/>
              <w:sz w:val="23"/>
              <w:szCs w:val="23"/>
              <w:bdr w:val="none" w:sz="0" w:space="0" w:color="auto" w:frame="1"/>
            </w:rPr>
          </w:rPrChange>
        </w:rPr>
        <w:t>So let’s create a class with the name BasicAuthenticationMessageHandler and copy and paste the following code.</w:t>
      </w:r>
    </w:p>
    <w:p w:rsidR="006E519F" w:rsidRPr="008C6831" w:rsidRDefault="006E519F" w:rsidP="006E519F">
      <w:pPr>
        <w:shd w:val="clear" w:color="auto" w:fill="FFFFFF"/>
        <w:spacing w:after="0" w:line="240" w:lineRule="auto"/>
        <w:textAlignment w:val="baseline"/>
        <w:outlineLvl w:val="5"/>
        <w:rPr>
          <w:rFonts w:ascii="Maiandra GD" w:eastAsia="Times New Roman" w:hAnsi="Maiandra GD" w:cs="Segoe UI"/>
          <w:color w:val="3A3A3A"/>
          <w:sz w:val="24"/>
          <w:szCs w:val="24"/>
          <w:rPrChange w:id="4507" w:author="Narendra" w:date="2021-08-21T13:02:00Z">
            <w:rPr>
              <w:rFonts w:ascii="Segoe UI" w:eastAsia="Times New Roman" w:hAnsi="Segoe UI" w:cs="Segoe UI"/>
              <w:color w:val="3A3A3A"/>
              <w:sz w:val="15"/>
              <w:szCs w:val="15"/>
            </w:rPr>
          </w:rPrChange>
        </w:rPr>
      </w:pPr>
      <w:r w:rsidRPr="008C6831">
        <w:rPr>
          <w:rFonts w:ascii="Maiandra GD" w:eastAsia="Times New Roman" w:hAnsi="Maiandra GD" w:cs="Arial"/>
          <w:b/>
          <w:bCs/>
          <w:color w:val="3A3A3A"/>
          <w:sz w:val="24"/>
          <w:szCs w:val="24"/>
          <w:rPrChange w:id="4508" w:author="Narendra" w:date="2021-08-21T13:02:00Z">
            <w:rPr>
              <w:rFonts w:ascii="Arial" w:eastAsia="Times New Roman" w:hAnsi="Arial" w:cs="Arial"/>
              <w:b/>
              <w:bCs/>
              <w:color w:val="3A3A3A"/>
              <w:sz w:val="23"/>
            </w:rPr>
          </w:rPrChange>
        </w:rPr>
        <w:t>BasicAuthenticationMessageHandler.cs</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50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4510" w:author="Narendra" w:date="2021-08-21T13:02:00Z">
            <w:rPr>
              <w:rFonts w:ascii="inherit" w:eastAsia="Times New Roman" w:hAnsi="inherit" w:cs="Consolas"/>
              <w:b/>
              <w:bCs/>
              <w:color w:val="D171DD"/>
              <w:sz w:val="25"/>
            </w:rPr>
          </w:rPrChange>
        </w:rPr>
        <w:t xml:space="preserve">namespace </w:t>
      </w:r>
      <w:r w:rsidRPr="008C6831">
        <w:rPr>
          <w:rFonts w:ascii="Maiandra GD" w:eastAsia="Times New Roman" w:hAnsi="Maiandra GD" w:cs="Consolas"/>
          <w:i/>
          <w:iCs/>
          <w:color w:val="4284AE"/>
          <w:sz w:val="24"/>
          <w:szCs w:val="24"/>
          <w:rPrChange w:id="4511" w:author="Narendra" w:date="2021-08-21T13:02:00Z">
            <w:rPr>
              <w:rFonts w:ascii="inherit" w:eastAsia="Times New Roman" w:hAnsi="inherit" w:cs="Consolas"/>
              <w:i/>
              <w:iCs/>
              <w:color w:val="4284AE"/>
              <w:sz w:val="25"/>
            </w:rPr>
          </w:rPrChange>
        </w:rPr>
        <w:t>BasicAuthenticationUsingMessageHandler.Models</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51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4513"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51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4515"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4516"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4517" w:author="Narendra" w:date="2021-08-21T13:02:00Z">
            <w:rPr>
              <w:rFonts w:ascii="inherit" w:eastAsia="Times New Roman" w:hAnsi="inherit" w:cs="Consolas"/>
              <w:b/>
              <w:bCs/>
              <w:color w:val="D171DD"/>
              <w:sz w:val="25"/>
            </w:rPr>
          </w:rPrChange>
        </w:rPr>
        <w:t>class</w:t>
      </w:r>
      <w:r w:rsidRPr="008C6831">
        <w:rPr>
          <w:rFonts w:ascii="Maiandra GD" w:eastAsia="Times New Roman" w:hAnsi="Maiandra GD" w:cs="Consolas"/>
          <w:color w:val="CFD5E0"/>
          <w:sz w:val="24"/>
          <w:szCs w:val="24"/>
          <w:rPrChange w:id="4518" w:author="Narendra" w:date="2021-08-21T13:02:00Z">
            <w:rPr>
              <w:rFonts w:ascii="inherit" w:eastAsia="Times New Roman" w:hAnsi="inherit" w:cs="Consolas"/>
              <w:color w:val="CFD5E0"/>
              <w:sz w:val="25"/>
            </w:rPr>
          </w:rPrChange>
        </w:rPr>
        <w:t xml:space="preserve"> BasicAuthenticationMessageHandler : DelegatingHandler</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51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4520"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52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4522" w:author="Narendra" w:date="2021-08-21T13:02:00Z">
            <w:rPr>
              <w:rFonts w:ascii="inherit" w:eastAsia="Times New Roman" w:hAnsi="inherit" w:cs="Consolas"/>
              <w:b/>
              <w:bCs/>
              <w:color w:val="D171DD"/>
              <w:sz w:val="25"/>
            </w:rPr>
          </w:rPrChange>
        </w:rPr>
        <w:t>protected</w:t>
      </w:r>
      <w:r w:rsidRPr="008C6831">
        <w:rPr>
          <w:rFonts w:ascii="Maiandra GD" w:eastAsia="Times New Roman" w:hAnsi="Maiandra GD" w:cs="Consolas"/>
          <w:color w:val="CFD5E0"/>
          <w:sz w:val="24"/>
          <w:szCs w:val="24"/>
          <w:rPrChange w:id="4523"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4524" w:author="Narendra" w:date="2021-08-21T13:02:00Z">
            <w:rPr>
              <w:rFonts w:ascii="inherit" w:eastAsia="Times New Roman" w:hAnsi="inherit" w:cs="Consolas"/>
              <w:b/>
              <w:bCs/>
              <w:color w:val="D171DD"/>
              <w:sz w:val="25"/>
            </w:rPr>
          </w:rPrChange>
        </w:rPr>
        <w:t>override</w:t>
      </w:r>
      <w:r w:rsidRPr="008C6831">
        <w:rPr>
          <w:rFonts w:ascii="Maiandra GD" w:eastAsia="Times New Roman" w:hAnsi="Maiandra GD" w:cs="Consolas"/>
          <w:color w:val="CFD5E0"/>
          <w:sz w:val="24"/>
          <w:szCs w:val="24"/>
          <w:rPrChange w:id="4525" w:author="Narendra" w:date="2021-08-21T13:02:00Z">
            <w:rPr>
              <w:rFonts w:ascii="inherit" w:eastAsia="Times New Roman" w:hAnsi="inherit" w:cs="Consolas"/>
              <w:color w:val="CFD5E0"/>
              <w:sz w:val="25"/>
            </w:rPr>
          </w:rPrChange>
        </w:rPr>
        <w:t xml:space="preserve"> Task</w:t>
      </w:r>
      <w:r w:rsidRPr="008C6831">
        <w:rPr>
          <w:rFonts w:ascii="Maiandra GD" w:eastAsia="Times New Roman" w:hAnsi="Maiandra GD" w:cs="Consolas"/>
          <w:b/>
          <w:bCs/>
          <w:color w:val="6B7C8B"/>
          <w:sz w:val="24"/>
          <w:szCs w:val="24"/>
          <w:rPrChange w:id="4526" w:author="Narendra" w:date="2021-08-21T13:02:00Z">
            <w:rPr>
              <w:rFonts w:ascii="inherit" w:eastAsia="Times New Roman" w:hAnsi="inherit" w:cs="Consolas"/>
              <w:b/>
              <w:bCs/>
              <w:color w:val="6B7C8B"/>
              <w:sz w:val="25"/>
            </w:rPr>
          </w:rPrChange>
        </w:rPr>
        <w:t>&lt;</w:t>
      </w:r>
      <w:r w:rsidRPr="008C6831">
        <w:rPr>
          <w:rFonts w:ascii="Maiandra GD" w:eastAsia="Times New Roman" w:hAnsi="Maiandra GD" w:cs="Consolas"/>
          <w:color w:val="CFD5E0"/>
          <w:sz w:val="24"/>
          <w:szCs w:val="24"/>
          <w:rPrChange w:id="4527" w:author="Narendra" w:date="2021-08-21T13:02:00Z">
            <w:rPr>
              <w:rFonts w:ascii="inherit" w:eastAsia="Times New Roman" w:hAnsi="inherit" w:cs="Consolas"/>
              <w:color w:val="CFD5E0"/>
              <w:sz w:val="25"/>
            </w:rPr>
          </w:rPrChange>
        </w:rPr>
        <w:t>HttpResponseMessage</w:t>
      </w:r>
      <w:r w:rsidRPr="008C6831">
        <w:rPr>
          <w:rFonts w:ascii="Maiandra GD" w:eastAsia="Times New Roman" w:hAnsi="Maiandra GD" w:cs="Consolas"/>
          <w:b/>
          <w:bCs/>
          <w:color w:val="6B7C8B"/>
          <w:sz w:val="24"/>
          <w:szCs w:val="24"/>
          <w:rPrChange w:id="4528" w:author="Narendra" w:date="2021-08-21T13:02:00Z">
            <w:rPr>
              <w:rFonts w:ascii="inherit" w:eastAsia="Times New Roman" w:hAnsi="inherit" w:cs="Consolas"/>
              <w:b/>
              <w:bCs/>
              <w:color w:val="6B7C8B"/>
              <w:sz w:val="25"/>
            </w:rPr>
          </w:rPrChange>
        </w:rPr>
        <w:t>&gt;</w:t>
      </w:r>
      <w:r w:rsidRPr="008C6831">
        <w:rPr>
          <w:rFonts w:ascii="Maiandra GD" w:eastAsia="Times New Roman" w:hAnsi="Maiandra GD" w:cs="Consolas"/>
          <w:color w:val="CFD5E0"/>
          <w:sz w:val="24"/>
          <w:szCs w:val="24"/>
          <w:rPrChange w:id="4529"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4530" w:author="Narendra" w:date="2021-08-21T13:02:00Z">
            <w:rPr>
              <w:rFonts w:ascii="inherit" w:eastAsia="Times New Roman" w:hAnsi="inherit" w:cs="Consolas"/>
              <w:color w:val="4284AE"/>
              <w:sz w:val="25"/>
            </w:rPr>
          </w:rPrChange>
        </w:rPr>
        <w:t>SendAsync</w:t>
      </w:r>
      <w:r w:rsidRPr="008C6831">
        <w:rPr>
          <w:rFonts w:ascii="Maiandra GD" w:eastAsia="Times New Roman" w:hAnsi="Maiandra GD" w:cs="Consolas"/>
          <w:b/>
          <w:bCs/>
          <w:color w:val="6B7C8B"/>
          <w:sz w:val="24"/>
          <w:szCs w:val="24"/>
          <w:rPrChange w:id="453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4532" w:author="Narendra" w:date="2021-08-21T13:02:00Z">
            <w:rPr>
              <w:rFonts w:ascii="inherit" w:eastAsia="Times New Roman" w:hAnsi="inherit" w:cs="Consolas"/>
              <w:color w:val="CFD5E0"/>
              <w:sz w:val="25"/>
            </w:rPr>
          </w:rPrChange>
        </w:rPr>
        <w:t>HttpRequestMessage request, CancellationToken cancellationToken</w:t>
      </w:r>
      <w:r w:rsidRPr="008C6831">
        <w:rPr>
          <w:rFonts w:ascii="Maiandra GD" w:eastAsia="Times New Roman" w:hAnsi="Maiandra GD" w:cs="Consolas"/>
          <w:b/>
          <w:bCs/>
          <w:color w:val="6B7C8B"/>
          <w:sz w:val="24"/>
          <w:szCs w:val="24"/>
          <w:rPrChange w:id="4533"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53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4535"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53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4537" w:author="Narendra" w:date="2021-08-21T13:02:00Z">
            <w:rPr>
              <w:rFonts w:ascii="inherit" w:eastAsia="Times New Roman" w:hAnsi="inherit" w:cs="Consolas"/>
              <w:b/>
              <w:bCs/>
              <w:color w:val="D171DD"/>
              <w:sz w:val="25"/>
            </w:rPr>
          </w:rPrChange>
        </w:rPr>
        <w:t>try</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53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4539"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54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D19252"/>
          <w:sz w:val="24"/>
          <w:szCs w:val="24"/>
          <w:rPrChange w:id="4541" w:author="Narendra" w:date="2021-08-21T13:02:00Z">
            <w:rPr>
              <w:rFonts w:ascii="inherit" w:eastAsia="Times New Roman" w:hAnsi="inherit" w:cs="Consolas"/>
              <w:color w:val="D19252"/>
              <w:sz w:val="25"/>
            </w:rPr>
          </w:rPrChange>
        </w:rPr>
        <w:t>var</w:t>
      </w:r>
      <w:r w:rsidRPr="008C6831">
        <w:rPr>
          <w:rFonts w:ascii="Maiandra GD" w:eastAsia="Times New Roman" w:hAnsi="Maiandra GD" w:cs="Consolas"/>
          <w:color w:val="CFD5E0"/>
          <w:sz w:val="24"/>
          <w:szCs w:val="24"/>
          <w:rPrChange w:id="4542" w:author="Narendra" w:date="2021-08-21T13:02:00Z">
            <w:rPr>
              <w:rFonts w:ascii="inherit" w:eastAsia="Times New Roman" w:hAnsi="inherit" w:cs="Consolas"/>
              <w:color w:val="CFD5E0"/>
              <w:sz w:val="25"/>
            </w:rPr>
          </w:rPrChange>
        </w:rPr>
        <w:t xml:space="preserve"> authenticationToken = request.</w:t>
      </w:r>
      <w:r w:rsidRPr="008C6831">
        <w:rPr>
          <w:rFonts w:ascii="Maiandra GD" w:eastAsia="Times New Roman" w:hAnsi="Maiandra GD" w:cs="Consolas"/>
          <w:color w:val="4284AE"/>
          <w:sz w:val="24"/>
          <w:szCs w:val="24"/>
          <w:rPrChange w:id="4543" w:author="Narendra" w:date="2021-08-21T13:02:00Z">
            <w:rPr>
              <w:rFonts w:ascii="inherit" w:eastAsia="Times New Roman" w:hAnsi="inherit" w:cs="Consolas"/>
              <w:color w:val="4284AE"/>
              <w:sz w:val="25"/>
            </w:rPr>
          </w:rPrChange>
        </w:rPr>
        <w:t>Headers</w:t>
      </w:r>
      <w:r w:rsidRPr="008C6831">
        <w:rPr>
          <w:rFonts w:ascii="Maiandra GD" w:eastAsia="Times New Roman" w:hAnsi="Maiandra GD" w:cs="Consolas"/>
          <w:color w:val="CFD5E0"/>
          <w:sz w:val="24"/>
          <w:szCs w:val="24"/>
          <w:rPrChange w:id="4544"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4545" w:author="Narendra" w:date="2021-08-21T13:02:00Z">
            <w:rPr>
              <w:rFonts w:ascii="inherit" w:eastAsia="Times New Roman" w:hAnsi="inherit" w:cs="Consolas"/>
              <w:color w:val="4284AE"/>
              <w:sz w:val="25"/>
            </w:rPr>
          </w:rPrChange>
        </w:rPr>
        <w:t>GetValues</w:t>
      </w:r>
      <w:r w:rsidRPr="008C6831">
        <w:rPr>
          <w:rFonts w:ascii="Maiandra GD" w:eastAsia="Times New Roman" w:hAnsi="Maiandra GD" w:cs="Consolas"/>
          <w:b/>
          <w:bCs/>
          <w:color w:val="6B7C8B"/>
          <w:sz w:val="24"/>
          <w:szCs w:val="24"/>
          <w:rPrChange w:id="4546"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7CC379"/>
          <w:sz w:val="24"/>
          <w:szCs w:val="24"/>
          <w:rPrChange w:id="4547" w:author="Narendra" w:date="2021-08-21T13:02:00Z">
            <w:rPr>
              <w:rFonts w:ascii="inherit" w:eastAsia="Times New Roman" w:hAnsi="inherit" w:cs="Consolas"/>
              <w:color w:val="7CC379"/>
              <w:sz w:val="25"/>
            </w:rPr>
          </w:rPrChange>
        </w:rPr>
        <w:t>"Authorization"</w:t>
      </w:r>
      <w:r w:rsidRPr="008C6831">
        <w:rPr>
          <w:rFonts w:ascii="Maiandra GD" w:eastAsia="Times New Roman" w:hAnsi="Maiandra GD" w:cs="Consolas"/>
          <w:b/>
          <w:bCs/>
          <w:color w:val="6B7C8B"/>
          <w:sz w:val="24"/>
          <w:szCs w:val="24"/>
          <w:rPrChange w:id="454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4549"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4550" w:author="Narendra" w:date="2021-08-21T13:02:00Z">
            <w:rPr>
              <w:rFonts w:ascii="inherit" w:eastAsia="Times New Roman" w:hAnsi="inherit" w:cs="Consolas"/>
              <w:color w:val="4284AE"/>
              <w:sz w:val="25"/>
            </w:rPr>
          </w:rPrChange>
        </w:rPr>
        <w:t>FirstOrDefault</w:t>
      </w:r>
      <w:r w:rsidRPr="008C6831">
        <w:rPr>
          <w:rFonts w:ascii="Maiandra GD" w:eastAsia="Times New Roman" w:hAnsi="Maiandra GD" w:cs="Consolas"/>
          <w:b/>
          <w:bCs/>
          <w:color w:val="6B7C8B"/>
          <w:sz w:val="24"/>
          <w:szCs w:val="24"/>
          <w:rPrChange w:id="455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4552"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55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4554" w:author="Narendra" w:date="2021-08-21T13:02:00Z">
            <w:rPr>
              <w:rFonts w:ascii="inherit" w:eastAsia="Times New Roman" w:hAnsi="inherit" w:cs="Consolas"/>
              <w:b/>
              <w:bCs/>
              <w:color w:val="D171DD"/>
              <w:sz w:val="25"/>
            </w:rPr>
          </w:rPrChange>
        </w:rPr>
        <w:t>if</w:t>
      </w:r>
      <w:r w:rsidRPr="008C6831">
        <w:rPr>
          <w:rFonts w:ascii="Maiandra GD" w:eastAsia="Times New Roman" w:hAnsi="Maiandra GD" w:cs="Consolas"/>
          <w:color w:val="CFD5E0"/>
          <w:sz w:val="24"/>
          <w:szCs w:val="24"/>
          <w:rPrChange w:id="4555"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4556"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4557" w:author="Narendra" w:date="2021-08-21T13:02:00Z">
            <w:rPr>
              <w:rFonts w:ascii="inherit" w:eastAsia="Times New Roman" w:hAnsi="inherit" w:cs="Consolas"/>
              <w:color w:val="CFD5E0"/>
              <w:sz w:val="25"/>
            </w:rPr>
          </w:rPrChange>
        </w:rPr>
        <w:t xml:space="preserve">authenticationToken != </w:t>
      </w:r>
      <w:r w:rsidRPr="008C6831">
        <w:rPr>
          <w:rFonts w:ascii="Maiandra GD" w:eastAsia="Times New Roman" w:hAnsi="Maiandra GD" w:cs="Consolas"/>
          <w:b/>
          <w:bCs/>
          <w:color w:val="D171DD"/>
          <w:sz w:val="24"/>
          <w:szCs w:val="24"/>
          <w:rPrChange w:id="4558" w:author="Narendra" w:date="2021-08-21T13:02:00Z">
            <w:rPr>
              <w:rFonts w:ascii="inherit" w:eastAsia="Times New Roman" w:hAnsi="inherit" w:cs="Consolas"/>
              <w:b/>
              <w:bCs/>
              <w:color w:val="D171DD"/>
              <w:sz w:val="25"/>
            </w:rPr>
          </w:rPrChange>
        </w:rPr>
        <w:t>null</w:t>
      </w:r>
      <w:r w:rsidRPr="008C6831">
        <w:rPr>
          <w:rFonts w:ascii="Maiandra GD" w:eastAsia="Times New Roman" w:hAnsi="Maiandra GD" w:cs="Consolas"/>
          <w:b/>
          <w:bCs/>
          <w:color w:val="6B7C8B"/>
          <w:sz w:val="24"/>
          <w:szCs w:val="24"/>
          <w:rPrChange w:id="4559"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56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4561"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56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4563" w:author="Narendra" w:date="2021-08-21T13:02:00Z">
            <w:rPr>
              <w:rFonts w:ascii="inherit" w:eastAsia="Times New Roman" w:hAnsi="inherit" w:cs="Consolas"/>
              <w:b/>
              <w:bCs/>
              <w:color w:val="D171DD"/>
              <w:sz w:val="25"/>
            </w:rPr>
          </w:rPrChange>
        </w:rPr>
        <w:t>byte</w:t>
      </w:r>
      <w:r w:rsidRPr="008C6831">
        <w:rPr>
          <w:rFonts w:ascii="Maiandra GD" w:eastAsia="Times New Roman" w:hAnsi="Maiandra GD" w:cs="Consolas"/>
          <w:b/>
          <w:bCs/>
          <w:color w:val="6B7C8B"/>
          <w:sz w:val="24"/>
          <w:szCs w:val="24"/>
          <w:rPrChange w:id="4564"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4565" w:author="Narendra" w:date="2021-08-21T13:02:00Z">
            <w:rPr>
              <w:rFonts w:ascii="inherit" w:eastAsia="Times New Roman" w:hAnsi="inherit" w:cs="Consolas"/>
              <w:color w:val="CFD5E0"/>
              <w:sz w:val="25"/>
            </w:rPr>
          </w:rPrChange>
        </w:rPr>
        <w:t xml:space="preserve"> data = Convert.</w:t>
      </w:r>
      <w:r w:rsidRPr="008C6831">
        <w:rPr>
          <w:rFonts w:ascii="Maiandra GD" w:eastAsia="Times New Roman" w:hAnsi="Maiandra GD" w:cs="Consolas"/>
          <w:color w:val="4284AE"/>
          <w:sz w:val="24"/>
          <w:szCs w:val="24"/>
          <w:rPrChange w:id="4566" w:author="Narendra" w:date="2021-08-21T13:02:00Z">
            <w:rPr>
              <w:rFonts w:ascii="inherit" w:eastAsia="Times New Roman" w:hAnsi="inherit" w:cs="Consolas"/>
              <w:color w:val="4284AE"/>
              <w:sz w:val="25"/>
            </w:rPr>
          </w:rPrChange>
        </w:rPr>
        <w:t>FromBase64String</w:t>
      </w:r>
      <w:r w:rsidRPr="008C6831">
        <w:rPr>
          <w:rFonts w:ascii="Maiandra GD" w:eastAsia="Times New Roman" w:hAnsi="Maiandra GD" w:cs="Consolas"/>
          <w:b/>
          <w:bCs/>
          <w:color w:val="6B7C8B"/>
          <w:sz w:val="24"/>
          <w:szCs w:val="24"/>
          <w:rPrChange w:id="456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4568" w:author="Narendra" w:date="2021-08-21T13:02:00Z">
            <w:rPr>
              <w:rFonts w:ascii="inherit" w:eastAsia="Times New Roman" w:hAnsi="inherit" w:cs="Consolas"/>
              <w:color w:val="CFD5E0"/>
              <w:sz w:val="25"/>
            </w:rPr>
          </w:rPrChange>
        </w:rPr>
        <w:t>authenticationToken</w:t>
      </w:r>
      <w:r w:rsidRPr="008C6831">
        <w:rPr>
          <w:rFonts w:ascii="Maiandra GD" w:eastAsia="Times New Roman" w:hAnsi="Maiandra GD" w:cs="Consolas"/>
          <w:b/>
          <w:bCs/>
          <w:color w:val="6B7C8B"/>
          <w:sz w:val="24"/>
          <w:szCs w:val="24"/>
          <w:rPrChange w:id="456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4570"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57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4572" w:author="Narendra" w:date="2021-08-21T13:02:00Z">
            <w:rPr>
              <w:rFonts w:ascii="inherit" w:eastAsia="Times New Roman" w:hAnsi="inherit" w:cs="Consolas"/>
              <w:color w:val="CFD5E0"/>
              <w:sz w:val="25"/>
            </w:rPr>
          </w:rPrChange>
        </w:rPr>
        <w:t>string decodedAuthenticationToken = Encoding.</w:t>
      </w:r>
      <w:r w:rsidRPr="008C6831">
        <w:rPr>
          <w:rFonts w:ascii="Maiandra GD" w:eastAsia="Times New Roman" w:hAnsi="Maiandra GD" w:cs="Consolas"/>
          <w:color w:val="4284AE"/>
          <w:sz w:val="24"/>
          <w:szCs w:val="24"/>
          <w:rPrChange w:id="4573" w:author="Narendra" w:date="2021-08-21T13:02:00Z">
            <w:rPr>
              <w:rFonts w:ascii="inherit" w:eastAsia="Times New Roman" w:hAnsi="inherit" w:cs="Consolas"/>
              <w:color w:val="4284AE"/>
              <w:sz w:val="25"/>
            </w:rPr>
          </w:rPrChange>
        </w:rPr>
        <w:t>UTF8</w:t>
      </w:r>
      <w:r w:rsidRPr="008C6831">
        <w:rPr>
          <w:rFonts w:ascii="Maiandra GD" w:eastAsia="Times New Roman" w:hAnsi="Maiandra GD" w:cs="Consolas"/>
          <w:color w:val="CFD5E0"/>
          <w:sz w:val="24"/>
          <w:szCs w:val="24"/>
          <w:rPrChange w:id="4574"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4575" w:author="Narendra" w:date="2021-08-21T13:02:00Z">
            <w:rPr>
              <w:rFonts w:ascii="inherit" w:eastAsia="Times New Roman" w:hAnsi="inherit" w:cs="Consolas"/>
              <w:color w:val="4284AE"/>
              <w:sz w:val="25"/>
            </w:rPr>
          </w:rPrChange>
        </w:rPr>
        <w:t>GetString</w:t>
      </w:r>
      <w:r w:rsidRPr="008C6831">
        <w:rPr>
          <w:rFonts w:ascii="Maiandra GD" w:eastAsia="Times New Roman" w:hAnsi="Maiandra GD" w:cs="Consolas"/>
          <w:b/>
          <w:bCs/>
          <w:color w:val="6B7C8B"/>
          <w:sz w:val="24"/>
          <w:szCs w:val="24"/>
          <w:rPrChange w:id="4576"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4577" w:author="Narendra" w:date="2021-08-21T13:02:00Z">
            <w:rPr>
              <w:rFonts w:ascii="inherit" w:eastAsia="Times New Roman" w:hAnsi="inherit" w:cs="Consolas"/>
              <w:color w:val="CFD5E0"/>
              <w:sz w:val="25"/>
            </w:rPr>
          </w:rPrChange>
        </w:rPr>
        <w:t>data</w:t>
      </w:r>
      <w:r w:rsidRPr="008C6831">
        <w:rPr>
          <w:rFonts w:ascii="Maiandra GD" w:eastAsia="Times New Roman" w:hAnsi="Maiandra GD" w:cs="Consolas"/>
          <w:b/>
          <w:bCs/>
          <w:color w:val="6B7C8B"/>
          <w:sz w:val="24"/>
          <w:szCs w:val="24"/>
          <w:rPrChange w:id="457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4579"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58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4581" w:author="Narendra" w:date="2021-08-21T13:02:00Z">
            <w:rPr>
              <w:rFonts w:ascii="inherit" w:eastAsia="Times New Roman" w:hAnsi="inherit" w:cs="Consolas"/>
              <w:color w:val="CFD5E0"/>
              <w:sz w:val="25"/>
            </w:rPr>
          </w:rPrChange>
        </w:rPr>
        <w:t>string</w:t>
      </w:r>
      <w:r w:rsidRPr="008C6831">
        <w:rPr>
          <w:rFonts w:ascii="Maiandra GD" w:eastAsia="Times New Roman" w:hAnsi="Maiandra GD" w:cs="Consolas"/>
          <w:b/>
          <w:bCs/>
          <w:color w:val="6B7C8B"/>
          <w:sz w:val="24"/>
          <w:szCs w:val="24"/>
          <w:rPrChange w:id="458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4583" w:author="Narendra" w:date="2021-08-21T13:02:00Z">
            <w:rPr>
              <w:rFonts w:ascii="inherit" w:eastAsia="Times New Roman" w:hAnsi="inherit" w:cs="Consolas"/>
              <w:color w:val="CFD5E0"/>
              <w:sz w:val="25"/>
            </w:rPr>
          </w:rPrChange>
        </w:rPr>
        <w:t xml:space="preserve"> UsernamePasswordArray = decodedAuthenticationToken.</w:t>
      </w:r>
      <w:r w:rsidRPr="008C6831">
        <w:rPr>
          <w:rFonts w:ascii="Maiandra GD" w:eastAsia="Times New Roman" w:hAnsi="Maiandra GD" w:cs="Consolas"/>
          <w:color w:val="4284AE"/>
          <w:sz w:val="24"/>
          <w:szCs w:val="24"/>
          <w:rPrChange w:id="4584" w:author="Narendra" w:date="2021-08-21T13:02:00Z">
            <w:rPr>
              <w:rFonts w:ascii="inherit" w:eastAsia="Times New Roman" w:hAnsi="inherit" w:cs="Consolas"/>
              <w:color w:val="4284AE"/>
              <w:sz w:val="25"/>
            </w:rPr>
          </w:rPrChange>
        </w:rPr>
        <w:t>Split</w:t>
      </w:r>
      <w:r w:rsidRPr="008C6831">
        <w:rPr>
          <w:rFonts w:ascii="Maiandra GD" w:eastAsia="Times New Roman" w:hAnsi="Maiandra GD" w:cs="Consolas"/>
          <w:b/>
          <w:bCs/>
          <w:color w:val="6B7C8B"/>
          <w:sz w:val="24"/>
          <w:szCs w:val="24"/>
          <w:rPrChange w:id="4585"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7CC379"/>
          <w:sz w:val="24"/>
          <w:szCs w:val="24"/>
          <w:rPrChange w:id="4586" w:author="Narendra" w:date="2021-08-21T13:02:00Z">
            <w:rPr>
              <w:rFonts w:ascii="inherit" w:eastAsia="Times New Roman" w:hAnsi="inherit" w:cs="Consolas"/>
              <w:color w:val="7CC379"/>
              <w:sz w:val="25"/>
            </w:rPr>
          </w:rPrChange>
        </w:rPr>
        <w:t>':'</w:t>
      </w:r>
      <w:r w:rsidRPr="008C6831">
        <w:rPr>
          <w:rFonts w:ascii="Maiandra GD" w:eastAsia="Times New Roman" w:hAnsi="Maiandra GD" w:cs="Consolas"/>
          <w:b/>
          <w:bCs/>
          <w:color w:val="6B7C8B"/>
          <w:sz w:val="24"/>
          <w:szCs w:val="24"/>
          <w:rPrChange w:id="458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4588"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58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4590" w:author="Narendra" w:date="2021-08-21T13:02:00Z">
            <w:rPr>
              <w:rFonts w:ascii="inherit" w:eastAsia="Times New Roman" w:hAnsi="inherit" w:cs="Consolas"/>
              <w:color w:val="CFD5E0"/>
              <w:sz w:val="25"/>
            </w:rPr>
          </w:rPrChange>
        </w:rPr>
        <w:lastRenderedPageBreak/>
        <w:t>string username = UsernamePasswordArray</w:t>
      </w:r>
      <w:r w:rsidRPr="008C6831">
        <w:rPr>
          <w:rFonts w:ascii="Maiandra GD" w:eastAsia="Times New Roman" w:hAnsi="Maiandra GD" w:cs="Consolas"/>
          <w:b/>
          <w:bCs/>
          <w:color w:val="6B7C8B"/>
          <w:sz w:val="24"/>
          <w:szCs w:val="24"/>
          <w:rPrChange w:id="459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D19A66"/>
          <w:sz w:val="24"/>
          <w:szCs w:val="24"/>
          <w:rPrChange w:id="4592" w:author="Narendra" w:date="2021-08-21T13:02:00Z">
            <w:rPr>
              <w:rFonts w:ascii="inherit" w:eastAsia="Times New Roman" w:hAnsi="inherit" w:cs="Consolas"/>
              <w:color w:val="D19A66"/>
              <w:sz w:val="25"/>
            </w:rPr>
          </w:rPrChange>
        </w:rPr>
        <w:t>0</w:t>
      </w:r>
      <w:r w:rsidRPr="008C6831">
        <w:rPr>
          <w:rFonts w:ascii="Maiandra GD" w:eastAsia="Times New Roman" w:hAnsi="Maiandra GD" w:cs="Consolas"/>
          <w:b/>
          <w:bCs/>
          <w:color w:val="6B7C8B"/>
          <w:sz w:val="24"/>
          <w:szCs w:val="24"/>
          <w:rPrChange w:id="459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4594"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59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4596" w:author="Narendra" w:date="2021-08-21T13:02:00Z">
            <w:rPr>
              <w:rFonts w:ascii="inherit" w:eastAsia="Times New Roman" w:hAnsi="inherit" w:cs="Consolas"/>
              <w:color w:val="CFD5E0"/>
              <w:sz w:val="25"/>
            </w:rPr>
          </w:rPrChange>
        </w:rPr>
        <w:t>string password = UsernamePasswordArray</w:t>
      </w:r>
      <w:r w:rsidRPr="008C6831">
        <w:rPr>
          <w:rFonts w:ascii="Maiandra GD" w:eastAsia="Times New Roman" w:hAnsi="Maiandra GD" w:cs="Consolas"/>
          <w:b/>
          <w:bCs/>
          <w:color w:val="6B7C8B"/>
          <w:sz w:val="24"/>
          <w:szCs w:val="24"/>
          <w:rPrChange w:id="459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D19A66"/>
          <w:sz w:val="24"/>
          <w:szCs w:val="24"/>
          <w:rPrChange w:id="4598" w:author="Narendra" w:date="2021-08-21T13:02:00Z">
            <w:rPr>
              <w:rFonts w:ascii="inherit" w:eastAsia="Times New Roman" w:hAnsi="inherit" w:cs="Consolas"/>
              <w:color w:val="D19A66"/>
              <w:sz w:val="25"/>
            </w:rPr>
          </w:rPrChange>
        </w:rPr>
        <w:t>1</w:t>
      </w:r>
      <w:r w:rsidRPr="008C6831">
        <w:rPr>
          <w:rFonts w:ascii="Maiandra GD" w:eastAsia="Times New Roman" w:hAnsi="Maiandra GD" w:cs="Consolas"/>
          <w:b/>
          <w:bCs/>
          <w:color w:val="6B7C8B"/>
          <w:sz w:val="24"/>
          <w:szCs w:val="24"/>
          <w:rPrChange w:id="459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4600"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60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4602" w:author="Narendra" w:date="2021-08-21T13:02:00Z">
            <w:rPr>
              <w:rFonts w:ascii="inherit" w:eastAsia="Times New Roman" w:hAnsi="inherit" w:cs="Consolas"/>
              <w:color w:val="CFD5E0"/>
              <w:sz w:val="25"/>
            </w:rPr>
          </w:rPrChange>
        </w:rPr>
        <w:t xml:space="preserve">UserMaster ObjUser = </w:t>
      </w:r>
      <w:r w:rsidRPr="008C6831">
        <w:rPr>
          <w:rFonts w:ascii="Maiandra GD" w:eastAsia="Times New Roman" w:hAnsi="Maiandra GD" w:cs="Consolas"/>
          <w:color w:val="4284AE"/>
          <w:sz w:val="24"/>
          <w:szCs w:val="24"/>
          <w:rPrChange w:id="4603"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4604"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4605" w:author="Narendra" w:date="2021-08-21T13:02:00Z">
            <w:rPr>
              <w:rFonts w:ascii="inherit" w:eastAsia="Times New Roman" w:hAnsi="inherit" w:cs="Consolas"/>
              <w:color w:val="4284AE"/>
              <w:sz w:val="25"/>
            </w:rPr>
          </w:rPrChange>
        </w:rPr>
        <w:t>ValidateUser</w:t>
      </w:r>
      <w:r w:rsidRPr="008C6831">
        <w:rPr>
          <w:rFonts w:ascii="Maiandra GD" w:eastAsia="Times New Roman" w:hAnsi="Maiandra GD" w:cs="Consolas"/>
          <w:b/>
          <w:bCs/>
          <w:color w:val="6B7C8B"/>
          <w:sz w:val="24"/>
          <w:szCs w:val="24"/>
          <w:rPrChange w:id="4606"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4607"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4608" w:author="Narendra" w:date="2021-08-21T13:02:00Z">
            <w:rPr>
              <w:rFonts w:ascii="inherit" w:eastAsia="Times New Roman" w:hAnsi="inherit" w:cs="Consolas"/>
              <w:color w:val="4284AE"/>
              <w:sz w:val="25"/>
            </w:rPr>
          </w:rPrChange>
        </w:rPr>
        <w:t>CheckUserCredentials</w:t>
      </w:r>
      <w:r w:rsidRPr="008C6831">
        <w:rPr>
          <w:rFonts w:ascii="Maiandra GD" w:eastAsia="Times New Roman" w:hAnsi="Maiandra GD" w:cs="Consolas"/>
          <w:b/>
          <w:bCs/>
          <w:color w:val="6B7C8B"/>
          <w:sz w:val="24"/>
          <w:szCs w:val="24"/>
          <w:rPrChange w:id="460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4610" w:author="Narendra" w:date="2021-08-21T13:02:00Z">
            <w:rPr>
              <w:rFonts w:ascii="inherit" w:eastAsia="Times New Roman" w:hAnsi="inherit" w:cs="Consolas"/>
              <w:color w:val="CFD5E0"/>
              <w:sz w:val="25"/>
            </w:rPr>
          </w:rPrChange>
        </w:rPr>
        <w:t>username, password</w:t>
      </w:r>
      <w:r w:rsidRPr="008C6831">
        <w:rPr>
          <w:rFonts w:ascii="Maiandra GD" w:eastAsia="Times New Roman" w:hAnsi="Maiandra GD" w:cs="Consolas"/>
          <w:b/>
          <w:bCs/>
          <w:color w:val="6B7C8B"/>
          <w:sz w:val="24"/>
          <w:szCs w:val="24"/>
          <w:rPrChange w:id="461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4612"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61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4614" w:author="Narendra" w:date="2021-08-21T13:02:00Z">
            <w:rPr>
              <w:rFonts w:ascii="inherit" w:eastAsia="Times New Roman" w:hAnsi="inherit" w:cs="Consolas"/>
              <w:b/>
              <w:bCs/>
              <w:color w:val="D171DD"/>
              <w:sz w:val="25"/>
            </w:rPr>
          </w:rPrChange>
        </w:rPr>
        <w:t>if</w:t>
      </w:r>
      <w:r w:rsidRPr="008C6831">
        <w:rPr>
          <w:rFonts w:ascii="Maiandra GD" w:eastAsia="Times New Roman" w:hAnsi="Maiandra GD" w:cs="Consolas"/>
          <w:color w:val="CFD5E0"/>
          <w:sz w:val="24"/>
          <w:szCs w:val="24"/>
          <w:rPrChange w:id="4615"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4616"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4617" w:author="Narendra" w:date="2021-08-21T13:02:00Z">
            <w:rPr>
              <w:rFonts w:ascii="inherit" w:eastAsia="Times New Roman" w:hAnsi="inherit" w:cs="Consolas"/>
              <w:color w:val="CFD5E0"/>
              <w:sz w:val="25"/>
            </w:rPr>
          </w:rPrChange>
        </w:rPr>
        <w:t xml:space="preserve">ObjUser != </w:t>
      </w:r>
      <w:r w:rsidRPr="008C6831">
        <w:rPr>
          <w:rFonts w:ascii="Maiandra GD" w:eastAsia="Times New Roman" w:hAnsi="Maiandra GD" w:cs="Consolas"/>
          <w:b/>
          <w:bCs/>
          <w:color w:val="D171DD"/>
          <w:sz w:val="24"/>
          <w:szCs w:val="24"/>
          <w:rPrChange w:id="4618" w:author="Narendra" w:date="2021-08-21T13:02:00Z">
            <w:rPr>
              <w:rFonts w:ascii="inherit" w:eastAsia="Times New Roman" w:hAnsi="inherit" w:cs="Consolas"/>
              <w:b/>
              <w:bCs/>
              <w:color w:val="D171DD"/>
              <w:sz w:val="25"/>
            </w:rPr>
          </w:rPrChange>
        </w:rPr>
        <w:t>null</w:t>
      </w:r>
      <w:r w:rsidRPr="008C6831">
        <w:rPr>
          <w:rFonts w:ascii="Maiandra GD" w:eastAsia="Times New Roman" w:hAnsi="Maiandra GD" w:cs="Consolas"/>
          <w:b/>
          <w:bCs/>
          <w:color w:val="6B7C8B"/>
          <w:sz w:val="24"/>
          <w:szCs w:val="24"/>
          <w:rPrChange w:id="4619"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62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4621"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62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D19252"/>
          <w:sz w:val="24"/>
          <w:szCs w:val="24"/>
          <w:rPrChange w:id="4623" w:author="Narendra" w:date="2021-08-21T13:02:00Z">
            <w:rPr>
              <w:rFonts w:ascii="inherit" w:eastAsia="Times New Roman" w:hAnsi="inherit" w:cs="Consolas"/>
              <w:color w:val="D19252"/>
              <w:sz w:val="25"/>
            </w:rPr>
          </w:rPrChange>
        </w:rPr>
        <w:t>var</w:t>
      </w:r>
      <w:r w:rsidRPr="008C6831">
        <w:rPr>
          <w:rFonts w:ascii="Maiandra GD" w:eastAsia="Times New Roman" w:hAnsi="Maiandra GD" w:cs="Consolas"/>
          <w:color w:val="CFD5E0"/>
          <w:sz w:val="24"/>
          <w:szCs w:val="24"/>
          <w:rPrChange w:id="4624" w:author="Narendra" w:date="2021-08-21T13:02:00Z">
            <w:rPr>
              <w:rFonts w:ascii="inherit" w:eastAsia="Times New Roman" w:hAnsi="inherit" w:cs="Consolas"/>
              <w:color w:val="CFD5E0"/>
              <w:sz w:val="25"/>
            </w:rPr>
          </w:rPrChange>
        </w:rPr>
        <w:t xml:space="preserve"> identity = </w:t>
      </w:r>
      <w:r w:rsidRPr="008C6831">
        <w:rPr>
          <w:rFonts w:ascii="Maiandra GD" w:eastAsia="Times New Roman" w:hAnsi="Maiandra GD" w:cs="Consolas"/>
          <w:color w:val="4284AE"/>
          <w:sz w:val="24"/>
          <w:szCs w:val="24"/>
          <w:rPrChange w:id="4625"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4626"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4627" w:author="Narendra" w:date="2021-08-21T13:02:00Z">
            <w:rPr>
              <w:rFonts w:ascii="inherit" w:eastAsia="Times New Roman" w:hAnsi="inherit" w:cs="Consolas"/>
              <w:color w:val="4284AE"/>
              <w:sz w:val="25"/>
            </w:rPr>
          </w:rPrChange>
        </w:rPr>
        <w:t>GenericIdentity</w:t>
      </w:r>
      <w:r w:rsidRPr="008C6831">
        <w:rPr>
          <w:rFonts w:ascii="Maiandra GD" w:eastAsia="Times New Roman" w:hAnsi="Maiandra GD" w:cs="Consolas"/>
          <w:b/>
          <w:bCs/>
          <w:color w:val="6B7C8B"/>
          <w:sz w:val="24"/>
          <w:szCs w:val="24"/>
          <w:rPrChange w:id="462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4629" w:author="Narendra" w:date="2021-08-21T13:02:00Z">
            <w:rPr>
              <w:rFonts w:ascii="inherit" w:eastAsia="Times New Roman" w:hAnsi="inherit" w:cs="Consolas"/>
              <w:color w:val="CFD5E0"/>
              <w:sz w:val="25"/>
            </w:rPr>
          </w:rPrChange>
        </w:rPr>
        <w:t>ObjUser.</w:t>
      </w:r>
      <w:r w:rsidRPr="008C6831">
        <w:rPr>
          <w:rFonts w:ascii="Maiandra GD" w:eastAsia="Times New Roman" w:hAnsi="Maiandra GD" w:cs="Consolas"/>
          <w:color w:val="4284AE"/>
          <w:sz w:val="24"/>
          <w:szCs w:val="24"/>
          <w:rPrChange w:id="4630" w:author="Narendra" w:date="2021-08-21T13:02:00Z">
            <w:rPr>
              <w:rFonts w:ascii="inherit" w:eastAsia="Times New Roman" w:hAnsi="inherit" w:cs="Consolas"/>
              <w:color w:val="4284AE"/>
              <w:sz w:val="25"/>
            </w:rPr>
          </w:rPrChange>
        </w:rPr>
        <w:t>UserName</w:t>
      </w:r>
      <w:r w:rsidRPr="008C6831">
        <w:rPr>
          <w:rFonts w:ascii="Maiandra GD" w:eastAsia="Times New Roman" w:hAnsi="Maiandra GD" w:cs="Consolas"/>
          <w:b/>
          <w:bCs/>
          <w:color w:val="6B7C8B"/>
          <w:sz w:val="24"/>
          <w:szCs w:val="24"/>
          <w:rPrChange w:id="463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4632"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63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4634" w:author="Narendra" w:date="2021-08-21T13:02:00Z">
            <w:rPr>
              <w:rFonts w:ascii="inherit" w:eastAsia="Times New Roman" w:hAnsi="inherit" w:cs="Consolas"/>
              <w:color w:val="CFD5E0"/>
              <w:sz w:val="25"/>
            </w:rPr>
          </w:rPrChange>
        </w:rPr>
        <w:t>identity.</w:t>
      </w:r>
      <w:r w:rsidRPr="008C6831">
        <w:rPr>
          <w:rFonts w:ascii="Maiandra GD" w:eastAsia="Times New Roman" w:hAnsi="Maiandra GD" w:cs="Consolas"/>
          <w:color w:val="4284AE"/>
          <w:sz w:val="24"/>
          <w:szCs w:val="24"/>
          <w:rPrChange w:id="4635" w:author="Narendra" w:date="2021-08-21T13:02:00Z">
            <w:rPr>
              <w:rFonts w:ascii="inherit" w:eastAsia="Times New Roman" w:hAnsi="inherit" w:cs="Consolas"/>
              <w:color w:val="4284AE"/>
              <w:sz w:val="25"/>
            </w:rPr>
          </w:rPrChange>
        </w:rPr>
        <w:t>AddClaim</w:t>
      </w:r>
      <w:r w:rsidRPr="008C6831">
        <w:rPr>
          <w:rFonts w:ascii="Maiandra GD" w:eastAsia="Times New Roman" w:hAnsi="Maiandra GD" w:cs="Consolas"/>
          <w:b/>
          <w:bCs/>
          <w:color w:val="6B7C8B"/>
          <w:sz w:val="24"/>
          <w:szCs w:val="24"/>
          <w:rPrChange w:id="4636"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4284AE"/>
          <w:sz w:val="24"/>
          <w:szCs w:val="24"/>
          <w:rPrChange w:id="4637"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4638"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4639" w:author="Narendra" w:date="2021-08-21T13:02:00Z">
            <w:rPr>
              <w:rFonts w:ascii="inherit" w:eastAsia="Times New Roman" w:hAnsi="inherit" w:cs="Consolas"/>
              <w:color w:val="4284AE"/>
              <w:sz w:val="25"/>
            </w:rPr>
          </w:rPrChange>
        </w:rPr>
        <w:t>Claim</w:t>
      </w:r>
      <w:r w:rsidRPr="008C6831">
        <w:rPr>
          <w:rFonts w:ascii="Maiandra GD" w:eastAsia="Times New Roman" w:hAnsi="Maiandra GD" w:cs="Consolas"/>
          <w:b/>
          <w:bCs/>
          <w:color w:val="6B7C8B"/>
          <w:sz w:val="24"/>
          <w:szCs w:val="24"/>
          <w:rPrChange w:id="4640"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7CC379"/>
          <w:sz w:val="24"/>
          <w:szCs w:val="24"/>
          <w:rPrChange w:id="4641" w:author="Narendra" w:date="2021-08-21T13:02:00Z">
            <w:rPr>
              <w:rFonts w:ascii="inherit" w:eastAsia="Times New Roman" w:hAnsi="inherit" w:cs="Consolas"/>
              <w:color w:val="7CC379"/>
              <w:sz w:val="25"/>
            </w:rPr>
          </w:rPrChange>
        </w:rPr>
        <w:t>"Email"</w:t>
      </w:r>
      <w:r w:rsidRPr="008C6831">
        <w:rPr>
          <w:rFonts w:ascii="Maiandra GD" w:eastAsia="Times New Roman" w:hAnsi="Maiandra GD" w:cs="Consolas"/>
          <w:color w:val="CFD5E0"/>
          <w:sz w:val="24"/>
          <w:szCs w:val="24"/>
          <w:rPrChange w:id="4642" w:author="Narendra" w:date="2021-08-21T13:02:00Z">
            <w:rPr>
              <w:rFonts w:ascii="inherit" w:eastAsia="Times New Roman" w:hAnsi="inherit" w:cs="Consolas"/>
              <w:color w:val="CFD5E0"/>
              <w:sz w:val="25"/>
            </w:rPr>
          </w:rPrChange>
        </w:rPr>
        <w:t>, ObjUser.</w:t>
      </w:r>
      <w:r w:rsidRPr="008C6831">
        <w:rPr>
          <w:rFonts w:ascii="Maiandra GD" w:eastAsia="Times New Roman" w:hAnsi="Maiandra GD" w:cs="Consolas"/>
          <w:color w:val="4284AE"/>
          <w:sz w:val="24"/>
          <w:szCs w:val="24"/>
          <w:rPrChange w:id="4643" w:author="Narendra" w:date="2021-08-21T13:02:00Z">
            <w:rPr>
              <w:rFonts w:ascii="inherit" w:eastAsia="Times New Roman" w:hAnsi="inherit" w:cs="Consolas"/>
              <w:color w:val="4284AE"/>
              <w:sz w:val="25"/>
            </w:rPr>
          </w:rPrChange>
        </w:rPr>
        <w:t>UserEmailID</w:t>
      </w:r>
      <w:r w:rsidRPr="008C6831">
        <w:rPr>
          <w:rFonts w:ascii="Maiandra GD" w:eastAsia="Times New Roman" w:hAnsi="Maiandra GD" w:cs="Consolas"/>
          <w:b/>
          <w:bCs/>
          <w:color w:val="6B7C8B"/>
          <w:sz w:val="24"/>
          <w:szCs w:val="24"/>
          <w:rPrChange w:id="4644"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4645"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64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4647" w:author="Narendra" w:date="2021-08-21T13:02:00Z">
            <w:rPr>
              <w:rFonts w:ascii="inherit" w:eastAsia="Times New Roman" w:hAnsi="inherit" w:cs="Consolas"/>
              <w:color w:val="CFD5E0"/>
              <w:sz w:val="25"/>
            </w:rPr>
          </w:rPrChange>
        </w:rPr>
        <w:t xml:space="preserve">IPrincipal principal = </w:t>
      </w:r>
      <w:r w:rsidRPr="008C6831">
        <w:rPr>
          <w:rFonts w:ascii="Maiandra GD" w:eastAsia="Times New Roman" w:hAnsi="Maiandra GD" w:cs="Consolas"/>
          <w:color w:val="4284AE"/>
          <w:sz w:val="24"/>
          <w:szCs w:val="24"/>
          <w:rPrChange w:id="4648"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4649"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4650" w:author="Narendra" w:date="2021-08-21T13:02:00Z">
            <w:rPr>
              <w:rFonts w:ascii="inherit" w:eastAsia="Times New Roman" w:hAnsi="inherit" w:cs="Consolas"/>
              <w:color w:val="4284AE"/>
              <w:sz w:val="25"/>
            </w:rPr>
          </w:rPrChange>
        </w:rPr>
        <w:t>GenericPrincipal</w:t>
      </w:r>
      <w:r w:rsidRPr="008C6831">
        <w:rPr>
          <w:rFonts w:ascii="Maiandra GD" w:eastAsia="Times New Roman" w:hAnsi="Maiandra GD" w:cs="Consolas"/>
          <w:b/>
          <w:bCs/>
          <w:color w:val="6B7C8B"/>
          <w:sz w:val="24"/>
          <w:szCs w:val="24"/>
          <w:rPrChange w:id="465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4652" w:author="Narendra" w:date="2021-08-21T13:02:00Z">
            <w:rPr>
              <w:rFonts w:ascii="inherit" w:eastAsia="Times New Roman" w:hAnsi="inherit" w:cs="Consolas"/>
              <w:color w:val="CFD5E0"/>
              <w:sz w:val="25"/>
            </w:rPr>
          </w:rPrChange>
        </w:rPr>
        <w:t>identity, ObjUser.</w:t>
      </w:r>
      <w:r w:rsidRPr="008C6831">
        <w:rPr>
          <w:rFonts w:ascii="Maiandra GD" w:eastAsia="Times New Roman" w:hAnsi="Maiandra GD" w:cs="Consolas"/>
          <w:color w:val="4284AE"/>
          <w:sz w:val="24"/>
          <w:szCs w:val="24"/>
          <w:rPrChange w:id="4653" w:author="Narendra" w:date="2021-08-21T13:02:00Z">
            <w:rPr>
              <w:rFonts w:ascii="inherit" w:eastAsia="Times New Roman" w:hAnsi="inherit" w:cs="Consolas"/>
              <w:color w:val="4284AE"/>
              <w:sz w:val="25"/>
            </w:rPr>
          </w:rPrChange>
        </w:rPr>
        <w:t>UserRoles</w:t>
      </w:r>
      <w:r w:rsidRPr="008C6831">
        <w:rPr>
          <w:rFonts w:ascii="Maiandra GD" w:eastAsia="Times New Roman" w:hAnsi="Maiandra GD" w:cs="Consolas"/>
          <w:color w:val="CFD5E0"/>
          <w:sz w:val="24"/>
          <w:szCs w:val="24"/>
          <w:rPrChange w:id="4654"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4655" w:author="Narendra" w:date="2021-08-21T13:02:00Z">
            <w:rPr>
              <w:rFonts w:ascii="inherit" w:eastAsia="Times New Roman" w:hAnsi="inherit" w:cs="Consolas"/>
              <w:color w:val="4284AE"/>
              <w:sz w:val="25"/>
            </w:rPr>
          </w:rPrChange>
        </w:rPr>
        <w:t>Split</w:t>
      </w:r>
      <w:r w:rsidRPr="008C6831">
        <w:rPr>
          <w:rFonts w:ascii="Maiandra GD" w:eastAsia="Times New Roman" w:hAnsi="Maiandra GD" w:cs="Consolas"/>
          <w:b/>
          <w:bCs/>
          <w:color w:val="6B7C8B"/>
          <w:sz w:val="24"/>
          <w:szCs w:val="24"/>
          <w:rPrChange w:id="4656"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7CC379"/>
          <w:sz w:val="24"/>
          <w:szCs w:val="24"/>
          <w:rPrChange w:id="4657" w:author="Narendra" w:date="2021-08-21T13:02:00Z">
            <w:rPr>
              <w:rFonts w:ascii="inherit" w:eastAsia="Times New Roman" w:hAnsi="inherit" w:cs="Consolas"/>
              <w:color w:val="7CC379"/>
              <w:sz w:val="25"/>
            </w:rPr>
          </w:rPrChange>
        </w:rPr>
        <w:t>','</w:t>
      </w:r>
      <w:r w:rsidRPr="008C6831">
        <w:rPr>
          <w:rFonts w:ascii="Maiandra GD" w:eastAsia="Times New Roman" w:hAnsi="Maiandra GD" w:cs="Consolas"/>
          <w:b/>
          <w:bCs/>
          <w:color w:val="6B7C8B"/>
          <w:sz w:val="24"/>
          <w:szCs w:val="24"/>
          <w:rPrChange w:id="465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4659"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66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4661" w:author="Narendra" w:date="2021-08-21T13:02:00Z">
            <w:rPr>
              <w:rFonts w:ascii="inherit" w:eastAsia="Times New Roman" w:hAnsi="inherit" w:cs="Consolas"/>
              <w:color w:val="CFD5E0"/>
              <w:sz w:val="25"/>
            </w:rPr>
          </w:rPrChange>
        </w:rPr>
        <w:t>Thread.</w:t>
      </w:r>
      <w:r w:rsidRPr="008C6831">
        <w:rPr>
          <w:rFonts w:ascii="Maiandra GD" w:eastAsia="Times New Roman" w:hAnsi="Maiandra GD" w:cs="Consolas"/>
          <w:color w:val="4284AE"/>
          <w:sz w:val="24"/>
          <w:szCs w:val="24"/>
          <w:rPrChange w:id="4662" w:author="Narendra" w:date="2021-08-21T13:02:00Z">
            <w:rPr>
              <w:rFonts w:ascii="inherit" w:eastAsia="Times New Roman" w:hAnsi="inherit" w:cs="Consolas"/>
              <w:color w:val="4284AE"/>
              <w:sz w:val="25"/>
            </w:rPr>
          </w:rPrChange>
        </w:rPr>
        <w:t>CurrentPrincipal</w:t>
      </w:r>
      <w:r w:rsidRPr="008C6831">
        <w:rPr>
          <w:rFonts w:ascii="Maiandra GD" w:eastAsia="Times New Roman" w:hAnsi="Maiandra GD" w:cs="Consolas"/>
          <w:color w:val="CFD5E0"/>
          <w:sz w:val="24"/>
          <w:szCs w:val="24"/>
          <w:rPrChange w:id="4663" w:author="Narendra" w:date="2021-08-21T13:02:00Z">
            <w:rPr>
              <w:rFonts w:ascii="inherit" w:eastAsia="Times New Roman" w:hAnsi="inherit" w:cs="Consolas"/>
              <w:color w:val="CFD5E0"/>
              <w:sz w:val="25"/>
            </w:rPr>
          </w:rPrChange>
        </w:rPr>
        <w:t xml:space="preserve"> = principal;</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66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4665" w:author="Narendra" w:date="2021-08-21T13:02:00Z">
            <w:rPr>
              <w:rFonts w:ascii="inherit" w:eastAsia="Times New Roman" w:hAnsi="inherit" w:cs="Consolas"/>
              <w:b/>
              <w:bCs/>
              <w:color w:val="D171DD"/>
              <w:sz w:val="25"/>
            </w:rPr>
          </w:rPrChange>
        </w:rPr>
        <w:t>if</w:t>
      </w:r>
      <w:r w:rsidRPr="008C6831">
        <w:rPr>
          <w:rFonts w:ascii="Maiandra GD" w:eastAsia="Times New Roman" w:hAnsi="Maiandra GD" w:cs="Consolas"/>
          <w:color w:val="CFD5E0"/>
          <w:sz w:val="24"/>
          <w:szCs w:val="24"/>
          <w:rPrChange w:id="4666"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466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4668" w:author="Narendra" w:date="2021-08-21T13:02:00Z">
            <w:rPr>
              <w:rFonts w:ascii="inherit" w:eastAsia="Times New Roman" w:hAnsi="inherit" w:cs="Consolas"/>
              <w:color w:val="CFD5E0"/>
              <w:sz w:val="25"/>
            </w:rPr>
          </w:rPrChange>
        </w:rPr>
        <w:t>HttpContext.</w:t>
      </w:r>
      <w:r w:rsidRPr="008C6831">
        <w:rPr>
          <w:rFonts w:ascii="Maiandra GD" w:eastAsia="Times New Roman" w:hAnsi="Maiandra GD" w:cs="Consolas"/>
          <w:color w:val="4284AE"/>
          <w:sz w:val="24"/>
          <w:szCs w:val="24"/>
          <w:rPrChange w:id="4669" w:author="Narendra" w:date="2021-08-21T13:02:00Z">
            <w:rPr>
              <w:rFonts w:ascii="inherit" w:eastAsia="Times New Roman" w:hAnsi="inherit" w:cs="Consolas"/>
              <w:color w:val="4284AE"/>
              <w:sz w:val="25"/>
            </w:rPr>
          </w:rPrChange>
        </w:rPr>
        <w:t>Current</w:t>
      </w:r>
      <w:r w:rsidRPr="008C6831">
        <w:rPr>
          <w:rFonts w:ascii="Maiandra GD" w:eastAsia="Times New Roman" w:hAnsi="Maiandra GD" w:cs="Consolas"/>
          <w:color w:val="CFD5E0"/>
          <w:sz w:val="24"/>
          <w:szCs w:val="24"/>
          <w:rPrChange w:id="4670" w:author="Narendra" w:date="2021-08-21T13:02:00Z">
            <w:rPr>
              <w:rFonts w:ascii="inherit" w:eastAsia="Times New Roman" w:hAnsi="inherit" w:cs="Consolas"/>
              <w:color w:val="CFD5E0"/>
              <w:sz w:val="25"/>
            </w:rPr>
          </w:rPrChange>
        </w:rPr>
        <w:t xml:space="preserve"> != </w:t>
      </w:r>
      <w:r w:rsidRPr="008C6831">
        <w:rPr>
          <w:rFonts w:ascii="Maiandra GD" w:eastAsia="Times New Roman" w:hAnsi="Maiandra GD" w:cs="Consolas"/>
          <w:b/>
          <w:bCs/>
          <w:color w:val="D171DD"/>
          <w:sz w:val="24"/>
          <w:szCs w:val="24"/>
          <w:rPrChange w:id="4671" w:author="Narendra" w:date="2021-08-21T13:02:00Z">
            <w:rPr>
              <w:rFonts w:ascii="inherit" w:eastAsia="Times New Roman" w:hAnsi="inherit" w:cs="Consolas"/>
              <w:b/>
              <w:bCs/>
              <w:color w:val="D171DD"/>
              <w:sz w:val="25"/>
            </w:rPr>
          </w:rPrChange>
        </w:rPr>
        <w:t>null</w:t>
      </w:r>
      <w:r w:rsidRPr="008C6831">
        <w:rPr>
          <w:rFonts w:ascii="Maiandra GD" w:eastAsia="Times New Roman" w:hAnsi="Maiandra GD" w:cs="Consolas"/>
          <w:b/>
          <w:bCs/>
          <w:color w:val="6B7C8B"/>
          <w:sz w:val="24"/>
          <w:szCs w:val="24"/>
          <w:rPrChange w:id="4672"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67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4674"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67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4676" w:author="Narendra" w:date="2021-08-21T13:02:00Z">
            <w:rPr>
              <w:rFonts w:ascii="inherit" w:eastAsia="Times New Roman" w:hAnsi="inherit" w:cs="Consolas"/>
              <w:color w:val="CFD5E0"/>
              <w:sz w:val="25"/>
            </w:rPr>
          </w:rPrChange>
        </w:rPr>
        <w:t>HttpContext.</w:t>
      </w:r>
      <w:r w:rsidRPr="008C6831">
        <w:rPr>
          <w:rFonts w:ascii="Maiandra GD" w:eastAsia="Times New Roman" w:hAnsi="Maiandra GD" w:cs="Consolas"/>
          <w:color w:val="4284AE"/>
          <w:sz w:val="24"/>
          <w:szCs w:val="24"/>
          <w:rPrChange w:id="4677" w:author="Narendra" w:date="2021-08-21T13:02:00Z">
            <w:rPr>
              <w:rFonts w:ascii="inherit" w:eastAsia="Times New Roman" w:hAnsi="inherit" w:cs="Consolas"/>
              <w:color w:val="4284AE"/>
              <w:sz w:val="25"/>
            </w:rPr>
          </w:rPrChange>
        </w:rPr>
        <w:t>Current</w:t>
      </w:r>
      <w:r w:rsidRPr="008C6831">
        <w:rPr>
          <w:rFonts w:ascii="Maiandra GD" w:eastAsia="Times New Roman" w:hAnsi="Maiandra GD" w:cs="Consolas"/>
          <w:color w:val="CFD5E0"/>
          <w:sz w:val="24"/>
          <w:szCs w:val="24"/>
          <w:rPrChange w:id="4678"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4679" w:author="Narendra" w:date="2021-08-21T13:02:00Z">
            <w:rPr>
              <w:rFonts w:ascii="inherit" w:eastAsia="Times New Roman" w:hAnsi="inherit" w:cs="Consolas"/>
              <w:color w:val="4284AE"/>
              <w:sz w:val="25"/>
            </w:rPr>
          </w:rPrChange>
        </w:rPr>
        <w:t>User</w:t>
      </w:r>
      <w:r w:rsidRPr="008C6831">
        <w:rPr>
          <w:rFonts w:ascii="Maiandra GD" w:eastAsia="Times New Roman" w:hAnsi="Maiandra GD" w:cs="Consolas"/>
          <w:color w:val="CFD5E0"/>
          <w:sz w:val="24"/>
          <w:szCs w:val="24"/>
          <w:rPrChange w:id="4680" w:author="Narendra" w:date="2021-08-21T13:02:00Z">
            <w:rPr>
              <w:rFonts w:ascii="inherit" w:eastAsia="Times New Roman" w:hAnsi="inherit" w:cs="Consolas"/>
              <w:color w:val="CFD5E0"/>
              <w:sz w:val="25"/>
            </w:rPr>
          </w:rPrChange>
        </w:rPr>
        <w:t xml:space="preserve"> = principal;</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68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4682"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68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4684" w:author="Narendra" w:date="2021-08-21T13:02:00Z">
            <w:rPr>
              <w:rFonts w:ascii="inherit" w:eastAsia="Times New Roman" w:hAnsi="inherit" w:cs="Consolas"/>
              <w:b/>
              <w:bCs/>
              <w:color w:val="D171DD"/>
              <w:sz w:val="25"/>
            </w:rPr>
          </w:rPrChange>
        </w:rPr>
        <w:t>return</w:t>
      </w:r>
      <w:r w:rsidRPr="008C6831">
        <w:rPr>
          <w:rFonts w:ascii="Maiandra GD" w:eastAsia="Times New Roman" w:hAnsi="Maiandra GD" w:cs="Consolas"/>
          <w:color w:val="CFD5E0"/>
          <w:sz w:val="24"/>
          <w:szCs w:val="24"/>
          <w:rPrChange w:id="4685"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4686" w:author="Narendra" w:date="2021-08-21T13:02:00Z">
            <w:rPr>
              <w:rFonts w:ascii="inherit" w:eastAsia="Times New Roman" w:hAnsi="inherit" w:cs="Consolas"/>
              <w:b/>
              <w:bCs/>
              <w:color w:val="D171DD"/>
              <w:sz w:val="25"/>
            </w:rPr>
          </w:rPrChange>
        </w:rPr>
        <w:t>base</w:t>
      </w:r>
      <w:r w:rsidRPr="008C6831">
        <w:rPr>
          <w:rFonts w:ascii="Maiandra GD" w:eastAsia="Times New Roman" w:hAnsi="Maiandra GD" w:cs="Consolas"/>
          <w:color w:val="CFD5E0"/>
          <w:sz w:val="24"/>
          <w:szCs w:val="24"/>
          <w:rPrChange w:id="4687"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4688" w:author="Narendra" w:date="2021-08-21T13:02:00Z">
            <w:rPr>
              <w:rFonts w:ascii="inherit" w:eastAsia="Times New Roman" w:hAnsi="inherit" w:cs="Consolas"/>
              <w:color w:val="4284AE"/>
              <w:sz w:val="25"/>
            </w:rPr>
          </w:rPrChange>
        </w:rPr>
        <w:t>SendAsync</w:t>
      </w:r>
      <w:r w:rsidRPr="008C6831">
        <w:rPr>
          <w:rFonts w:ascii="Maiandra GD" w:eastAsia="Times New Roman" w:hAnsi="Maiandra GD" w:cs="Consolas"/>
          <w:b/>
          <w:bCs/>
          <w:color w:val="6B7C8B"/>
          <w:sz w:val="24"/>
          <w:szCs w:val="24"/>
          <w:rPrChange w:id="468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4690" w:author="Narendra" w:date="2021-08-21T13:02:00Z">
            <w:rPr>
              <w:rFonts w:ascii="inherit" w:eastAsia="Times New Roman" w:hAnsi="inherit" w:cs="Consolas"/>
              <w:color w:val="CFD5E0"/>
              <w:sz w:val="25"/>
            </w:rPr>
          </w:rPrChange>
        </w:rPr>
        <w:t>request, cancellationToken</w:t>
      </w:r>
      <w:r w:rsidRPr="008C6831">
        <w:rPr>
          <w:rFonts w:ascii="Maiandra GD" w:eastAsia="Times New Roman" w:hAnsi="Maiandra GD" w:cs="Consolas"/>
          <w:b/>
          <w:bCs/>
          <w:color w:val="6B7C8B"/>
          <w:sz w:val="24"/>
          <w:szCs w:val="24"/>
          <w:rPrChange w:id="469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4692"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69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4694"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69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4696" w:author="Narendra" w:date="2021-08-21T13:02:00Z">
            <w:rPr>
              <w:rFonts w:ascii="inherit" w:eastAsia="Times New Roman" w:hAnsi="inherit" w:cs="Consolas"/>
              <w:b/>
              <w:bCs/>
              <w:color w:val="D171DD"/>
              <w:sz w:val="25"/>
            </w:rPr>
          </w:rPrChange>
        </w:rPr>
        <w:t>else</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69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4698"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69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D19252"/>
          <w:sz w:val="24"/>
          <w:szCs w:val="24"/>
          <w:rPrChange w:id="4700" w:author="Narendra" w:date="2021-08-21T13:02:00Z">
            <w:rPr>
              <w:rFonts w:ascii="inherit" w:eastAsia="Times New Roman" w:hAnsi="inherit" w:cs="Consolas"/>
              <w:color w:val="D19252"/>
              <w:sz w:val="25"/>
            </w:rPr>
          </w:rPrChange>
        </w:rPr>
        <w:t>var</w:t>
      </w:r>
      <w:r w:rsidRPr="008C6831">
        <w:rPr>
          <w:rFonts w:ascii="Maiandra GD" w:eastAsia="Times New Roman" w:hAnsi="Maiandra GD" w:cs="Consolas"/>
          <w:color w:val="CFD5E0"/>
          <w:sz w:val="24"/>
          <w:szCs w:val="24"/>
          <w:rPrChange w:id="4701" w:author="Narendra" w:date="2021-08-21T13:02:00Z">
            <w:rPr>
              <w:rFonts w:ascii="inherit" w:eastAsia="Times New Roman" w:hAnsi="inherit" w:cs="Consolas"/>
              <w:color w:val="CFD5E0"/>
              <w:sz w:val="25"/>
            </w:rPr>
          </w:rPrChange>
        </w:rPr>
        <w:t xml:space="preserve"> response = </w:t>
      </w:r>
      <w:r w:rsidRPr="008C6831">
        <w:rPr>
          <w:rFonts w:ascii="Maiandra GD" w:eastAsia="Times New Roman" w:hAnsi="Maiandra GD" w:cs="Consolas"/>
          <w:color w:val="4284AE"/>
          <w:sz w:val="24"/>
          <w:szCs w:val="24"/>
          <w:rPrChange w:id="4702"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4703"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4704" w:author="Narendra" w:date="2021-08-21T13:02:00Z">
            <w:rPr>
              <w:rFonts w:ascii="inherit" w:eastAsia="Times New Roman" w:hAnsi="inherit" w:cs="Consolas"/>
              <w:color w:val="4284AE"/>
              <w:sz w:val="25"/>
            </w:rPr>
          </w:rPrChange>
        </w:rPr>
        <w:t>HttpResponseMessage</w:t>
      </w:r>
      <w:r w:rsidRPr="008C6831">
        <w:rPr>
          <w:rFonts w:ascii="Maiandra GD" w:eastAsia="Times New Roman" w:hAnsi="Maiandra GD" w:cs="Consolas"/>
          <w:b/>
          <w:bCs/>
          <w:color w:val="6B7C8B"/>
          <w:sz w:val="24"/>
          <w:szCs w:val="24"/>
          <w:rPrChange w:id="4705"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4706" w:author="Narendra" w:date="2021-08-21T13:02:00Z">
            <w:rPr>
              <w:rFonts w:ascii="inherit" w:eastAsia="Times New Roman" w:hAnsi="inherit" w:cs="Consolas"/>
              <w:color w:val="CFD5E0"/>
              <w:sz w:val="25"/>
            </w:rPr>
          </w:rPrChange>
        </w:rPr>
        <w:t>HttpStatusCode.</w:t>
      </w:r>
      <w:r w:rsidRPr="008C6831">
        <w:rPr>
          <w:rFonts w:ascii="Maiandra GD" w:eastAsia="Times New Roman" w:hAnsi="Maiandra GD" w:cs="Consolas"/>
          <w:color w:val="4284AE"/>
          <w:sz w:val="24"/>
          <w:szCs w:val="24"/>
          <w:rPrChange w:id="4707" w:author="Narendra" w:date="2021-08-21T13:02:00Z">
            <w:rPr>
              <w:rFonts w:ascii="inherit" w:eastAsia="Times New Roman" w:hAnsi="inherit" w:cs="Consolas"/>
              <w:color w:val="4284AE"/>
              <w:sz w:val="25"/>
            </w:rPr>
          </w:rPrChange>
        </w:rPr>
        <w:t>Unauthorized</w:t>
      </w:r>
      <w:r w:rsidRPr="008C6831">
        <w:rPr>
          <w:rFonts w:ascii="Maiandra GD" w:eastAsia="Times New Roman" w:hAnsi="Maiandra GD" w:cs="Consolas"/>
          <w:b/>
          <w:bCs/>
          <w:color w:val="6B7C8B"/>
          <w:sz w:val="24"/>
          <w:szCs w:val="24"/>
          <w:rPrChange w:id="470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4709"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71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D19252"/>
          <w:sz w:val="24"/>
          <w:szCs w:val="24"/>
          <w:rPrChange w:id="4711" w:author="Narendra" w:date="2021-08-21T13:02:00Z">
            <w:rPr>
              <w:rFonts w:ascii="inherit" w:eastAsia="Times New Roman" w:hAnsi="inherit" w:cs="Consolas"/>
              <w:color w:val="D19252"/>
              <w:sz w:val="25"/>
            </w:rPr>
          </w:rPrChange>
        </w:rPr>
        <w:t>var</w:t>
      </w:r>
      <w:r w:rsidRPr="008C6831">
        <w:rPr>
          <w:rFonts w:ascii="Maiandra GD" w:eastAsia="Times New Roman" w:hAnsi="Maiandra GD" w:cs="Consolas"/>
          <w:color w:val="CFD5E0"/>
          <w:sz w:val="24"/>
          <w:szCs w:val="24"/>
          <w:rPrChange w:id="4712" w:author="Narendra" w:date="2021-08-21T13:02:00Z">
            <w:rPr>
              <w:rFonts w:ascii="inherit" w:eastAsia="Times New Roman" w:hAnsi="inherit" w:cs="Consolas"/>
              <w:color w:val="CFD5E0"/>
              <w:sz w:val="25"/>
            </w:rPr>
          </w:rPrChange>
        </w:rPr>
        <w:t xml:space="preserve"> tsc = </w:t>
      </w:r>
      <w:r w:rsidRPr="008C6831">
        <w:rPr>
          <w:rFonts w:ascii="Maiandra GD" w:eastAsia="Times New Roman" w:hAnsi="Maiandra GD" w:cs="Consolas"/>
          <w:color w:val="4284AE"/>
          <w:sz w:val="24"/>
          <w:szCs w:val="24"/>
          <w:rPrChange w:id="4713"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4714" w:author="Narendra" w:date="2021-08-21T13:02:00Z">
            <w:rPr>
              <w:rFonts w:ascii="inherit" w:eastAsia="Times New Roman" w:hAnsi="inherit" w:cs="Consolas"/>
              <w:color w:val="CFD5E0"/>
              <w:sz w:val="25"/>
            </w:rPr>
          </w:rPrChange>
        </w:rPr>
        <w:t xml:space="preserve"> TaskCompletionSource</w:t>
      </w:r>
      <w:r w:rsidRPr="008C6831">
        <w:rPr>
          <w:rFonts w:ascii="Maiandra GD" w:eastAsia="Times New Roman" w:hAnsi="Maiandra GD" w:cs="Consolas"/>
          <w:b/>
          <w:bCs/>
          <w:color w:val="6B7C8B"/>
          <w:sz w:val="24"/>
          <w:szCs w:val="24"/>
          <w:rPrChange w:id="4715" w:author="Narendra" w:date="2021-08-21T13:02:00Z">
            <w:rPr>
              <w:rFonts w:ascii="inherit" w:eastAsia="Times New Roman" w:hAnsi="inherit" w:cs="Consolas"/>
              <w:b/>
              <w:bCs/>
              <w:color w:val="6B7C8B"/>
              <w:sz w:val="25"/>
            </w:rPr>
          </w:rPrChange>
        </w:rPr>
        <w:t>&lt;</w:t>
      </w:r>
      <w:r w:rsidRPr="008C6831">
        <w:rPr>
          <w:rFonts w:ascii="Maiandra GD" w:eastAsia="Times New Roman" w:hAnsi="Maiandra GD" w:cs="Consolas"/>
          <w:color w:val="CFD5E0"/>
          <w:sz w:val="24"/>
          <w:szCs w:val="24"/>
          <w:rPrChange w:id="4716" w:author="Narendra" w:date="2021-08-21T13:02:00Z">
            <w:rPr>
              <w:rFonts w:ascii="inherit" w:eastAsia="Times New Roman" w:hAnsi="inherit" w:cs="Consolas"/>
              <w:color w:val="CFD5E0"/>
              <w:sz w:val="25"/>
            </w:rPr>
          </w:rPrChange>
        </w:rPr>
        <w:t>HttpResponseMessage</w:t>
      </w:r>
      <w:r w:rsidRPr="008C6831">
        <w:rPr>
          <w:rFonts w:ascii="Maiandra GD" w:eastAsia="Times New Roman" w:hAnsi="Maiandra GD" w:cs="Consolas"/>
          <w:b/>
          <w:bCs/>
          <w:color w:val="6B7C8B"/>
          <w:sz w:val="24"/>
          <w:szCs w:val="24"/>
          <w:rPrChange w:id="4717" w:author="Narendra" w:date="2021-08-21T13:02:00Z">
            <w:rPr>
              <w:rFonts w:ascii="inherit" w:eastAsia="Times New Roman" w:hAnsi="inherit" w:cs="Consolas"/>
              <w:b/>
              <w:bCs/>
              <w:color w:val="6B7C8B"/>
              <w:sz w:val="25"/>
            </w:rPr>
          </w:rPrChange>
        </w:rPr>
        <w:t>&gt;()</w:t>
      </w:r>
      <w:r w:rsidRPr="008C6831">
        <w:rPr>
          <w:rFonts w:ascii="Maiandra GD" w:eastAsia="Times New Roman" w:hAnsi="Maiandra GD" w:cs="Consolas"/>
          <w:color w:val="CFD5E0"/>
          <w:sz w:val="24"/>
          <w:szCs w:val="24"/>
          <w:rPrChange w:id="4718"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71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4720" w:author="Narendra" w:date="2021-08-21T13:02:00Z">
            <w:rPr>
              <w:rFonts w:ascii="inherit" w:eastAsia="Times New Roman" w:hAnsi="inherit" w:cs="Consolas"/>
              <w:color w:val="CFD5E0"/>
              <w:sz w:val="25"/>
            </w:rPr>
          </w:rPrChange>
        </w:rPr>
        <w:t>tsc.</w:t>
      </w:r>
      <w:r w:rsidRPr="008C6831">
        <w:rPr>
          <w:rFonts w:ascii="Maiandra GD" w:eastAsia="Times New Roman" w:hAnsi="Maiandra GD" w:cs="Consolas"/>
          <w:color w:val="4284AE"/>
          <w:sz w:val="24"/>
          <w:szCs w:val="24"/>
          <w:rPrChange w:id="4721" w:author="Narendra" w:date="2021-08-21T13:02:00Z">
            <w:rPr>
              <w:rFonts w:ascii="inherit" w:eastAsia="Times New Roman" w:hAnsi="inherit" w:cs="Consolas"/>
              <w:color w:val="4284AE"/>
              <w:sz w:val="25"/>
            </w:rPr>
          </w:rPrChange>
        </w:rPr>
        <w:t>SetResult</w:t>
      </w:r>
      <w:r w:rsidRPr="008C6831">
        <w:rPr>
          <w:rFonts w:ascii="Maiandra GD" w:eastAsia="Times New Roman" w:hAnsi="Maiandra GD" w:cs="Consolas"/>
          <w:b/>
          <w:bCs/>
          <w:color w:val="6B7C8B"/>
          <w:sz w:val="24"/>
          <w:szCs w:val="24"/>
          <w:rPrChange w:id="472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4723" w:author="Narendra" w:date="2021-08-21T13:02:00Z">
            <w:rPr>
              <w:rFonts w:ascii="inherit" w:eastAsia="Times New Roman" w:hAnsi="inherit" w:cs="Consolas"/>
              <w:color w:val="CFD5E0"/>
              <w:sz w:val="25"/>
            </w:rPr>
          </w:rPrChange>
        </w:rPr>
        <w:t>response</w:t>
      </w:r>
      <w:r w:rsidRPr="008C6831">
        <w:rPr>
          <w:rFonts w:ascii="Maiandra GD" w:eastAsia="Times New Roman" w:hAnsi="Maiandra GD" w:cs="Consolas"/>
          <w:b/>
          <w:bCs/>
          <w:color w:val="6B7C8B"/>
          <w:sz w:val="24"/>
          <w:szCs w:val="24"/>
          <w:rPrChange w:id="4724"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4725"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72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4727" w:author="Narendra" w:date="2021-08-21T13:02:00Z">
            <w:rPr>
              <w:rFonts w:ascii="inherit" w:eastAsia="Times New Roman" w:hAnsi="inherit" w:cs="Consolas"/>
              <w:b/>
              <w:bCs/>
              <w:color w:val="D171DD"/>
              <w:sz w:val="25"/>
            </w:rPr>
          </w:rPrChange>
        </w:rPr>
        <w:t>return</w:t>
      </w:r>
      <w:r w:rsidRPr="008C6831">
        <w:rPr>
          <w:rFonts w:ascii="Maiandra GD" w:eastAsia="Times New Roman" w:hAnsi="Maiandra GD" w:cs="Consolas"/>
          <w:color w:val="CFD5E0"/>
          <w:sz w:val="24"/>
          <w:szCs w:val="24"/>
          <w:rPrChange w:id="4728" w:author="Narendra" w:date="2021-08-21T13:02:00Z">
            <w:rPr>
              <w:rFonts w:ascii="inherit" w:eastAsia="Times New Roman" w:hAnsi="inherit" w:cs="Consolas"/>
              <w:color w:val="CFD5E0"/>
              <w:sz w:val="25"/>
            </w:rPr>
          </w:rPrChange>
        </w:rPr>
        <w:t xml:space="preserve"> tsc.</w:t>
      </w:r>
      <w:r w:rsidRPr="008C6831">
        <w:rPr>
          <w:rFonts w:ascii="Maiandra GD" w:eastAsia="Times New Roman" w:hAnsi="Maiandra GD" w:cs="Consolas"/>
          <w:color w:val="4284AE"/>
          <w:sz w:val="24"/>
          <w:szCs w:val="24"/>
          <w:rPrChange w:id="4729" w:author="Narendra" w:date="2021-08-21T13:02:00Z">
            <w:rPr>
              <w:rFonts w:ascii="inherit" w:eastAsia="Times New Roman" w:hAnsi="inherit" w:cs="Consolas"/>
              <w:color w:val="4284AE"/>
              <w:sz w:val="25"/>
            </w:rPr>
          </w:rPrChange>
        </w:rPr>
        <w:t>Task</w:t>
      </w:r>
      <w:r w:rsidRPr="008C6831">
        <w:rPr>
          <w:rFonts w:ascii="Maiandra GD" w:eastAsia="Times New Roman" w:hAnsi="Maiandra GD" w:cs="Consolas"/>
          <w:color w:val="CFD5E0"/>
          <w:sz w:val="24"/>
          <w:szCs w:val="24"/>
          <w:rPrChange w:id="4730"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73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4732"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73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4734"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73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4736" w:author="Narendra" w:date="2021-08-21T13:02:00Z">
            <w:rPr>
              <w:rFonts w:ascii="inherit" w:eastAsia="Times New Roman" w:hAnsi="inherit" w:cs="Consolas"/>
              <w:b/>
              <w:bCs/>
              <w:color w:val="D171DD"/>
              <w:sz w:val="25"/>
            </w:rPr>
          </w:rPrChange>
        </w:rPr>
        <w:t>else</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73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4738"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73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D19252"/>
          <w:sz w:val="24"/>
          <w:szCs w:val="24"/>
          <w:rPrChange w:id="4740" w:author="Narendra" w:date="2021-08-21T13:02:00Z">
            <w:rPr>
              <w:rFonts w:ascii="inherit" w:eastAsia="Times New Roman" w:hAnsi="inherit" w:cs="Consolas"/>
              <w:color w:val="D19252"/>
              <w:sz w:val="25"/>
            </w:rPr>
          </w:rPrChange>
        </w:rPr>
        <w:t>var</w:t>
      </w:r>
      <w:r w:rsidRPr="008C6831">
        <w:rPr>
          <w:rFonts w:ascii="Maiandra GD" w:eastAsia="Times New Roman" w:hAnsi="Maiandra GD" w:cs="Consolas"/>
          <w:color w:val="CFD5E0"/>
          <w:sz w:val="24"/>
          <w:szCs w:val="24"/>
          <w:rPrChange w:id="4741" w:author="Narendra" w:date="2021-08-21T13:02:00Z">
            <w:rPr>
              <w:rFonts w:ascii="inherit" w:eastAsia="Times New Roman" w:hAnsi="inherit" w:cs="Consolas"/>
              <w:color w:val="CFD5E0"/>
              <w:sz w:val="25"/>
            </w:rPr>
          </w:rPrChange>
        </w:rPr>
        <w:t xml:space="preserve"> response = </w:t>
      </w:r>
      <w:r w:rsidRPr="008C6831">
        <w:rPr>
          <w:rFonts w:ascii="Maiandra GD" w:eastAsia="Times New Roman" w:hAnsi="Maiandra GD" w:cs="Consolas"/>
          <w:color w:val="4284AE"/>
          <w:sz w:val="24"/>
          <w:szCs w:val="24"/>
          <w:rPrChange w:id="4742"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4743"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4744" w:author="Narendra" w:date="2021-08-21T13:02:00Z">
            <w:rPr>
              <w:rFonts w:ascii="inherit" w:eastAsia="Times New Roman" w:hAnsi="inherit" w:cs="Consolas"/>
              <w:color w:val="4284AE"/>
              <w:sz w:val="25"/>
            </w:rPr>
          </w:rPrChange>
        </w:rPr>
        <w:t>HttpResponseMessage</w:t>
      </w:r>
      <w:r w:rsidRPr="008C6831">
        <w:rPr>
          <w:rFonts w:ascii="Maiandra GD" w:eastAsia="Times New Roman" w:hAnsi="Maiandra GD" w:cs="Consolas"/>
          <w:b/>
          <w:bCs/>
          <w:color w:val="6B7C8B"/>
          <w:sz w:val="24"/>
          <w:szCs w:val="24"/>
          <w:rPrChange w:id="4745"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4746" w:author="Narendra" w:date="2021-08-21T13:02:00Z">
            <w:rPr>
              <w:rFonts w:ascii="inherit" w:eastAsia="Times New Roman" w:hAnsi="inherit" w:cs="Consolas"/>
              <w:color w:val="CFD5E0"/>
              <w:sz w:val="25"/>
            </w:rPr>
          </w:rPrChange>
        </w:rPr>
        <w:t>HttpStatusCode.</w:t>
      </w:r>
      <w:r w:rsidRPr="008C6831">
        <w:rPr>
          <w:rFonts w:ascii="Maiandra GD" w:eastAsia="Times New Roman" w:hAnsi="Maiandra GD" w:cs="Consolas"/>
          <w:color w:val="4284AE"/>
          <w:sz w:val="24"/>
          <w:szCs w:val="24"/>
          <w:rPrChange w:id="4747" w:author="Narendra" w:date="2021-08-21T13:02:00Z">
            <w:rPr>
              <w:rFonts w:ascii="inherit" w:eastAsia="Times New Roman" w:hAnsi="inherit" w:cs="Consolas"/>
              <w:color w:val="4284AE"/>
              <w:sz w:val="25"/>
            </w:rPr>
          </w:rPrChange>
        </w:rPr>
        <w:t>BadRequest</w:t>
      </w:r>
      <w:r w:rsidRPr="008C6831">
        <w:rPr>
          <w:rFonts w:ascii="Maiandra GD" w:eastAsia="Times New Roman" w:hAnsi="Maiandra GD" w:cs="Consolas"/>
          <w:b/>
          <w:bCs/>
          <w:color w:val="6B7C8B"/>
          <w:sz w:val="24"/>
          <w:szCs w:val="24"/>
          <w:rPrChange w:id="474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4749"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75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D19252"/>
          <w:sz w:val="24"/>
          <w:szCs w:val="24"/>
          <w:rPrChange w:id="4751" w:author="Narendra" w:date="2021-08-21T13:02:00Z">
            <w:rPr>
              <w:rFonts w:ascii="inherit" w:eastAsia="Times New Roman" w:hAnsi="inherit" w:cs="Consolas"/>
              <w:color w:val="D19252"/>
              <w:sz w:val="25"/>
            </w:rPr>
          </w:rPrChange>
        </w:rPr>
        <w:t>var</w:t>
      </w:r>
      <w:r w:rsidRPr="008C6831">
        <w:rPr>
          <w:rFonts w:ascii="Maiandra GD" w:eastAsia="Times New Roman" w:hAnsi="Maiandra GD" w:cs="Consolas"/>
          <w:color w:val="CFD5E0"/>
          <w:sz w:val="24"/>
          <w:szCs w:val="24"/>
          <w:rPrChange w:id="4752" w:author="Narendra" w:date="2021-08-21T13:02:00Z">
            <w:rPr>
              <w:rFonts w:ascii="inherit" w:eastAsia="Times New Roman" w:hAnsi="inherit" w:cs="Consolas"/>
              <w:color w:val="CFD5E0"/>
              <w:sz w:val="25"/>
            </w:rPr>
          </w:rPrChange>
        </w:rPr>
        <w:t xml:space="preserve"> tsc = </w:t>
      </w:r>
      <w:r w:rsidRPr="008C6831">
        <w:rPr>
          <w:rFonts w:ascii="Maiandra GD" w:eastAsia="Times New Roman" w:hAnsi="Maiandra GD" w:cs="Consolas"/>
          <w:color w:val="4284AE"/>
          <w:sz w:val="24"/>
          <w:szCs w:val="24"/>
          <w:rPrChange w:id="4753"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4754" w:author="Narendra" w:date="2021-08-21T13:02:00Z">
            <w:rPr>
              <w:rFonts w:ascii="inherit" w:eastAsia="Times New Roman" w:hAnsi="inherit" w:cs="Consolas"/>
              <w:color w:val="CFD5E0"/>
              <w:sz w:val="25"/>
            </w:rPr>
          </w:rPrChange>
        </w:rPr>
        <w:t xml:space="preserve"> TaskCompletionSource</w:t>
      </w:r>
      <w:r w:rsidRPr="008C6831">
        <w:rPr>
          <w:rFonts w:ascii="Maiandra GD" w:eastAsia="Times New Roman" w:hAnsi="Maiandra GD" w:cs="Consolas"/>
          <w:b/>
          <w:bCs/>
          <w:color w:val="6B7C8B"/>
          <w:sz w:val="24"/>
          <w:szCs w:val="24"/>
          <w:rPrChange w:id="4755" w:author="Narendra" w:date="2021-08-21T13:02:00Z">
            <w:rPr>
              <w:rFonts w:ascii="inherit" w:eastAsia="Times New Roman" w:hAnsi="inherit" w:cs="Consolas"/>
              <w:b/>
              <w:bCs/>
              <w:color w:val="6B7C8B"/>
              <w:sz w:val="25"/>
            </w:rPr>
          </w:rPrChange>
        </w:rPr>
        <w:t>&lt;</w:t>
      </w:r>
      <w:r w:rsidRPr="008C6831">
        <w:rPr>
          <w:rFonts w:ascii="Maiandra GD" w:eastAsia="Times New Roman" w:hAnsi="Maiandra GD" w:cs="Consolas"/>
          <w:color w:val="CFD5E0"/>
          <w:sz w:val="24"/>
          <w:szCs w:val="24"/>
          <w:rPrChange w:id="4756" w:author="Narendra" w:date="2021-08-21T13:02:00Z">
            <w:rPr>
              <w:rFonts w:ascii="inherit" w:eastAsia="Times New Roman" w:hAnsi="inherit" w:cs="Consolas"/>
              <w:color w:val="CFD5E0"/>
              <w:sz w:val="25"/>
            </w:rPr>
          </w:rPrChange>
        </w:rPr>
        <w:t>HttpResponseMessage</w:t>
      </w:r>
      <w:r w:rsidRPr="008C6831">
        <w:rPr>
          <w:rFonts w:ascii="Maiandra GD" w:eastAsia="Times New Roman" w:hAnsi="Maiandra GD" w:cs="Consolas"/>
          <w:b/>
          <w:bCs/>
          <w:color w:val="6B7C8B"/>
          <w:sz w:val="24"/>
          <w:szCs w:val="24"/>
          <w:rPrChange w:id="4757" w:author="Narendra" w:date="2021-08-21T13:02:00Z">
            <w:rPr>
              <w:rFonts w:ascii="inherit" w:eastAsia="Times New Roman" w:hAnsi="inherit" w:cs="Consolas"/>
              <w:b/>
              <w:bCs/>
              <w:color w:val="6B7C8B"/>
              <w:sz w:val="25"/>
            </w:rPr>
          </w:rPrChange>
        </w:rPr>
        <w:t>&gt;()</w:t>
      </w:r>
      <w:r w:rsidRPr="008C6831">
        <w:rPr>
          <w:rFonts w:ascii="Maiandra GD" w:eastAsia="Times New Roman" w:hAnsi="Maiandra GD" w:cs="Consolas"/>
          <w:color w:val="CFD5E0"/>
          <w:sz w:val="24"/>
          <w:szCs w:val="24"/>
          <w:rPrChange w:id="4758"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75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4760" w:author="Narendra" w:date="2021-08-21T13:02:00Z">
            <w:rPr>
              <w:rFonts w:ascii="inherit" w:eastAsia="Times New Roman" w:hAnsi="inherit" w:cs="Consolas"/>
              <w:color w:val="CFD5E0"/>
              <w:sz w:val="25"/>
            </w:rPr>
          </w:rPrChange>
        </w:rPr>
        <w:t>tsc.</w:t>
      </w:r>
      <w:r w:rsidRPr="008C6831">
        <w:rPr>
          <w:rFonts w:ascii="Maiandra GD" w:eastAsia="Times New Roman" w:hAnsi="Maiandra GD" w:cs="Consolas"/>
          <w:color w:val="4284AE"/>
          <w:sz w:val="24"/>
          <w:szCs w:val="24"/>
          <w:rPrChange w:id="4761" w:author="Narendra" w:date="2021-08-21T13:02:00Z">
            <w:rPr>
              <w:rFonts w:ascii="inherit" w:eastAsia="Times New Roman" w:hAnsi="inherit" w:cs="Consolas"/>
              <w:color w:val="4284AE"/>
              <w:sz w:val="25"/>
            </w:rPr>
          </w:rPrChange>
        </w:rPr>
        <w:t>SetResult</w:t>
      </w:r>
      <w:r w:rsidRPr="008C6831">
        <w:rPr>
          <w:rFonts w:ascii="Maiandra GD" w:eastAsia="Times New Roman" w:hAnsi="Maiandra GD" w:cs="Consolas"/>
          <w:b/>
          <w:bCs/>
          <w:color w:val="6B7C8B"/>
          <w:sz w:val="24"/>
          <w:szCs w:val="24"/>
          <w:rPrChange w:id="476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4763" w:author="Narendra" w:date="2021-08-21T13:02:00Z">
            <w:rPr>
              <w:rFonts w:ascii="inherit" w:eastAsia="Times New Roman" w:hAnsi="inherit" w:cs="Consolas"/>
              <w:color w:val="CFD5E0"/>
              <w:sz w:val="25"/>
            </w:rPr>
          </w:rPrChange>
        </w:rPr>
        <w:t>response</w:t>
      </w:r>
      <w:r w:rsidRPr="008C6831">
        <w:rPr>
          <w:rFonts w:ascii="Maiandra GD" w:eastAsia="Times New Roman" w:hAnsi="Maiandra GD" w:cs="Consolas"/>
          <w:b/>
          <w:bCs/>
          <w:color w:val="6B7C8B"/>
          <w:sz w:val="24"/>
          <w:szCs w:val="24"/>
          <w:rPrChange w:id="4764"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4765"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76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4767" w:author="Narendra" w:date="2021-08-21T13:02:00Z">
            <w:rPr>
              <w:rFonts w:ascii="inherit" w:eastAsia="Times New Roman" w:hAnsi="inherit" w:cs="Consolas"/>
              <w:b/>
              <w:bCs/>
              <w:color w:val="D171DD"/>
              <w:sz w:val="25"/>
            </w:rPr>
          </w:rPrChange>
        </w:rPr>
        <w:t>return</w:t>
      </w:r>
      <w:r w:rsidRPr="008C6831">
        <w:rPr>
          <w:rFonts w:ascii="Maiandra GD" w:eastAsia="Times New Roman" w:hAnsi="Maiandra GD" w:cs="Consolas"/>
          <w:color w:val="CFD5E0"/>
          <w:sz w:val="24"/>
          <w:szCs w:val="24"/>
          <w:rPrChange w:id="4768" w:author="Narendra" w:date="2021-08-21T13:02:00Z">
            <w:rPr>
              <w:rFonts w:ascii="inherit" w:eastAsia="Times New Roman" w:hAnsi="inherit" w:cs="Consolas"/>
              <w:color w:val="CFD5E0"/>
              <w:sz w:val="25"/>
            </w:rPr>
          </w:rPrChange>
        </w:rPr>
        <w:t xml:space="preserve"> tsc.</w:t>
      </w:r>
      <w:r w:rsidRPr="008C6831">
        <w:rPr>
          <w:rFonts w:ascii="Maiandra GD" w:eastAsia="Times New Roman" w:hAnsi="Maiandra GD" w:cs="Consolas"/>
          <w:color w:val="4284AE"/>
          <w:sz w:val="24"/>
          <w:szCs w:val="24"/>
          <w:rPrChange w:id="4769" w:author="Narendra" w:date="2021-08-21T13:02:00Z">
            <w:rPr>
              <w:rFonts w:ascii="inherit" w:eastAsia="Times New Roman" w:hAnsi="inherit" w:cs="Consolas"/>
              <w:color w:val="4284AE"/>
              <w:sz w:val="25"/>
            </w:rPr>
          </w:rPrChange>
        </w:rPr>
        <w:t>Task</w:t>
      </w:r>
      <w:r w:rsidRPr="008C6831">
        <w:rPr>
          <w:rFonts w:ascii="Maiandra GD" w:eastAsia="Times New Roman" w:hAnsi="Maiandra GD" w:cs="Consolas"/>
          <w:color w:val="CFD5E0"/>
          <w:sz w:val="24"/>
          <w:szCs w:val="24"/>
          <w:rPrChange w:id="4770"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77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4772"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77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4774"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77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4776" w:author="Narendra" w:date="2021-08-21T13:02:00Z">
            <w:rPr>
              <w:rFonts w:ascii="inherit" w:eastAsia="Times New Roman" w:hAnsi="inherit" w:cs="Consolas"/>
              <w:b/>
              <w:bCs/>
              <w:color w:val="D171DD"/>
              <w:sz w:val="25"/>
            </w:rPr>
          </w:rPrChange>
        </w:rPr>
        <w:t>catch</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77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477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4779" w:author="Narendra" w:date="2021-08-21T13:02:00Z">
            <w:rPr>
              <w:rFonts w:ascii="inherit" w:eastAsia="Times New Roman" w:hAnsi="inherit" w:cs="Consolas"/>
              <w:color w:val="CFD5E0"/>
              <w:sz w:val="25"/>
            </w:rPr>
          </w:rPrChange>
        </w:rPr>
        <w:t xml:space="preserve"> </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78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D19252"/>
          <w:sz w:val="24"/>
          <w:szCs w:val="24"/>
          <w:rPrChange w:id="4781" w:author="Narendra" w:date="2021-08-21T13:02:00Z">
            <w:rPr>
              <w:rFonts w:ascii="inherit" w:eastAsia="Times New Roman" w:hAnsi="inherit" w:cs="Consolas"/>
              <w:color w:val="D19252"/>
              <w:sz w:val="25"/>
            </w:rPr>
          </w:rPrChange>
        </w:rPr>
        <w:lastRenderedPageBreak/>
        <w:t>var</w:t>
      </w:r>
      <w:r w:rsidRPr="008C6831">
        <w:rPr>
          <w:rFonts w:ascii="Maiandra GD" w:eastAsia="Times New Roman" w:hAnsi="Maiandra GD" w:cs="Consolas"/>
          <w:color w:val="CFD5E0"/>
          <w:sz w:val="24"/>
          <w:szCs w:val="24"/>
          <w:rPrChange w:id="4782" w:author="Narendra" w:date="2021-08-21T13:02:00Z">
            <w:rPr>
              <w:rFonts w:ascii="inherit" w:eastAsia="Times New Roman" w:hAnsi="inherit" w:cs="Consolas"/>
              <w:color w:val="CFD5E0"/>
              <w:sz w:val="25"/>
            </w:rPr>
          </w:rPrChange>
        </w:rPr>
        <w:t xml:space="preserve"> response = </w:t>
      </w:r>
      <w:r w:rsidRPr="008C6831">
        <w:rPr>
          <w:rFonts w:ascii="Maiandra GD" w:eastAsia="Times New Roman" w:hAnsi="Maiandra GD" w:cs="Consolas"/>
          <w:color w:val="4284AE"/>
          <w:sz w:val="24"/>
          <w:szCs w:val="24"/>
          <w:rPrChange w:id="4783"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4784"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4785" w:author="Narendra" w:date="2021-08-21T13:02:00Z">
            <w:rPr>
              <w:rFonts w:ascii="inherit" w:eastAsia="Times New Roman" w:hAnsi="inherit" w:cs="Consolas"/>
              <w:color w:val="4284AE"/>
              <w:sz w:val="25"/>
            </w:rPr>
          </w:rPrChange>
        </w:rPr>
        <w:t>HttpResponseMessage</w:t>
      </w:r>
      <w:r w:rsidRPr="008C6831">
        <w:rPr>
          <w:rFonts w:ascii="Maiandra GD" w:eastAsia="Times New Roman" w:hAnsi="Maiandra GD" w:cs="Consolas"/>
          <w:b/>
          <w:bCs/>
          <w:color w:val="6B7C8B"/>
          <w:sz w:val="24"/>
          <w:szCs w:val="24"/>
          <w:rPrChange w:id="4786"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4787" w:author="Narendra" w:date="2021-08-21T13:02:00Z">
            <w:rPr>
              <w:rFonts w:ascii="inherit" w:eastAsia="Times New Roman" w:hAnsi="inherit" w:cs="Consolas"/>
              <w:color w:val="CFD5E0"/>
              <w:sz w:val="25"/>
            </w:rPr>
          </w:rPrChange>
        </w:rPr>
        <w:t>HttpStatusCode.</w:t>
      </w:r>
      <w:r w:rsidRPr="008C6831">
        <w:rPr>
          <w:rFonts w:ascii="Maiandra GD" w:eastAsia="Times New Roman" w:hAnsi="Maiandra GD" w:cs="Consolas"/>
          <w:color w:val="4284AE"/>
          <w:sz w:val="24"/>
          <w:szCs w:val="24"/>
          <w:rPrChange w:id="4788" w:author="Narendra" w:date="2021-08-21T13:02:00Z">
            <w:rPr>
              <w:rFonts w:ascii="inherit" w:eastAsia="Times New Roman" w:hAnsi="inherit" w:cs="Consolas"/>
              <w:color w:val="4284AE"/>
              <w:sz w:val="25"/>
            </w:rPr>
          </w:rPrChange>
        </w:rPr>
        <w:t>Forbidden</w:t>
      </w:r>
      <w:r w:rsidRPr="008C6831">
        <w:rPr>
          <w:rFonts w:ascii="Maiandra GD" w:eastAsia="Times New Roman" w:hAnsi="Maiandra GD" w:cs="Consolas"/>
          <w:b/>
          <w:bCs/>
          <w:color w:val="6B7C8B"/>
          <w:sz w:val="24"/>
          <w:szCs w:val="24"/>
          <w:rPrChange w:id="478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4790"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79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D19252"/>
          <w:sz w:val="24"/>
          <w:szCs w:val="24"/>
          <w:rPrChange w:id="4792" w:author="Narendra" w:date="2021-08-21T13:02:00Z">
            <w:rPr>
              <w:rFonts w:ascii="inherit" w:eastAsia="Times New Roman" w:hAnsi="inherit" w:cs="Consolas"/>
              <w:color w:val="D19252"/>
              <w:sz w:val="25"/>
            </w:rPr>
          </w:rPrChange>
        </w:rPr>
        <w:t>var</w:t>
      </w:r>
      <w:r w:rsidRPr="008C6831">
        <w:rPr>
          <w:rFonts w:ascii="Maiandra GD" w:eastAsia="Times New Roman" w:hAnsi="Maiandra GD" w:cs="Consolas"/>
          <w:color w:val="CFD5E0"/>
          <w:sz w:val="24"/>
          <w:szCs w:val="24"/>
          <w:rPrChange w:id="4793" w:author="Narendra" w:date="2021-08-21T13:02:00Z">
            <w:rPr>
              <w:rFonts w:ascii="inherit" w:eastAsia="Times New Roman" w:hAnsi="inherit" w:cs="Consolas"/>
              <w:color w:val="CFD5E0"/>
              <w:sz w:val="25"/>
            </w:rPr>
          </w:rPrChange>
        </w:rPr>
        <w:t xml:space="preserve"> tsc = </w:t>
      </w:r>
      <w:r w:rsidRPr="008C6831">
        <w:rPr>
          <w:rFonts w:ascii="Maiandra GD" w:eastAsia="Times New Roman" w:hAnsi="Maiandra GD" w:cs="Consolas"/>
          <w:color w:val="4284AE"/>
          <w:sz w:val="24"/>
          <w:szCs w:val="24"/>
          <w:rPrChange w:id="4794"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4795" w:author="Narendra" w:date="2021-08-21T13:02:00Z">
            <w:rPr>
              <w:rFonts w:ascii="inherit" w:eastAsia="Times New Roman" w:hAnsi="inherit" w:cs="Consolas"/>
              <w:color w:val="CFD5E0"/>
              <w:sz w:val="25"/>
            </w:rPr>
          </w:rPrChange>
        </w:rPr>
        <w:t xml:space="preserve"> TaskCompletionSource</w:t>
      </w:r>
      <w:r w:rsidRPr="008C6831">
        <w:rPr>
          <w:rFonts w:ascii="Maiandra GD" w:eastAsia="Times New Roman" w:hAnsi="Maiandra GD" w:cs="Consolas"/>
          <w:b/>
          <w:bCs/>
          <w:color w:val="6B7C8B"/>
          <w:sz w:val="24"/>
          <w:szCs w:val="24"/>
          <w:rPrChange w:id="4796" w:author="Narendra" w:date="2021-08-21T13:02:00Z">
            <w:rPr>
              <w:rFonts w:ascii="inherit" w:eastAsia="Times New Roman" w:hAnsi="inherit" w:cs="Consolas"/>
              <w:b/>
              <w:bCs/>
              <w:color w:val="6B7C8B"/>
              <w:sz w:val="25"/>
            </w:rPr>
          </w:rPrChange>
        </w:rPr>
        <w:t>&lt;</w:t>
      </w:r>
      <w:r w:rsidRPr="008C6831">
        <w:rPr>
          <w:rFonts w:ascii="Maiandra GD" w:eastAsia="Times New Roman" w:hAnsi="Maiandra GD" w:cs="Consolas"/>
          <w:color w:val="CFD5E0"/>
          <w:sz w:val="24"/>
          <w:szCs w:val="24"/>
          <w:rPrChange w:id="4797" w:author="Narendra" w:date="2021-08-21T13:02:00Z">
            <w:rPr>
              <w:rFonts w:ascii="inherit" w:eastAsia="Times New Roman" w:hAnsi="inherit" w:cs="Consolas"/>
              <w:color w:val="CFD5E0"/>
              <w:sz w:val="25"/>
            </w:rPr>
          </w:rPrChange>
        </w:rPr>
        <w:t>HttpResponseMessage</w:t>
      </w:r>
      <w:r w:rsidRPr="008C6831">
        <w:rPr>
          <w:rFonts w:ascii="Maiandra GD" w:eastAsia="Times New Roman" w:hAnsi="Maiandra GD" w:cs="Consolas"/>
          <w:b/>
          <w:bCs/>
          <w:color w:val="6B7C8B"/>
          <w:sz w:val="24"/>
          <w:szCs w:val="24"/>
          <w:rPrChange w:id="4798" w:author="Narendra" w:date="2021-08-21T13:02:00Z">
            <w:rPr>
              <w:rFonts w:ascii="inherit" w:eastAsia="Times New Roman" w:hAnsi="inherit" w:cs="Consolas"/>
              <w:b/>
              <w:bCs/>
              <w:color w:val="6B7C8B"/>
              <w:sz w:val="25"/>
            </w:rPr>
          </w:rPrChange>
        </w:rPr>
        <w:t>&gt;()</w:t>
      </w:r>
      <w:r w:rsidRPr="008C6831">
        <w:rPr>
          <w:rFonts w:ascii="Maiandra GD" w:eastAsia="Times New Roman" w:hAnsi="Maiandra GD" w:cs="Consolas"/>
          <w:color w:val="CFD5E0"/>
          <w:sz w:val="24"/>
          <w:szCs w:val="24"/>
          <w:rPrChange w:id="4799"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80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4801" w:author="Narendra" w:date="2021-08-21T13:02:00Z">
            <w:rPr>
              <w:rFonts w:ascii="inherit" w:eastAsia="Times New Roman" w:hAnsi="inherit" w:cs="Consolas"/>
              <w:color w:val="CFD5E0"/>
              <w:sz w:val="25"/>
            </w:rPr>
          </w:rPrChange>
        </w:rPr>
        <w:t>tsc.</w:t>
      </w:r>
      <w:r w:rsidRPr="008C6831">
        <w:rPr>
          <w:rFonts w:ascii="Maiandra GD" w:eastAsia="Times New Roman" w:hAnsi="Maiandra GD" w:cs="Consolas"/>
          <w:color w:val="4284AE"/>
          <w:sz w:val="24"/>
          <w:szCs w:val="24"/>
          <w:rPrChange w:id="4802" w:author="Narendra" w:date="2021-08-21T13:02:00Z">
            <w:rPr>
              <w:rFonts w:ascii="inherit" w:eastAsia="Times New Roman" w:hAnsi="inherit" w:cs="Consolas"/>
              <w:color w:val="4284AE"/>
              <w:sz w:val="25"/>
            </w:rPr>
          </w:rPrChange>
        </w:rPr>
        <w:t>SetResult</w:t>
      </w:r>
      <w:r w:rsidRPr="008C6831">
        <w:rPr>
          <w:rFonts w:ascii="Maiandra GD" w:eastAsia="Times New Roman" w:hAnsi="Maiandra GD" w:cs="Consolas"/>
          <w:b/>
          <w:bCs/>
          <w:color w:val="6B7C8B"/>
          <w:sz w:val="24"/>
          <w:szCs w:val="24"/>
          <w:rPrChange w:id="480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4804" w:author="Narendra" w:date="2021-08-21T13:02:00Z">
            <w:rPr>
              <w:rFonts w:ascii="inherit" w:eastAsia="Times New Roman" w:hAnsi="inherit" w:cs="Consolas"/>
              <w:color w:val="CFD5E0"/>
              <w:sz w:val="25"/>
            </w:rPr>
          </w:rPrChange>
        </w:rPr>
        <w:t>response</w:t>
      </w:r>
      <w:r w:rsidRPr="008C6831">
        <w:rPr>
          <w:rFonts w:ascii="Maiandra GD" w:eastAsia="Times New Roman" w:hAnsi="Maiandra GD" w:cs="Consolas"/>
          <w:b/>
          <w:bCs/>
          <w:color w:val="6B7C8B"/>
          <w:sz w:val="24"/>
          <w:szCs w:val="24"/>
          <w:rPrChange w:id="4805"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4806"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80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4808" w:author="Narendra" w:date="2021-08-21T13:02:00Z">
            <w:rPr>
              <w:rFonts w:ascii="inherit" w:eastAsia="Times New Roman" w:hAnsi="inherit" w:cs="Consolas"/>
              <w:b/>
              <w:bCs/>
              <w:color w:val="D171DD"/>
              <w:sz w:val="25"/>
            </w:rPr>
          </w:rPrChange>
        </w:rPr>
        <w:t>return</w:t>
      </w:r>
      <w:r w:rsidRPr="008C6831">
        <w:rPr>
          <w:rFonts w:ascii="Maiandra GD" w:eastAsia="Times New Roman" w:hAnsi="Maiandra GD" w:cs="Consolas"/>
          <w:color w:val="CFD5E0"/>
          <w:sz w:val="24"/>
          <w:szCs w:val="24"/>
          <w:rPrChange w:id="4809" w:author="Narendra" w:date="2021-08-21T13:02:00Z">
            <w:rPr>
              <w:rFonts w:ascii="inherit" w:eastAsia="Times New Roman" w:hAnsi="inherit" w:cs="Consolas"/>
              <w:color w:val="CFD5E0"/>
              <w:sz w:val="25"/>
            </w:rPr>
          </w:rPrChange>
        </w:rPr>
        <w:t xml:space="preserve"> tsc.</w:t>
      </w:r>
      <w:r w:rsidRPr="008C6831">
        <w:rPr>
          <w:rFonts w:ascii="Maiandra GD" w:eastAsia="Times New Roman" w:hAnsi="Maiandra GD" w:cs="Consolas"/>
          <w:color w:val="4284AE"/>
          <w:sz w:val="24"/>
          <w:szCs w:val="24"/>
          <w:rPrChange w:id="4810" w:author="Narendra" w:date="2021-08-21T13:02:00Z">
            <w:rPr>
              <w:rFonts w:ascii="inherit" w:eastAsia="Times New Roman" w:hAnsi="inherit" w:cs="Consolas"/>
              <w:color w:val="4284AE"/>
              <w:sz w:val="25"/>
            </w:rPr>
          </w:rPrChange>
        </w:rPr>
        <w:t>Task</w:t>
      </w:r>
      <w:r w:rsidRPr="008C6831">
        <w:rPr>
          <w:rFonts w:ascii="Maiandra GD" w:eastAsia="Times New Roman" w:hAnsi="Maiandra GD" w:cs="Consolas"/>
          <w:color w:val="CFD5E0"/>
          <w:sz w:val="24"/>
          <w:szCs w:val="24"/>
          <w:rPrChange w:id="4811"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81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4813"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81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4815"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81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4817"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line="384" w:lineRule="atLeast"/>
        <w:textAlignment w:val="baseline"/>
        <w:rPr>
          <w:rFonts w:ascii="Maiandra GD" w:eastAsia="Times New Roman" w:hAnsi="Maiandra GD" w:cs="Consolas"/>
          <w:color w:val="596174"/>
          <w:sz w:val="24"/>
          <w:szCs w:val="24"/>
          <w:rPrChange w:id="481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4819"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FFFFFF"/>
        <w:spacing w:after="0" w:line="240" w:lineRule="auto"/>
        <w:textAlignment w:val="baseline"/>
        <w:rPr>
          <w:rFonts w:ascii="Maiandra GD" w:eastAsia="Times New Roman" w:hAnsi="Maiandra GD" w:cs="Segoe UI"/>
          <w:color w:val="212529"/>
          <w:sz w:val="24"/>
          <w:szCs w:val="24"/>
          <w:rPrChange w:id="4820"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color w:val="000000"/>
          <w:sz w:val="24"/>
          <w:szCs w:val="24"/>
          <w:rPrChange w:id="4821" w:author="Narendra" w:date="2021-08-21T13:02:00Z">
            <w:rPr>
              <w:rFonts w:ascii="Arial" w:eastAsia="Times New Roman" w:hAnsi="Arial" w:cs="Arial"/>
              <w:b/>
              <w:bCs/>
              <w:color w:val="000000"/>
              <w:sz w:val="23"/>
            </w:rPr>
          </w:rPrChange>
        </w:rPr>
        <w:t>Please add the following namespaces:</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82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4823"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4824" w:author="Narendra" w:date="2021-08-21T13:02:00Z">
            <w:rPr>
              <w:rFonts w:ascii="inherit" w:eastAsia="Times New Roman" w:hAnsi="inherit" w:cs="Consolas"/>
              <w:i/>
              <w:iCs/>
              <w:color w:val="4284AE"/>
              <w:sz w:val="25"/>
            </w:rPr>
          </w:rPrChange>
        </w:rPr>
        <w:t>System;</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82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4826"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4827" w:author="Narendra" w:date="2021-08-21T13:02:00Z">
            <w:rPr>
              <w:rFonts w:ascii="inherit" w:eastAsia="Times New Roman" w:hAnsi="inherit" w:cs="Consolas"/>
              <w:i/>
              <w:iCs/>
              <w:color w:val="4284AE"/>
              <w:sz w:val="25"/>
            </w:rPr>
          </w:rPrChange>
        </w:rPr>
        <w:t>System.Linq;</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82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4829"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4830" w:author="Narendra" w:date="2021-08-21T13:02:00Z">
            <w:rPr>
              <w:rFonts w:ascii="inherit" w:eastAsia="Times New Roman" w:hAnsi="inherit" w:cs="Consolas"/>
              <w:i/>
              <w:iCs/>
              <w:color w:val="4284AE"/>
              <w:sz w:val="25"/>
            </w:rPr>
          </w:rPrChange>
        </w:rPr>
        <w:t>System.Net;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83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4832"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4833" w:author="Narendra" w:date="2021-08-21T13:02:00Z">
            <w:rPr>
              <w:rFonts w:ascii="inherit" w:eastAsia="Times New Roman" w:hAnsi="inherit" w:cs="Consolas"/>
              <w:i/>
              <w:iCs/>
              <w:color w:val="4284AE"/>
              <w:sz w:val="25"/>
            </w:rPr>
          </w:rPrChange>
        </w:rPr>
        <w:t>System.Net.Http;</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83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4835"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4836" w:author="Narendra" w:date="2021-08-21T13:02:00Z">
            <w:rPr>
              <w:rFonts w:ascii="inherit" w:eastAsia="Times New Roman" w:hAnsi="inherit" w:cs="Consolas"/>
              <w:i/>
              <w:iCs/>
              <w:color w:val="4284AE"/>
              <w:sz w:val="25"/>
            </w:rPr>
          </w:rPrChange>
        </w:rPr>
        <w:t>System.Security.Claims;</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83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4838"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4839" w:author="Narendra" w:date="2021-08-21T13:02:00Z">
            <w:rPr>
              <w:rFonts w:ascii="inherit" w:eastAsia="Times New Roman" w:hAnsi="inherit" w:cs="Consolas"/>
              <w:i/>
              <w:iCs/>
              <w:color w:val="4284AE"/>
              <w:sz w:val="25"/>
            </w:rPr>
          </w:rPrChange>
        </w:rPr>
        <w:t>System.Security.Principal;</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84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4841"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4842" w:author="Narendra" w:date="2021-08-21T13:02:00Z">
            <w:rPr>
              <w:rFonts w:ascii="inherit" w:eastAsia="Times New Roman" w:hAnsi="inherit" w:cs="Consolas"/>
              <w:i/>
              <w:iCs/>
              <w:color w:val="4284AE"/>
              <w:sz w:val="25"/>
            </w:rPr>
          </w:rPrChange>
        </w:rPr>
        <w:t>System.Text;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84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4844"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4845" w:author="Narendra" w:date="2021-08-21T13:02:00Z">
            <w:rPr>
              <w:rFonts w:ascii="inherit" w:eastAsia="Times New Roman" w:hAnsi="inherit" w:cs="Consolas"/>
              <w:i/>
              <w:iCs/>
              <w:color w:val="4284AE"/>
              <w:sz w:val="25"/>
            </w:rPr>
          </w:rPrChange>
        </w:rPr>
        <w:t>System.Threading;</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84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4847"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4848" w:author="Narendra" w:date="2021-08-21T13:02:00Z">
            <w:rPr>
              <w:rFonts w:ascii="inherit" w:eastAsia="Times New Roman" w:hAnsi="inherit" w:cs="Consolas"/>
              <w:i/>
              <w:iCs/>
              <w:color w:val="4284AE"/>
              <w:sz w:val="25"/>
            </w:rPr>
          </w:rPrChange>
        </w:rPr>
        <w:t>System.Threading.Tasks;</w:t>
      </w:r>
    </w:p>
    <w:p w:rsidR="006E519F" w:rsidRPr="008C6831" w:rsidRDefault="006E519F" w:rsidP="006E519F">
      <w:pPr>
        <w:shd w:val="clear" w:color="auto" w:fill="272B33"/>
        <w:spacing w:line="384" w:lineRule="atLeast"/>
        <w:textAlignment w:val="baseline"/>
        <w:rPr>
          <w:rFonts w:ascii="Maiandra GD" w:eastAsia="Times New Roman" w:hAnsi="Maiandra GD" w:cs="Consolas"/>
          <w:color w:val="596174"/>
          <w:sz w:val="24"/>
          <w:szCs w:val="24"/>
          <w:rPrChange w:id="484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4850"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4851" w:author="Narendra" w:date="2021-08-21T13:02:00Z">
            <w:rPr>
              <w:rFonts w:ascii="inherit" w:eastAsia="Times New Roman" w:hAnsi="inherit" w:cs="Consolas"/>
              <w:i/>
              <w:iCs/>
              <w:color w:val="4284AE"/>
              <w:sz w:val="25"/>
            </w:rPr>
          </w:rPrChange>
        </w:rPr>
        <w:t>System.Web;</w:t>
      </w:r>
    </w:p>
    <w:p w:rsidR="006E519F" w:rsidRPr="008C6831" w:rsidRDefault="006E519F" w:rsidP="006E519F">
      <w:pPr>
        <w:shd w:val="clear" w:color="auto" w:fill="FFFFFF"/>
        <w:spacing w:after="0" w:line="240" w:lineRule="auto"/>
        <w:jc w:val="both"/>
        <w:textAlignment w:val="baseline"/>
        <w:outlineLvl w:val="4"/>
        <w:rPr>
          <w:rFonts w:ascii="Maiandra GD" w:eastAsia="Times New Roman" w:hAnsi="Maiandra GD" w:cs="Segoe UI"/>
          <w:color w:val="3A3A3A"/>
          <w:sz w:val="24"/>
          <w:szCs w:val="24"/>
          <w:rPrChange w:id="4852" w:author="Narendra" w:date="2021-08-21T13:02:00Z">
            <w:rPr>
              <w:rFonts w:ascii="Segoe UI" w:eastAsia="Times New Roman" w:hAnsi="Segoe UI" w:cs="Segoe UI"/>
              <w:color w:val="3A3A3A"/>
              <w:sz w:val="20"/>
              <w:szCs w:val="20"/>
            </w:rPr>
          </w:rPrChange>
        </w:rPr>
      </w:pPr>
      <w:r w:rsidRPr="008C6831">
        <w:rPr>
          <w:rFonts w:ascii="Maiandra GD" w:eastAsia="Times New Roman" w:hAnsi="Maiandra GD" w:cs="Arial"/>
          <w:b/>
          <w:bCs/>
          <w:color w:val="000000"/>
          <w:sz w:val="24"/>
          <w:szCs w:val="24"/>
          <w:rPrChange w:id="4853" w:author="Narendra" w:date="2021-08-21T13:02:00Z">
            <w:rPr>
              <w:rFonts w:ascii="Arial" w:eastAsia="Times New Roman" w:hAnsi="Arial" w:cs="Arial"/>
              <w:b/>
              <w:bCs/>
              <w:color w:val="000000"/>
              <w:sz w:val="27"/>
            </w:rPr>
          </w:rPrChange>
        </w:rPr>
        <w:t>Explanation of the above code:</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4854"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4855" w:author="Narendra" w:date="2021-08-21T13:02:00Z">
            <w:rPr>
              <w:rFonts w:ascii="Arial" w:eastAsia="Times New Roman" w:hAnsi="Arial" w:cs="Arial"/>
              <w:color w:val="000000"/>
              <w:sz w:val="23"/>
              <w:szCs w:val="23"/>
              <w:bdr w:val="none" w:sz="0" w:space="0" w:color="auto" w:frame="1"/>
            </w:rPr>
          </w:rPrChange>
        </w:rPr>
        <w:t>If the Authorization header is not present in the HTTP request then it will be considered as a forbidden request but if it is present then we will get the header value. Once we get the header value then we need to decode as the value of the header is comes in encoded. Here we will use the Base64 encoding scheme in the attached header. </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4856"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4857" w:author="Narendra" w:date="2021-08-21T13:02:00Z">
            <w:rPr>
              <w:rFonts w:ascii="Arial" w:eastAsia="Times New Roman" w:hAnsi="Arial" w:cs="Arial"/>
              <w:color w:val="000000"/>
              <w:sz w:val="23"/>
              <w:szCs w:val="23"/>
              <w:bdr w:val="none" w:sz="0" w:space="0" w:color="auto" w:frame="1"/>
            </w:rPr>
          </w:rPrChange>
        </w:rPr>
        <w:t>Once we get the user credentials then we will check the credentials and if the credentials are present in the database then we will consider it as a valid user and we will set the user principals along with the current thread.</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4858"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4859" w:author="Narendra" w:date="2021-08-21T13:02:00Z">
            <w:rPr>
              <w:rFonts w:ascii="Arial" w:eastAsia="Times New Roman" w:hAnsi="Arial" w:cs="Arial"/>
              <w:color w:val="000000"/>
              <w:sz w:val="23"/>
              <w:szCs w:val="23"/>
              <w:bdr w:val="none" w:sz="0" w:space="0" w:color="auto" w:frame="1"/>
            </w:rPr>
          </w:rPrChange>
        </w:rPr>
        <w:t>The request will then be redirected towards a specific controller and action. Register the custom handler in the WebApiConfig file as shown in the below diagram.</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4860"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noProof/>
          <w:color w:val="212529"/>
          <w:sz w:val="24"/>
          <w:szCs w:val="24"/>
          <w:bdr w:val="none" w:sz="0" w:space="0" w:color="auto" w:frame="1"/>
          <w:rPrChange w:id="4861" w:author="Narendra" w:date="2021-08-21T13:02:00Z">
            <w:rPr>
              <w:rFonts w:ascii="Arial" w:eastAsia="Times New Roman" w:hAnsi="Arial" w:cs="Arial"/>
              <w:noProof/>
              <w:color w:val="212529"/>
              <w:sz w:val="23"/>
              <w:szCs w:val="23"/>
              <w:bdr w:val="none" w:sz="0" w:space="0" w:color="auto" w:frame="1"/>
            </w:rPr>
          </w:rPrChange>
        </w:rPr>
        <w:lastRenderedPageBreak/>
        <w:drawing>
          <wp:inline distT="0" distB="0" distL="0" distR="0">
            <wp:extent cx="6600825" cy="2984033"/>
            <wp:effectExtent l="19050" t="0" r="9525" b="0"/>
            <wp:docPr id="71" name="Picture 71" descr="Basic Authentication Using Message Handler in ASP.NET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Basic Authentication Using Message Handler in ASP.NET Web API"/>
                    <pic:cNvPicPr>
                      <a:picLocks noChangeAspect="1" noChangeArrowheads="1"/>
                    </pic:cNvPicPr>
                  </pic:nvPicPr>
                  <pic:blipFill>
                    <a:blip r:embed="rId41"/>
                    <a:srcRect/>
                    <a:stretch>
                      <a:fillRect/>
                    </a:stretch>
                  </pic:blipFill>
                  <pic:spPr bwMode="auto">
                    <a:xfrm>
                      <a:off x="0" y="0"/>
                      <a:ext cx="6600825" cy="2984033"/>
                    </a:xfrm>
                    <a:prstGeom prst="rect">
                      <a:avLst/>
                    </a:prstGeom>
                    <a:noFill/>
                    <a:ln w="9525">
                      <a:noFill/>
                      <a:miter lim="800000"/>
                      <a:headEnd/>
                      <a:tailEnd/>
                    </a:ln>
                  </pic:spPr>
                </pic:pic>
              </a:graphicData>
            </a:graphic>
          </wp:inline>
        </w:drawing>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4862"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212529"/>
          <w:sz w:val="24"/>
          <w:szCs w:val="24"/>
          <w:bdr w:val="none" w:sz="0" w:space="0" w:color="auto" w:frame="1"/>
          <w:rPrChange w:id="4863" w:author="Narendra" w:date="2021-08-21T13:02:00Z">
            <w:rPr>
              <w:rFonts w:ascii="Arial" w:eastAsia="Times New Roman" w:hAnsi="Arial" w:cs="Arial"/>
              <w:color w:val="212529"/>
              <w:sz w:val="23"/>
              <w:szCs w:val="23"/>
              <w:bdr w:val="none" w:sz="0" w:space="0" w:color="auto" w:frame="1"/>
            </w:rPr>
          </w:rPrChange>
        </w:rPr>
        <w:t>That’s it. We are done with our implementation. Let’s create one empty Web API controller and then copy and paste the following code.</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86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4865"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4866" w:author="Narendra" w:date="2021-08-21T13:02:00Z">
            <w:rPr>
              <w:rFonts w:ascii="inherit" w:eastAsia="Times New Roman" w:hAnsi="inherit" w:cs="Consolas"/>
              <w:i/>
              <w:iCs/>
              <w:color w:val="4284AE"/>
              <w:sz w:val="25"/>
            </w:rPr>
          </w:rPrChange>
        </w:rPr>
        <w:t>System.Net;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86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4868"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4869" w:author="Narendra" w:date="2021-08-21T13:02:00Z">
            <w:rPr>
              <w:rFonts w:ascii="inherit" w:eastAsia="Times New Roman" w:hAnsi="inherit" w:cs="Consolas"/>
              <w:i/>
              <w:iCs/>
              <w:color w:val="4284AE"/>
              <w:sz w:val="25"/>
            </w:rPr>
          </w:rPrChange>
        </w:rPr>
        <w:t>System.Net.Http;</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87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4871"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4872" w:author="Narendra" w:date="2021-08-21T13:02:00Z">
            <w:rPr>
              <w:rFonts w:ascii="inherit" w:eastAsia="Times New Roman" w:hAnsi="inherit" w:cs="Consolas"/>
              <w:i/>
              <w:iCs/>
              <w:color w:val="4284AE"/>
              <w:sz w:val="25"/>
            </w:rPr>
          </w:rPrChange>
        </w:rPr>
        <w:t>System.Threading;</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87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4874"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4875" w:author="Narendra" w:date="2021-08-21T13:02:00Z">
            <w:rPr>
              <w:rFonts w:ascii="inherit" w:eastAsia="Times New Roman" w:hAnsi="inherit" w:cs="Consolas"/>
              <w:i/>
              <w:iCs/>
              <w:color w:val="4284AE"/>
              <w:sz w:val="25"/>
            </w:rPr>
          </w:rPrChange>
        </w:rPr>
        <w:t>System.Web.Http;</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87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4877" w:author="Narendra" w:date="2021-08-21T13:02:00Z">
            <w:rPr>
              <w:rFonts w:ascii="inherit" w:eastAsia="Times New Roman" w:hAnsi="inherit" w:cs="Consolas"/>
              <w:b/>
              <w:bCs/>
              <w:color w:val="D171DD"/>
              <w:sz w:val="25"/>
            </w:rPr>
          </w:rPrChange>
        </w:rPr>
        <w:t xml:space="preserve">namespace </w:t>
      </w:r>
      <w:r w:rsidRPr="008C6831">
        <w:rPr>
          <w:rFonts w:ascii="Maiandra GD" w:eastAsia="Times New Roman" w:hAnsi="Maiandra GD" w:cs="Consolas"/>
          <w:i/>
          <w:iCs/>
          <w:color w:val="4284AE"/>
          <w:sz w:val="24"/>
          <w:szCs w:val="24"/>
          <w:rPrChange w:id="4878" w:author="Narendra" w:date="2021-08-21T13:02:00Z">
            <w:rPr>
              <w:rFonts w:ascii="inherit" w:eastAsia="Times New Roman" w:hAnsi="inherit" w:cs="Consolas"/>
              <w:i/>
              <w:iCs/>
              <w:color w:val="4284AE"/>
              <w:sz w:val="25"/>
            </w:rPr>
          </w:rPrChange>
        </w:rPr>
        <w:t>BasicAuthenticationUsingMessageHandler.Controllers</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87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4880"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88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4882"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4883"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4884" w:author="Narendra" w:date="2021-08-21T13:02:00Z">
            <w:rPr>
              <w:rFonts w:ascii="inherit" w:eastAsia="Times New Roman" w:hAnsi="inherit" w:cs="Consolas"/>
              <w:b/>
              <w:bCs/>
              <w:color w:val="D171DD"/>
              <w:sz w:val="25"/>
            </w:rPr>
          </w:rPrChange>
        </w:rPr>
        <w:t>class</w:t>
      </w:r>
      <w:r w:rsidRPr="008C6831">
        <w:rPr>
          <w:rFonts w:ascii="Maiandra GD" w:eastAsia="Times New Roman" w:hAnsi="Maiandra GD" w:cs="Consolas"/>
          <w:color w:val="CFD5E0"/>
          <w:sz w:val="24"/>
          <w:szCs w:val="24"/>
          <w:rPrChange w:id="4885" w:author="Narendra" w:date="2021-08-21T13:02:00Z">
            <w:rPr>
              <w:rFonts w:ascii="inherit" w:eastAsia="Times New Roman" w:hAnsi="inherit" w:cs="Consolas"/>
              <w:color w:val="CFD5E0"/>
              <w:sz w:val="25"/>
            </w:rPr>
          </w:rPrChange>
        </w:rPr>
        <w:t xml:space="preserve"> TestController : ApiController</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88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4887"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88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488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4284AE"/>
          <w:sz w:val="24"/>
          <w:szCs w:val="24"/>
          <w:rPrChange w:id="4890" w:author="Narendra" w:date="2021-08-21T13:02:00Z">
            <w:rPr>
              <w:rFonts w:ascii="inherit" w:eastAsia="Times New Roman" w:hAnsi="inherit" w:cs="Consolas"/>
              <w:color w:val="4284AE"/>
              <w:sz w:val="25"/>
            </w:rPr>
          </w:rPrChange>
        </w:rPr>
        <w:t>Authorize</w:t>
      </w:r>
      <w:r w:rsidRPr="008C6831">
        <w:rPr>
          <w:rFonts w:ascii="Maiandra GD" w:eastAsia="Times New Roman" w:hAnsi="Maiandra GD" w:cs="Consolas"/>
          <w:b/>
          <w:bCs/>
          <w:color w:val="6B7C8B"/>
          <w:sz w:val="24"/>
          <w:szCs w:val="24"/>
          <w:rPrChange w:id="489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4892" w:author="Narendra" w:date="2021-08-21T13:02:00Z">
            <w:rPr>
              <w:rFonts w:ascii="inherit" w:eastAsia="Times New Roman" w:hAnsi="inherit" w:cs="Consolas"/>
              <w:color w:val="CFD5E0"/>
              <w:sz w:val="25"/>
            </w:rPr>
          </w:rPrChange>
        </w:rPr>
        <w:t xml:space="preserve">Roles = </w:t>
      </w:r>
      <w:r w:rsidRPr="008C6831">
        <w:rPr>
          <w:rFonts w:ascii="Maiandra GD" w:eastAsia="Times New Roman" w:hAnsi="Maiandra GD" w:cs="Consolas"/>
          <w:color w:val="7CC379"/>
          <w:sz w:val="24"/>
          <w:szCs w:val="24"/>
          <w:rPrChange w:id="4893" w:author="Narendra" w:date="2021-08-21T13:02:00Z">
            <w:rPr>
              <w:rFonts w:ascii="inherit" w:eastAsia="Times New Roman" w:hAnsi="inherit" w:cs="Consolas"/>
              <w:color w:val="7CC379"/>
              <w:sz w:val="25"/>
            </w:rPr>
          </w:rPrChange>
        </w:rPr>
        <w:t>"Admin,User"</w:t>
      </w:r>
      <w:r w:rsidRPr="008C6831">
        <w:rPr>
          <w:rFonts w:ascii="Maiandra GD" w:eastAsia="Times New Roman" w:hAnsi="Maiandra GD" w:cs="Consolas"/>
          <w:b/>
          <w:bCs/>
          <w:color w:val="6B7C8B"/>
          <w:sz w:val="24"/>
          <w:szCs w:val="24"/>
          <w:rPrChange w:id="4894"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89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4896"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4897" w:author="Narendra" w:date="2021-08-21T13:02:00Z">
            <w:rPr>
              <w:rFonts w:ascii="inherit" w:eastAsia="Times New Roman" w:hAnsi="inherit" w:cs="Consolas"/>
              <w:color w:val="CFD5E0"/>
              <w:sz w:val="25"/>
            </w:rPr>
          </w:rPrChange>
        </w:rPr>
        <w:t xml:space="preserve"> HttpResponseMessage </w:t>
      </w:r>
      <w:r w:rsidRPr="008C6831">
        <w:rPr>
          <w:rFonts w:ascii="Maiandra GD" w:eastAsia="Times New Roman" w:hAnsi="Maiandra GD" w:cs="Consolas"/>
          <w:color w:val="4284AE"/>
          <w:sz w:val="24"/>
          <w:szCs w:val="24"/>
          <w:rPrChange w:id="4898" w:author="Narendra" w:date="2021-08-21T13:02:00Z">
            <w:rPr>
              <w:rFonts w:ascii="inherit" w:eastAsia="Times New Roman" w:hAnsi="inherit" w:cs="Consolas"/>
              <w:color w:val="4284AE"/>
              <w:sz w:val="25"/>
            </w:rPr>
          </w:rPrChange>
        </w:rPr>
        <w:t>Get</w:t>
      </w:r>
      <w:r w:rsidRPr="008C6831">
        <w:rPr>
          <w:rFonts w:ascii="Maiandra GD" w:eastAsia="Times New Roman" w:hAnsi="Maiandra GD" w:cs="Consolas"/>
          <w:b/>
          <w:bCs/>
          <w:color w:val="6B7C8B"/>
          <w:sz w:val="24"/>
          <w:szCs w:val="24"/>
          <w:rPrChange w:id="4899"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90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4901"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90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4903" w:author="Narendra" w:date="2021-08-21T13:02:00Z">
            <w:rPr>
              <w:rFonts w:ascii="inherit" w:eastAsia="Times New Roman" w:hAnsi="inherit" w:cs="Consolas"/>
              <w:color w:val="6B7C8B"/>
              <w:sz w:val="25"/>
            </w:rPr>
          </w:rPrChange>
        </w:rPr>
        <w:t>//You can implement youe own logic</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90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4905" w:author="Narendra" w:date="2021-08-21T13:02:00Z">
            <w:rPr>
              <w:rFonts w:ascii="inherit" w:eastAsia="Times New Roman" w:hAnsi="inherit" w:cs="Consolas"/>
              <w:color w:val="6B7C8B"/>
              <w:sz w:val="25"/>
            </w:rPr>
          </w:rPrChange>
        </w:rPr>
        <w:t>//Get the Identity Name</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90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4907" w:author="Narendra" w:date="2021-08-21T13:02:00Z">
            <w:rPr>
              <w:rFonts w:ascii="inherit" w:eastAsia="Times New Roman" w:hAnsi="inherit" w:cs="Consolas"/>
              <w:color w:val="CFD5E0"/>
              <w:sz w:val="25"/>
            </w:rPr>
          </w:rPrChange>
        </w:rPr>
        <w:t>string username = Thread.</w:t>
      </w:r>
      <w:r w:rsidRPr="008C6831">
        <w:rPr>
          <w:rFonts w:ascii="Maiandra GD" w:eastAsia="Times New Roman" w:hAnsi="Maiandra GD" w:cs="Consolas"/>
          <w:color w:val="4284AE"/>
          <w:sz w:val="24"/>
          <w:szCs w:val="24"/>
          <w:rPrChange w:id="4908" w:author="Narendra" w:date="2021-08-21T13:02:00Z">
            <w:rPr>
              <w:rFonts w:ascii="inherit" w:eastAsia="Times New Roman" w:hAnsi="inherit" w:cs="Consolas"/>
              <w:color w:val="4284AE"/>
              <w:sz w:val="25"/>
            </w:rPr>
          </w:rPrChange>
        </w:rPr>
        <w:t>CurrentPrincipal</w:t>
      </w:r>
      <w:r w:rsidRPr="008C6831">
        <w:rPr>
          <w:rFonts w:ascii="Maiandra GD" w:eastAsia="Times New Roman" w:hAnsi="Maiandra GD" w:cs="Consolas"/>
          <w:color w:val="CFD5E0"/>
          <w:sz w:val="24"/>
          <w:szCs w:val="24"/>
          <w:rPrChange w:id="4909"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4910" w:author="Narendra" w:date="2021-08-21T13:02:00Z">
            <w:rPr>
              <w:rFonts w:ascii="inherit" w:eastAsia="Times New Roman" w:hAnsi="inherit" w:cs="Consolas"/>
              <w:color w:val="4284AE"/>
              <w:sz w:val="25"/>
            </w:rPr>
          </w:rPrChange>
        </w:rPr>
        <w:t>Identity</w:t>
      </w:r>
      <w:r w:rsidRPr="008C6831">
        <w:rPr>
          <w:rFonts w:ascii="Maiandra GD" w:eastAsia="Times New Roman" w:hAnsi="Maiandra GD" w:cs="Consolas"/>
          <w:color w:val="CFD5E0"/>
          <w:sz w:val="24"/>
          <w:szCs w:val="24"/>
          <w:rPrChange w:id="4911"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4912" w:author="Narendra" w:date="2021-08-21T13:02:00Z">
            <w:rPr>
              <w:rFonts w:ascii="inherit" w:eastAsia="Times New Roman" w:hAnsi="inherit" w:cs="Consolas"/>
              <w:color w:val="4284AE"/>
              <w:sz w:val="25"/>
            </w:rPr>
          </w:rPrChange>
        </w:rPr>
        <w:t>Name</w:t>
      </w:r>
      <w:r w:rsidRPr="008C6831">
        <w:rPr>
          <w:rFonts w:ascii="Maiandra GD" w:eastAsia="Times New Roman" w:hAnsi="Maiandra GD" w:cs="Consolas"/>
          <w:color w:val="CFD5E0"/>
          <w:sz w:val="24"/>
          <w:szCs w:val="24"/>
          <w:rPrChange w:id="4913"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91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4915" w:author="Narendra" w:date="2021-08-21T13:02:00Z">
            <w:rPr>
              <w:rFonts w:ascii="inherit" w:eastAsia="Times New Roman" w:hAnsi="inherit" w:cs="Consolas"/>
              <w:b/>
              <w:bCs/>
              <w:color w:val="D171DD"/>
              <w:sz w:val="25"/>
            </w:rPr>
          </w:rPrChange>
        </w:rPr>
        <w:t>return</w:t>
      </w:r>
      <w:r w:rsidRPr="008C6831">
        <w:rPr>
          <w:rFonts w:ascii="Maiandra GD" w:eastAsia="Times New Roman" w:hAnsi="Maiandra GD" w:cs="Consolas"/>
          <w:color w:val="CFD5E0"/>
          <w:sz w:val="24"/>
          <w:szCs w:val="24"/>
          <w:rPrChange w:id="4916" w:author="Narendra" w:date="2021-08-21T13:02:00Z">
            <w:rPr>
              <w:rFonts w:ascii="inherit" w:eastAsia="Times New Roman" w:hAnsi="inherit" w:cs="Consolas"/>
              <w:color w:val="CFD5E0"/>
              <w:sz w:val="25"/>
            </w:rPr>
          </w:rPrChange>
        </w:rPr>
        <w:t xml:space="preserve"> Request.</w:t>
      </w:r>
      <w:r w:rsidRPr="008C6831">
        <w:rPr>
          <w:rFonts w:ascii="Maiandra GD" w:eastAsia="Times New Roman" w:hAnsi="Maiandra GD" w:cs="Consolas"/>
          <w:color w:val="4284AE"/>
          <w:sz w:val="24"/>
          <w:szCs w:val="24"/>
          <w:rPrChange w:id="4917" w:author="Narendra" w:date="2021-08-21T13:02:00Z">
            <w:rPr>
              <w:rFonts w:ascii="inherit" w:eastAsia="Times New Roman" w:hAnsi="inherit" w:cs="Consolas"/>
              <w:color w:val="4284AE"/>
              <w:sz w:val="25"/>
            </w:rPr>
          </w:rPrChange>
        </w:rPr>
        <w:t>CreateResponse</w:t>
      </w:r>
      <w:r w:rsidRPr="008C6831">
        <w:rPr>
          <w:rFonts w:ascii="Maiandra GD" w:eastAsia="Times New Roman" w:hAnsi="Maiandra GD" w:cs="Consolas"/>
          <w:b/>
          <w:bCs/>
          <w:color w:val="6B7C8B"/>
          <w:sz w:val="24"/>
          <w:szCs w:val="24"/>
          <w:rPrChange w:id="491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4919" w:author="Narendra" w:date="2021-08-21T13:02:00Z">
            <w:rPr>
              <w:rFonts w:ascii="inherit" w:eastAsia="Times New Roman" w:hAnsi="inherit" w:cs="Consolas"/>
              <w:color w:val="CFD5E0"/>
              <w:sz w:val="25"/>
            </w:rPr>
          </w:rPrChange>
        </w:rPr>
        <w:t>HttpStatusCode.</w:t>
      </w:r>
      <w:r w:rsidRPr="008C6831">
        <w:rPr>
          <w:rFonts w:ascii="Maiandra GD" w:eastAsia="Times New Roman" w:hAnsi="Maiandra GD" w:cs="Consolas"/>
          <w:color w:val="4284AE"/>
          <w:sz w:val="24"/>
          <w:szCs w:val="24"/>
          <w:rPrChange w:id="4920" w:author="Narendra" w:date="2021-08-21T13:02:00Z">
            <w:rPr>
              <w:rFonts w:ascii="inherit" w:eastAsia="Times New Roman" w:hAnsi="inherit" w:cs="Consolas"/>
              <w:color w:val="4284AE"/>
              <w:sz w:val="25"/>
            </w:rPr>
          </w:rPrChange>
        </w:rPr>
        <w:t>OK</w:t>
      </w:r>
      <w:r w:rsidRPr="008C6831">
        <w:rPr>
          <w:rFonts w:ascii="Maiandra GD" w:eastAsia="Times New Roman" w:hAnsi="Maiandra GD" w:cs="Consolas"/>
          <w:color w:val="CFD5E0"/>
          <w:sz w:val="24"/>
          <w:szCs w:val="24"/>
          <w:rPrChange w:id="4921"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7CC379"/>
          <w:sz w:val="24"/>
          <w:szCs w:val="24"/>
          <w:rPrChange w:id="4922" w:author="Narendra" w:date="2021-08-21T13:02:00Z">
            <w:rPr>
              <w:rFonts w:ascii="inherit" w:eastAsia="Times New Roman" w:hAnsi="inherit" w:cs="Consolas"/>
              <w:color w:val="7CC379"/>
              <w:sz w:val="25"/>
            </w:rPr>
          </w:rPrChange>
        </w:rPr>
        <w:t>"User Name = "</w:t>
      </w:r>
      <w:r w:rsidRPr="008C6831">
        <w:rPr>
          <w:rFonts w:ascii="Maiandra GD" w:eastAsia="Times New Roman" w:hAnsi="Maiandra GD" w:cs="Consolas"/>
          <w:color w:val="CFD5E0"/>
          <w:sz w:val="24"/>
          <w:szCs w:val="24"/>
          <w:rPrChange w:id="4923" w:author="Narendra" w:date="2021-08-21T13:02:00Z">
            <w:rPr>
              <w:rFonts w:ascii="inherit" w:eastAsia="Times New Roman" w:hAnsi="inherit" w:cs="Consolas"/>
              <w:color w:val="CFD5E0"/>
              <w:sz w:val="25"/>
            </w:rPr>
          </w:rPrChange>
        </w:rPr>
        <w:t>+ username</w:t>
      </w:r>
      <w:r w:rsidRPr="008C6831">
        <w:rPr>
          <w:rFonts w:ascii="Maiandra GD" w:eastAsia="Times New Roman" w:hAnsi="Maiandra GD" w:cs="Consolas"/>
          <w:b/>
          <w:bCs/>
          <w:color w:val="6B7C8B"/>
          <w:sz w:val="24"/>
          <w:szCs w:val="24"/>
          <w:rPrChange w:id="4924"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4925"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92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4927"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92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492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4284AE"/>
          <w:sz w:val="24"/>
          <w:szCs w:val="24"/>
          <w:rPrChange w:id="4930" w:author="Narendra" w:date="2021-08-21T13:02:00Z">
            <w:rPr>
              <w:rFonts w:ascii="inherit" w:eastAsia="Times New Roman" w:hAnsi="inherit" w:cs="Consolas"/>
              <w:color w:val="4284AE"/>
              <w:sz w:val="25"/>
            </w:rPr>
          </w:rPrChange>
        </w:rPr>
        <w:t>Authorize</w:t>
      </w:r>
      <w:r w:rsidRPr="008C6831">
        <w:rPr>
          <w:rFonts w:ascii="Maiandra GD" w:eastAsia="Times New Roman" w:hAnsi="Maiandra GD" w:cs="Consolas"/>
          <w:b/>
          <w:bCs/>
          <w:color w:val="6B7C8B"/>
          <w:sz w:val="24"/>
          <w:szCs w:val="24"/>
          <w:rPrChange w:id="493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4932" w:author="Narendra" w:date="2021-08-21T13:02:00Z">
            <w:rPr>
              <w:rFonts w:ascii="inherit" w:eastAsia="Times New Roman" w:hAnsi="inherit" w:cs="Consolas"/>
              <w:color w:val="CFD5E0"/>
              <w:sz w:val="25"/>
            </w:rPr>
          </w:rPrChange>
        </w:rPr>
        <w:t xml:space="preserve">Roles = </w:t>
      </w:r>
      <w:r w:rsidRPr="008C6831">
        <w:rPr>
          <w:rFonts w:ascii="Maiandra GD" w:eastAsia="Times New Roman" w:hAnsi="Maiandra GD" w:cs="Consolas"/>
          <w:color w:val="7CC379"/>
          <w:sz w:val="24"/>
          <w:szCs w:val="24"/>
          <w:rPrChange w:id="4933" w:author="Narendra" w:date="2021-08-21T13:02:00Z">
            <w:rPr>
              <w:rFonts w:ascii="inherit" w:eastAsia="Times New Roman" w:hAnsi="inherit" w:cs="Consolas"/>
              <w:color w:val="7CC379"/>
              <w:sz w:val="25"/>
            </w:rPr>
          </w:rPrChange>
        </w:rPr>
        <w:t>"Admin"</w:t>
      </w:r>
      <w:r w:rsidRPr="008C6831">
        <w:rPr>
          <w:rFonts w:ascii="Maiandra GD" w:eastAsia="Times New Roman" w:hAnsi="Maiandra GD" w:cs="Consolas"/>
          <w:b/>
          <w:bCs/>
          <w:color w:val="6B7C8B"/>
          <w:sz w:val="24"/>
          <w:szCs w:val="24"/>
          <w:rPrChange w:id="4934"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93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4936"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4937" w:author="Narendra" w:date="2021-08-21T13:02:00Z">
            <w:rPr>
              <w:rFonts w:ascii="inherit" w:eastAsia="Times New Roman" w:hAnsi="inherit" w:cs="Consolas"/>
              <w:color w:val="CFD5E0"/>
              <w:sz w:val="25"/>
            </w:rPr>
          </w:rPrChange>
        </w:rPr>
        <w:t xml:space="preserve"> HttpResponseMessage </w:t>
      </w:r>
      <w:r w:rsidRPr="008C6831">
        <w:rPr>
          <w:rFonts w:ascii="Maiandra GD" w:eastAsia="Times New Roman" w:hAnsi="Maiandra GD" w:cs="Consolas"/>
          <w:color w:val="4284AE"/>
          <w:sz w:val="24"/>
          <w:szCs w:val="24"/>
          <w:rPrChange w:id="4938" w:author="Narendra" w:date="2021-08-21T13:02:00Z">
            <w:rPr>
              <w:rFonts w:ascii="inherit" w:eastAsia="Times New Roman" w:hAnsi="inherit" w:cs="Consolas"/>
              <w:color w:val="4284AE"/>
              <w:sz w:val="25"/>
            </w:rPr>
          </w:rPrChange>
        </w:rPr>
        <w:t>Post</w:t>
      </w:r>
      <w:r w:rsidRPr="008C6831">
        <w:rPr>
          <w:rFonts w:ascii="Maiandra GD" w:eastAsia="Times New Roman" w:hAnsi="Maiandra GD" w:cs="Consolas"/>
          <w:b/>
          <w:bCs/>
          <w:color w:val="6B7C8B"/>
          <w:sz w:val="24"/>
          <w:szCs w:val="24"/>
          <w:rPrChange w:id="4939"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94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4941"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94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4943" w:author="Narendra" w:date="2021-08-21T13:02:00Z">
            <w:rPr>
              <w:rFonts w:ascii="inherit" w:eastAsia="Times New Roman" w:hAnsi="inherit" w:cs="Consolas"/>
              <w:color w:val="CFD5E0"/>
              <w:sz w:val="25"/>
            </w:rPr>
          </w:rPrChange>
        </w:rPr>
        <w:t>string username = Thread.</w:t>
      </w:r>
      <w:r w:rsidRPr="008C6831">
        <w:rPr>
          <w:rFonts w:ascii="Maiandra GD" w:eastAsia="Times New Roman" w:hAnsi="Maiandra GD" w:cs="Consolas"/>
          <w:color w:val="4284AE"/>
          <w:sz w:val="24"/>
          <w:szCs w:val="24"/>
          <w:rPrChange w:id="4944" w:author="Narendra" w:date="2021-08-21T13:02:00Z">
            <w:rPr>
              <w:rFonts w:ascii="inherit" w:eastAsia="Times New Roman" w:hAnsi="inherit" w:cs="Consolas"/>
              <w:color w:val="4284AE"/>
              <w:sz w:val="25"/>
            </w:rPr>
          </w:rPrChange>
        </w:rPr>
        <w:t>CurrentPrincipal</w:t>
      </w:r>
      <w:r w:rsidRPr="008C6831">
        <w:rPr>
          <w:rFonts w:ascii="Maiandra GD" w:eastAsia="Times New Roman" w:hAnsi="Maiandra GD" w:cs="Consolas"/>
          <w:color w:val="CFD5E0"/>
          <w:sz w:val="24"/>
          <w:szCs w:val="24"/>
          <w:rPrChange w:id="4945"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4946" w:author="Narendra" w:date="2021-08-21T13:02:00Z">
            <w:rPr>
              <w:rFonts w:ascii="inherit" w:eastAsia="Times New Roman" w:hAnsi="inherit" w:cs="Consolas"/>
              <w:color w:val="4284AE"/>
              <w:sz w:val="25"/>
            </w:rPr>
          </w:rPrChange>
        </w:rPr>
        <w:t>Identity</w:t>
      </w:r>
      <w:r w:rsidRPr="008C6831">
        <w:rPr>
          <w:rFonts w:ascii="Maiandra GD" w:eastAsia="Times New Roman" w:hAnsi="Maiandra GD" w:cs="Consolas"/>
          <w:color w:val="CFD5E0"/>
          <w:sz w:val="24"/>
          <w:szCs w:val="24"/>
          <w:rPrChange w:id="4947"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4948" w:author="Narendra" w:date="2021-08-21T13:02:00Z">
            <w:rPr>
              <w:rFonts w:ascii="inherit" w:eastAsia="Times New Roman" w:hAnsi="inherit" w:cs="Consolas"/>
              <w:color w:val="4284AE"/>
              <w:sz w:val="25"/>
            </w:rPr>
          </w:rPrChange>
        </w:rPr>
        <w:t>Name</w:t>
      </w:r>
      <w:r w:rsidRPr="008C6831">
        <w:rPr>
          <w:rFonts w:ascii="Maiandra GD" w:eastAsia="Times New Roman" w:hAnsi="Maiandra GD" w:cs="Consolas"/>
          <w:color w:val="CFD5E0"/>
          <w:sz w:val="24"/>
          <w:szCs w:val="24"/>
          <w:rPrChange w:id="4949"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95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4951" w:author="Narendra" w:date="2021-08-21T13:02:00Z">
            <w:rPr>
              <w:rFonts w:ascii="inherit" w:eastAsia="Times New Roman" w:hAnsi="inherit" w:cs="Consolas"/>
              <w:b/>
              <w:bCs/>
              <w:color w:val="D171DD"/>
              <w:sz w:val="25"/>
            </w:rPr>
          </w:rPrChange>
        </w:rPr>
        <w:lastRenderedPageBreak/>
        <w:t>return</w:t>
      </w:r>
      <w:r w:rsidRPr="008C6831">
        <w:rPr>
          <w:rFonts w:ascii="Maiandra GD" w:eastAsia="Times New Roman" w:hAnsi="Maiandra GD" w:cs="Consolas"/>
          <w:color w:val="CFD5E0"/>
          <w:sz w:val="24"/>
          <w:szCs w:val="24"/>
          <w:rPrChange w:id="4952" w:author="Narendra" w:date="2021-08-21T13:02:00Z">
            <w:rPr>
              <w:rFonts w:ascii="inherit" w:eastAsia="Times New Roman" w:hAnsi="inherit" w:cs="Consolas"/>
              <w:color w:val="CFD5E0"/>
              <w:sz w:val="25"/>
            </w:rPr>
          </w:rPrChange>
        </w:rPr>
        <w:t xml:space="preserve"> Request.</w:t>
      </w:r>
      <w:r w:rsidRPr="008C6831">
        <w:rPr>
          <w:rFonts w:ascii="Maiandra GD" w:eastAsia="Times New Roman" w:hAnsi="Maiandra GD" w:cs="Consolas"/>
          <w:color w:val="4284AE"/>
          <w:sz w:val="24"/>
          <w:szCs w:val="24"/>
          <w:rPrChange w:id="4953" w:author="Narendra" w:date="2021-08-21T13:02:00Z">
            <w:rPr>
              <w:rFonts w:ascii="inherit" w:eastAsia="Times New Roman" w:hAnsi="inherit" w:cs="Consolas"/>
              <w:color w:val="4284AE"/>
              <w:sz w:val="25"/>
            </w:rPr>
          </w:rPrChange>
        </w:rPr>
        <w:t>CreateResponse</w:t>
      </w:r>
      <w:r w:rsidRPr="008C6831">
        <w:rPr>
          <w:rFonts w:ascii="Maiandra GD" w:eastAsia="Times New Roman" w:hAnsi="Maiandra GD" w:cs="Consolas"/>
          <w:b/>
          <w:bCs/>
          <w:color w:val="6B7C8B"/>
          <w:sz w:val="24"/>
          <w:szCs w:val="24"/>
          <w:rPrChange w:id="4954"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4955" w:author="Narendra" w:date="2021-08-21T13:02:00Z">
            <w:rPr>
              <w:rFonts w:ascii="inherit" w:eastAsia="Times New Roman" w:hAnsi="inherit" w:cs="Consolas"/>
              <w:color w:val="CFD5E0"/>
              <w:sz w:val="25"/>
            </w:rPr>
          </w:rPrChange>
        </w:rPr>
        <w:t>HttpStatusCode.</w:t>
      </w:r>
      <w:r w:rsidRPr="008C6831">
        <w:rPr>
          <w:rFonts w:ascii="Maiandra GD" w:eastAsia="Times New Roman" w:hAnsi="Maiandra GD" w:cs="Consolas"/>
          <w:color w:val="4284AE"/>
          <w:sz w:val="24"/>
          <w:szCs w:val="24"/>
          <w:rPrChange w:id="4956" w:author="Narendra" w:date="2021-08-21T13:02:00Z">
            <w:rPr>
              <w:rFonts w:ascii="inherit" w:eastAsia="Times New Roman" w:hAnsi="inherit" w:cs="Consolas"/>
              <w:color w:val="4284AE"/>
              <w:sz w:val="25"/>
            </w:rPr>
          </w:rPrChange>
        </w:rPr>
        <w:t>OK</w:t>
      </w:r>
      <w:r w:rsidRPr="008C6831">
        <w:rPr>
          <w:rFonts w:ascii="Maiandra GD" w:eastAsia="Times New Roman" w:hAnsi="Maiandra GD" w:cs="Consolas"/>
          <w:color w:val="CFD5E0"/>
          <w:sz w:val="24"/>
          <w:szCs w:val="24"/>
          <w:rPrChange w:id="4957"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7CC379"/>
          <w:sz w:val="24"/>
          <w:szCs w:val="24"/>
          <w:rPrChange w:id="4958" w:author="Narendra" w:date="2021-08-21T13:02:00Z">
            <w:rPr>
              <w:rFonts w:ascii="inherit" w:eastAsia="Times New Roman" w:hAnsi="inherit" w:cs="Consolas"/>
              <w:color w:val="7CC379"/>
              <w:sz w:val="25"/>
            </w:rPr>
          </w:rPrChange>
        </w:rPr>
        <w:t>"User Name = "</w:t>
      </w:r>
      <w:r w:rsidRPr="008C6831">
        <w:rPr>
          <w:rFonts w:ascii="Maiandra GD" w:eastAsia="Times New Roman" w:hAnsi="Maiandra GD" w:cs="Consolas"/>
          <w:color w:val="CFD5E0"/>
          <w:sz w:val="24"/>
          <w:szCs w:val="24"/>
          <w:rPrChange w:id="4959" w:author="Narendra" w:date="2021-08-21T13:02:00Z">
            <w:rPr>
              <w:rFonts w:ascii="inherit" w:eastAsia="Times New Roman" w:hAnsi="inherit" w:cs="Consolas"/>
              <w:color w:val="CFD5E0"/>
              <w:sz w:val="25"/>
            </w:rPr>
          </w:rPrChange>
        </w:rPr>
        <w:t xml:space="preserve"> + username</w:t>
      </w:r>
      <w:r w:rsidRPr="008C6831">
        <w:rPr>
          <w:rFonts w:ascii="Maiandra GD" w:eastAsia="Times New Roman" w:hAnsi="Maiandra GD" w:cs="Consolas"/>
          <w:b/>
          <w:bCs/>
          <w:color w:val="6B7C8B"/>
          <w:sz w:val="24"/>
          <w:szCs w:val="24"/>
          <w:rPrChange w:id="4960"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4961"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96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4963"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496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4965"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line="384" w:lineRule="atLeast"/>
        <w:textAlignment w:val="baseline"/>
        <w:rPr>
          <w:rFonts w:ascii="Maiandra GD" w:eastAsia="Times New Roman" w:hAnsi="Maiandra GD" w:cs="Consolas"/>
          <w:color w:val="596174"/>
          <w:sz w:val="24"/>
          <w:szCs w:val="24"/>
          <w:rPrChange w:id="496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4967"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4968"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212529"/>
          <w:sz w:val="24"/>
          <w:szCs w:val="24"/>
          <w:bdr w:val="none" w:sz="0" w:space="0" w:color="auto" w:frame="1"/>
          <w:rPrChange w:id="4969" w:author="Narendra" w:date="2021-08-21T13:02:00Z">
            <w:rPr>
              <w:rFonts w:ascii="Arial" w:eastAsia="Times New Roman" w:hAnsi="Arial" w:cs="Arial"/>
              <w:color w:val="212529"/>
              <w:sz w:val="23"/>
              <w:szCs w:val="23"/>
              <w:bdr w:val="none" w:sz="0" w:space="0" w:color="auto" w:frame="1"/>
            </w:rPr>
          </w:rPrChange>
        </w:rPr>
        <w:t>As you can see in the above controller, both the Get and Post are decorated with an Authorise attribute and we have specified the role over each action. So, the specific roles can access a specific action. Since the Get() is to read the data, generally both the Admin and the User can access it but a Post is only allowed for an Admin.</w:t>
      </w:r>
    </w:p>
    <w:p w:rsidR="006E519F" w:rsidRPr="008C6831" w:rsidRDefault="006E519F" w:rsidP="006E519F">
      <w:pPr>
        <w:shd w:val="clear" w:color="auto" w:fill="FFFFFF"/>
        <w:spacing w:after="0" w:line="240" w:lineRule="auto"/>
        <w:jc w:val="both"/>
        <w:textAlignment w:val="baseline"/>
        <w:outlineLvl w:val="5"/>
        <w:rPr>
          <w:rFonts w:ascii="Maiandra GD" w:eastAsia="Times New Roman" w:hAnsi="Maiandra GD" w:cs="Segoe UI"/>
          <w:color w:val="3A3A3A"/>
          <w:sz w:val="24"/>
          <w:szCs w:val="24"/>
          <w:rPrChange w:id="4970" w:author="Narendra" w:date="2021-08-21T13:02:00Z">
            <w:rPr>
              <w:rFonts w:ascii="Segoe UI" w:eastAsia="Times New Roman" w:hAnsi="Segoe UI" w:cs="Segoe UI"/>
              <w:color w:val="3A3A3A"/>
              <w:sz w:val="15"/>
              <w:szCs w:val="15"/>
            </w:rPr>
          </w:rPrChange>
        </w:rPr>
      </w:pPr>
      <w:r w:rsidRPr="008C6831">
        <w:rPr>
          <w:rFonts w:ascii="Maiandra GD" w:eastAsia="Times New Roman" w:hAnsi="Maiandra GD" w:cs="Arial"/>
          <w:b/>
          <w:bCs/>
          <w:color w:val="000000"/>
          <w:sz w:val="24"/>
          <w:szCs w:val="24"/>
          <w:rPrChange w:id="4971" w:author="Narendra" w:date="2021-08-21T13:02:00Z">
            <w:rPr>
              <w:rFonts w:ascii="Arial" w:eastAsia="Times New Roman" w:hAnsi="Arial" w:cs="Arial"/>
              <w:b/>
              <w:bCs/>
              <w:color w:val="000000"/>
              <w:sz w:val="23"/>
            </w:rPr>
          </w:rPrChange>
        </w:rPr>
        <w:t>Testing using Postman</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4972"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4973" w:author="Narendra" w:date="2021-08-21T13:02:00Z">
            <w:rPr>
              <w:rFonts w:ascii="Arial" w:eastAsia="Times New Roman" w:hAnsi="Arial" w:cs="Arial"/>
              <w:color w:val="000000"/>
              <w:sz w:val="23"/>
              <w:szCs w:val="23"/>
              <w:bdr w:val="none" w:sz="0" w:space="0" w:color="auto" w:frame="1"/>
            </w:rPr>
          </w:rPrChange>
        </w:rPr>
        <w:t>First, let’s test for the following user</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4974"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4975" w:author="Narendra" w:date="2021-08-21T13:02:00Z">
            <w:rPr>
              <w:rFonts w:ascii="Arial" w:eastAsia="Times New Roman" w:hAnsi="Arial" w:cs="Arial"/>
              <w:color w:val="000000"/>
              <w:sz w:val="23"/>
              <w:szCs w:val="23"/>
              <w:bdr w:val="none" w:sz="0" w:space="0" w:color="auto" w:frame="1"/>
            </w:rPr>
          </w:rPrChange>
        </w:rPr>
        <w:t>UserName: Priyanka</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4976"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4977" w:author="Narendra" w:date="2021-08-21T13:02:00Z">
            <w:rPr>
              <w:rFonts w:ascii="Arial" w:eastAsia="Times New Roman" w:hAnsi="Arial" w:cs="Arial"/>
              <w:color w:val="000000"/>
              <w:sz w:val="23"/>
              <w:szCs w:val="23"/>
              <w:bdr w:val="none" w:sz="0" w:space="0" w:color="auto" w:frame="1"/>
            </w:rPr>
          </w:rPrChange>
        </w:rPr>
        <w:t>Password: abcdef</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4978"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4979" w:author="Narendra" w:date="2021-08-21T13:02:00Z">
            <w:rPr>
              <w:rFonts w:ascii="Arial" w:eastAsia="Times New Roman" w:hAnsi="Arial" w:cs="Arial"/>
              <w:color w:val="000000"/>
              <w:sz w:val="23"/>
              <w:szCs w:val="23"/>
              <w:bdr w:val="none" w:sz="0" w:space="0" w:color="auto" w:frame="1"/>
            </w:rPr>
          </w:rPrChange>
        </w:rPr>
        <w:t>The username and password need to be a colon (:) separated and must be in base64 encoded. To do this use the following website</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4980"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212529"/>
          <w:sz w:val="24"/>
          <w:szCs w:val="24"/>
          <w:bdr w:val="none" w:sz="0" w:space="0" w:color="auto" w:frame="1"/>
          <w:rPrChange w:id="4981" w:author="Narendra" w:date="2021-08-21T13:02:00Z">
            <w:rPr>
              <w:rFonts w:ascii="Arial" w:eastAsia="Times New Roman" w:hAnsi="Arial" w:cs="Arial"/>
              <w:color w:val="212529"/>
              <w:sz w:val="23"/>
              <w:szCs w:val="23"/>
              <w:bdr w:val="none" w:sz="0" w:space="0" w:color="auto" w:frame="1"/>
            </w:rPr>
          </w:rPrChange>
        </w:rPr>
        <w:fldChar w:fldCharType="begin"/>
      </w:r>
      <w:r w:rsidRPr="008C6831">
        <w:rPr>
          <w:rFonts w:ascii="Maiandra GD" w:eastAsia="Times New Roman" w:hAnsi="Maiandra GD" w:cs="Arial"/>
          <w:color w:val="212529"/>
          <w:sz w:val="24"/>
          <w:szCs w:val="24"/>
          <w:bdr w:val="none" w:sz="0" w:space="0" w:color="auto" w:frame="1"/>
          <w:rPrChange w:id="4982" w:author="Narendra" w:date="2021-08-21T13:02:00Z">
            <w:rPr>
              <w:rFonts w:ascii="Arial" w:eastAsia="Times New Roman" w:hAnsi="Arial" w:cs="Arial"/>
              <w:color w:val="212529"/>
              <w:sz w:val="23"/>
              <w:szCs w:val="23"/>
              <w:bdr w:val="none" w:sz="0" w:space="0" w:color="auto" w:frame="1"/>
            </w:rPr>
          </w:rPrChange>
        </w:rPr>
        <w:instrText xml:space="preserve"> HYPERLINK "https://www.base64encode.org/" </w:instrText>
      </w:r>
      <w:r w:rsidRPr="008C6831">
        <w:rPr>
          <w:rFonts w:ascii="Maiandra GD" w:eastAsia="Times New Roman" w:hAnsi="Maiandra GD" w:cs="Arial"/>
          <w:color w:val="212529"/>
          <w:sz w:val="24"/>
          <w:szCs w:val="24"/>
          <w:bdr w:val="none" w:sz="0" w:space="0" w:color="auto" w:frame="1"/>
          <w:rPrChange w:id="4983" w:author="Narendra" w:date="2021-08-21T13:02:00Z">
            <w:rPr>
              <w:rFonts w:ascii="Arial" w:eastAsia="Times New Roman" w:hAnsi="Arial" w:cs="Arial"/>
              <w:color w:val="212529"/>
              <w:sz w:val="23"/>
              <w:szCs w:val="23"/>
              <w:bdr w:val="none" w:sz="0" w:space="0" w:color="auto" w:frame="1"/>
            </w:rPr>
          </w:rPrChange>
        </w:rPr>
        <w:fldChar w:fldCharType="separate"/>
      </w:r>
      <w:r w:rsidRPr="008C6831">
        <w:rPr>
          <w:rFonts w:ascii="Maiandra GD" w:eastAsia="Times New Roman" w:hAnsi="Maiandra GD" w:cs="Arial"/>
          <w:b/>
          <w:bCs/>
          <w:color w:val="007BFF"/>
          <w:sz w:val="24"/>
          <w:szCs w:val="24"/>
          <w:rPrChange w:id="4984" w:author="Narendra" w:date="2021-08-21T13:02:00Z">
            <w:rPr>
              <w:rFonts w:ascii="Arial" w:eastAsia="Times New Roman" w:hAnsi="Arial" w:cs="Arial"/>
              <w:b/>
              <w:bCs/>
              <w:color w:val="007BFF"/>
              <w:sz w:val="23"/>
            </w:rPr>
          </w:rPrChange>
        </w:rPr>
        <w:t>https://www.base64encode.org/</w:t>
      </w:r>
      <w:r w:rsidRPr="008C6831">
        <w:rPr>
          <w:rFonts w:ascii="Maiandra GD" w:eastAsia="Times New Roman" w:hAnsi="Maiandra GD" w:cs="Arial"/>
          <w:color w:val="212529"/>
          <w:sz w:val="24"/>
          <w:szCs w:val="24"/>
          <w:bdr w:val="none" w:sz="0" w:space="0" w:color="auto" w:frame="1"/>
          <w:rPrChange w:id="4985" w:author="Narendra" w:date="2021-08-21T13:02:00Z">
            <w:rPr>
              <w:rFonts w:ascii="Arial" w:eastAsia="Times New Roman" w:hAnsi="Arial" w:cs="Arial"/>
              <w:color w:val="212529"/>
              <w:sz w:val="23"/>
              <w:szCs w:val="23"/>
              <w:bdr w:val="none" w:sz="0" w:space="0" w:color="auto" w:frame="1"/>
            </w:rPr>
          </w:rPrChange>
        </w:rPr>
        <w:fldChar w:fldCharType="end"/>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4986"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212529"/>
          <w:sz w:val="24"/>
          <w:szCs w:val="24"/>
          <w:bdr w:val="none" w:sz="0" w:space="0" w:color="auto" w:frame="1"/>
          <w:rPrChange w:id="4987" w:author="Narendra" w:date="2021-08-21T13:02:00Z">
            <w:rPr>
              <w:rFonts w:ascii="Arial" w:eastAsia="Times New Roman" w:hAnsi="Arial" w:cs="Arial"/>
              <w:color w:val="212529"/>
              <w:sz w:val="23"/>
              <w:szCs w:val="23"/>
              <w:bdr w:val="none" w:sz="0" w:space="0" w:color="auto" w:frame="1"/>
            </w:rPr>
          </w:rPrChange>
        </w:rPr>
        <w:t>Enter the username and password separated by a colon (:) in </w:t>
      </w:r>
      <w:r w:rsidRPr="008C6831">
        <w:rPr>
          <w:rFonts w:ascii="Maiandra GD" w:eastAsia="Times New Roman" w:hAnsi="Maiandra GD" w:cs="Arial"/>
          <w:b/>
          <w:bCs/>
          <w:color w:val="212529"/>
          <w:sz w:val="24"/>
          <w:szCs w:val="24"/>
          <w:rPrChange w:id="4988" w:author="Narendra" w:date="2021-08-21T13:02:00Z">
            <w:rPr>
              <w:rFonts w:ascii="Arial" w:eastAsia="Times New Roman" w:hAnsi="Arial" w:cs="Arial"/>
              <w:b/>
              <w:bCs/>
              <w:color w:val="212529"/>
              <w:sz w:val="23"/>
            </w:rPr>
          </w:rPrChange>
        </w:rPr>
        <w:t>“Encode to Base64 format”</w:t>
      </w:r>
      <w:r w:rsidRPr="008C6831">
        <w:rPr>
          <w:rFonts w:ascii="Maiandra GD" w:eastAsia="Times New Roman" w:hAnsi="Maiandra GD" w:cs="Arial"/>
          <w:color w:val="212529"/>
          <w:sz w:val="24"/>
          <w:szCs w:val="24"/>
          <w:bdr w:val="none" w:sz="0" w:space="0" w:color="auto" w:frame="1"/>
          <w:rPrChange w:id="4989" w:author="Narendra" w:date="2021-08-21T13:02:00Z">
            <w:rPr>
              <w:rFonts w:ascii="Arial" w:eastAsia="Times New Roman" w:hAnsi="Arial" w:cs="Arial"/>
              <w:color w:val="212529"/>
              <w:sz w:val="23"/>
              <w:szCs w:val="23"/>
              <w:bdr w:val="none" w:sz="0" w:space="0" w:color="auto" w:frame="1"/>
            </w:rPr>
          </w:rPrChange>
        </w:rPr>
        <w:t> textbox, and then click on the </w:t>
      </w:r>
      <w:r w:rsidRPr="008C6831">
        <w:rPr>
          <w:rFonts w:ascii="Maiandra GD" w:eastAsia="Times New Roman" w:hAnsi="Maiandra GD" w:cs="Arial"/>
          <w:b/>
          <w:bCs/>
          <w:color w:val="212529"/>
          <w:sz w:val="24"/>
          <w:szCs w:val="24"/>
          <w:rPrChange w:id="4990" w:author="Narendra" w:date="2021-08-21T13:02:00Z">
            <w:rPr>
              <w:rFonts w:ascii="Arial" w:eastAsia="Times New Roman" w:hAnsi="Arial" w:cs="Arial"/>
              <w:b/>
              <w:bCs/>
              <w:color w:val="212529"/>
              <w:sz w:val="23"/>
            </w:rPr>
          </w:rPrChange>
        </w:rPr>
        <w:t>“Encode” </w:t>
      </w:r>
      <w:r w:rsidRPr="008C6831">
        <w:rPr>
          <w:rFonts w:ascii="Maiandra GD" w:eastAsia="Times New Roman" w:hAnsi="Maiandra GD" w:cs="Arial"/>
          <w:color w:val="212529"/>
          <w:sz w:val="24"/>
          <w:szCs w:val="24"/>
          <w:bdr w:val="none" w:sz="0" w:space="0" w:color="auto" w:frame="1"/>
          <w:rPrChange w:id="4991" w:author="Narendra" w:date="2021-08-21T13:02:00Z">
            <w:rPr>
              <w:rFonts w:ascii="Arial" w:eastAsia="Times New Roman" w:hAnsi="Arial" w:cs="Arial"/>
              <w:color w:val="212529"/>
              <w:sz w:val="23"/>
              <w:szCs w:val="23"/>
              <w:bdr w:val="none" w:sz="0" w:space="0" w:color="auto" w:frame="1"/>
            </w:rPr>
          </w:rPrChange>
        </w:rPr>
        <w:t>button as shown in the below diagram which will generate the Base64 encoded value.</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4992"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noProof/>
          <w:color w:val="212529"/>
          <w:sz w:val="24"/>
          <w:szCs w:val="24"/>
          <w:bdr w:val="none" w:sz="0" w:space="0" w:color="auto" w:frame="1"/>
          <w:rPrChange w:id="4993" w:author="Narendra" w:date="2021-08-21T13:02:00Z">
            <w:rPr>
              <w:rFonts w:ascii="Arial" w:eastAsia="Times New Roman" w:hAnsi="Arial" w:cs="Arial"/>
              <w:noProof/>
              <w:color w:val="212529"/>
              <w:sz w:val="23"/>
              <w:szCs w:val="23"/>
              <w:bdr w:val="none" w:sz="0" w:space="0" w:color="auto" w:frame="1"/>
            </w:rPr>
          </w:rPrChange>
        </w:rPr>
        <w:drawing>
          <wp:inline distT="0" distB="0" distL="0" distR="0">
            <wp:extent cx="5248275" cy="2316621"/>
            <wp:effectExtent l="19050" t="0" r="9525" b="0"/>
            <wp:docPr id="72" name="Picture 72" descr="Basic Authentication Using Message Handler in ASP.NET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Basic Authentication Using Message Handler in ASP.NET Web API"/>
                    <pic:cNvPicPr>
                      <a:picLocks noChangeAspect="1" noChangeArrowheads="1"/>
                    </pic:cNvPicPr>
                  </pic:nvPicPr>
                  <pic:blipFill>
                    <a:blip r:embed="rId42"/>
                    <a:srcRect/>
                    <a:stretch>
                      <a:fillRect/>
                    </a:stretch>
                  </pic:blipFill>
                  <pic:spPr bwMode="auto">
                    <a:xfrm>
                      <a:off x="0" y="0"/>
                      <a:ext cx="5248275" cy="2316621"/>
                    </a:xfrm>
                    <a:prstGeom prst="rect">
                      <a:avLst/>
                    </a:prstGeom>
                    <a:noFill/>
                    <a:ln w="9525">
                      <a:noFill/>
                      <a:miter lim="800000"/>
                      <a:headEnd/>
                      <a:tailEnd/>
                    </a:ln>
                  </pic:spPr>
                </pic:pic>
              </a:graphicData>
            </a:graphic>
          </wp:inline>
        </w:drawing>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4994"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212529"/>
          <w:sz w:val="24"/>
          <w:szCs w:val="24"/>
          <w:bdr w:val="none" w:sz="0" w:space="0" w:color="auto" w:frame="1"/>
          <w:rPrChange w:id="4995" w:author="Narendra" w:date="2021-08-21T13:02:00Z">
            <w:rPr>
              <w:rFonts w:ascii="Arial" w:eastAsia="Times New Roman" w:hAnsi="Arial" w:cs="Arial"/>
              <w:color w:val="212529"/>
              <w:sz w:val="23"/>
              <w:szCs w:val="23"/>
              <w:bdr w:val="none" w:sz="0" w:space="0" w:color="auto" w:frame="1"/>
            </w:rPr>
          </w:rPrChange>
        </w:rPr>
        <w:t>Once you generated the Base64 encoded string, let’s see how to use basic authentication in the header to pass the Base64 encoded value.</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4996"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212529"/>
          <w:sz w:val="24"/>
          <w:szCs w:val="24"/>
          <w:bdr w:val="none" w:sz="0" w:space="0" w:color="auto" w:frame="1"/>
          <w:rPrChange w:id="4997" w:author="Narendra" w:date="2021-08-21T13:02:00Z">
            <w:rPr>
              <w:rFonts w:ascii="Arial" w:eastAsia="Times New Roman" w:hAnsi="Arial" w:cs="Arial"/>
              <w:color w:val="212529"/>
              <w:sz w:val="23"/>
              <w:szCs w:val="23"/>
              <w:bdr w:val="none" w:sz="0" w:space="0" w:color="auto" w:frame="1"/>
            </w:rPr>
          </w:rPrChange>
        </w:rPr>
        <w:t>Here we need to use the Authorization header and the value will be the </w:t>
      </w:r>
      <w:r w:rsidRPr="008C6831">
        <w:rPr>
          <w:rFonts w:ascii="Maiandra GD" w:eastAsia="Times New Roman" w:hAnsi="Maiandra GD" w:cs="Arial"/>
          <w:b/>
          <w:bCs/>
          <w:color w:val="212529"/>
          <w:sz w:val="24"/>
          <w:szCs w:val="24"/>
          <w:rPrChange w:id="4998" w:author="Narendra" w:date="2021-08-21T13:02:00Z">
            <w:rPr>
              <w:rFonts w:ascii="Arial" w:eastAsia="Times New Roman" w:hAnsi="Arial" w:cs="Arial"/>
              <w:b/>
              <w:bCs/>
              <w:color w:val="212529"/>
              <w:sz w:val="23"/>
            </w:rPr>
          </w:rPrChange>
        </w:rPr>
        <w:t>Base64 encoded</w:t>
      </w:r>
      <w:r w:rsidRPr="008C6831">
        <w:rPr>
          <w:rFonts w:ascii="Maiandra GD" w:eastAsia="Times New Roman" w:hAnsi="Maiandra GD" w:cs="Arial"/>
          <w:color w:val="212529"/>
          <w:sz w:val="24"/>
          <w:szCs w:val="24"/>
          <w:bdr w:val="none" w:sz="0" w:space="0" w:color="auto" w:frame="1"/>
          <w:rPrChange w:id="4999" w:author="Narendra" w:date="2021-08-21T13:02:00Z">
            <w:rPr>
              <w:rFonts w:ascii="Arial" w:eastAsia="Times New Roman" w:hAnsi="Arial" w:cs="Arial"/>
              <w:color w:val="212529"/>
              <w:sz w:val="23"/>
              <w:szCs w:val="23"/>
              <w:bdr w:val="none" w:sz="0" w:space="0" w:color="auto" w:frame="1"/>
            </w:rPr>
          </w:rPrChange>
        </w:rPr>
        <w:t> string as shown below.</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5000"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sz w:val="24"/>
          <w:szCs w:val="24"/>
          <w:rPrChange w:id="5001" w:author="Narendra" w:date="2021-08-21T13:02:00Z">
            <w:rPr>
              <w:rFonts w:ascii="Arial" w:eastAsia="Times New Roman" w:hAnsi="Arial" w:cs="Arial"/>
              <w:b/>
              <w:bCs/>
              <w:sz w:val="23"/>
            </w:rPr>
          </w:rPrChange>
        </w:rPr>
        <w:t>Authorization: UHJpeWFua2E6YWJjZGVm</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5002"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color w:val="212529"/>
          <w:sz w:val="24"/>
          <w:szCs w:val="24"/>
          <w:rPrChange w:id="5003" w:author="Narendra" w:date="2021-08-21T13:02:00Z">
            <w:rPr>
              <w:rFonts w:ascii="Arial" w:eastAsia="Times New Roman" w:hAnsi="Arial" w:cs="Arial"/>
              <w:b/>
              <w:bCs/>
              <w:color w:val="212529"/>
              <w:sz w:val="23"/>
            </w:rPr>
          </w:rPrChange>
        </w:rPr>
        <w:t>GET Request:</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5004"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noProof/>
          <w:color w:val="212529"/>
          <w:sz w:val="24"/>
          <w:szCs w:val="24"/>
          <w:bdr w:val="none" w:sz="0" w:space="0" w:color="auto" w:frame="1"/>
          <w:rPrChange w:id="5005" w:author="Narendra" w:date="2021-08-21T13:02:00Z">
            <w:rPr>
              <w:rFonts w:ascii="Arial" w:eastAsia="Times New Roman" w:hAnsi="Arial" w:cs="Arial"/>
              <w:noProof/>
              <w:color w:val="212529"/>
              <w:sz w:val="23"/>
              <w:szCs w:val="23"/>
              <w:bdr w:val="none" w:sz="0" w:space="0" w:color="auto" w:frame="1"/>
            </w:rPr>
          </w:rPrChange>
        </w:rPr>
        <w:lastRenderedPageBreak/>
        <w:drawing>
          <wp:inline distT="0" distB="0" distL="0" distR="0">
            <wp:extent cx="5878195" cy="1943100"/>
            <wp:effectExtent l="19050" t="0" r="8255" b="0"/>
            <wp:docPr id="73" name="Picture 73" descr="Basic Authentication Using Message Handler in ASP.NET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Basic Authentication Using Message Handler in ASP.NET Web API"/>
                    <pic:cNvPicPr>
                      <a:picLocks noChangeAspect="1" noChangeArrowheads="1"/>
                    </pic:cNvPicPr>
                  </pic:nvPicPr>
                  <pic:blipFill>
                    <a:blip r:embed="rId43"/>
                    <a:srcRect/>
                    <a:stretch>
                      <a:fillRect/>
                    </a:stretch>
                  </pic:blipFill>
                  <pic:spPr bwMode="auto">
                    <a:xfrm>
                      <a:off x="0" y="0"/>
                      <a:ext cx="5893790" cy="1948255"/>
                    </a:xfrm>
                    <a:prstGeom prst="rect">
                      <a:avLst/>
                    </a:prstGeom>
                    <a:noFill/>
                    <a:ln w="9525">
                      <a:noFill/>
                      <a:miter lim="800000"/>
                      <a:headEnd/>
                      <a:tailEnd/>
                    </a:ln>
                  </pic:spPr>
                </pic:pic>
              </a:graphicData>
            </a:graphic>
          </wp:inline>
        </w:drawing>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5006"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212529"/>
          <w:sz w:val="24"/>
          <w:szCs w:val="24"/>
          <w:bdr w:val="none" w:sz="0" w:space="0" w:color="auto" w:frame="1"/>
          <w:rPrChange w:id="5007" w:author="Narendra" w:date="2021-08-21T13:02:00Z">
            <w:rPr>
              <w:rFonts w:ascii="Arial" w:eastAsia="Times New Roman" w:hAnsi="Arial" w:cs="Arial"/>
              <w:color w:val="212529"/>
              <w:sz w:val="23"/>
              <w:szCs w:val="23"/>
              <w:bdr w:val="none" w:sz="0" w:space="0" w:color="auto" w:frame="1"/>
            </w:rPr>
          </w:rPrChange>
        </w:rPr>
        <w:t>As you can see, we get Status 200 as expected as the user Priyanka has the role “User” and the role “User” has access to the Get Method of the Test Controller.</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5008"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color w:val="212529"/>
          <w:sz w:val="24"/>
          <w:szCs w:val="24"/>
          <w:rPrChange w:id="5009" w:author="Narendra" w:date="2021-08-21T13:02:00Z">
            <w:rPr>
              <w:rFonts w:ascii="Arial" w:eastAsia="Times New Roman" w:hAnsi="Arial" w:cs="Arial"/>
              <w:b/>
              <w:bCs/>
              <w:color w:val="212529"/>
              <w:sz w:val="23"/>
            </w:rPr>
          </w:rPrChange>
        </w:rPr>
        <w:t>POST Request:</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5010"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noProof/>
          <w:color w:val="212529"/>
          <w:sz w:val="24"/>
          <w:szCs w:val="24"/>
          <w:bdr w:val="none" w:sz="0" w:space="0" w:color="auto" w:frame="1"/>
          <w:rPrChange w:id="5011" w:author="Narendra" w:date="2021-08-21T13:02:00Z">
            <w:rPr>
              <w:rFonts w:ascii="Arial" w:eastAsia="Times New Roman" w:hAnsi="Arial" w:cs="Arial"/>
              <w:noProof/>
              <w:color w:val="212529"/>
              <w:sz w:val="23"/>
              <w:szCs w:val="23"/>
              <w:bdr w:val="none" w:sz="0" w:space="0" w:color="auto" w:frame="1"/>
            </w:rPr>
          </w:rPrChange>
        </w:rPr>
        <w:drawing>
          <wp:inline distT="0" distB="0" distL="0" distR="0">
            <wp:extent cx="6379036" cy="1743075"/>
            <wp:effectExtent l="19050" t="0" r="2714" b="0"/>
            <wp:docPr id="74" name="Picture 74" descr="Basic Authentication Using Message Handler in ASP.NET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Basic Authentication Using Message Handler in ASP.NET Web API"/>
                    <pic:cNvPicPr>
                      <a:picLocks noChangeAspect="1" noChangeArrowheads="1"/>
                    </pic:cNvPicPr>
                  </pic:nvPicPr>
                  <pic:blipFill>
                    <a:blip r:embed="rId44"/>
                    <a:srcRect/>
                    <a:stretch>
                      <a:fillRect/>
                    </a:stretch>
                  </pic:blipFill>
                  <pic:spPr bwMode="auto">
                    <a:xfrm>
                      <a:off x="0" y="0"/>
                      <a:ext cx="6403941" cy="1749880"/>
                    </a:xfrm>
                    <a:prstGeom prst="rect">
                      <a:avLst/>
                    </a:prstGeom>
                    <a:noFill/>
                    <a:ln w="9525">
                      <a:noFill/>
                      <a:miter lim="800000"/>
                      <a:headEnd/>
                      <a:tailEnd/>
                    </a:ln>
                  </pic:spPr>
                </pic:pic>
              </a:graphicData>
            </a:graphic>
          </wp:inline>
        </w:drawing>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5012"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212529"/>
          <w:sz w:val="24"/>
          <w:szCs w:val="24"/>
          <w:bdr w:val="none" w:sz="0" w:space="0" w:color="auto" w:frame="1"/>
          <w:rPrChange w:id="5013" w:author="Narendra" w:date="2021-08-21T13:02:00Z">
            <w:rPr>
              <w:rFonts w:ascii="Arial" w:eastAsia="Times New Roman" w:hAnsi="Arial" w:cs="Arial"/>
              <w:color w:val="212529"/>
              <w:sz w:val="23"/>
              <w:szCs w:val="23"/>
              <w:bdr w:val="none" w:sz="0" w:space="0" w:color="auto" w:frame="1"/>
            </w:rPr>
          </w:rPrChange>
        </w:rPr>
        <w:t>As you can see, we get Status 401 Unauthorized as expected as the user Priyanka has the role “User” and the role “User” does not have access to the Post Method of the Test Controller.</w:t>
      </w:r>
    </w:p>
    <w:p w:rsidR="006E519F" w:rsidRPr="008C6831" w:rsidRDefault="006E519F" w:rsidP="00E66B06">
      <w:pPr>
        <w:pBdr>
          <w:bottom w:val="double" w:sz="6" w:space="1" w:color="auto"/>
        </w:pBdr>
        <w:shd w:val="clear" w:color="auto" w:fill="FFFFFF"/>
        <w:spacing w:after="384" w:line="240" w:lineRule="auto"/>
        <w:textAlignment w:val="baseline"/>
        <w:rPr>
          <w:rFonts w:ascii="Maiandra GD" w:eastAsia="Times New Roman" w:hAnsi="Maiandra GD" w:cs="Segoe UI"/>
          <w:color w:val="212529"/>
          <w:sz w:val="24"/>
          <w:szCs w:val="24"/>
        </w:rPr>
      </w:pPr>
    </w:p>
    <w:p w:rsidR="006E519F" w:rsidRPr="0040295E" w:rsidRDefault="006E519F" w:rsidP="006E519F">
      <w:pPr>
        <w:spacing w:after="48" w:line="240" w:lineRule="auto"/>
        <w:textAlignment w:val="baseline"/>
        <w:outlineLvl w:val="0"/>
        <w:rPr>
          <w:rFonts w:ascii="Maiandra GD" w:eastAsia="Times New Roman" w:hAnsi="Maiandra GD" w:cs="Times New Roman"/>
          <w:b/>
          <w:color w:val="3A3A3A"/>
          <w:kern w:val="36"/>
          <w:sz w:val="24"/>
          <w:szCs w:val="24"/>
          <w:rPrChange w:id="5014" w:author="Narendra" w:date="2021-08-21T13:02:00Z">
            <w:rPr>
              <w:rFonts w:ascii="Times New Roman" w:eastAsia="Times New Roman" w:hAnsi="Times New Roman" w:cs="Times New Roman"/>
              <w:color w:val="3A3A3A"/>
              <w:kern w:val="36"/>
              <w:sz w:val="48"/>
              <w:szCs w:val="48"/>
            </w:rPr>
          </w:rPrChange>
        </w:rPr>
      </w:pPr>
      <w:r w:rsidRPr="0040295E">
        <w:rPr>
          <w:rFonts w:ascii="Maiandra GD" w:eastAsia="Times New Roman" w:hAnsi="Maiandra GD" w:cs="Times New Roman"/>
          <w:b/>
          <w:color w:val="3A3A3A"/>
          <w:kern w:val="36"/>
          <w:sz w:val="24"/>
          <w:szCs w:val="24"/>
          <w:highlight w:val="yellow"/>
          <w:rPrChange w:id="5015" w:author="Narendra" w:date="2021-08-21T13:02:00Z">
            <w:rPr>
              <w:rFonts w:ascii="Times New Roman" w:eastAsia="Times New Roman" w:hAnsi="Times New Roman" w:cs="Times New Roman"/>
              <w:color w:val="3A3A3A"/>
              <w:kern w:val="36"/>
              <w:sz w:val="48"/>
              <w:szCs w:val="48"/>
            </w:rPr>
          </w:rPrChange>
        </w:rPr>
        <w:t>HTTP Client Message Handler in Web API</w:t>
      </w:r>
    </w:p>
    <w:p w:rsidR="006E519F" w:rsidRPr="008C6831" w:rsidRDefault="008413BA" w:rsidP="006E519F">
      <w:pPr>
        <w:shd w:val="clear" w:color="auto" w:fill="FFFFFF"/>
        <w:spacing w:after="0" w:line="240" w:lineRule="auto"/>
        <w:jc w:val="both"/>
        <w:textAlignment w:val="baseline"/>
        <w:outlineLvl w:val="1"/>
        <w:rPr>
          <w:rFonts w:ascii="Maiandra GD" w:eastAsia="Times New Roman" w:hAnsi="Maiandra GD" w:cs="Segoe UI"/>
          <w:color w:val="3A3A3A"/>
          <w:sz w:val="24"/>
          <w:szCs w:val="24"/>
          <w:rPrChange w:id="5016" w:author="Narendra" w:date="2021-08-21T13:02:00Z">
            <w:rPr>
              <w:rFonts w:ascii="Segoe UI" w:eastAsia="Times New Roman" w:hAnsi="Segoe UI" w:cs="Segoe UI"/>
              <w:color w:val="3A3A3A"/>
              <w:sz w:val="36"/>
              <w:szCs w:val="36"/>
            </w:rPr>
          </w:rPrChange>
        </w:rPr>
      </w:pPr>
      <w:r w:rsidRPr="008C6831">
        <w:rPr>
          <w:rFonts w:ascii="Maiandra GD" w:eastAsia="Times New Roman" w:hAnsi="Maiandra GD" w:cs="Segoe UI"/>
          <w:color w:val="212529"/>
          <w:sz w:val="24"/>
          <w:szCs w:val="24"/>
          <w:rPrChange w:id="5017" w:author="Narendra" w:date="2021-08-21T13:02:00Z">
            <w:rPr>
              <w:rFonts w:ascii="Segoe UI" w:eastAsia="Times New Roman" w:hAnsi="Segoe UI" w:cs="Segoe UI"/>
              <w:color w:val="212529"/>
              <w:sz w:val="23"/>
              <w:szCs w:val="23"/>
            </w:rPr>
          </w:rPrChange>
        </w:rPr>
        <w:t xml:space="preserve"> </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5018"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5019" w:author="Narendra" w:date="2021-08-21T13:02:00Z">
            <w:rPr>
              <w:rFonts w:ascii="Arial" w:eastAsia="Times New Roman" w:hAnsi="Arial" w:cs="Arial"/>
              <w:color w:val="000000"/>
              <w:sz w:val="23"/>
              <w:szCs w:val="23"/>
              <w:bdr w:val="none" w:sz="0" w:space="0" w:color="auto" w:frame="1"/>
            </w:rPr>
          </w:rPrChange>
        </w:rPr>
        <w:t>In this article, I am going to discuss </w:t>
      </w:r>
      <w:r w:rsidRPr="008C6831">
        <w:rPr>
          <w:rFonts w:ascii="Maiandra GD" w:eastAsia="Times New Roman" w:hAnsi="Maiandra GD" w:cs="Arial"/>
          <w:b/>
          <w:bCs/>
          <w:color w:val="000000"/>
          <w:sz w:val="24"/>
          <w:szCs w:val="24"/>
          <w:rPrChange w:id="5020" w:author="Narendra" w:date="2021-08-21T13:02:00Z">
            <w:rPr>
              <w:rFonts w:ascii="Arial" w:eastAsia="Times New Roman" w:hAnsi="Arial" w:cs="Arial"/>
              <w:b/>
              <w:bCs/>
              <w:color w:val="000000"/>
              <w:sz w:val="23"/>
            </w:rPr>
          </w:rPrChange>
        </w:rPr>
        <w:t>HTTP Client Message Handler in Web API </w:t>
      </w:r>
      <w:r w:rsidRPr="008C6831">
        <w:rPr>
          <w:rFonts w:ascii="Maiandra GD" w:eastAsia="Times New Roman" w:hAnsi="Maiandra GD" w:cs="Arial"/>
          <w:color w:val="000000"/>
          <w:sz w:val="24"/>
          <w:szCs w:val="24"/>
          <w:bdr w:val="none" w:sz="0" w:space="0" w:color="auto" w:frame="1"/>
          <w:rPrChange w:id="5021" w:author="Narendra" w:date="2021-08-21T13:02:00Z">
            <w:rPr>
              <w:rFonts w:ascii="Arial" w:eastAsia="Times New Roman" w:hAnsi="Arial" w:cs="Arial"/>
              <w:color w:val="000000"/>
              <w:sz w:val="23"/>
              <w:szCs w:val="23"/>
              <w:bdr w:val="none" w:sz="0" w:space="0" w:color="auto" w:frame="1"/>
            </w:rPr>
          </w:rPrChange>
        </w:rPr>
        <w:t>with real-time examples. As we already discussed in</w:t>
      </w:r>
      <w:r w:rsidRPr="008C6831">
        <w:rPr>
          <w:rFonts w:ascii="Maiandra GD" w:eastAsia="Times New Roman" w:hAnsi="Maiandra GD" w:cs="Arial"/>
          <w:color w:val="212529"/>
          <w:sz w:val="24"/>
          <w:szCs w:val="24"/>
          <w:bdr w:val="none" w:sz="0" w:space="0" w:color="auto" w:frame="1"/>
          <w:rPrChange w:id="5022" w:author="Narendra" w:date="2021-08-21T13:02:00Z">
            <w:rPr>
              <w:rFonts w:ascii="Arial" w:eastAsia="Times New Roman" w:hAnsi="Arial" w:cs="Arial"/>
              <w:color w:val="212529"/>
              <w:sz w:val="23"/>
              <w:szCs w:val="23"/>
              <w:bdr w:val="none" w:sz="0" w:space="0" w:color="auto" w:frame="1"/>
            </w:rPr>
          </w:rPrChange>
        </w:rPr>
        <w:t> </w:t>
      </w:r>
      <w:r w:rsidRPr="008C6831">
        <w:rPr>
          <w:rFonts w:ascii="Maiandra GD" w:eastAsia="Times New Roman" w:hAnsi="Maiandra GD" w:cs="Arial"/>
          <w:color w:val="212529"/>
          <w:sz w:val="24"/>
          <w:szCs w:val="24"/>
          <w:bdr w:val="none" w:sz="0" w:space="0" w:color="auto" w:frame="1"/>
          <w:rPrChange w:id="5023" w:author="Narendra" w:date="2021-08-21T13:02:00Z">
            <w:rPr>
              <w:rFonts w:ascii="Arial" w:eastAsia="Times New Roman" w:hAnsi="Arial" w:cs="Arial"/>
              <w:color w:val="212529"/>
              <w:sz w:val="23"/>
              <w:szCs w:val="23"/>
              <w:bdr w:val="none" w:sz="0" w:space="0" w:color="auto" w:frame="1"/>
            </w:rPr>
          </w:rPrChange>
        </w:rPr>
        <w:fldChar w:fldCharType="begin"/>
      </w:r>
      <w:r w:rsidRPr="008C6831">
        <w:rPr>
          <w:rFonts w:ascii="Maiandra GD" w:eastAsia="Times New Roman" w:hAnsi="Maiandra GD" w:cs="Arial"/>
          <w:color w:val="212529"/>
          <w:sz w:val="24"/>
          <w:szCs w:val="24"/>
          <w:bdr w:val="none" w:sz="0" w:space="0" w:color="auto" w:frame="1"/>
          <w:rPrChange w:id="5024" w:author="Narendra" w:date="2021-08-21T13:02:00Z">
            <w:rPr>
              <w:rFonts w:ascii="Arial" w:eastAsia="Times New Roman" w:hAnsi="Arial" w:cs="Arial"/>
              <w:color w:val="212529"/>
              <w:sz w:val="23"/>
              <w:szCs w:val="23"/>
              <w:bdr w:val="none" w:sz="0" w:space="0" w:color="auto" w:frame="1"/>
            </w:rPr>
          </w:rPrChange>
        </w:rPr>
        <w:instrText xml:space="preserve"> HYPERLINK "https://dotnettutorials.net/lesson/http-message-handlers-in-web-api/" </w:instrText>
      </w:r>
      <w:r w:rsidRPr="008C6831">
        <w:rPr>
          <w:rFonts w:ascii="Maiandra GD" w:eastAsia="Times New Roman" w:hAnsi="Maiandra GD" w:cs="Arial"/>
          <w:color w:val="212529"/>
          <w:sz w:val="24"/>
          <w:szCs w:val="24"/>
          <w:bdr w:val="none" w:sz="0" w:space="0" w:color="auto" w:frame="1"/>
          <w:rPrChange w:id="5025" w:author="Narendra" w:date="2021-08-21T13:02:00Z">
            <w:rPr>
              <w:rFonts w:ascii="Arial" w:eastAsia="Times New Roman" w:hAnsi="Arial" w:cs="Arial"/>
              <w:color w:val="212529"/>
              <w:sz w:val="23"/>
              <w:szCs w:val="23"/>
              <w:bdr w:val="none" w:sz="0" w:space="0" w:color="auto" w:frame="1"/>
            </w:rPr>
          </w:rPrChange>
        </w:rPr>
        <w:fldChar w:fldCharType="separate"/>
      </w:r>
      <w:r w:rsidRPr="008C6831">
        <w:rPr>
          <w:rFonts w:ascii="Maiandra GD" w:eastAsia="Times New Roman" w:hAnsi="Maiandra GD" w:cs="Arial"/>
          <w:b/>
          <w:bCs/>
          <w:color w:val="007BFF"/>
          <w:sz w:val="24"/>
          <w:szCs w:val="24"/>
          <w:rPrChange w:id="5026" w:author="Narendra" w:date="2021-08-21T13:02:00Z">
            <w:rPr>
              <w:rFonts w:ascii="Arial" w:eastAsia="Times New Roman" w:hAnsi="Arial" w:cs="Arial"/>
              <w:b/>
              <w:bCs/>
              <w:color w:val="007BFF"/>
              <w:sz w:val="23"/>
            </w:rPr>
          </w:rPrChange>
        </w:rPr>
        <w:t>HTTP Message Handler Article</w:t>
      </w:r>
      <w:r w:rsidRPr="008C6831">
        <w:rPr>
          <w:rFonts w:ascii="Maiandra GD" w:eastAsia="Times New Roman" w:hAnsi="Maiandra GD" w:cs="Arial"/>
          <w:color w:val="212529"/>
          <w:sz w:val="24"/>
          <w:szCs w:val="24"/>
          <w:bdr w:val="none" w:sz="0" w:space="0" w:color="auto" w:frame="1"/>
          <w:rPrChange w:id="5027" w:author="Narendra" w:date="2021-08-21T13:02:00Z">
            <w:rPr>
              <w:rFonts w:ascii="Arial" w:eastAsia="Times New Roman" w:hAnsi="Arial" w:cs="Arial"/>
              <w:color w:val="212529"/>
              <w:sz w:val="23"/>
              <w:szCs w:val="23"/>
              <w:bdr w:val="none" w:sz="0" w:space="0" w:color="auto" w:frame="1"/>
            </w:rPr>
          </w:rPrChange>
        </w:rPr>
        <w:fldChar w:fldCharType="end"/>
      </w:r>
      <w:r w:rsidRPr="008C6831">
        <w:rPr>
          <w:rFonts w:ascii="Maiandra GD" w:eastAsia="Times New Roman" w:hAnsi="Maiandra GD" w:cs="Arial"/>
          <w:color w:val="212529"/>
          <w:sz w:val="24"/>
          <w:szCs w:val="24"/>
          <w:bdr w:val="none" w:sz="0" w:space="0" w:color="auto" w:frame="1"/>
          <w:rPrChange w:id="5028" w:author="Narendra" w:date="2021-08-21T13:02:00Z">
            <w:rPr>
              <w:rFonts w:ascii="Arial" w:eastAsia="Times New Roman" w:hAnsi="Arial" w:cs="Arial"/>
              <w:color w:val="212529"/>
              <w:sz w:val="23"/>
              <w:szCs w:val="23"/>
              <w:bdr w:val="none" w:sz="0" w:space="0" w:color="auto" w:frame="1"/>
            </w:rPr>
          </w:rPrChange>
        </w:rPr>
        <w:t> </w:t>
      </w:r>
      <w:r w:rsidRPr="008C6831">
        <w:rPr>
          <w:rFonts w:ascii="Maiandra GD" w:eastAsia="Times New Roman" w:hAnsi="Maiandra GD" w:cs="Arial"/>
          <w:color w:val="000000"/>
          <w:sz w:val="24"/>
          <w:szCs w:val="24"/>
          <w:bdr w:val="none" w:sz="0" w:space="0" w:color="auto" w:frame="1"/>
          <w:rPrChange w:id="5029" w:author="Narendra" w:date="2021-08-21T13:02:00Z">
            <w:rPr>
              <w:rFonts w:ascii="Arial" w:eastAsia="Times New Roman" w:hAnsi="Arial" w:cs="Arial"/>
              <w:color w:val="000000"/>
              <w:sz w:val="23"/>
              <w:szCs w:val="23"/>
              <w:bdr w:val="none" w:sz="0" w:space="0" w:color="auto" w:frame="1"/>
            </w:rPr>
          </w:rPrChange>
        </w:rPr>
        <w:t>that a </w:t>
      </w:r>
      <w:r w:rsidRPr="008C6831">
        <w:rPr>
          <w:rFonts w:ascii="Maiandra GD" w:eastAsia="Times New Roman" w:hAnsi="Maiandra GD" w:cs="Arial"/>
          <w:b/>
          <w:bCs/>
          <w:color w:val="000000"/>
          <w:sz w:val="24"/>
          <w:szCs w:val="24"/>
          <w:rPrChange w:id="5030" w:author="Narendra" w:date="2021-08-21T13:02:00Z">
            <w:rPr>
              <w:rFonts w:ascii="Arial" w:eastAsia="Times New Roman" w:hAnsi="Arial" w:cs="Arial"/>
              <w:b/>
              <w:bCs/>
              <w:color w:val="000000"/>
              <w:sz w:val="23"/>
            </w:rPr>
          </w:rPrChange>
        </w:rPr>
        <w:t>Message Handler </w:t>
      </w:r>
      <w:r w:rsidRPr="008C6831">
        <w:rPr>
          <w:rFonts w:ascii="Maiandra GD" w:eastAsia="Times New Roman" w:hAnsi="Maiandra GD" w:cs="Arial"/>
          <w:color w:val="000000"/>
          <w:sz w:val="24"/>
          <w:szCs w:val="24"/>
          <w:bdr w:val="none" w:sz="0" w:space="0" w:color="auto" w:frame="1"/>
          <w:rPrChange w:id="5031" w:author="Narendra" w:date="2021-08-21T13:02:00Z">
            <w:rPr>
              <w:rFonts w:ascii="Arial" w:eastAsia="Times New Roman" w:hAnsi="Arial" w:cs="Arial"/>
              <w:color w:val="000000"/>
              <w:sz w:val="23"/>
              <w:szCs w:val="23"/>
              <w:bdr w:val="none" w:sz="0" w:space="0" w:color="auto" w:frame="1"/>
            </w:rPr>
          </w:rPrChange>
        </w:rPr>
        <w:t>is a class that receives an </w:t>
      </w:r>
      <w:r w:rsidRPr="008C6831">
        <w:rPr>
          <w:rFonts w:ascii="Maiandra GD" w:eastAsia="Times New Roman" w:hAnsi="Maiandra GD" w:cs="Arial"/>
          <w:b/>
          <w:bCs/>
          <w:color w:val="000000"/>
          <w:sz w:val="24"/>
          <w:szCs w:val="24"/>
          <w:rPrChange w:id="5032" w:author="Narendra" w:date="2021-08-21T13:02:00Z">
            <w:rPr>
              <w:rFonts w:ascii="Arial" w:eastAsia="Times New Roman" w:hAnsi="Arial" w:cs="Arial"/>
              <w:b/>
              <w:bCs/>
              <w:color w:val="000000"/>
              <w:sz w:val="23"/>
            </w:rPr>
          </w:rPrChange>
        </w:rPr>
        <w:t>HTTP request</w:t>
      </w:r>
      <w:r w:rsidRPr="008C6831">
        <w:rPr>
          <w:rFonts w:ascii="Maiandra GD" w:eastAsia="Times New Roman" w:hAnsi="Maiandra GD" w:cs="Arial"/>
          <w:color w:val="000000"/>
          <w:sz w:val="24"/>
          <w:szCs w:val="24"/>
          <w:bdr w:val="none" w:sz="0" w:space="0" w:color="auto" w:frame="1"/>
          <w:rPrChange w:id="5033" w:author="Narendra" w:date="2021-08-21T13:02:00Z">
            <w:rPr>
              <w:rFonts w:ascii="Arial" w:eastAsia="Times New Roman" w:hAnsi="Arial" w:cs="Arial"/>
              <w:color w:val="000000"/>
              <w:sz w:val="23"/>
              <w:szCs w:val="23"/>
              <w:bdr w:val="none" w:sz="0" w:space="0" w:color="auto" w:frame="1"/>
            </w:rPr>
          </w:rPrChange>
        </w:rPr>
        <w:t> and returns an </w:t>
      </w:r>
      <w:r w:rsidRPr="008C6831">
        <w:rPr>
          <w:rFonts w:ascii="Maiandra GD" w:eastAsia="Times New Roman" w:hAnsi="Maiandra GD" w:cs="Arial"/>
          <w:b/>
          <w:bCs/>
          <w:color w:val="000000"/>
          <w:sz w:val="24"/>
          <w:szCs w:val="24"/>
          <w:rPrChange w:id="5034" w:author="Narendra" w:date="2021-08-21T13:02:00Z">
            <w:rPr>
              <w:rFonts w:ascii="Arial" w:eastAsia="Times New Roman" w:hAnsi="Arial" w:cs="Arial"/>
              <w:b/>
              <w:bCs/>
              <w:color w:val="000000"/>
              <w:sz w:val="23"/>
            </w:rPr>
          </w:rPrChange>
        </w:rPr>
        <w:t>HTTP response</w:t>
      </w:r>
      <w:r w:rsidRPr="008C6831">
        <w:rPr>
          <w:rFonts w:ascii="Maiandra GD" w:eastAsia="Times New Roman" w:hAnsi="Maiandra GD" w:cs="Arial"/>
          <w:color w:val="000000"/>
          <w:sz w:val="24"/>
          <w:szCs w:val="24"/>
          <w:bdr w:val="none" w:sz="0" w:space="0" w:color="auto" w:frame="1"/>
          <w:rPrChange w:id="5035" w:author="Narendra" w:date="2021-08-21T13:02:00Z">
            <w:rPr>
              <w:rFonts w:ascii="Arial" w:eastAsia="Times New Roman" w:hAnsi="Arial" w:cs="Arial"/>
              <w:color w:val="000000"/>
              <w:sz w:val="23"/>
              <w:szCs w:val="23"/>
              <w:bdr w:val="none" w:sz="0" w:space="0" w:color="auto" w:frame="1"/>
            </w:rPr>
          </w:rPrChange>
        </w:rPr>
        <w:t>. The </w:t>
      </w:r>
      <w:r w:rsidRPr="008C6831">
        <w:rPr>
          <w:rFonts w:ascii="Maiandra GD" w:eastAsia="Times New Roman" w:hAnsi="Maiandra GD" w:cs="Arial"/>
          <w:b/>
          <w:bCs/>
          <w:color w:val="000000"/>
          <w:sz w:val="24"/>
          <w:szCs w:val="24"/>
          <w:rPrChange w:id="5036" w:author="Narendra" w:date="2021-08-21T13:02:00Z">
            <w:rPr>
              <w:rFonts w:ascii="Arial" w:eastAsia="Times New Roman" w:hAnsi="Arial" w:cs="Arial"/>
              <w:b/>
              <w:bCs/>
              <w:color w:val="000000"/>
              <w:sz w:val="23"/>
            </w:rPr>
          </w:rPrChange>
        </w:rPr>
        <w:t>Message handler</w:t>
      </w:r>
      <w:r w:rsidRPr="008C6831">
        <w:rPr>
          <w:rFonts w:ascii="Maiandra GD" w:eastAsia="Times New Roman" w:hAnsi="Maiandra GD" w:cs="Arial"/>
          <w:color w:val="000000"/>
          <w:sz w:val="24"/>
          <w:szCs w:val="24"/>
          <w:bdr w:val="none" w:sz="0" w:space="0" w:color="auto" w:frame="1"/>
          <w:rPrChange w:id="5037" w:author="Narendra" w:date="2021-08-21T13:02:00Z">
            <w:rPr>
              <w:rFonts w:ascii="Arial" w:eastAsia="Times New Roman" w:hAnsi="Arial" w:cs="Arial"/>
              <w:color w:val="000000"/>
              <w:sz w:val="23"/>
              <w:szCs w:val="23"/>
              <w:bdr w:val="none" w:sz="0" w:space="0" w:color="auto" w:frame="1"/>
            </w:rPr>
          </w:rPrChange>
        </w:rPr>
        <w:t> is derived from the abstract </w:t>
      </w:r>
      <w:r w:rsidRPr="008C6831">
        <w:rPr>
          <w:rFonts w:ascii="Maiandra GD" w:eastAsia="Times New Roman" w:hAnsi="Maiandra GD" w:cs="Arial"/>
          <w:b/>
          <w:bCs/>
          <w:color w:val="000000"/>
          <w:sz w:val="24"/>
          <w:szCs w:val="24"/>
          <w:rPrChange w:id="5038" w:author="Narendra" w:date="2021-08-21T13:02:00Z">
            <w:rPr>
              <w:rFonts w:ascii="Arial" w:eastAsia="Times New Roman" w:hAnsi="Arial" w:cs="Arial"/>
              <w:b/>
              <w:bCs/>
              <w:color w:val="000000"/>
              <w:sz w:val="23"/>
            </w:rPr>
          </w:rPrChange>
        </w:rPr>
        <w:t>HttpMessageHandler</w:t>
      </w:r>
      <w:r w:rsidRPr="008C6831">
        <w:rPr>
          <w:rFonts w:ascii="Maiandra GD" w:eastAsia="Times New Roman" w:hAnsi="Maiandra GD" w:cs="Arial"/>
          <w:color w:val="000000"/>
          <w:sz w:val="24"/>
          <w:szCs w:val="24"/>
          <w:bdr w:val="none" w:sz="0" w:space="0" w:color="auto" w:frame="1"/>
          <w:rPrChange w:id="5039" w:author="Narendra" w:date="2021-08-21T13:02:00Z">
            <w:rPr>
              <w:rFonts w:ascii="Arial" w:eastAsia="Times New Roman" w:hAnsi="Arial" w:cs="Arial"/>
              <w:color w:val="000000"/>
              <w:sz w:val="23"/>
              <w:szCs w:val="23"/>
              <w:bdr w:val="none" w:sz="0" w:space="0" w:color="auto" w:frame="1"/>
            </w:rPr>
          </w:rPrChange>
        </w:rPr>
        <w:t> class. There are two types of HTTP Message Handlers as follows</w:t>
      </w:r>
    </w:p>
    <w:p w:rsidR="006E519F" w:rsidRPr="008C6831" w:rsidRDefault="006E519F" w:rsidP="006E519F">
      <w:pPr>
        <w:numPr>
          <w:ilvl w:val="0"/>
          <w:numId w:val="13"/>
        </w:numPr>
        <w:shd w:val="clear" w:color="auto" w:fill="FFFFFF"/>
        <w:spacing w:after="0" w:line="240" w:lineRule="auto"/>
        <w:textAlignment w:val="baseline"/>
        <w:rPr>
          <w:rFonts w:ascii="Maiandra GD" w:eastAsia="Times New Roman" w:hAnsi="Maiandra GD" w:cs="Segoe UI"/>
          <w:color w:val="212529"/>
          <w:sz w:val="24"/>
          <w:szCs w:val="24"/>
          <w:rPrChange w:id="5040"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212529"/>
          <w:sz w:val="24"/>
          <w:szCs w:val="24"/>
          <w:bdr w:val="none" w:sz="0" w:space="0" w:color="auto" w:frame="1"/>
          <w:rPrChange w:id="5041" w:author="Narendra" w:date="2021-08-21T13:02:00Z">
            <w:rPr>
              <w:rFonts w:ascii="Arial" w:eastAsia="Times New Roman" w:hAnsi="Arial" w:cs="Arial"/>
              <w:color w:val="212529"/>
              <w:sz w:val="23"/>
              <w:szCs w:val="23"/>
              <w:bdr w:val="none" w:sz="0" w:space="0" w:color="auto" w:frame="1"/>
            </w:rPr>
          </w:rPrChange>
        </w:rPr>
        <w:fldChar w:fldCharType="begin"/>
      </w:r>
      <w:r w:rsidRPr="008C6831">
        <w:rPr>
          <w:rFonts w:ascii="Maiandra GD" w:eastAsia="Times New Roman" w:hAnsi="Maiandra GD" w:cs="Arial"/>
          <w:color w:val="212529"/>
          <w:sz w:val="24"/>
          <w:szCs w:val="24"/>
          <w:bdr w:val="none" w:sz="0" w:space="0" w:color="auto" w:frame="1"/>
          <w:rPrChange w:id="5042" w:author="Narendra" w:date="2021-08-21T13:02:00Z">
            <w:rPr>
              <w:rFonts w:ascii="Arial" w:eastAsia="Times New Roman" w:hAnsi="Arial" w:cs="Arial"/>
              <w:color w:val="212529"/>
              <w:sz w:val="23"/>
              <w:szCs w:val="23"/>
              <w:bdr w:val="none" w:sz="0" w:space="0" w:color="auto" w:frame="1"/>
            </w:rPr>
          </w:rPrChange>
        </w:rPr>
        <w:instrText xml:space="preserve"> HYPERLINK "https://dotnettutorials.net/lesson/http-message-handlers-in-web-api/" </w:instrText>
      </w:r>
      <w:r w:rsidRPr="008C6831">
        <w:rPr>
          <w:rFonts w:ascii="Maiandra GD" w:eastAsia="Times New Roman" w:hAnsi="Maiandra GD" w:cs="Arial"/>
          <w:color w:val="212529"/>
          <w:sz w:val="24"/>
          <w:szCs w:val="24"/>
          <w:bdr w:val="none" w:sz="0" w:space="0" w:color="auto" w:frame="1"/>
          <w:rPrChange w:id="5043" w:author="Narendra" w:date="2021-08-21T13:02:00Z">
            <w:rPr>
              <w:rFonts w:ascii="Arial" w:eastAsia="Times New Roman" w:hAnsi="Arial" w:cs="Arial"/>
              <w:color w:val="212529"/>
              <w:sz w:val="23"/>
              <w:szCs w:val="23"/>
              <w:bdr w:val="none" w:sz="0" w:space="0" w:color="auto" w:frame="1"/>
            </w:rPr>
          </w:rPrChange>
        </w:rPr>
        <w:fldChar w:fldCharType="separate"/>
      </w:r>
      <w:r w:rsidRPr="008C6831">
        <w:rPr>
          <w:rFonts w:ascii="Maiandra GD" w:eastAsia="Times New Roman" w:hAnsi="Maiandra GD" w:cs="Arial"/>
          <w:b/>
          <w:bCs/>
          <w:color w:val="007BFF"/>
          <w:sz w:val="24"/>
          <w:szCs w:val="24"/>
          <w:rPrChange w:id="5044" w:author="Narendra" w:date="2021-08-21T13:02:00Z">
            <w:rPr>
              <w:rFonts w:ascii="Arial" w:eastAsia="Times New Roman" w:hAnsi="Arial" w:cs="Arial"/>
              <w:b/>
              <w:bCs/>
              <w:color w:val="007BFF"/>
              <w:sz w:val="23"/>
            </w:rPr>
          </w:rPrChange>
        </w:rPr>
        <w:t>The Server Side HTTP Message Handlers</w:t>
      </w:r>
      <w:r w:rsidRPr="008C6831">
        <w:rPr>
          <w:rFonts w:ascii="Maiandra GD" w:eastAsia="Times New Roman" w:hAnsi="Maiandra GD" w:cs="Arial"/>
          <w:color w:val="007BFF"/>
          <w:sz w:val="24"/>
          <w:szCs w:val="24"/>
          <w:u w:val="single"/>
          <w:rPrChange w:id="5045" w:author="Narendra" w:date="2021-08-21T13:02:00Z">
            <w:rPr>
              <w:rFonts w:ascii="Arial" w:eastAsia="Times New Roman" w:hAnsi="Arial" w:cs="Arial"/>
              <w:color w:val="007BFF"/>
              <w:sz w:val="23"/>
              <w:u w:val="single"/>
            </w:rPr>
          </w:rPrChange>
        </w:rPr>
        <w:t> </w:t>
      </w:r>
      <w:r w:rsidRPr="008C6831">
        <w:rPr>
          <w:rFonts w:ascii="Maiandra GD" w:eastAsia="Times New Roman" w:hAnsi="Maiandra GD" w:cs="Arial"/>
          <w:color w:val="212529"/>
          <w:sz w:val="24"/>
          <w:szCs w:val="24"/>
          <w:bdr w:val="none" w:sz="0" w:space="0" w:color="auto" w:frame="1"/>
          <w:rPrChange w:id="5046" w:author="Narendra" w:date="2021-08-21T13:02:00Z">
            <w:rPr>
              <w:rFonts w:ascii="Arial" w:eastAsia="Times New Roman" w:hAnsi="Arial" w:cs="Arial"/>
              <w:color w:val="212529"/>
              <w:sz w:val="23"/>
              <w:szCs w:val="23"/>
              <w:bdr w:val="none" w:sz="0" w:space="0" w:color="auto" w:frame="1"/>
            </w:rPr>
          </w:rPrChange>
        </w:rPr>
        <w:fldChar w:fldCharType="end"/>
      </w:r>
      <w:r w:rsidRPr="008C6831">
        <w:rPr>
          <w:rFonts w:ascii="Maiandra GD" w:eastAsia="Times New Roman" w:hAnsi="Maiandra GD" w:cs="Arial"/>
          <w:color w:val="000000"/>
          <w:sz w:val="24"/>
          <w:szCs w:val="24"/>
          <w:bdr w:val="none" w:sz="0" w:space="0" w:color="auto" w:frame="1"/>
          <w:rPrChange w:id="5047" w:author="Narendra" w:date="2021-08-21T13:02:00Z">
            <w:rPr>
              <w:rFonts w:ascii="Arial" w:eastAsia="Times New Roman" w:hAnsi="Arial" w:cs="Arial"/>
              <w:color w:val="000000"/>
              <w:sz w:val="23"/>
              <w:szCs w:val="23"/>
              <w:bdr w:val="none" w:sz="0" w:space="0" w:color="auto" w:frame="1"/>
            </w:rPr>
          </w:rPrChange>
        </w:rPr>
        <w:t>– we already discussed</w:t>
      </w:r>
    </w:p>
    <w:p w:rsidR="006E519F" w:rsidRPr="008C6831" w:rsidRDefault="006E519F" w:rsidP="006E519F">
      <w:pPr>
        <w:numPr>
          <w:ilvl w:val="0"/>
          <w:numId w:val="13"/>
        </w:numPr>
        <w:shd w:val="clear" w:color="auto" w:fill="FFFFFF"/>
        <w:spacing w:after="0" w:line="240" w:lineRule="auto"/>
        <w:textAlignment w:val="baseline"/>
        <w:rPr>
          <w:rFonts w:ascii="Maiandra GD" w:eastAsia="Times New Roman" w:hAnsi="Maiandra GD" w:cs="Segoe UI"/>
          <w:color w:val="212529"/>
          <w:sz w:val="24"/>
          <w:szCs w:val="24"/>
          <w:rPrChange w:id="5048"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5049" w:author="Narendra" w:date="2021-08-21T13:02:00Z">
            <w:rPr>
              <w:rFonts w:ascii="Arial" w:eastAsia="Times New Roman" w:hAnsi="Arial" w:cs="Arial"/>
              <w:color w:val="000000"/>
              <w:sz w:val="23"/>
              <w:szCs w:val="23"/>
              <w:bdr w:val="none" w:sz="0" w:space="0" w:color="auto" w:frame="1"/>
            </w:rPr>
          </w:rPrChange>
        </w:rPr>
        <w:t>Client Side HTTP Message Handlers – will discuss in this article</w:t>
      </w:r>
    </w:p>
    <w:p w:rsidR="006E519F" w:rsidRPr="008C6831" w:rsidRDefault="006E519F" w:rsidP="006E519F">
      <w:pPr>
        <w:shd w:val="clear" w:color="auto" w:fill="FFFFFF"/>
        <w:spacing w:after="0" w:line="240" w:lineRule="auto"/>
        <w:jc w:val="both"/>
        <w:textAlignment w:val="baseline"/>
        <w:outlineLvl w:val="4"/>
        <w:rPr>
          <w:rFonts w:ascii="Maiandra GD" w:eastAsia="Times New Roman" w:hAnsi="Maiandra GD" w:cs="Segoe UI"/>
          <w:color w:val="3A3A3A"/>
          <w:sz w:val="24"/>
          <w:szCs w:val="24"/>
          <w:rPrChange w:id="5050" w:author="Narendra" w:date="2021-08-21T13:02:00Z">
            <w:rPr>
              <w:rFonts w:ascii="Segoe UI" w:eastAsia="Times New Roman" w:hAnsi="Segoe UI" w:cs="Segoe UI"/>
              <w:color w:val="3A3A3A"/>
              <w:sz w:val="20"/>
              <w:szCs w:val="20"/>
            </w:rPr>
          </w:rPrChange>
        </w:rPr>
      </w:pPr>
      <w:r w:rsidRPr="008C6831">
        <w:rPr>
          <w:rFonts w:ascii="Maiandra GD" w:eastAsia="Times New Roman" w:hAnsi="Maiandra GD" w:cs="Arial"/>
          <w:b/>
          <w:bCs/>
          <w:color w:val="000000"/>
          <w:sz w:val="24"/>
          <w:szCs w:val="24"/>
          <w:rPrChange w:id="5051" w:author="Narendra" w:date="2021-08-21T13:02:00Z">
            <w:rPr>
              <w:rFonts w:ascii="Arial" w:eastAsia="Times New Roman" w:hAnsi="Arial" w:cs="Arial"/>
              <w:b/>
              <w:bCs/>
              <w:color w:val="000000"/>
              <w:sz w:val="27"/>
            </w:rPr>
          </w:rPrChange>
        </w:rPr>
        <w:t>HTTP Client Message Handlers in Web API</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5052"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5053" w:author="Narendra" w:date="2021-08-21T13:02:00Z">
            <w:rPr>
              <w:rFonts w:ascii="Arial" w:eastAsia="Times New Roman" w:hAnsi="Arial" w:cs="Arial"/>
              <w:color w:val="000000"/>
              <w:sz w:val="23"/>
              <w:szCs w:val="23"/>
              <w:bdr w:val="none" w:sz="0" w:space="0" w:color="auto" w:frame="1"/>
            </w:rPr>
          </w:rPrChange>
        </w:rPr>
        <w:t>The </w:t>
      </w:r>
      <w:r w:rsidRPr="008C6831">
        <w:rPr>
          <w:rFonts w:ascii="Maiandra GD" w:eastAsia="Times New Roman" w:hAnsi="Maiandra GD" w:cs="Arial"/>
          <w:b/>
          <w:bCs/>
          <w:color w:val="000000"/>
          <w:sz w:val="24"/>
          <w:szCs w:val="24"/>
          <w:rPrChange w:id="5054" w:author="Narendra" w:date="2021-08-21T13:02:00Z">
            <w:rPr>
              <w:rFonts w:ascii="Arial" w:eastAsia="Times New Roman" w:hAnsi="Arial" w:cs="Arial"/>
              <w:b/>
              <w:bCs/>
              <w:color w:val="000000"/>
              <w:sz w:val="23"/>
            </w:rPr>
          </w:rPrChange>
        </w:rPr>
        <w:t>HttpClient</w:t>
      </w:r>
      <w:r w:rsidRPr="008C6831">
        <w:rPr>
          <w:rFonts w:ascii="Maiandra GD" w:eastAsia="Times New Roman" w:hAnsi="Maiandra GD" w:cs="Arial"/>
          <w:color w:val="000000"/>
          <w:sz w:val="24"/>
          <w:szCs w:val="24"/>
          <w:bdr w:val="none" w:sz="0" w:space="0" w:color="auto" w:frame="1"/>
          <w:rPrChange w:id="5055" w:author="Narendra" w:date="2021-08-21T13:02:00Z">
            <w:rPr>
              <w:rFonts w:ascii="Arial" w:eastAsia="Times New Roman" w:hAnsi="Arial" w:cs="Arial"/>
              <w:color w:val="000000"/>
              <w:sz w:val="23"/>
              <w:szCs w:val="23"/>
              <w:bdr w:val="none" w:sz="0" w:space="0" w:color="auto" w:frame="1"/>
            </w:rPr>
          </w:rPrChange>
        </w:rPr>
        <w:t> class uses a message handler to process the requests on the client side. The default handler provided by the dot net framework is </w:t>
      </w:r>
      <w:r w:rsidRPr="008C6831">
        <w:rPr>
          <w:rFonts w:ascii="Maiandra GD" w:eastAsia="Times New Roman" w:hAnsi="Maiandra GD" w:cs="Arial"/>
          <w:b/>
          <w:bCs/>
          <w:color w:val="000000"/>
          <w:sz w:val="24"/>
          <w:szCs w:val="24"/>
          <w:rPrChange w:id="5056" w:author="Narendra" w:date="2021-08-21T13:02:00Z">
            <w:rPr>
              <w:rFonts w:ascii="Arial" w:eastAsia="Times New Roman" w:hAnsi="Arial" w:cs="Arial"/>
              <w:b/>
              <w:bCs/>
              <w:color w:val="000000"/>
              <w:sz w:val="23"/>
            </w:rPr>
          </w:rPrChange>
        </w:rPr>
        <w:t>HttpClientHandler.</w:t>
      </w:r>
      <w:r w:rsidRPr="008C6831">
        <w:rPr>
          <w:rFonts w:ascii="Maiandra GD" w:eastAsia="Times New Roman" w:hAnsi="Maiandra GD" w:cs="Arial"/>
          <w:color w:val="000000"/>
          <w:sz w:val="24"/>
          <w:szCs w:val="24"/>
          <w:bdr w:val="none" w:sz="0" w:space="0" w:color="auto" w:frame="1"/>
          <w:rPrChange w:id="5057" w:author="Narendra" w:date="2021-08-21T13:02:00Z">
            <w:rPr>
              <w:rFonts w:ascii="Arial" w:eastAsia="Times New Roman" w:hAnsi="Arial" w:cs="Arial"/>
              <w:color w:val="000000"/>
              <w:sz w:val="23"/>
              <w:szCs w:val="23"/>
              <w:bdr w:val="none" w:sz="0" w:space="0" w:color="auto" w:frame="1"/>
            </w:rPr>
          </w:rPrChange>
        </w:rPr>
        <w:t> This </w:t>
      </w:r>
      <w:r w:rsidRPr="008C6831">
        <w:rPr>
          <w:rFonts w:ascii="Maiandra GD" w:eastAsia="Times New Roman" w:hAnsi="Maiandra GD" w:cs="Arial"/>
          <w:b/>
          <w:bCs/>
          <w:color w:val="000000"/>
          <w:sz w:val="24"/>
          <w:szCs w:val="24"/>
          <w:rPrChange w:id="5058" w:author="Narendra" w:date="2021-08-21T13:02:00Z">
            <w:rPr>
              <w:rFonts w:ascii="Arial" w:eastAsia="Times New Roman" w:hAnsi="Arial" w:cs="Arial"/>
              <w:b/>
              <w:bCs/>
              <w:color w:val="000000"/>
              <w:sz w:val="23"/>
            </w:rPr>
          </w:rPrChange>
        </w:rPr>
        <w:t>HTTP Client Message Handler</w:t>
      </w:r>
      <w:r w:rsidRPr="008C6831">
        <w:rPr>
          <w:rFonts w:ascii="Maiandra GD" w:eastAsia="Times New Roman" w:hAnsi="Maiandra GD" w:cs="Arial"/>
          <w:color w:val="000000"/>
          <w:sz w:val="24"/>
          <w:szCs w:val="24"/>
          <w:bdr w:val="none" w:sz="0" w:space="0" w:color="auto" w:frame="1"/>
          <w:rPrChange w:id="5059" w:author="Narendra" w:date="2021-08-21T13:02:00Z">
            <w:rPr>
              <w:rFonts w:ascii="Arial" w:eastAsia="Times New Roman" w:hAnsi="Arial" w:cs="Arial"/>
              <w:color w:val="000000"/>
              <w:sz w:val="23"/>
              <w:szCs w:val="23"/>
              <w:bdr w:val="none" w:sz="0" w:space="0" w:color="auto" w:frame="1"/>
            </w:rPr>
          </w:rPrChange>
        </w:rPr>
        <w:t> sends the request over the network and also gets the response from the server. As a developer if you want, then you can also create your own custom message handlers and then insert the </w:t>
      </w:r>
      <w:r w:rsidRPr="008C6831">
        <w:rPr>
          <w:rFonts w:ascii="Maiandra GD" w:eastAsia="Times New Roman" w:hAnsi="Maiandra GD" w:cs="Arial"/>
          <w:b/>
          <w:bCs/>
          <w:color w:val="000000"/>
          <w:sz w:val="24"/>
          <w:szCs w:val="24"/>
          <w:rPrChange w:id="5060" w:author="Narendra" w:date="2021-08-21T13:02:00Z">
            <w:rPr>
              <w:rFonts w:ascii="Arial" w:eastAsia="Times New Roman" w:hAnsi="Arial" w:cs="Arial"/>
              <w:b/>
              <w:bCs/>
              <w:color w:val="000000"/>
              <w:sz w:val="23"/>
            </w:rPr>
          </w:rPrChange>
        </w:rPr>
        <w:t>custom message handlers</w:t>
      </w:r>
      <w:r w:rsidRPr="008C6831">
        <w:rPr>
          <w:rFonts w:ascii="Maiandra GD" w:eastAsia="Times New Roman" w:hAnsi="Maiandra GD" w:cs="Arial"/>
          <w:color w:val="000000"/>
          <w:sz w:val="24"/>
          <w:szCs w:val="24"/>
          <w:bdr w:val="none" w:sz="0" w:space="0" w:color="auto" w:frame="1"/>
          <w:rPrChange w:id="5061" w:author="Narendra" w:date="2021-08-21T13:02:00Z">
            <w:rPr>
              <w:rFonts w:ascii="Arial" w:eastAsia="Times New Roman" w:hAnsi="Arial" w:cs="Arial"/>
              <w:color w:val="000000"/>
              <w:sz w:val="23"/>
              <w:szCs w:val="23"/>
              <w:bdr w:val="none" w:sz="0" w:space="0" w:color="auto" w:frame="1"/>
            </w:rPr>
          </w:rPrChange>
        </w:rPr>
        <w:t> into the pipeline in the client side as shown in the below image.</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5062"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noProof/>
          <w:color w:val="212529"/>
          <w:sz w:val="24"/>
          <w:szCs w:val="24"/>
          <w:bdr w:val="none" w:sz="0" w:space="0" w:color="auto" w:frame="1"/>
          <w:rPrChange w:id="5063" w:author="Narendra" w:date="2021-08-21T13:02:00Z">
            <w:rPr>
              <w:rFonts w:ascii="Arial" w:eastAsia="Times New Roman" w:hAnsi="Arial" w:cs="Arial"/>
              <w:b/>
              <w:bCs/>
              <w:noProof/>
              <w:color w:val="212529"/>
              <w:sz w:val="23"/>
              <w:szCs w:val="23"/>
              <w:bdr w:val="none" w:sz="0" w:space="0" w:color="auto" w:frame="1"/>
            </w:rPr>
          </w:rPrChange>
        </w:rPr>
        <w:lastRenderedPageBreak/>
        <w:drawing>
          <wp:inline distT="0" distB="0" distL="0" distR="0">
            <wp:extent cx="6019800" cy="4429125"/>
            <wp:effectExtent l="19050" t="0" r="0" b="0"/>
            <wp:docPr id="81" name="Picture 81" descr="HTTP Client Message Hand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 Client Message Handler"/>
                    <pic:cNvPicPr>
                      <a:picLocks noChangeAspect="1" noChangeArrowheads="1"/>
                    </pic:cNvPicPr>
                  </pic:nvPicPr>
                  <pic:blipFill>
                    <a:blip r:embed="rId45"/>
                    <a:srcRect/>
                    <a:stretch>
                      <a:fillRect/>
                    </a:stretch>
                  </pic:blipFill>
                  <pic:spPr bwMode="auto">
                    <a:xfrm>
                      <a:off x="0" y="0"/>
                      <a:ext cx="6019800" cy="4429125"/>
                    </a:xfrm>
                    <a:prstGeom prst="rect">
                      <a:avLst/>
                    </a:prstGeom>
                    <a:noFill/>
                    <a:ln w="9525">
                      <a:noFill/>
                      <a:miter lim="800000"/>
                      <a:headEnd/>
                      <a:tailEnd/>
                    </a:ln>
                  </pic:spPr>
                </pic:pic>
              </a:graphicData>
            </a:graphic>
          </wp:inline>
        </w:drawing>
      </w:r>
    </w:p>
    <w:p w:rsidR="006E519F" w:rsidRPr="008C6831" w:rsidRDefault="006E519F" w:rsidP="006E519F">
      <w:pPr>
        <w:shd w:val="clear" w:color="auto" w:fill="FFFFFF"/>
        <w:spacing w:after="0" w:line="240" w:lineRule="auto"/>
        <w:jc w:val="both"/>
        <w:textAlignment w:val="baseline"/>
        <w:outlineLvl w:val="4"/>
        <w:rPr>
          <w:rFonts w:ascii="Maiandra GD" w:eastAsia="Times New Roman" w:hAnsi="Maiandra GD" w:cs="Segoe UI"/>
          <w:color w:val="3A3A3A"/>
          <w:sz w:val="24"/>
          <w:szCs w:val="24"/>
          <w:rPrChange w:id="5064" w:author="Narendra" w:date="2021-08-21T13:02:00Z">
            <w:rPr>
              <w:rFonts w:ascii="Segoe UI" w:eastAsia="Times New Roman" w:hAnsi="Segoe UI" w:cs="Segoe UI"/>
              <w:color w:val="3A3A3A"/>
              <w:sz w:val="20"/>
              <w:szCs w:val="20"/>
            </w:rPr>
          </w:rPrChange>
        </w:rPr>
      </w:pPr>
      <w:r w:rsidRPr="008C6831">
        <w:rPr>
          <w:rFonts w:ascii="Maiandra GD" w:eastAsia="Times New Roman" w:hAnsi="Maiandra GD" w:cs="Arial"/>
          <w:b/>
          <w:bCs/>
          <w:color w:val="000000"/>
          <w:sz w:val="24"/>
          <w:szCs w:val="24"/>
          <w:rPrChange w:id="5065" w:author="Narendra" w:date="2021-08-21T13:02:00Z">
            <w:rPr>
              <w:rFonts w:ascii="Arial" w:eastAsia="Times New Roman" w:hAnsi="Arial" w:cs="Arial"/>
              <w:b/>
              <w:bCs/>
              <w:color w:val="000000"/>
              <w:sz w:val="27"/>
            </w:rPr>
          </w:rPrChange>
        </w:rPr>
        <w:t>Creating a Custom HTTP Client Message Handler:</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5066"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5067" w:author="Narendra" w:date="2021-08-21T13:02:00Z">
            <w:rPr>
              <w:rFonts w:ascii="Arial" w:eastAsia="Times New Roman" w:hAnsi="Arial" w:cs="Arial"/>
              <w:color w:val="000000"/>
              <w:sz w:val="23"/>
              <w:szCs w:val="23"/>
              <w:bdr w:val="none" w:sz="0" w:space="0" w:color="auto" w:frame="1"/>
            </w:rPr>
          </w:rPrChange>
        </w:rPr>
        <w:t>Let us discuss how to create a Custom HTTP Client Message Handler. To create a custom HTTP Client message handler, what we need to do is, we need to create a custom class and that class should be derived from the </w:t>
      </w:r>
      <w:r w:rsidRPr="008C6831">
        <w:rPr>
          <w:rFonts w:ascii="Maiandra GD" w:eastAsia="Times New Roman" w:hAnsi="Maiandra GD" w:cs="Arial"/>
          <w:b/>
          <w:bCs/>
          <w:color w:val="000000"/>
          <w:sz w:val="24"/>
          <w:szCs w:val="24"/>
          <w:rPrChange w:id="5068" w:author="Narendra" w:date="2021-08-21T13:02:00Z">
            <w:rPr>
              <w:rFonts w:ascii="Arial" w:eastAsia="Times New Roman" w:hAnsi="Arial" w:cs="Arial"/>
              <w:b/>
              <w:bCs/>
              <w:color w:val="000000"/>
              <w:sz w:val="23"/>
            </w:rPr>
          </w:rPrChange>
        </w:rPr>
        <w:t>System.Net.Http.DelegatingHandler</w:t>
      </w:r>
      <w:r w:rsidRPr="008C6831">
        <w:rPr>
          <w:rFonts w:ascii="Maiandra GD" w:eastAsia="Times New Roman" w:hAnsi="Maiandra GD" w:cs="Arial"/>
          <w:color w:val="000000"/>
          <w:sz w:val="24"/>
          <w:szCs w:val="24"/>
          <w:bdr w:val="none" w:sz="0" w:space="0" w:color="auto" w:frame="1"/>
          <w:rPrChange w:id="5069" w:author="Narendra" w:date="2021-08-21T13:02:00Z">
            <w:rPr>
              <w:rFonts w:ascii="Arial" w:eastAsia="Times New Roman" w:hAnsi="Arial" w:cs="Arial"/>
              <w:color w:val="000000"/>
              <w:sz w:val="23"/>
              <w:szCs w:val="23"/>
              <w:bdr w:val="none" w:sz="0" w:space="0" w:color="auto" w:frame="1"/>
            </w:rPr>
          </w:rPrChange>
        </w:rPr>
        <w:t> class</w:t>
      </w:r>
      <w:r w:rsidRPr="008C6831">
        <w:rPr>
          <w:rFonts w:ascii="Maiandra GD" w:eastAsia="Times New Roman" w:hAnsi="Maiandra GD" w:cs="Arial"/>
          <w:b/>
          <w:bCs/>
          <w:color w:val="000000"/>
          <w:sz w:val="24"/>
          <w:szCs w:val="24"/>
          <w:rPrChange w:id="5070" w:author="Narendra" w:date="2021-08-21T13:02:00Z">
            <w:rPr>
              <w:rFonts w:ascii="Arial" w:eastAsia="Times New Roman" w:hAnsi="Arial" w:cs="Arial"/>
              <w:b/>
              <w:bCs/>
              <w:color w:val="000000"/>
              <w:sz w:val="23"/>
            </w:rPr>
          </w:rPrChange>
        </w:rPr>
        <w:t>.</w:t>
      </w:r>
      <w:r w:rsidRPr="008C6831">
        <w:rPr>
          <w:rFonts w:ascii="Maiandra GD" w:eastAsia="Times New Roman" w:hAnsi="Maiandra GD" w:cs="Arial"/>
          <w:color w:val="000000"/>
          <w:sz w:val="24"/>
          <w:szCs w:val="24"/>
          <w:bdr w:val="none" w:sz="0" w:space="0" w:color="auto" w:frame="1"/>
          <w:rPrChange w:id="5071" w:author="Narendra" w:date="2021-08-21T13:02:00Z">
            <w:rPr>
              <w:rFonts w:ascii="Arial" w:eastAsia="Times New Roman" w:hAnsi="Arial" w:cs="Arial"/>
              <w:color w:val="000000"/>
              <w:sz w:val="23"/>
              <w:szCs w:val="23"/>
              <w:bdr w:val="none" w:sz="0" w:space="0" w:color="auto" w:frame="1"/>
            </w:rPr>
          </w:rPrChange>
        </w:rPr>
        <w:t> Then the class should override the </w:t>
      </w:r>
      <w:r w:rsidRPr="008C6831">
        <w:rPr>
          <w:rFonts w:ascii="Maiandra GD" w:eastAsia="Times New Roman" w:hAnsi="Maiandra GD" w:cs="Arial"/>
          <w:b/>
          <w:bCs/>
          <w:color w:val="000000"/>
          <w:sz w:val="24"/>
          <w:szCs w:val="24"/>
          <w:rPrChange w:id="5072" w:author="Narendra" w:date="2021-08-21T13:02:00Z">
            <w:rPr>
              <w:rFonts w:ascii="Arial" w:eastAsia="Times New Roman" w:hAnsi="Arial" w:cs="Arial"/>
              <w:b/>
              <w:bCs/>
              <w:color w:val="000000"/>
              <w:sz w:val="23"/>
            </w:rPr>
          </w:rPrChange>
        </w:rPr>
        <w:t>SendAsync</w:t>
      </w:r>
      <w:r w:rsidRPr="008C6831">
        <w:rPr>
          <w:rFonts w:ascii="Maiandra GD" w:eastAsia="Times New Roman" w:hAnsi="Maiandra GD" w:cs="Arial"/>
          <w:color w:val="000000"/>
          <w:sz w:val="24"/>
          <w:szCs w:val="24"/>
          <w:bdr w:val="none" w:sz="0" w:space="0" w:color="auto" w:frame="1"/>
          <w:rPrChange w:id="5073" w:author="Narendra" w:date="2021-08-21T13:02:00Z">
            <w:rPr>
              <w:rFonts w:ascii="Arial" w:eastAsia="Times New Roman" w:hAnsi="Arial" w:cs="Arial"/>
              <w:color w:val="000000"/>
              <w:sz w:val="23"/>
              <w:szCs w:val="23"/>
              <w:bdr w:val="none" w:sz="0" w:space="0" w:color="auto" w:frame="1"/>
            </w:rPr>
          </w:rPrChange>
        </w:rPr>
        <w:t> method. The signature of the </w:t>
      </w:r>
      <w:r w:rsidRPr="008C6831">
        <w:rPr>
          <w:rFonts w:ascii="Maiandra GD" w:eastAsia="Times New Roman" w:hAnsi="Maiandra GD" w:cs="Arial"/>
          <w:b/>
          <w:bCs/>
          <w:color w:val="000000"/>
          <w:sz w:val="24"/>
          <w:szCs w:val="24"/>
          <w:rPrChange w:id="5074" w:author="Narendra" w:date="2021-08-21T13:02:00Z">
            <w:rPr>
              <w:rFonts w:ascii="Arial" w:eastAsia="Times New Roman" w:hAnsi="Arial" w:cs="Arial"/>
              <w:b/>
              <w:bCs/>
              <w:color w:val="000000"/>
              <w:sz w:val="23"/>
            </w:rPr>
          </w:rPrChange>
        </w:rPr>
        <w:t>SendAsync</w:t>
      </w:r>
      <w:r w:rsidRPr="008C6831">
        <w:rPr>
          <w:rFonts w:ascii="Maiandra GD" w:eastAsia="Times New Roman" w:hAnsi="Maiandra GD" w:cs="Arial"/>
          <w:color w:val="000000"/>
          <w:sz w:val="24"/>
          <w:szCs w:val="24"/>
          <w:bdr w:val="none" w:sz="0" w:space="0" w:color="auto" w:frame="1"/>
          <w:rPrChange w:id="5075" w:author="Narendra" w:date="2021-08-21T13:02:00Z">
            <w:rPr>
              <w:rFonts w:ascii="Arial" w:eastAsia="Times New Roman" w:hAnsi="Arial" w:cs="Arial"/>
              <w:color w:val="000000"/>
              <w:sz w:val="23"/>
              <w:szCs w:val="23"/>
              <w:bdr w:val="none" w:sz="0" w:space="0" w:color="auto" w:frame="1"/>
            </w:rPr>
          </w:rPrChange>
        </w:rPr>
        <w:t> method as following:</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5076"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noProof/>
          <w:color w:val="212529"/>
          <w:sz w:val="24"/>
          <w:szCs w:val="24"/>
          <w:bdr w:val="none" w:sz="0" w:space="0" w:color="auto" w:frame="1"/>
          <w:rPrChange w:id="5077" w:author="Narendra" w:date="2021-08-21T13:02:00Z">
            <w:rPr>
              <w:rFonts w:ascii="Arial" w:eastAsia="Times New Roman" w:hAnsi="Arial" w:cs="Arial"/>
              <w:noProof/>
              <w:color w:val="212529"/>
              <w:sz w:val="23"/>
              <w:szCs w:val="23"/>
              <w:bdr w:val="none" w:sz="0" w:space="0" w:color="auto" w:frame="1"/>
            </w:rPr>
          </w:rPrChange>
        </w:rPr>
        <w:drawing>
          <wp:inline distT="0" distB="0" distL="0" distR="0">
            <wp:extent cx="6115050" cy="638175"/>
            <wp:effectExtent l="19050" t="0" r="0" b="0"/>
            <wp:docPr id="82" name="Picture 82" descr="HTTP Client Message Hand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 Client Message Handler"/>
                    <pic:cNvPicPr>
                      <a:picLocks noChangeAspect="1" noChangeArrowheads="1"/>
                    </pic:cNvPicPr>
                  </pic:nvPicPr>
                  <pic:blipFill>
                    <a:blip r:embed="rId37"/>
                    <a:srcRect/>
                    <a:stretch>
                      <a:fillRect/>
                    </a:stretch>
                  </pic:blipFill>
                  <pic:spPr bwMode="auto">
                    <a:xfrm>
                      <a:off x="0" y="0"/>
                      <a:ext cx="6115050" cy="638175"/>
                    </a:xfrm>
                    <a:prstGeom prst="rect">
                      <a:avLst/>
                    </a:prstGeom>
                    <a:noFill/>
                    <a:ln w="9525">
                      <a:noFill/>
                      <a:miter lim="800000"/>
                      <a:headEnd/>
                      <a:tailEnd/>
                    </a:ln>
                  </pic:spPr>
                </pic:pic>
              </a:graphicData>
            </a:graphic>
          </wp:inline>
        </w:drawing>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5078"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5079" w:author="Narendra" w:date="2021-08-21T13:02:00Z">
            <w:rPr>
              <w:rFonts w:ascii="Arial" w:eastAsia="Times New Roman" w:hAnsi="Arial" w:cs="Arial"/>
              <w:color w:val="000000"/>
              <w:sz w:val="23"/>
              <w:szCs w:val="23"/>
              <w:bdr w:val="none" w:sz="0" w:space="0" w:color="auto" w:frame="1"/>
            </w:rPr>
          </w:rPrChange>
        </w:rPr>
        <w:t>The </w:t>
      </w:r>
      <w:r w:rsidRPr="008C6831">
        <w:rPr>
          <w:rFonts w:ascii="Maiandra GD" w:eastAsia="Times New Roman" w:hAnsi="Maiandra GD" w:cs="Arial"/>
          <w:b/>
          <w:bCs/>
          <w:color w:val="000000"/>
          <w:sz w:val="24"/>
          <w:szCs w:val="24"/>
          <w:rPrChange w:id="5080" w:author="Narendra" w:date="2021-08-21T13:02:00Z">
            <w:rPr>
              <w:rFonts w:ascii="Arial" w:eastAsia="Times New Roman" w:hAnsi="Arial" w:cs="Arial"/>
              <w:b/>
              <w:bCs/>
              <w:color w:val="000000"/>
              <w:sz w:val="23"/>
            </w:rPr>
          </w:rPrChange>
        </w:rPr>
        <w:t>SendAsync</w:t>
      </w:r>
      <w:r w:rsidRPr="008C6831">
        <w:rPr>
          <w:rFonts w:ascii="Maiandra GD" w:eastAsia="Times New Roman" w:hAnsi="Maiandra GD" w:cs="Arial"/>
          <w:color w:val="000000"/>
          <w:sz w:val="24"/>
          <w:szCs w:val="24"/>
          <w:bdr w:val="none" w:sz="0" w:space="0" w:color="auto" w:frame="1"/>
          <w:rPrChange w:id="5081" w:author="Narendra" w:date="2021-08-21T13:02:00Z">
            <w:rPr>
              <w:rFonts w:ascii="Arial" w:eastAsia="Times New Roman" w:hAnsi="Arial" w:cs="Arial"/>
              <w:color w:val="000000"/>
              <w:sz w:val="23"/>
              <w:szCs w:val="23"/>
              <w:bdr w:val="none" w:sz="0" w:space="0" w:color="auto" w:frame="1"/>
            </w:rPr>
          </w:rPrChange>
        </w:rPr>
        <w:t> method takes an </w:t>
      </w:r>
      <w:r w:rsidRPr="008C6831">
        <w:rPr>
          <w:rFonts w:ascii="Maiandra GD" w:eastAsia="Times New Roman" w:hAnsi="Maiandra GD" w:cs="Arial"/>
          <w:b/>
          <w:bCs/>
          <w:color w:val="000000"/>
          <w:sz w:val="24"/>
          <w:szCs w:val="24"/>
          <w:rPrChange w:id="5082" w:author="Narendra" w:date="2021-08-21T13:02:00Z">
            <w:rPr>
              <w:rFonts w:ascii="Arial" w:eastAsia="Times New Roman" w:hAnsi="Arial" w:cs="Arial"/>
              <w:b/>
              <w:bCs/>
              <w:color w:val="000000"/>
              <w:sz w:val="23"/>
            </w:rPr>
          </w:rPrChange>
        </w:rPr>
        <w:t>HttpRequestMessage</w:t>
      </w:r>
      <w:r w:rsidRPr="008C6831">
        <w:rPr>
          <w:rFonts w:ascii="Maiandra GD" w:eastAsia="Times New Roman" w:hAnsi="Maiandra GD" w:cs="Arial"/>
          <w:color w:val="000000"/>
          <w:sz w:val="24"/>
          <w:szCs w:val="24"/>
          <w:bdr w:val="none" w:sz="0" w:space="0" w:color="auto" w:frame="1"/>
          <w:rPrChange w:id="5083" w:author="Narendra" w:date="2021-08-21T13:02:00Z">
            <w:rPr>
              <w:rFonts w:ascii="Arial" w:eastAsia="Times New Roman" w:hAnsi="Arial" w:cs="Arial"/>
              <w:color w:val="000000"/>
              <w:sz w:val="23"/>
              <w:szCs w:val="23"/>
              <w:bdr w:val="none" w:sz="0" w:space="0" w:color="auto" w:frame="1"/>
            </w:rPr>
          </w:rPrChange>
        </w:rPr>
        <w:t> as input and asynchronously returns an </w:t>
      </w:r>
      <w:r w:rsidRPr="008C6831">
        <w:rPr>
          <w:rFonts w:ascii="Maiandra GD" w:eastAsia="Times New Roman" w:hAnsi="Maiandra GD" w:cs="Arial"/>
          <w:b/>
          <w:bCs/>
          <w:color w:val="000000"/>
          <w:sz w:val="24"/>
          <w:szCs w:val="24"/>
          <w:rPrChange w:id="5084" w:author="Narendra" w:date="2021-08-21T13:02:00Z">
            <w:rPr>
              <w:rFonts w:ascii="Arial" w:eastAsia="Times New Roman" w:hAnsi="Arial" w:cs="Arial"/>
              <w:b/>
              <w:bCs/>
              <w:color w:val="000000"/>
              <w:sz w:val="23"/>
            </w:rPr>
          </w:rPrChange>
        </w:rPr>
        <w:t>HttpResponseMessage</w:t>
      </w:r>
      <w:r w:rsidRPr="008C6831">
        <w:rPr>
          <w:rFonts w:ascii="Maiandra GD" w:eastAsia="Times New Roman" w:hAnsi="Maiandra GD" w:cs="Arial"/>
          <w:color w:val="000000"/>
          <w:sz w:val="24"/>
          <w:szCs w:val="24"/>
          <w:bdr w:val="none" w:sz="0" w:space="0" w:color="auto" w:frame="1"/>
          <w:rPrChange w:id="5085" w:author="Narendra" w:date="2021-08-21T13:02:00Z">
            <w:rPr>
              <w:rFonts w:ascii="Arial" w:eastAsia="Times New Roman" w:hAnsi="Arial" w:cs="Arial"/>
              <w:color w:val="000000"/>
              <w:sz w:val="23"/>
              <w:szCs w:val="23"/>
              <w:bdr w:val="none" w:sz="0" w:space="0" w:color="auto" w:frame="1"/>
            </w:rPr>
          </w:rPrChange>
        </w:rPr>
        <w:t>. A typical implementation does the following:</w:t>
      </w:r>
    </w:p>
    <w:p w:rsidR="006E519F" w:rsidRPr="008C6831" w:rsidRDefault="006E519F" w:rsidP="006E519F">
      <w:pPr>
        <w:numPr>
          <w:ilvl w:val="0"/>
          <w:numId w:val="14"/>
        </w:numPr>
        <w:shd w:val="clear" w:color="auto" w:fill="FFFFFF"/>
        <w:spacing w:after="0" w:line="240" w:lineRule="auto"/>
        <w:jc w:val="both"/>
        <w:textAlignment w:val="baseline"/>
        <w:rPr>
          <w:rFonts w:ascii="Maiandra GD" w:eastAsia="Times New Roman" w:hAnsi="Maiandra GD" w:cs="Segoe UI"/>
          <w:color w:val="212529"/>
          <w:sz w:val="24"/>
          <w:szCs w:val="24"/>
          <w:rPrChange w:id="5086"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5087" w:author="Narendra" w:date="2021-08-21T13:02:00Z">
            <w:rPr>
              <w:rFonts w:ascii="Arial" w:eastAsia="Times New Roman" w:hAnsi="Arial" w:cs="Arial"/>
              <w:color w:val="000000"/>
              <w:sz w:val="23"/>
              <w:szCs w:val="23"/>
              <w:bdr w:val="none" w:sz="0" w:space="0" w:color="auto" w:frame="1"/>
            </w:rPr>
          </w:rPrChange>
        </w:rPr>
        <w:t>Process the request message.</w:t>
      </w:r>
    </w:p>
    <w:p w:rsidR="006E519F" w:rsidRPr="008C6831" w:rsidRDefault="006E519F" w:rsidP="006E519F">
      <w:pPr>
        <w:numPr>
          <w:ilvl w:val="0"/>
          <w:numId w:val="14"/>
        </w:numPr>
        <w:shd w:val="clear" w:color="auto" w:fill="FFFFFF"/>
        <w:spacing w:after="0" w:line="240" w:lineRule="auto"/>
        <w:jc w:val="both"/>
        <w:textAlignment w:val="baseline"/>
        <w:rPr>
          <w:rFonts w:ascii="Maiandra GD" w:eastAsia="Times New Roman" w:hAnsi="Maiandra GD" w:cs="Segoe UI"/>
          <w:color w:val="212529"/>
          <w:sz w:val="24"/>
          <w:szCs w:val="24"/>
          <w:rPrChange w:id="5088"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5089" w:author="Narendra" w:date="2021-08-21T13:02:00Z">
            <w:rPr>
              <w:rFonts w:ascii="Arial" w:eastAsia="Times New Roman" w:hAnsi="Arial" w:cs="Arial"/>
              <w:color w:val="000000"/>
              <w:sz w:val="23"/>
              <w:szCs w:val="23"/>
              <w:bdr w:val="none" w:sz="0" w:space="0" w:color="auto" w:frame="1"/>
            </w:rPr>
          </w:rPrChange>
        </w:rPr>
        <w:t>Call the base.SendAsync method to send the request to the inner handler.</w:t>
      </w:r>
    </w:p>
    <w:p w:rsidR="006E519F" w:rsidRPr="008C6831" w:rsidRDefault="006E519F" w:rsidP="006E519F">
      <w:pPr>
        <w:numPr>
          <w:ilvl w:val="0"/>
          <w:numId w:val="14"/>
        </w:numPr>
        <w:shd w:val="clear" w:color="auto" w:fill="FFFFFF"/>
        <w:spacing w:after="0" w:line="240" w:lineRule="auto"/>
        <w:jc w:val="both"/>
        <w:textAlignment w:val="baseline"/>
        <w:rPr>
          <w:rFonts w:ascii="Maiandra GD" w:eastAsia="Times New Roman" w:hAnsi="Maiandra GD" w:cs="Segoe UI"/>
          <w:color w:val="212529"/>
          <w:sz w:val="24"/>
          <w:szCs w:val="24"/>
          <w:rPrChange w:id="5090"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5091" w:author="Narendra" w:date="2021-08-21T13:02:00Z">
            <w:rPr>
              <w:rFonts w:ascii="Arial" w:eastAsia="Times New Roman" w:hAnsi="Arial" w:cs="Arial"/>
              <w:color w:val="000000"/>
              <w:sz w:val="23"/>
              <w:szCs w:val="23"/>
              <w:bdr w:val="none" w:sz="0" w:space="0" w:color="auto" w:frame="1"/>
            </w:rPr>
          </w:rPrChange>
        </w:rPr>
        <w:t>The inner handler returns a response message. (This step is asynchronous.)</w:t>
      </w:r>
    </w:p>
    <w:p w:rsidR="006E519F" w:rsidRPr="008C6831" w:rsidRDefault="006E519F" w:rsidP="006E519F">
      <w:pPr>
        <w:numPr>
          <w:ilvl w:val="0"/>
          <w:numId w:val="14"/>
        </w:numPr>
        <w:shd w:val="clear" w:color="auto" w:fill="FFFFFF"/>
        <w:spacing w:after="0" w:line="240" w:lineRule="auto"/>
        <w:jc w:val="both"/>
        <w:textAlignment w:val="baseline"/>
        <w:rPr>
          <w:rFonts w:ascii="Maiandra GD" w:eastAsia="Times New Roman" w:hAnsi="Maiandra GD" w:cs="Segoe UI"/>
          <w:color w:val="212529"/>
          <w:sz w:val="24"/>
          <w:szCs w:val="24"/>
          <w:rPrChange w:id="5092"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5093" w:author="Narendra" w:date="2021-08-21T13:02:00Z">
            <w:rPr>
              <w:rFonts w:ascii="Arial" w:eastAsia="Times New Roman" w:hAnsi="Arial" w:cs="Arial"/>
              <w:color w:val="000000"/>
              <w:sz w:val="23"/>
              <w:szCs w:val="23"/>
              <w:bdr w:val="none" w:sz="0" w:space="0" w:color="auto" w:frame="1"/>
            </w:rPr>
          </w:rPrChange>
        </w:rPr>
        <w:t>Process the response message and returns the response to the caller.</w:t>
      </w:r>
    </w:p>
    <w:p w:rsidR="006E519F" w:rsidRPr="008C6831" w:rsidRDefault="006E519F" w:rsidP="006E519F">
      <w:pPr>
        <w:shd w:val="clear" w:color="auto" w:fill="FFFFFF"/>
        <w:spacing w:after="0" w:line="240" w:lineRule="auto"/>
        <w:textAlignment w:val="baseline"/>
        <w:outlineLvl w:val="4"/>
        <w:rPr>
          <w:rFonts w:ascii="Maiandra GD" w:eastAsia="Times New Roman" w:hAnsi="Maiandra GD" w:cs="Segoe UI"/>
          <w:color w:val="3A3A3A"/>
          <w:sz w:val="24"/>
          <w:szCs w:val="24"/>
          <w:rPrChange w:id="5094" w:author="Narendra" w:date="2021-08-21T13:02:00Z">
            <w:rPr>
              <w:rFonts w:ascii="Segoe UI" w:eastAsia="Times New Roman" w:hAnsi="Segoe UI" w:cs="Segoe UI"/>
              <w:color w:val="3A3A3A"/>
              <w:sz w:val="20"/>
              <w:szCs w:val="20"/>
            </w:rPr>
          </w:rPrChange>
        </w:rPr>
      </w:pPr>
      <w:r w:rsidRPr="008C6831">
        <w:rPr>
          <w:rFonts w:ascii="Maiandra GD" w:eastAsia="Times New Roman" w:hAnsi="Maiandra GD" w:cs="Arial"/>
          <w:color w:val="000000"/>
          <w:sz w:val="24"/>
          <w:szCs w:val="24"/>
          <w:bdr w:val="none" w:sz="0" w:space="0" w:color="auto" w:frame="1"/>
          <w:rPrChange w:id="5095" w:author="Narendra" w:date="2021-08-21T13:02:00Z">
            <w:rPr>
              <w:rFonts w:ascii="Arial" w:eastAsia="Times New Roman" w:hAnsi="Arial" w:cs="Arial"/>
              <w:color w:val="000000"/>
              <w:sz w:val="27"/>
              <w:szCs w:val="27"/>
              <w:bdr w:val="none" w:sz="0" w:space="0" w:color="auto" w:frame="1"/>
            </w:rPr>
          </w:rPrChange>
        </w:rPr>
        <w:t>Creating a Custom Message Handler:</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5096"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5097" w:author="Narendra" w:date="2021-08-21T13:02:00Z">
            <w:rPr>
              <w:rFonts w:ascii="Arial" w:eastAsia="Times New Roman" w:hAnsi="Arial" w:cs="Arial"/>
              <w:color w:val="000000"/>
              <w:sz w:val="23"/>
              <w:szCs w:val="23"/>
              <w:bdr w:val="none" w:sz="0" w:space="0" w:color="auto" w:frame="1"/>
            </w:rPr>
          </w:rPrChange>
        </w:rPr>
        <w:t>The following example shows the creation of a custom message handler which adds a custom header to the outgoing request: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09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5099"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5100" w:author="Narendra" w:date="2021-08-21T13:02:00Z">
            <w:rPr>
              <w:rFonts w:ascii="inherit" w:eastAsia="Times New Roman" w:hAnsi="inherit" w:cs="Consolas"/>
              <w:i/>
              <w:iCs/>
              <w:color w:val="4284AE"/>
              <w:sz w:val="25"/>
            </w:rPr>
          </w:rPrChange>
        </w:rPr>
        <w:t>System.Net.Http;</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10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5102" w:author="Narendra" w:date="2021-08-21T13:02:00Z">
            <w:rPr>
              <w:rFonts w:ascii="inherit" w:eastAsia="Times New Roman" w:hAnsi="inherit" w:cs="Consolas"/>
              <w:b/>
              <w:bCs/>
              <w:color w:val="D171DD"/>
              <w:sz w:val="25"/>
            </w:rPr>
          </w:rPrChange>
        </w:rPr>
        <w:lastRenderedPageBreak/>
        <w:t xml:space="preserve">using </w:t>
      </w:r>
      <w:r w:rsidRPr="008C6831">
        <w:rPr>
          <w:rFonts w:ascii="Maiandra GD" w:eastAsia="Times New Roman" w:hAnsi="Maiandra GD" w:cs="Consolas"/>
          <w:i/>
          <w:iCs/>
          <w:color w:val="4284AE"/>
          <w:sz w:val="24"/>
          <w:szCs w:val="24"/>
          <w:rPrChange w:id="5103" w:author="Narendra" w:date="2021-08-21T13:02:00Z">
            <w:rPr>
              <w:rFonts w:ascii="inherit" w:eastAsia="Times New Roman" w:hAnsi="inherit" w:cs="Consolas"/>
              <w:i/>
              <w:iCs/>
              <w:color w:val="4284AE"/>
              <w:sz w:val="25"/>
            </w:rPr>
          </w:rPrChange>
        </w:rPr>
        <w:t>System.Threading.Tasks;</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10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5105" w:author="Narendra" w:date="2021-08-21T13:02:00Z">
            <w:rPr>
              <w:rFonts w:ascii="inherit" w:eastAsia="Times New Roman" w:hAnsi="inherit" w:cs="Consolas"/>
              <w:b/>
              <w:bCs/>
              <w:color w:val="D171DD"/>
              <w:sz w:val="25"/>
            </w:rPr>
          </w:rPrChange>
        </w:rPr>
        <w:t xml:space="preserve">namespace </w:t>
      </w:r>
      <w:r w:rsidRPr="008C6831">
        <w:rPr>
          <w:rFonts w:ascii="Maiandra GD" w:eastAsia="Times New Roman" w:hAnsi="Maiandra GD" w:cs="Consolas"/>
          <w:i/>
          <w:iCs/>
          <w:color w:val="4284AE"/>
          <w:sz w:val="24"/>
          <w:szCs w:val="24"/>
          <w:rPrChange w:id="5106" w:author="Narendra" w:date="2021-08-21T13:02:00Z">
            <w:rPr>
              <w:rFonts w:ascii="inherit" w:eastAsia="Times New Roman" w:hAnsi="inherit" w:cs="Consolas"/>
              <w:i/>
              <w:iCs/>
              <w:color w:val="4284AE"/>
              <w:sz w:val="25"/>
            </w:rPr>
          </w:rPrChange>
        </w:rPr>
        <w:t>ClientSideMessageHandler.Models</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10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5108"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10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5110" w:author="Narendra" w:date="2021-08-21T13:02:00Z">
            <w:rPr>
              <w:rFonts w:ascii="inherit" w:eastAsia="Times New Roman" w:hAnsi="inherit" w:cs="Consolas"/>
              <w:b/>
              <w:bCs/>
              <w:color w:val="D171DD"/>
              <w:sz w:val="25"/>
            </w:rPr>
          </w:rPrChange>
        </w:rPr>
        <w:t>class</w:t>
      </w:r>
      <w:r w:rsidRPr="008C6831">
        <w:rPr>
          <w:rFonts w:ascii="Maiandra GD" w:eastAsia="Times New Roman" w:hAnsi="Maiandra GD" w:cs="Consolas"/>
          <w:color w:val="CFD5E0"/>
          <w:sz w:val="24"/>
          <w:szCs w:val="24"/>
          <w:rPrChange w:id="5111" w:author="Narendra" w:date="2021-08-21T13:02:00Z">
            <w:rPr>
              <w:rFonts w:ascii="inherit" w:eastAsia="Times New Roman" w:hAnsi="inherit" w:cs="Consolas"/>
              <w:color w:val="CFD5E0"/>
              <w:sz w:val="25"/>
            </w:rPr>
          </w:rPrChange>
        </w:rPr>
        <w:t xml:space="preserve"> MessageHandler1 : DelegatingHandler</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11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5113"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11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5115" w:author="Narendra" w:date="2021-08-21T13:02:00Z">
            <w:rPr>
              <w:rFonts w:ascii="inherit" w:eastAsia="Times New Roman" w:hAnsi="inherit" w:cs="Consolas"/>
              <w:b/>
              <w:bCs/>
              <w:color w:val="D171DD"/>
              <w:sz w:val="25"/>
            </w:rPr>
          </w:rPrChange>
        </w:rPr>
        <w:t>private</w:t>
      </w:r>
      <w:r w:rsidRPr="008C6831">
        <w:rPr>
          <w:rFonts w:ascii="Maiandra GD" w:eastAsia="Times New Roman" w:hAnsi="Maiandra GD" w:cs="Consolas"/>
          <w:color w:val="CFD5E0"/>
          <w:sz w:val="24"/>
          <w:szCs w:val="24"/>
          <w:rPrChange w:id="5116"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5117" w:author="Narendra" w:date="2021-08-21T13:02:00Z">
            <w:rPr>
              <w:rFonts w:ascii="inherit" w:eastAsia="Times New Roman" w:hAnsi="inherit" w:cs="Consolas"/>
              <w:b/>
              <w:bCs/>
              <w:color w:val="D171DD"/>
              <w:sz w:val="25"/>
            </w:rPr>
          </w:rPrChange>
        </w:rPr>
        <w:t>int</w:t>
      </w:r>
      <w:r w:rsidRPr="008C6831">
        <w:rPr>
          <w:rFonts w:ascii="Maiandra GD" w:eastAsia="Times New Roman" w:hAnsi="Maiandra GD" w:cs="Consolas"/>
          <w:color w:val="CFD5E0"/>
          <w:sz w:val="24"/>
          <w:szCs w:val="24"/>
          <w:rPrChange w:id="5118" w:author="Narendra" w:date="2021-08-21T13:02:00Z">
            <w:rPr>
              <w:rFonts w:ascii="inherit" w:eastAsia="Times New Roman" w:hAnsi="inherit" w:cs="Consolas"/>
              <w:color w:val="CFD5E0"/>
              <w:sz w:val="25"/>
            </w:rPr>
          </w:rPrChange>
        </w:rPr>
        <w:t xml:space="preserve"> _count = </w:t>
      </w:r>
      <w:r w:rsidRPr="008C6831">
        <w:rPr>
          <w:rFonts w:ascii="Maiandra GD" w:eastAsia="Times New Roman" w:hAnsi="Maiandra GD" w:cs="Consolas"/>
          <w:color w:val="D19A66"/>
          <w:sz w:val="24"/>
          <w:szCs w:val="24"/>
          <w:rPrChange w:id="5119" w:author="Narendra" w:date="2021-08-21T13:02:00Z">
            <w:rPr>
              <w:rFonts w:ascii="inherit" w:eastAsia="Times New Roman" w:hAnsi="inherit" w:cs="Consolas"/>
              <w:color w:val="D19A66"/>
              <w:sz w:val="25"/>
            </w:rPr>
          </w:rPrChange>
        </w:rPr>
        <w:t>0</w:t>
      </w:r>
      <w:r w:rsidRPr="008C6831">
        <w:rPr>
          <w:rFonts w:ascii="Maiandra GD" w:eastAsia="Times New Roman" w:hAnsi="Maiandra GD" w:cs="Consolas"/>
          <w:color w:val="CFD5E0"/>
          <w:sz w:val="24"/>
          <w:szCs w:val="24"/>
          <w:rPrChange w:id="5120"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12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5122" w:author="Narendra" w:date="2021-08-21T13:02:00Z">
            <w:rPr>
              <w:rFonts w:ascii="inherit" w:eastAsia="Times New Roman" w:hAnsi="inherit" w:cs="Consolas"/>
              <w:b/>
              <w:bCs/>
              <w:color w:val="D171DD"/>
              <w:sz w:val="25"/>
            </w:rPr>
          </w:rPrChange>
        </w:rPr>
        <w:t>protected</w:t>
      </w:r>
      <w:r w:rsidRPr="008C6831">
        <w:rPr>
          <w:rFonts w:ascii="Maiandra GD" w:eastAsia="Times New Roman" w:hAnsi="Maiandra GD" w:cs="Consolas"/>
          <w:color w:val="CFD5E0"/>
          <w:sz w:val="24"/>
          <w:szCs w:val="24"/>
          <w:rPrChange w:id="5123"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5124" w:author="Narendra" w:date="2021-08-21T13:02:00Z">
            <w:rPr>
              <w:rFonts w:ascii="inherit" w:eastAsia="Times New Roman" w:hAnsi="inherit" w:cs="Consolas"/>
              <w:b/>
              <w:bCs/>
              <w:color w:val="D171DD"/>
              <w:sz w:val="25"/>
            </w:rPr>
          </w:rPrChange>
        </w:rPr>
        <w:t>override</w:t>
      </w:r>
      <w:r w:rsidRPr="008C6831">
        <w:rPr>
          <w:rFonts w:ascii="Maiandra GD" w:eastAsia="Times New Roman" w:hAnsi="Maiandra GD" w:cs="Consolas"/>
          <w:color w:val="CFD5E0"/>
          <w:sz w:val="24"/>
          <w:szCs w:val="24"/>
          <w:rPrChange w:id="5125" w:author="Narendra" w:date="2021-08-21T13:02:00Z">
            <w:rPr>
              <w:rFonts w:ascii="inherit" w:eastAsia="Times New Roman" w:hAnsi="inherit" w:cs="Consolas"/>
              <w:color w:val="CFD5E0"/>
              <w:sz w:val="25"/>
            </w:rPr>
          </w:rPrChange>
        </w:rPr>
        <w:t xml:space="preserve"> Task</w:t>
      </w:r>
      <w:r w:rsidRPr="008C6831">
        <w:rPr>
          <w:rFonts w:ascii="Maiandra GD" w:eastAsia="Times New Roman" w:hAnsi="Maiandra GD" w:cs="Consolas"/>
          <w:b/>
          <w:bCs/>
          <w:color w:val="6B7C8B"/>
          <w:sz w:val="24"/>
          <w:szCs w:val="24"/>
          <w:rPrChange w:id="5126" w:author="Narendra" w:date="2021-08-21T13:02:00Z">
            <w:rPr>
              <w:rFonts w:ascii="inherit" w:eastAsia="Times New Roman" w:hAnsi="inherit" w:cs="Consolas"/>
              <w:b/>
              <w:bCs/>
              <w:color w:val="6B7C8B"/>
              <w:sz w:val="25"/>
            </w:rPr>
          </w:rPrChange>
        </w:rPr>
        <w:t>&lt;</w:t>
      </w:r>
      <w:r w:rsidRPr="008C6831">
        <w:rPr>
          <w:rFonts w:ascii="Maiandra GD" w:eastAsia="Times New Roman" w:hAnsi="Maiandra GD" w:cs="Consolas"/>
          <w:color w:val="CFD5E0"/>
          <w:sz w:val="24"/>
          <w:szCs w:val="24"/>
          <w:rPrChange w:id="5127" w:author="Narendra" w:date="2021-08-21T13:02:00Z">
            <w:rPr>
              <w:rFonts w:ascii="inherit" w:eastAsia="Times New Roman" w:hAnsi="inherit" w:cs="Consolas"/>
              <w:color w:val="CFD5E0"/>
              <w:sz w:val="25"/>
            </w:rPr>
          </w:rPrChange>
        </w:rPr>
        <w:t>HttpResponseMessage</w:t>
      </w:r>
      <w:r w:rsidRPr="008C6831">
        <w:rPr>
          <w:rFonts w:ascii="Maiandra GD" w:eastAsia="Times New Roman" w:hAnsi="Maiandra GD" w:cs="Consolas"/>
          <w:b/>
          <w:bCs/>
          <w:color w:val="6B7C8B"/>
          <w:sz w:val="24"/>
          <w:szCs w:val="24"/>
          <w:rPrChange w:id="5128" w:author="Narendra" w:date="2021-08-21T13:02:00Z">
            <w:rPr>
              <w:rFonts w:ascii="inherit" w:eastAsia="Times New Roman" w:hAnsi="inherit" w:cs="Consolas"/>
              <w:b/>
              <w:bCs/>
              <w:color w:val="6B7C8B"/>
              <w:sz w:val="25"/>
            </w:rPr>
          </w:rPrChange>
        </w:rPr>
        <w:t>&gt;</w:t>
      </w:r>
      <w:r w:rsidRPr="008C6831">
        <w:rPr>
          <w:rFonts w:ascii="Maiandra GD" w:eastAsia="Times New Roman" w:hAnsi="Maiandra GD" w:cs="Consolas"/>
          <w:color w:val="CFD5E0"/>
          <w:sz w:val="24"/>
          <w:szCs w:val="24"/>
          <w:rPrChange w:id="5129"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5130" w:author="Narendra" w:date="2021-08-21T13:02:00Z">
            <w:rPr>
              <w:rFonts w:ascii="inherit" w:eastAsia="Times New Roman" w:hAnsi="inherit" w:cs="Consolas"/>
              <w:color w:val="4284AE"/>
              <w:sz w:val="25"/>
            </w:rPr>
          </w:rPrChange>
        </w:rPr>
        <w:t>SendAsync</w:t>
      </w:r>
      <w:r w:rsidRPr="008C6831">
        <w:rPr>
          <w:rFonts w:ascii="Maiandra GD" w:eastAsia="Times New Roman" w:hAnsi="Maiandra GD" w:cs="Consolas"/>
          <w:b/>
          <w:bCs/>
          <w:color w:val="6B7C8B"/>
          <w:sz w:val="24"/>
          <w:szCs w:val="24"/>
          <w:rPrChange w:id="5131"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13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5133" w:author="Narendra" w:date="2021-08-21T13:02:00Z">
            <w:rPr>
              <w:rFonts w:ascii="inherit" w:eastAsia="Times New Roman" w:hAnsi="inherit" w:cs="Consolas"/>
              <w:color w:val="CFD5E0"/>
              <w:sz w:val="25"/>
            </w:rPr>
          </w:rPrChange>
        </w:rPr>
        <w:t>HttpRequestMessage request, System.</w:t>
      </w:r>
      <w:r w:rsidRPr="008C6831">
        <w:rPr>
          <w:rFonts w:ascii="Maiandra GD" w:eastAsia="Times New Roman" w:hAnsi="Maiandra GD" w:cs="Consolas"/>
          <w:color w:val="4284AE"/>
          <w:sz w:val="24"/>
          <w:szCs w:val="24"/>
          <w:rPrChange w:id="5134" w:author="Narendra" w:date="2021-08-21T13:02:00Z">
            <w:rPr>
              <w:rFonts w:ascii="inherit" w:eastAsia="Times New Roman" w:hAnsi="inherit" w:cs="Consolas"/>
              <w:color w:val="4284AE"/>
              <w:sz w:val="25"/>
            </w:rPr>
          </w:rPrChange>
        </w:rPr>
        <w:t>Threading</w:t>
      </w:r>
      <w:r w:rsidRPr="008C6831">
        <w:rPr>
          <w:rFonts w:ascii="Maiandra GD" w:eastAsia="Times New Roman" w:hAnsi="Maiandra GD" w:cs="Consolas"/>
          <w:color w:val="CFD5E0"/>
          <w:sz w:val="24"/>
          <w:szCs w:val="24"/>
          <w:rPrChange w:id="5135"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5136" w:author="Narendra" w:date="2021-08-21T13:02:00Z">
            <w:rPr>
              <w:rFonts w:ascii="inherit" w:eastAsia="Times New Roman" w:hAnsi="inherit" w:cs="Consolas"/>
              <w:color w:val="4284AE"/>
              <w:sz w:val="25"/>
            </w:rPr>
          </w:rPrChange>
        </w:rPr>
        <w:t>CancellationToken</w:t>
      </w:r>
      <w:r w:rsidRPr="008C6831">
        <w:rPr>
          <w:rFonts w:ascii="Maiandra GD" w:eastAsia="Times New Roman" w:hAnsi="Maiandra GD" w:cs="Consolas"/>
          <w:color w:val="CFD5E0"/>
          <w:sz w:val="24"/>
          <w:szCs w:val="24"/>
          <w:rPrChange w:id="5137" w:author="Narendra" w:date="2021-08-21T13:02:00Z">
            <w:rPr>
              <w:rFonts w:ascii="inherit" w:eastAsia="Times New Roman" w:hAnsi="inherit" w:cs="Consolas"/>
              <w:color w:val="CFD5E0"/>
              <w:sz w:val="25"/>
            </w:rPr>
          </w:rPrChange>
        </w:rPr>
        <w:t xml:space="preserve"> cancellationToken</w:t>
      </w:r>
      <w:r w:rsidRPr="008C6831">
        <w:rPr>
          <w:rFonts w:ascii="Maiandra GD" w:eastAsia="Times New Roman" w:hAnsi="Maiandra GD" w:cs="Consolas"/>
          <w:b/>
          <w:bCs/>
          <w:color w:val="6B7C8B"/>
          <w:sz w:val="24"/>
          <w:szCs w:val="24"/>
          <w:rPrChange w:id="5138"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13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5140"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14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5142" w:author="Narendra" w:date="2021-08-21T13:02:00Z">
            <w:rPr>
              <w:rFonts w:ascii="inherit" w:eastAsia="Times New Roman" w:hAnsi="inherit" w:cs="Consolas"/>
              <w:color w:val="CFD5E0"/>
              <w:sz w:val="25"/>
            </w:rPr>
          </w:rPrChange>
        </w:rPr>
        <w:t>System.</w:t>
      </w:r>
      <w:r w:rsidRPr="008C6831">
        <w:rPr>
          <w:rFonts w:ascii="Maiandra GD" w:eastAsia="Times New Roman" w:hAnsi="Maiandra GD" w:cs="Consolas"/>
          <w:color w:val="4284AE"/>
          <w:sz w:val="24"/>
          <w:szCs w:val="24"/>
          <w:rPrChange w:id="5143" w:author="Narendra" w:date="2021-08-21T13:02:00Z">
            <w:rPr>
              <w:rFonts w:ascii="inherit" w:eastAsia="Times New Roman" w:hAnsi="inherit" w:cs="Consolas"/>
              <w:color w:val="4284AE"/>
              <w:sz w:val="25"/>
            </w:rPr>
          </w:rPrChange>
        </w:rPr>
        <w:t>Threading</w:t>
      </w:r>
      <w:r w:rsidRPr="008C6831">
        <w:rPr>
          <w:rFonts w:ascii="Maiandra GD" w:eastAsia="Times New Roman" w:hAnsi="Maiandra GD" w:cs="Consolas"/>
          <w:color w:val="CFD5E0"/>
          <w:sz w:val="24"/>
          <w:szCs w:val="24"/>
          <w:rPrChange w:id="5144"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5145" w:author="Narendra" w:date="2021-08-21T13:02:00Z">
            <w:rPr>
              <w:rFonts w:ascii="inherit" w:eastAsia="Times New Roman" w:hAnsi="inherit" w:cs="Consolas"/>
              <w:color w:val="4284AE"/>
              <w:sz w:val="25"/>
            </w:rPr>
          </w:rPrChange>
        </w:rPr>
        <w:t>Interlocked</w:t>
      </w:r>
      <w:r w:rsidRPr="008C6831">
        <w:rPr>
          <w:rFonts w:ascii="Maiandra GD" w:eastAsia="Times New Roman" w:hAnsi="Maiandra GD" w:cs="Consolas"/>
          <w:color w:val="CFD5E0"/>
          <w:sz w:val="24"/>
          <w:szCs w:val="24"/>
          <w:rPrChange w:id="5146"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5147" w:author="Narendra" w:date="2021-08-21T13:02:00Z">
            <w:rPr>
              <w:rFonts w:ascii="inherit" w:eastAsia="Times New Roman" w:hAnsi="inherit" w:cs="Consolas"/>
              <w:color w:val="4284AE"/>
              <w:sz w:val="25"/>
            </w:rPr>
          </w:rPrChange>
        </w:rPr>
        <w:t>Increment</w:t>
      </w:r>
      <w:r w:rsidRPr="008C6831">
        <w:rPr>
          <w:rFonts w:ascii="Maiandra GD" w:eastAsia="Times New Roman" w:hAnsi="Maiandra GD" w:cs="Consolas"/>
          <w:b/>
          <w:bCs/>
          <w:color w:val="6B7C8B"/>
          <w:sz w:val="24"/>
          <w:szCs w:val="24"/>
          <w:rPrChange w:id="514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b/>
          <w:bCs/>
          <w:color w:val="D171DD"/>
          <w:sz w:val="24"/>
          <w:szCs w:val="24"/>
          <w:rPrChange w:id="5149" w:author="Narendra" w:date="2021-08-21T13:02:00Z">
            <w:rPr>
              <w:rFonts w:ascii="inherit" w:eastAsia="Times New Roman" w:hAnsi="inherit" w:cs="Consolas"/>
              <w:b/>
              <w:bCs/>
              <w:color w:val="D171DD"/>
              <w:sz w:val="25"/>
            </w:rPr>
          </w:rPrChange>
        </w:rPr>
        <w:t>ref</w:t>
      </w:r>
      <w:r w:rsidRPr="008C6831">
        <w:rPr>
          <w:rFonts w:ascii="Maiandra GD" w:eastAsia="Times New Roman" w:hAnsi="Maiandra GD" w:cs="Consolas"/>
          <w:color w:val="CFD5E0"/>
          <w:sz w:val="24"/>
          <w:szCs w:val="24"/>
          <w:rPrChange w:id="5150" w:author="Narendra" w:date="2021-08-21T13:02:00Z">
            <w:rPr>
              <w:rFonts w:ascii="inherit" w:eastAsia="Times New Roman" w:hAnsi="inherit" w:cs="Consolas"/>
              <w:color w:val="CFD5E0"/>
              <w:sz w:val="25"/>
            </w:rPr>
          </w:rPrChange>
        </w:rPr>
        <w:t xml:space="preserve"> _count</w:t>
      </w:r>
      <w:r w:rsidRPr="008C6831">
        <w:rPr>
          <w:rFonts w:ascii="Maiandra GD" w:eastAsia="Times New Roman" w:hAnsi="Maiandra GD" w:cs="Consolas"/>
          <w:b/>
          <w:bCs/>
          <w:color w:val="6B7C8B"/>
          <w:sz w:val="24"/>
          <w:szCs w:val="24"/>
          <w:rPrChange w:id="515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5152"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15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5154" w:author="Narendra" w:date="2021-08-21T13:02:00Z">
            <w:rPr>
              <w:rFonts w:ascii="inherit" w:eastAsia="Times New Roman" w:hAnsi="inherit" w:cs="Consolas"/>
              <w:color w:val="CFD5E0"/>
              <w:sz w:val="25"/>
            </w:rPr>
          </w:rPrChange>
        </w:rPr>
        <w:t>request.</w:t>
      </w:r>
      <w:r w:rsidRPr="008C6831">
        <w:rPr>
          <w:rFonts w:ascii="Maiandra GD" w:eastAsia="Times New Roman" w:hAnsi="Maiandra GD" w:cs="Consolas"/>
          <w:color w:val="4284AE"/>
          <w:sz w:val="24"/>
          <w:szCs w:val="24"/>
          <w:rPrChange w:id="5155" w:author="Narendra" w:date="2021-08-21T13:02:00Z">
            <w:rPr>
              <w:rFonts w:ascii="inherit" w:eastAsia="Times New Roman" w:hAnsi="inherit" w:cs="Consolas"/>
              <w:color w:val="4284AE"/>
              <w:sz w:val="25"/>
            </w:rPr>
          </w:rPrChange>
        </w:rPr>
        <w:t>Headers</w:t>
      </w:r>
      <w:r w:rsidRPr="008C6831">
        <w:rPr>
          <w:rFonts w:ascii="Maiandra GD" w:eastAsia="Times New Roman" w:hAnsi="Maiandra GD" w:cs="Consolas"/>
          <w:color w:val="CFD5E0"/>
          <w:sz w:val="24"/>
          <w:szCs w:val="24"/>
          <w:rPrChange w:id="5156"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5157" w:author="Narendra" w:date="2021-08-21T13:02:00Z">
            <w:rPr>
              <w:rFonts w:ascii="inherit" w:eastAsia="Times New Roman" w:hAnsi="inherit" w:cs="Consolas"/>
              <w:color w:val="4284AE"/>
              <w:sz w:val="25"/>
            </w:rPr>
          </w:rPrChange>
        </w:rPr>
        <w:t>Add</w:t>
      </w:r>
      <w:r w:rsidRPr="008C6831">
        <w:rPr>
          <w:rFonts w:ascii="Maiandra GD" w:eastAsia="Times New Roman" w:hAnsi="Maiandra GD" w:cs="Consolas"/>
          <w:b/>
          <w:bCs/>
          <w:color w:val="6B7C8B"/>
          <w:sz w:val="24"/>
          <w:szCs w:val="24"/>
          <w:rPrChange w:id="515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7CC379"/>
          <w:sz w:val="24"/>
          <w:szCs w:val="24"/>
          <w:rPrChange w:id="5159" w:author="Narendra" w:date="2021-08-21T13:02:00Z">
            <w:rPr>
              <w:rFonts w:ascii="inherit" w:eastAsia="Times New Roman" w:hAnsi="inherit" w:cs="Consolas"/>
              <w:color w:val="7CC379"/>
              <w:sz w:val="25"/>
            </w:rPr>
          </w:rPrChange>
        </w:rPr>
        <w:t>"X-Custom-Header"</w:t>
      </w:r>
      <w:r w:rsidRPr="008C6831">
        <w:rPr>
          <w:rFonts w:ascii="Maiandra GD" w:eastAsia="Times New Roman" w:hAnsi="Maiandra GD" w:cs="Consolas"/>
          <w:color w:val="CFD5E0"/>
          <w:sz w:val="24"/>
          <w:szCs w:val="24"/>
          <w:rPrChange w:id="5160" w:author="Narendra" w:date="2021-08-21T13:02:00Z">
            <w:rPr>
              <w:rFonts w:ascii="inherit" w:eastAsia="Times New Roman" w:hAnsi="inherit" w:cs="Consolas"/>
              <w:color w:val="CFD5E0"/>
              <w:sz w:val="25"/>
            </w:rPr>
          </w:rPrChange>
        </w:rPr>
        <w:t>, _count.</w:t>
      </w:r>
      <w:r w:rsidRPr="008C6831">
        <w:rPr>
          <w:rFonts w:ascii="Maiandra GD" w:eastAsia="Times New Roman" w:hAnsi="Maiandra GD" w:cs="Consolas"/>
          <w:color w:val="4284AE"/>
          <w:sz w:val="24"/>
          <w:szCs w:val="24"/>
          <w:rPrChange w:id="5161" w:author="Narendra" w:date="2021-08-21T13:02:00Z">
            <w:rPr>
              <w:rFonts w:ascii="inherit" w:eastAsia="Times New Roman" w:hAnsi="inherit" w:cs="Consolas"/>
              <w:color w:val="4284AE"/>
              <w:sz w:val="25"/>
            </w:rPr>
          </w:rPrChange>
        </w:rPr>
        <w:t>ToString</w:t>
      </w:r>
      <w:r w:rsidRPr="008C6831">
        <w:rPr>
          <w:rFonts w:ascii="Maiandra GD" w:eastAsia="Times New Roman" w:hAnsi="Maiandra GD" w:cs="Consolas"/>
          <w:b/>
          <w:bCs/>
          <w:color w:val="6B7C8B"/>
          <w:sz w:val="24"/>
          <w:szCs w:val="24"/>
          <w:rPrChange w:id="516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5163"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16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5165" w:author="Narendra" w:date="2021-08-21T13:02:00Z">
            <w:rPr>
              <w:rFonts w:ascii="inherit" w:eastAsia="Times New Roman" w:hAnsi="inherit" w:cs="Consolas"/>
              <w:b/>
              <w:bCs/>
              <w:color w:val="D171DD"/>
              <w:sz w:val="25"/>
            </w:rPr>
          </w:rPrChange>
        </w:rPr>
        <w:t>return</w:t>
      </w:r>
      <w:r w:rsidRPr="008C6831">
        <w:rPr>
          <w:rFonts w:ascii="Maiandra GD" w:eastAsia="Times New Roman" w:hAnsi="Maiandra GD" w:cs="Consolas"/>
          <w:color w:val="CFD5E0"/>
          <w:sz w:val="24"/>
          <w:szCs w:val="24"/>
          <w:rPrChange w:id="5166"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5167" w:author="Narendra" w:date="2021-08-21T13:02:00Z">
            <w:rPr>
              <w:rFonts w:ascii="inherit" w:eastAsia="Times New Roman" w:hAnsi="inherit" w:cs="Consolas"/>
              <w:b/>
              <w:bCs/>
              <w:color w:val="D171DD"/>
              <w:sz w:val="25"/>
            </w:rPr>
          </w:rPrChange>
        </w:rPr>
        <w:t>base</w:t>
      </w:r>
      <w:r w:rsidRPr="008C6831">
        <w:rPr>
          <w:rFonts w:ascii="Maiandra GD" w:eastAsia="Times New Roman" w:hAnsi="Maiandra GD" w:cs="Consolas"/>
          <w:color w:val="CFD5E0"/>
          <w:sz w:val="24"/>
          <w:szCs w:val="24"/>
          <w:rPrChange w:id="5168"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5169" w:author="Narendra" w:date="2021-08-21T13:02:00Z">
            <w:rPr>
              <w:rFonts w:ascii="inherit" w:eastAsia="Times New Roman" w:hAnsi="inherit" w:cs="Consolas"/>
              <w:color w:val="4284AE"/>
              <w:sz w:val="25"/>
            </w:rPr>
          </w:rPrChange>
        </w:rPr>
        <w:t>SendAsync</w:t>
      </w:r>
      <w:r w:rsidRPr="008C6831">
        <w:rPr>
          <w:rFonts w:ascii="Maiandra GD" w:eastAsia="Times New Roman" w:hAnsi="Maiandra GD" w:cs="Consolas"/>
          <w:b/>
          <w:bCs/>
          <w:color w:val="6B7C8B"/>
          <w:sz w:val="24"/>
          <w:szCs w:val="24"/>
          <w:rPrChange w:id="5170"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5171" w:author="Narendra" w:date="2021-08-21T13:02:00Z">
            <w:rPr>
              <w:rFonts w:ascii="inherit" w:eastAsia="Times New Roman" w:hAnsi="inherit" w:cs="Consolas"/>
              <w:color w:val="CFD5E0"/>
              <w:sz w:val="25"/>
            </w:rPr>
          </w:rPrChange>
        </w:rPr>
        <w:t>request, cancellationToken</w:t>
      </w:r>
      <w:r w:rsidRPr="008C6831">
        <w:rPr>
          <w:rFonts w:ascii="Maiandra GD" w:eastAsia="Times New Roman" w:hAnsi="Maiandra GD" w:cs="Consolas"/>
          <w:b/>
          <w:bCs/>
          <w:color w:val="6B7C8B"/>
          <w:sz w:val="24"/>
          <w:szCs w:val="24"/>
          <w:rPrChange w:id="517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5173"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17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5175"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17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5177"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line="384" w:lineRule="atLeast"/>
        <w:textAlignment w:val="baseline"/>
        <w:rPr>
          <w:rFonts w:ascii="Maiandra GD" w:eastAsia="Times New Roman" w:hAnsi="Maiandra GD" w:cs="Consolas"/>
          <w:color w:val="596174"/>
          <w:sz w:val="24"/>
          <w:szCs w:val="24"/>
          <w:rPrChange w:id="517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5179"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5180"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5181" w:author="Narendra" w:date="2021-08-21T13:02:00Z">
            <w:rPr>
              <w:rFonts w:ascii="Arial" w:eastAsia="Times New Roman" w:hAnsi="Arial" w:cs="Arial"/>
              <w:color w:val="000000"/>
              <w:sz w:val="23"/>
              <w:szCs w:val="23"/>
              <w:bdr w:val="none" w:sz="0" w:space="0" w:color="auto" w:frame="1"/>
            </w:rPr>
          </w:rPrChange>
        </w:rPr>
        <w:t>The call to the </w:t>
      </w:r>
      <w:r w:rsidRPr="008C6831">
        <w:rPr>
          <w:rFonts w:ascii="Maiandra GD" w:eastAsia="Times New Roman" w:hAnsi="Maiandra GD" w:cs="Arial"/>
          <w:b/>
          <w:bCs/>
          <w:color w:val="000000"/>
          <w:sz w:val="24"/>
          <w:szCs w:val="24"/>
          <w:rPrChange w:id="5182" w:author="Narendra" w:date="2021-08-21T13:02:00Z">
            <w:rPr>
              <w:rFonts w:ascii="Arial" w:eastAsia="Times New Roman" w:hAnsi="Arial" w:cs="Arial"/>
              <w:b/>
              <w:bCs/>
              <w:color w:val="000000"/>
              <w:sz w:val="23"/>
            </w:rPr>
          </w:rPrChange>
        </w:rPr>
        <w:t>base.SendAsync</w:t>
      </w:r>
      <w:r w:rsidRPr="008C6831">
        <w:rPr>
          <w:rFonts w:ascii="Maiandra GD" w:eastAsia="Times New Roman" w:hAnsi="Maiandra GD" w:cs="Arial"/>
          <w:color w:val="000000"/>
          <w:sz w:val="24"/>
          <w:szCs w:val="24"/>
          <w:bdr w:val="none" w:sz="0" w:space="0" w:color="auto" w:frame="1"/>
          <w:rPrChange w:id="5183" w:author="Narendra" w:date="2021-08-21T13:02:00Z">
            <w:rPr>
              <w:rFonts w:ascii="Arial" w:eastAsia="Times New Roman" w:hAnsi="Arial" w:cs="Arial"/>
              <w:color w:val="000000"/>
              <w:sz w:val="23"/>
              <w:szCs w:val="23"/>
              <w:bdr w:val="none" w:sz="0" w:space="0" w:color="auto" w:frame="1"/>
            </w:rPr>
          </w:rPrChange>
        </w:rPr>
        <w:t> method is asynchronous. If your handler going to do some work after this call, then use the </w:t>
      </w:r>
      <w:r w:rsidRPr="008C6831">
        <w:rPr>
          <w:rFonts w:ascii="Maiandra GD" w:eastAsia="Times New Roman" w:hAnsi="Maiandra GD" w:cs="Arial"/>
          <w:b/>
          <w:bCs/>
          <w:color w:val="000000"/>
          <w:sz w:val="24"/>
          <w:szCs w:val="24"/>
          <w:rPrChange w:id="5184" w:author="Narendra" w:date="2021-08-21T13:02:00Z">
            <w:rPr>
              <w:rFonts w:ascii="Arial" w:eastAsia="Times New Roman" w:hAnsi="Arial" w:cs="Arial"/>
              <w:b/>
              <w:bCs/>
              <w:color w:val="000000"/>
              <w:sz w:val="23"/>
            </w:rPr>
          </w:rPrChange>
        </w:rPr>
        <w:t>await</w:t>
      </w:r>
      <w:r w:rsidRPr="008C6831">
        <w:rPr>
          <w:rFonts w:ascii="Maiandra GD" w:eastAsia="Times New Roman" w:hAnsi="Maiandra GD" w:cs="Arial"/>
          <w:color w:val="000000"/>
          <w:sz w:val="24"/>
          <w:szCs w:val="24"/>
          <w:bdr w:val="none" w:sz="0" w:space="0" w:color="auto" w:frame="1"/>
          <w:rPrChange w:id="5185" w:author="Narendra" w:date="2021-08-21T13:02:00Z">
            <w:rPr>
              <w:rFonts w:ascii="Arial" w:eastAsia="Times New Roman" w:hAnsi="Arial" w:cs="Arial"/>
              <w:color w:val="000000"/>
              <w:sz w:val="23"/>
              <w:szCs w:val="23"/>
              <w:bdr w:val="none" w:sz="0" w:space="0" w:color="auto" w:frame="1"/>
            </w:rPr>
          </w:rPrChange>
        </w:rPr>
        <w:t> keyword to resume execution after the method completes.</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5186"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5187" w:author="Narendra" w:date="2021-08-21T13:02:00Z">
            <w:rPr>
              <w:rFonts w:ascii="Arial" w:eastAsia="Times New Roman" w:hAnsi="Arial" w:cs="Arial"/>
              <w:color w:val="000000"/>
              <w:sz w:val="23"/>
              <w:szCs w:val="23"/>
              <w:bdr w:val="none" w:sz="0" w:space="0" w:color="auto" w:frame="1"/>
            </w:rPr>
          </w:rPrChange>
        </w:rPr>
        <w:t>The following example shows a handler that logs error codes. The example shows how to get at the response inside the handler.</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18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5189"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5190" w:author="Narendra" w:date="2021-08-21T13:02:00Z">
            <w:rPr>
              <w:rFonts w:ascii="inherit" w:eastAsia="Times New Roman" w:hAnsi="inherit" w:cs="Consolas"/>
              <w:i/>
              <w:iCs/>
              <w:color w:val="4284AE"/>
              <w:sz w:val="25"/>
            </w:rPr>
          </w:rPrChange>
        </w:rPr>
        <w:t>System.IO;</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19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5192"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5193" w:author="Narendra" w:date="2021-08-21T13:02:00Z">
            <w:rPr>
              <w:rFonts w:ascii="inherit" w:eastAsia="Times New Roman" w:hAnsi="inherit" w:cs="Consolas"/>
              <w:i/>
              <w:iCs/>
              <w:color w:val="4284AE"/>
              <w:sz w:val="25"/>
            </w:rPr>
          </w:rPrChange>
        </w:rPr>
        <w:t>System.Net.Http;</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19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5195"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5196" w:author="Narendra" w:date="2021-08-21T13:02:00Z">
            <w:rPr>
              <w:rFonts w:ascii="inherit" w:eastAsia="Times New Roman" w:hAnsi="inherit" w:cs="Consolas"/>
              <w:i/>
              <w:iCs/>
              <w:color w:val="4284AE"/>
              <w:sz w:val="25"/>
            </w:rPr>
          </w:rPrChange>
        </w:rPr>
        <w:t>System.Threading.Tasks;</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19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5198" w:author="Narendra" w:date="2021-08-21T13:02:00Z">
            <w:rPr>
              <w:rFonts w:ascii="inherit" w:eastAsia="Times New Roman" w:hAnsi="inherit" w:cs="Consolas"/>
              <w:b/>
              <w:bCs/>
              <w:color w:val="D171DD"/>
              <w:sz w:val="25"/>
            </w:rPr>
          </w:rPrChange>
        </w:rPr>
        <w:t xml:space="preserve">namespace </w:t>
      </w:r>
      <w:r w:rsidRPr="008C6831">
        <w:rPr>
          <w:rFonts w:ascii="Maiandra GD" w:eastAsia="Times New Roman" w:hAnsi="Maiandra GD" w:cs="Consolas"/>
          <w:i/>
          <w:iCs/>
          <w:color w:val="4284AE"/>
          <w:sz w:val="24"/>
          <w:szCs w:val="24"/>
          <w:rPrChange w:id="5199" w:author="Narendra" w:date="2021-08-21T13:02:00Z">
            <w:rPr>
              <w:rFonts w:ascii="inherit" w:eastAsia="Times New Roman" w:hAnsi="inherit" w:cs="Consolas"/>
              <w:i/>
              <w:iCs/>
              <w:color w:val="4284AE"/>
              <w:sz w:val="25"/>
            </w:rPr>
          </w:rPrChange>
        </w:rPr>
        <w:t>ClientSideMessageHandler.Models</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20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5201"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20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5203" w:author="Narendra" w:date="2021-08-21T13:02:00Z">
            <w:rPr>
              <w:rFonts w:ascii="inherit" w:eastAsia="Times New Roman" w:hAnsi="inherit" w:cs="Consolas"/>
              <w:b/>
              <w:bCs/>
              <w:color w:val="D171DD"/>
              <w:sz w:val="25"/>
            </w:rPr>
          </w:rPrChange>
        </w:rPr>
        <w:t>class</w:t>
      </w:r>
      <w:r w:rsidRPr="008C6831">
        <w:rPr>
          <w:rFonts w:ascii="Maiandra GD" w:eastAsia="Times New Roman" w:hAnsi="Maiandra GD" w:cs="Consolas"/>
          <w:color w:val="CFD5E0"/>
          <w:sz w:val="24"/>
          <w:szCs w:val="24"/>
          <w:rPrChange w:id="5204" w:author="Narendra" w:date="2021-08-21T13:02:00Z">
            <w:rPr>
              <w:rFonts w:ascii="inherit" w:eastAsia="Times New Roman" w:hAnsi="inherit" w:cs="Consolas"/>
              <w:color w:val="CFD5E0"/>
              <w:sz w:val="25"/>
            </w:rPr>
          </w:rPrChange>
        </w:rPr>
        <w:t xml:space="preserve"> LoggingHandler : DelegatingHandler</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20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5206"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20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5208" w:author="Narendra" w:date="2021-08-21T13:02:00Z">
            <w:rPr>
              <w:rFonts w:ascii="inherit" w:eastAsia="Times New Roman" w:hAnsi="inherit" w:cs="Consolas"/>
              <w:color w:val="CFD5E0"/>
              <w:sz w:val="25"/>
            </w:rPr>
          </w:rPrChange>
        </w:rPr>
        <w:t>StreamWriter _writer;</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20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5210"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5211"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5212" w:author="Narendra" w:date="2021-08-21T13:02:00Z">
            <w:rPr>
              <w:rFonts w:ascii="inherit" w:eastAsia="Times New Roman" w:hAnsi="inherit" w:cs="Consolas"/>
              <w:color w:val="4284AE"/>
              <w:sz w:val="25"/>
            </w:rPr>
          </w:rPrChange>
        </w:rPr>
        <w:t>LoggingHandler</w:t>
      </w:r>
      <w:r w:rsidRPr="008C6831">
        <w:rPr>
          <w:rFonts w:ascii="Maiandra GD" w:eastAsia="Times New Roman" w:hAnsi="Maiandra GD" w:cs="Consolas"/>
          <w:b/>
          <w:bCs/>
          <w:color w:val="6B7C8B"/>
          <w:sz w:val="24"/>
          <w:szCs w:val="24"/>
          <w:rPrChange w:id="521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5214" w:author="Narendra" w:date="2021-08-21T13:02:00Z">
            <w:rPr>
              <w:rFonts w:ascii="inherit" w:eastAsia="Times New Roman" w:hAnsi="inherit" w:cs="Consolas"/>
              <w:color w:val="CFD5E0"/>
              <w:sz w:val="25"/>
            </w:rPr>
          </w:rPrChange>
        </w:rPr>
        <w:t>Stream stream</w:t>
      </w:r>
      <w:r w:rsidRPr="008C6831">
        <w:rPr>
          <w:rFonts w:ascii="Maiandra GD" w:eastAsia="Times New Roman" w:hAnsi="Maiandra GD" w:cs="Consolas"/>
          <w:b/>
          <w:bCs/>
          <w:color w:val="6B7C8B"/>
          <w:sz w:val="24"/>
          <w:szCs w:val="24"/>
          <w:rPrChange w:id="5215"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21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5217"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21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5219" w:author="Narendra" w:date="2021-08-21T13:02:00Z">
            <w:rPr>
              <w:rFonts w:ascii="inherit" w:eastAsia="Times New Roman" w:hAnsi="inherit" w:cs="Consolas"/>
              <w:color w:val="CFD5E0"/>
              <w:sz w:val="25"/>
            </w:rPr>
          </w:rPrChange>
        </w:rPr>
        <w:t xml:space="preserve">_writer = </w:t>
      </w:r>
      <w:r w:rsidRPr="008C6831">
        <w:rPr>
          <w:rFonts w:ascii="Maiandra GD" w:eastAsia="Times New Roman" w:hAnsi="Maiandra GD" w:cs="Consolas"/>
          <w:color w:val="4284AE"/>
          <w:sz w:val="24"/>
          <w:szCs w:val="24"/>
          <w:rPrChange w:id="5220"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5221"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5222" w:author="Narendra" w:date="2021-08-21T13:02:00Z">
            <w:rPr>
              <w:rFonts w:ascii="inherit" w:eastAsia="Times New Roman" w:hAnsi="inherit" w:cs="Consolas"/>
              <w:color w:val="4284AE"/>
              <w:sz w:val="25"/>
            </w:rPr>
          </w:rPrChange>
        </w:rPr>
        <w:t>StreamWriter</w:t>
      </w:r>
      <w:r w:rsidRPr="008C6831">
        <w:rPr>
          <w:rFonts w:ascii="Maiandra GD" w:eastAsia="Times New Roman" w:hAnsi="Maiandra GD" w:cs="Consolas"/>
          <w:b/>
          <w:bCs/>
          <w:color w:val="6B7C8B"/>
          <w:sz w:val="24"/>
          <w:szCs w:val="24"/>
          <w:rPrChange w:id="522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5224" w:author="Narendra" w:date="2021-08-21T13:02:00Z">
            <w:rPr>
              <w:rFonts w:ascii="inherit" w:eastAsia="Times New Roman" w:hAnsi="inherit" w:cs="Consolas"/>
              <w:color w:val="CFD5E0"/>
              <w:sz w:val="25"/>
            </w:rPr>
          </w:rPrChange>
        </w:rPr>
        <w:t>stream</w:t>
      </w:r>
      <w:r w:rsidRPr="008C6831">
        <w:rPr>
          <w:rFonts w:ascii="Maiandra GD" w:eastAsia="Times New Roman" w:hAnsi="Maiandra GD" w:cs="Consolas"/>
          <w:b/>
          <w:bCs/>
          <w:color w:val="6B7C8B"/>
          <w:sz w:val="24"/>
          <w:szCs w:val="24"/>
          <w:rPrChange w:id="5225"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5226"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22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5228"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22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5230" w:author="Narendra" w:date="2021-08-21T13:02:00Z">
            <w:rPr>
              <w:rFonts w:ascii="inherit" w:eastAsia="Times New Roman" w:hAnsi="inherit" w:cs="Consolas"/>
              <w:b/>
              <w:bCs/>
              <w:color w:val="D171DD"/>
              <w:sz w:val="25"/>
            </w:rPr>
          </w:rPrChange>
        </w:rPr>
        <w:t>protected</w:t>
      </w:r>
      <w:r w:rsidRPr="008C6831">
        <w:rPr>
          <w:rFonts w:ascii="Maiandra GD" w:eastAsia="Times New Roman" w:hAnsi="Maiandra GD" w:cs="Consolas"/>
          <w:color w:val="CFD5E0"/>
          <w:sz w:val="24"/>
          <w:szCs w:val="24"/>
          <w:rPrChange w:id="5231"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5232" w:author="Narendra" w:date="2021-08-21T13:02:00Z">
            <w:rPr>
              <w:rFonts w:ascii="inherit" w:eastAsia="Times New Roman" w:hAnsi="inherit" w:cs="Consolas"/>
              <w:b/>
              <w:bCs/>
              <w:color w:val="D171DD"/>
              <w:sz w:val="25"/>
            </w:rPr>
          </w:rPrChange>
        </w:rPr>
        <w:t>override</w:t>
      </w:r>
      <w:r w:rsidRPr="008C6831">
        <w:rPr>
          <w:rFonts w:ascii="Maiandra GD" w:eastAsia="Times New Roman" w:hAnsi="Maiandra GD" w:cs="Consolas"/>
          <w:color w:val="CFD5E0"/>
          <w:sz w:val="24"/>
          <w:szCs w:val="24"/>
          <w:rPrChange w:id="5233"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5234" w:author="Narendra" w:date="2021-08-21T13:02:00Z">
            <w:rPr>
              <w:rFonts w:ascii="inherit" w:eastAsia="Times New Roman" w:hAnsi="inherit" w:cs="Consolas"/>
              <w:b/>
              <w:bCs/>
              <w:color w:val="D171DD"/>
              <w:sz w:val="25"/>
            </w:rPr>
          </w:rPrChange>
        </w:rPr>
        <w:t>async</w:t>
      </w:r>
      <w:r w:rsidRPr="008C6831">
        <w:rPr>
          <w:rFonts w:ascii="Maiandra GD" w:eastAsia="Times New Roman" w:hAnsi="Maiandra GD" w:cs="Consolas"/>
          <w:color w:val="CFD5E0"/>
          <w:sz w:val="24"/>
          <w:szCs w:val="24"/>
          <w:rPrChange w:id="5235" w:author="Narendra" w:date="2021-08-21T13:02:00Z">
            <w:rPr>
              <w:rFonts w:ascii="inherit" w:eastAsia="Times New Roman" w:hAnsi="inherit" w:cs="Consolas"/>
              <w:color w:val="CFD5E0"/>
              <w:sz w:val="25"/>
            </w:rPr>
          </w:rPrChange>
        </w:rPr>
        <w:t xml:space="preserve"> Task</w:t>
      </w:r>
      <w:r w:rsidRPr="008C6831">
        <w:rPr>
          <w:rFonts w:ascii="Maiandra GD" w:eastAsia="Times New Roman" w:hAnsi="Maiandra GD" w:cs="Consolas"/>
          <w:b/>
          <w:bCs/>
          <w:color w:val="6B7C8B"/>
          <w:sz w:val="24"/>
          <w:szCs w:val="24"/>
          <w:rPrChange w:id="5236" w:author="Narendra" w:date="2021-08-21T13:02:00Z">
            <w:rPr>
              <w:rFonts w:ascii="inherit" w:eastAsia="Times New Roman" w:hAnsi="inherit" w:cs="Consolas"/>
              <w:b/>
              <w:bCs/>
              <w:color w:val="6B7C8B"/>
              <w:sz w:val="25"/>
            </w:rPr>
          </w:rPrChange>
        </w:rPr>
        <w:t>&lt;</w:t>
      </w:r>
      <w:r w:rsidRPr="008C6831">
        <w:rPr>
          <w:rFonts w:ascii="Maiandra GD" w:eastAsia="Times New Roman" w:hAnsi="Maiandra GD" w:cs="Consolas"/>
          <w:color w:val="CFD5E0"/>
          <w:sz w:val="24"/>
          <w:szCs w:val="24"/>
          <w:rPrChange w:id="5237" w:author="Narendra" w:date="2021-08-21T13:02:00Z">
            <w:rPr>
              <w:rFonts w:ascii="inherit" w:eastAsia="Times New Roman" w:hAnsi="inherit" w:cs="Consolas"/>
              <w:color w:val="CFD5E0"/>
              <w:sz w:val="25"/>
            </w:rPr>
          </w:rPrChange>
        </w:rPr>
        <w:t>HttpResponseMessage</w:t>
      </w:r>
      <w:r w:rsidRPr="008C6831">
        <w:rPr>
          <w:rFonts w:ascii="Maiandra GD" w:eastAsia="Times New Roman" w:hAnsi="Maiandra GD" w:cs="Consolas"/>
          <w:b/>
          <w:bCs/>
          <w:color w:val="6B7C8B"/>
          <w:sz w:val="24"/>
          <w:szCs w:val="24"/>
          <w:rPrChange w:id="5238" w:author="Narendra" w:date="2021-08-21T13:02:00Z">
            <w:rPr>
              <w:rFonts w:ascii="inherit" w:eastAsia="Times New Roman" w:hAnsi="inherit" w:cs="Consolas"/>
              <w:b/>
              <w:bCs/>
              <w:color w:val="6B7C8B"/>
              <w:sz w:val="25"/>
            </w:rPr>
          </w:rPrChange>
        </w:rPr>
        <w:t>&gt;</w:t>
      </w:r>
      <w:r w:rsidRPr="008C6831">
        <w:rPr>
          <w:rFonts w:ascii="Maiandra GD" w:eastAsia="Times New Roman" w:hAnsi="Maiandra GD" w:cs="Consolas"/>
          <w:color w:val="CFD5E0"/>
          <w:sz w:val="24"/>
          <w:szCs w:val="24"/>
          <w:rPrChange w:id="5239"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5240" w:author="Narendra" w:date="2021-08-21T13:02:00Z">
            <w:rPr>
              <w:rFonts w:ascii="inherit" w:eastAsia="Times New Roman" w:hAnsi="inherit" w:cs="Consolas"/>
              <w:color w:val="4284AE"/>
              <w:sz w:val="25"/>
            </w:rPr>
          </w:rPrChange>
        </w:rPr>
        <w:t>SendAsync</w:t>
      </w:r>
      <w:r w:rsidRPr="008C6831">
        <w:rPr>
          <w:rFonts w:ascii="Maiandra GD" w:eastAsia="Times New Roman" w:hAnsi="Maiandra GD" w:cs="Consolas"/>
          <w:b/>
          <w:bCs/>
          <w:color w:val="6B7C8B"/>
          <w:sz w:val="24"/>
          <w:szCs w:val="24"/>
          <w:rPrChange w:id="5241"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24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5243" w:author="Narendra" w:date="2021-08-21T13:02:00Z">
            <w:rPr>
              <w:rFonts w:ascii="inherit" w:eastAsia="Times New Roman" w:hAnsi="inherit" w:cs="Consolas"/>
              <w:color w:val="CFD5E0"/>
              <w:sz w:val="25"/>
            </w:rPr>
          </w:rPrChange>
        </w:rPr>
        <w:t>HttpRequestMessage request, System.</w:t>
      </w:r>
      <w:r w:rsidRPr="008C6831">
        <w:rPr>
          <w:rFonts w:ascii="Maiandra GD" w:eastAsia="Times New Roman" w:hAnsi="Maiandra GD" w:cs="Consolas"/>
          <w:color w:val="4284AE"/>
          <w:sz w:val="24"/>
          <w:szCs w:val="24"/>
          <w:rPrChange w:id="5244" w:author="Narendra" w:date="2021-08-21T13:02:00Z">
            <w:rPr>
              <w:rFonts w:ascii="inherit" w:eastAsia="Times New Roman" w:hAnsi="inherit" w:cs="Consolas"/>
              <w:color w:val="4284AE"/>
              <w:sz w:val="25"/>
            </w:rPr>
          </w:rPrChange>
        </w:rPr>
        <w:t>Threading</w:t>
      </w:r>
      <w:r w:rsidRPr="008C6831">
        <w:rPr>
          <w:rFonts w:ascii="Maiandra GD" w:eastAsia="Times New Roman" w:hAnsi="Maiandra GD" w:cs="Consolas"/>
          <w:color w:val="CFD5E0"/>
          <w:sz w:val="24"/>
          <w:szCs w:val="24"/>
          <w:rPrChange w:id="5245"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5246" w:author="Narendra" w:date="2021-08-21T13:02:00Z">
            <w:rPr>
              <w:rFonts w:ascii="inherit" w:eastAsia="Times New Roman" w:hAnsi="inherit" w:cs="Consolas"/>
              <w:color w:val="4284AE"/>
              <w:sz w:val="25"/>
            </w:rPr>
          </w:rPrChange>
        </w:rPr>
        <w:t>CancellationToken</w:t>
      </w:r>
      <w:r w:rsidRPr="008C6831">
        <w:rPr>
          <w:rFonts w:ascii="Maiandra GD" w:eastAsia="Times New Roman" w:hAnsi="Maiandra GD" w:cs="Consolas"/>
          <w:color w:val="CFD5E0"/>
          <w:sz w:val="24"/>
          <w:szCs w:val="24"/>
          <w:rPrChange w:id="5247" w:author="Narendra" w:date="2021-08-21T13:02:00Z">
            <w:rPr>
              <w:rFonts w:ascii="inherit" w:eastAsia="Times New Roman" w:hAnsi="inherit" w:cs="Consolas"/>
              <w:color w:val="CFD5E0"/>
              <w:sz w:val="25"/>
            </w:rPr>
          </w:rPrChange>
        </w:rPr>
        <w:t xml:space="preserve"> cancellationToken</w:t>
      </w:r>
      <w:r w:rsidRPr="008C6831">
        <w:rPr>
          <w:rFonts w:ascii="Maiandra GD" w:eastAsia="Times New Roman" w:hAnsi="Maiandra GD" w:cs="Consolas"/>
          <w:b/>
          <w:bCs/>
          <w:color w:val="6B7C8B"/>
          <w:sz w:val="24"/>
          <w:szCs w:val="24"/>
          <w:rPrChange w:id="5248"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24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5250" w:author="Narendra" w:date="2021-08-21T13:02:00Z">
            <w:rPr>
              <w:rFonts w:ascii="inherit" w:eastAsia="Times New Roman" w:hAnsi="inherit" w:cs="Consolas"/>
              <w:b/>
              <w:bCs/>
              <w:color w:val="6B7C8B"/>
              <w:sz w:val="25"/>
            </w:rPr>
          </w:rPrChange>
        </w:rPr>
        <w:lastRenderedPageBreak/>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25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D19252"/>
          <w:sz w:val="24"/>
          <w:szCs w:val="24"/>
          <w:rPrChange w:id="5252" w:author="Narendra" w:date="2021-08-21T13:02:00Z">
            <w:rPr>
              <w:rFonts w:ascii="inherit" w:eastAsia="Times New Roman" w:hAnsi="inherit" w:cs="Consolas"/>
              <w:color w:val="D19252"/>
              <w:sz w:val="25"/>
            </w:rPr>
          </w:rPrChange>
        </w:rPr>
        <w:t>var</w:t>
      </w:r>
      <w:r w:rsidRPr="008C6831">
        <w:rPr>
          <w:rFonts w:ascii="Maiandra GD" w:eastAsia="Times New Roman" w:hAnsi="Maiandra GD" w:cs="Consolas"/>
          <w:color w:val="CFD5E0"/>
          <w:sz w:val="24"/>
          <w:szCs w:val="24"/>
          <w:rPrChange w:id="5253" w:author="Narendra" w:date="2021-08-21T13:02:00Z">
            <w:rPr>
              <w:rFonts w:ascii="inherit" w:eastAsia="Times New Roman" w:hAnsi="inherit" w:cs="Consolas"/>
              <w:color w:val="CFD5E0"/>
              <w:sz w:val="25"/>
            </w:rPr>
          </w:rPrChange>
        </w:rPr>
        <w:t xml:space="preserve"> response = </w:t>
      </w:r>
      <w:r w:rsidRPr="008C6831">
        <w:rPr>
          <w:rFonts w:ascii="Maiandra GD" w:eastAsia="Times New Roman" w:hAnsi="Maiandra GD" w:cs="Consolas"/>
          <w:b/>
          <w:bCs/>
          <w:color w:val="D171DD"/>
          <w:sz w:val="24"/>
          <w:szCs w:val="24"/>
          <w:rPrChange w:id="5254" w:author="Narendra" w:date="2021-08-21T13:02:00Z">
            <w:rPr>
              <w:rFonts w:ascii="inherit" w:eastAsia="Times New Roman" w:hAnsi="inherit" w:cs="Consolas"/>
              <w:b/>
              <w:bCs/>
              <w:color w:val="D171DD"/>
              <w:sz w:val="25"/>
            </w:rPr>
          </w:rPrChange>
        </w:rPr>
        <w:t>await</w:t>
      </w:r>
      <w:r w:rsidRPr="008C6831">
        <w:rPr>
          <w:rFonts w:ascii="Maiandra GD" w:eastAsia="Times New Roman" w:hAnsi="Maiandra GD" w:cs="Consolas"/>
          <w:color w:val="CFD5E0"/>
          <w:sz w:val="24"/>
          <w:szCs w:val="24"/>
          <w:rPrChange w:id="5255"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5256" w:author="Narendra" w:date="2021-08-21T13:02:00Z">
            <w:rPr>
              <w:rFonts w:ascii="inherit" w:eastAsia="Times New Roman" w:hAnsi="inherit" w:cs="Consolas"/>
              <w:b/>
              <w:bCs/>
              <w:color w:val="D171DD"/>
              <w:sz w:val="25"/>
            </w:rPr>
          </w:rPrChange>
        </w:rPr>
        <w:t>base</w:t>
      </w:r>
      <w:r w:rsidRPr="008C6831">
        <w:rPr>
          <w:rFonts w:ascii="Maiandra GD" w:eastAsia="Times New Roman" w:hAnsi="Maiandra GD" w:cs="Consolas"/>
          <w:color w:val="CFD5E0"/>
          <w:sz w:val="24"/>
          <w:szCs w:val="24"/>
          <w:rPrChange w:id="5257"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5258" w:author="Narendra" w:date="2021-08-21T13:02:00Z">
            <w:rPr>
              <w:rFonts w:ascii="inherit" w:eastAsia="Times New Roman" w:hAnsi="inherit" w:cs="Consolas"/>
              <w:color w:val="4284AE"/>
              <w:sz w:val="25"/>
            </w:rPr>
          </w:rPrChange>
        </w:rPr>
        <w:t>SendAsync</w:t>
      </w:r>
      <w:r w:rsidRPr="008C6831">
        <w:rPr>
          <w:rFonts w:ascii="Maiandra GD" w:eastAsia="Times New Roman" w:hAnsi="Maiandra GD" w:cs="Consolas"/>
          <w:b/>
          <w:bCs/>
          <w:color w:val="6B7C8B"/>
          <w:sz w:val="24"/>
          <w:szCs w:val="24"/>
          <w:rPrChange w:id="525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5260" w:author="Narendra" w:date="2021-08-21T13:02:00Z">
            <w:rPr>
              <w:rFonts w:ascii="inherit" w:eastAsia="Times New Roman" w:hAnsi="inherit" w:cs="Consolas"/>
              <w:color w:val="CFD5E0"/>
              <w:sz w:val="25"/>
            </w:rPr>
          </w:rPrChange>
        </w:rPr>
        <w:t>request, cancellationToken</w:t>
      </w:r>
      <w:r w:rsidRPr="008C6831">
        <w:rPr>
          <w:rFonts w:ascii="Maiandra GD" w:eastAsia="Times New Roman" w:hAnsi="Maiandra GD" w:cs="Consolas"/>
          <w:b/>
          <w:bCs/>
          <w:color w:val="6B7C8B"/>
          <w:sz w:val="24"/>
          <w:szCs w:val="24"/>
          <w:rPrChange w:id="526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5262"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26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5264" w:author="Narendra" w:date="2021-08-21T13:02:00Z">
            <w:rPr>
              <w:rFonts w:ascii="inherit" w:eastAsia="Times New Roman" w:hAnsi="inherit" w:cs="Consolas"/>
              <w:b/>
              <w:bCs/>
              <w:color w:val="D171DD"/>
              <w:sz w:val="25"/>
            </w:rPr>
          </w:rPrChange>
        </w:rPr>
        <w:t>if</w:t>
      </w:r>
      <w:r w:rsidRPr="008C6831">
        <w:rPr>
          <w:rFonts w:ascii="Maiandra GD" w:eastAsia="Times New Roman" w:hAnsi="Maiandra GD" w:cs="Consolas"/>
          <w:color w:val="CFD5E0"/>
          <w:sz w:val="24"/>
          <w:szCs w:val="24"/>
          <w:rPrChange w:id="5265"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5266"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5267" w:author="Narendra" w:date="2021-08-21T13:02:00Z">
            <w:rPr>
              <w:rFonts w:ascii="inherit" w:eastAsia="Times New Roman" w:hAnsi="inherit" w:cs="Consolas"/>
              <w:color w:val="CFD5E0"/>
              <w:sz w:val="25"/>
            </w:rPr>
          </w:rPrChange>
        </w:rPr>
        <w:t>!response.</w:t>
      </w:r>
      <w:r w:rsidRPr="008C6831">
        <w:rPr>
          <w:rFonts w:ascii="Maiandra GD" w:eastAsia="Times New Roman" w:hAnsi="Maiandra GD" w:cs="Consolas"/>
          <w:color w:val="4284AE"/>
          <w:sz w:val="24"/>
          <w:szCs w:val="24"/>
          <w:rPrChange w:id="5268" w:author="Narendra" w:date="2021-08-21T13:02:00Z">
            <w:rPr>
              <w:rFonts w:ascii="inherit" w:eastAsia="Times New Roman" w:hAnsi="inherit" w:cs="Consolas"/>
              <w:color w:val="4284AE"/>
              <w:sz w:val="25"/>
            </w:rPr>
          </w:rPrChange>
        </w:rPr>
        <w:t>IsSuccessStatusCode</w:t>
      </w:r>
      <w:r w:rsidRPr="008C6831">
        <w:rPr>
          <w:rFonts w:ascii="Maiandra GD" w:eastAsia="Times New Roman" w:hAnsi="Maiandra GD" w:cs="Consolas"/>
          <w:b/>
          <w:bCs/>
          <w:color w:val="6B7C8B"/>
          <w:sz w:val="24"/>
          <w:szCs w:val="24"/>
          <w:rPrChange w:id="5269"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27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5271"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27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5273" w:author="Narendra" w:date="2021-08-21T13:02:00Z">
            <w:rPr>
              <w:rFonts w:ascii="inherit" w:eastAsia="Times New Roman" w:hAnsi="inherit" w:cs="Consolas"/>
              <w:color w:val="CFD5E0"/>
              <w:sz w:val="25"/>
            </w:rPr>
          </w:rPrChange>
        </w:rPr>
        <w:t>_writer.</w:t>
      </w:r>
      <w:r w:rsidRPr="008C6831">
        <w:rPr>
          <w:rFonts w:ascii="Maiandra GD" w:eastAsia="Times New Roman" w:hAnsi="Maiandra GD" w:cs="Consolas"/>
          <w:color w:val="4284AE"/>
          <w:sz w:val="24"/>
          <w:szCs w:val="24"/>
          <w:rPrChange w:id="5274" w:author="Narendra" w:date="2021-08-21T13:02:00Z">
            <w:rPr>
              <w:rFonts w:ascii="inherit" w:eastAsia="Times New Roman" w:hAnsi="inherit" w:cs="Consolas"/>
              <w:color w:val="4284AE"/>
              <w:sz w:val="25"/>
            </w:rPr>
          </w:rPrChange>
        </w:rPr>
        <w:t>WriteLine</w:t>
      </w:r>
      <w:r w:rsidRPr="008C6831">
        <w:rPr>
          <w:rFonts w:ascii="Maiandra GD" w:eastAsia="Times New Roman" w:hAnsi="Maiandra GD" w:cs="Consolas"/>
          <w:b/>
          <w:bCs/>
          <w:color w:val="6B7C8B"/>
          <w:sz w:val="24"/>
          <w:szCs w:val="24"/>
          <w:rPrChange w:id="5275"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7CC379"/>
          <w:sz w:val="24"/>
          <w:szCs w:val="24"/>
          <w:rPrChange w:id="5276" w:author="Narendra" w:date="2021-08-21T13:02:00Z">
            <w:rPr>
              <w:rFonts w:ascii="inherit" w:eastAsia="Times New Roman" w:hAnsi="inherit" w:cs="Consolas"/>
              <w:color w:val="7CC379"/>
              <w:sz w:val="25"/>
            </w:rPr>
          </w:rPrChange>
        </w:rPr>
        <w:t>"{0}\t{1}\t{2}"</w:t>
      </w:r>
      <w:r w:rsidRPr="008C6831">
        <w:rPr>
          <w:rFonts w:ascii="Maiandra GD" w:eastAsia="Times New Roman" w:hAnsi="Maiandra GD" w:cs="Consolas"/>
          <w:color w:val="CFD5E0"/>
          <w:sz w:val="24"/>
          <w:szCs w:val="24"/>
          <w:rPrChange w:id="5277" w:author="Narendra" w:date="2021-08-21T13:02:00Z">
            <w:rPr>
              <w:rFonts w:ascii="inherit" w:eastAsia="Times New Roman" w:hAnsi="inherit" w:cs="Consolas"/>
              <w:color w:val="CFD5E0"/>
              <w:sz w:val="25"/>
            </w:rPr>
          </w:rPrChange>
        </w:rPr>
        <w:t>, request.</w:t>
      </w:r>
      <w:r w:rsidRPr="008C6831">
        <w:rPr>
          <w:rFonts w:ascii="Maiandra GD" w:eastAsia="Times New Roman" w:hAnsi="Maiandra GD" w:cs="Consolas"/>
          <w:color w:val="4284AE"/>
          <w:sz w:val="24"/>
          <w:szCs w:val="24"/>
          <w:rPrChange w:id="5278" w:author="Narendra" w:date="2021-08-21T13:02:00Z">
            <w:rPr>
              <w:rFonts w:ascii="inherit" w:eastAsia="Times New Roman" w:hAnsi="inherit" w:cs="Consolas"/>
              <w:color w:val="4284AE"/>
              <w:sz w:val="25"/>
            </w:rPr>
          </w:rPrChange>
        </w:rPr>
        <w:t>RequestUri</w:t>
      </w:r>
      <w:r w:rsidRPr="008C6831">
        <w:rPr>
          <w:rFonts w:ascii="Maiandra GD" w:eastAsia="Times New Roman" w:hAnsi="Maiandra GD" w:cs="Consolas"/>
          <w:color w:val="CFD5E0"/>
          <w:sz w:val="24"/>
          <w:szCs w:val="24"/>
          <w:rPrChange w:id="5279"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28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528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b/>
          <w:bCs/>
          <w:color w:val="D171DD"/>
          <w:sz w:val="24"/>
          <w:szCs w:val="24"/>
          <w:rPrChange w:id="5282" w:author="Narendra" w:date="2021-08-21T13:02:00Z">
            <w:rPr>
              <w:rFonts w:ascii="inherit" w:eastAsia="Times New Roman" w:hAnsi="inherit" w:cs="Consolas"/>
              <w:b/>
              <w:bCs/>
              <w:color w:val="D171DD"/>
              <w:sz w:val="25"/>
            </w:rPr>
          </w:rPrChange>
        </w:rPr>
        <w:t>int</w:t>
      </w:r>
      <w:r w:rsidRPr="008C6831">
        <w:rPr>
          <w:rFonts w:ascii="Maiandra GD" w:eastAsia="Times New Roman" w:hAnsi="Maiandra GD" w:cs="Consolas"/>
          <w:b/>
          <w:bCs/>
          <w:color w:val="6B7C8B"/>
          <w:sz w:val="24"/>
          <w:szCs w:val="24"/>
          <w:rPrChange w:id="528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5284" w:author="Narendra" w:date="2021-08-21T13:02:00Z">
            <w:rPr>
              <w:rFonts w:ascii="inherit" w:eastAsia="Times New Roman" w:hAnsi="inherit" w:cs="Consolas"/>
              <w:color w:val="CFD5E0"/>
              <w:sz w:val="25"/>
            </w:rPr>
          </w:rPrChange>
        </w:rPr>
        <w:t>response.</w:t>
      </w:r>
      <w:r w:rsidRPr="008C6831">
        <w:rPr>
          <w:rFonts w:ascii="Maiandra GD" w:eastAsia="Times New Roman" w:hAnsi="Maiandra GD" w:cs="Consolas"/>
          <w:color w:val="4284AE"/>
          <w:sz w:val="24"/>
          <w:szCs w:val="24"/>
          <w:rPrChange w:id="5285" w:author="Narendra" w:date="2021-08-21T13:02:00Z">
            <w:rPr>
              <w:rFonts w:ascii="inherit" w:eastAsia="Times New Roman" w:hAnsi="inherit" w:cs="Consolas"/>
              <w:color w:val="4284AE"/>
              <w:sz w:val="25"/>
            </w:rPr>
          </w:rPrChange>
        </w:rPr>
        <w:t>StatusCode</w:t>
      </w:r>
      <w:r w:rsidRPr="008C6831">
        <w:rPr>
          <w:rFonts w:ascii="Maiandra GD" w:eastAsia="Times New Roman" w:hAnsi="Maiandra GD" w:cs="Consolas"/>
          <w:color w:val="CFD5E0"/>
          <w:sz w:val="24"/>
          <w:szCs w:val="24"/>
          <w:rPrChange w:id="5286" w:author="Narendra" w:date="2021-08-21T13:02:00Z">
            <w:rPr>
              <w:rFonts w:ascii="inherit" w:eastAsia="Times New Roman" w:hAnsi="inherit" w:cs="Consolas"/>
              <w:color w:val="CFD5E0"/>
              <w:sz w:val="25"/>
            </w:rPr>
          </w:rPrChange>
        </w:rPr>
        <w:t>, response.</w:t>
      </w:r>
      <w:r w:rsidRPr="008C6831">
        <w:rPr>
          <w:rFonts w:ascii="Maiandra GD" w:eastAsia="Times New Roman" w:hAnsi="Maiandra GD" w:cs="Consolas"/>
          <w:color w:val="4284AE"/>
          <w:sz w:val="24"/>
          <w:szCs w:val="24"/>
          <w:rPrChange w:id="5287" w:author="Narendra" w:date="2021-08-21T13:02:00Z">
            <w:rPr>
              <w:rFonts w:ascii="inherit" w:eastAsia="Times New Roman" w:hAnsi="inherit" w:cs="Consolas"/>
              <w:color w:val="4284AE"/>
              <w:sz w:val="25"/>
            </w:rPr>
          </w:rPrChange>
        </w:rPr>
        <w:t>Headers</w:t>
      </w:r>
      <w:r w:rsidRPr="008C6831">
        <w:rPr>
          <w:rFonts w:ascii="Maiandra GD" w:eastAsia="Times New Roman" w:hAnsi="Maiandra GD" w:cs="Consolas"/>
          <w:color w:val="CFD5E0"/>
          <w:sz w:val="24"/>
          <w:szCs w:val="24"/>
          <w:rPrChange w:id="5288"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5289" w:author="Narendra" w:date="2021-08-21T13:02:00Z">
            <w:rPr>
              <w:rFonts w:ascii="inherit" w:eastAsia="Times New Roman" w:hAnsi="inherit" w:cs="Consolas"/>
              <w:color w:val="4284AE"/>
              <w:sz w:val="25"/>
            </w:rPr>
          </w:rPrChange>
        </w:rPr>
        <w:t>Date</w:t>
      </w:r>
      <w:r w:rsidRPr="008C6831">
        <w:rPr>
          <w:rFonts w:ascii="Maiandra GD" w:eastAsia="Times New Roman" w:hAnsi="Maiandra GD" w:cs="Consolas"/>
          <w:b/>
          <w:bCs/>
          <w:color w:val="6B7C8B"/>
          <w:sz w:val="24"/>
          <w:szCs w:val="24"/>
          <w:rPrChange w:id="5290"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5291"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29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5293"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29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5295" w:author="Narendra" w:date="2021-08-21T13:02:00Z">
            <w:rPr>
              <w:rFonts w:ascii="inherit" w:eastAsia="Times New Roman" w:hAnsi="inherit" w:cs="Consolas"/>
              <w:b/>
              <w:bCs/>
              <w:color w:val="D171DD"/>
              <w:sz w:val="25"/>
            </w:rPr>
          </w:rPrChange>
        </w:rPr>
        <w:t>return</w:t>
      </w:r>
      <w:r w:rsidRPr="008C6831">
        <w:rPr>
          <w:rFonts w:ascii="Maiandra GD" w:eastAsia="Times New Roman" w:hAnsi="Maiandra GD" w:cs="Consolas"/>
          <w:color w:val="CFD5E0"/>
          <w:sz w:val="24"/>
          <w:szCs w:val="24"/>
          <w:rPrChange w:id="5296" w:author="Narendra" w:date="2021-08-21T13:02:00Z">
            <w:rPr>
              <w:rFonts w:ascii="inherit" w:eastAsia="Times New Roman" w:hAnsi="inherit" w:cs="Consolas"/>
              <w:color w:val="CFD5E0"/>
              <w:sz w:val="25"/>
            </w:rPr>
          </w:rPrChange>
        </w:rPr>
        <w:t xml:space="preserve"> response;</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29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5298"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29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5300" w:author="Narendra" w:date="2021-08-21T13:02:00Z">
            <w:rPr>
              <w:rFonts w:ascii="inherit" w:eastAsia="Times New Roman" w:hAnsi="inherit" w:cs="Consolas"/>
              <w:b/>
              <w:bCs/>
              <w:color w:val="D171DD"/>
              <w:sz w:val="25"/>
            </w:rPr>
          </w:rPrChange>
        </w:rPr>
        <w:t>protected</w:t>
      </w:r>
      <w:r w:rsidRPr="008C6831">
        <w:rPr>
          <w:rFonts w:ascii="Maiandra GD" w:eastAsia="Times New Roman" w:hAnsi="Maiandra GD" w:cs="Consolas"/>
          <w:color w:val="CFD5E0"/>
          <w:sz w:val="24"/>
          <w:szCs w:val="24"/>
          <w:rPrChange w:id="5301"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5302" w:author="Narendra" w:date="2021-08-21T13:02:00Z">
            <w:rPr>
              <w:rFonts w:ascii="inherit" w:eastAsia="Times New Roman" w:hAnsi="inherit" w:cs="Consolas"/>
              <w:b/>
              <w:bCs/>
              <w:color w:val="D171DD"/>
              <w:sz w:val="25"/>
            </w:rPr>
          </w:rPrChange>
        </w:rPr>
        <w:t>override</w:t>
      </w:r>
      <w:r w:rsidRPr="008C6831">
        <w:rPr>
          <w:rFonts w:ascii="Maiandra GD" w:eastAsia="Times New Roman" w:hAnsi="Maiandra GD" w:cs="Consolas"/>
          <w:color w:val="CFD5E0"/>
          <w:sz w:val="24"/>
          <w:szCs w:val="24"/>
          <w:rPrChange w:id="5303"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5304" w:author="Narendra" w:date="2021-08-21T13:02:00Z">
            <w:rPr>
              <w:rFonts w:ascii="inherit" w:eastAsia="Times New Roman" w:hAnsi="inherit" w:cs="Consolas"/>
              <w:b/>
              <w:bCs/>
              <w:color w:val="D171DD"/>
              <w:sz w:val="25"/>
            </w:rPr>
          </w:rPrChange>
        </w:rPr>
        <w:t>void</w:t>
      </w:r>
      <w:r w:rsidRPr="008C6831">
        <w:rPr>
          <w:rFonts w:ascii="Maiandra GD" w:eastAsia="Times New Roman" w:hAnsi="Maiandra GD" w:cs="Consolas"/>
          <w:color w:val="CFD5E0"/>
          <w:sz w:val="24"/>
          <w:szCs w:val="24"/>
          <w:rPrChange w:id="5305"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5306" w:author="Narendra" w:date="2021-08-21T13:02:00Z">
            <w:rPr>
              <w:rFonts w:ascii="inherit" w:eastAsia="Times New Roman" w:hAnsi="inherit" w:cs="Consolas"/>
              <w:color w:val="4284AE"/>
              <w:sz w:val="25"/>
            </w:rPr>
          </w:rPrChange>
        </w:rPr>
        <w:t>Dispose</w:t>
      </w:r>
      <w:r w:rsidRPr="008C6831">
        <w:rPr>
          <w:rFonts w:ascii="Maiandra GD" w:eastAsia="Times New Roman" w:hAnsi="Maiandra GD" w:cs="Consolas"/>
          <w:b/>
          <w:bCs/>
          <w:color w:val="6B7C8B"/>
          <w:sz w:val="24"/>
          <w:szCs w:val="24"/>
          <w:rPrChange w:id="530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b/>
          <w:bCs/>
          <w:color w:val="D171DD"/>
          <w:sz w:val="24"/>
          <w:szCs w:val="24"/>
          <w:rPrChange w:id="5308" w:author="Narendra" w:date="2021-08-21T13:02:00Z">
            <w:rPr>
              <w:rFonts w:ascii="inherit" w:eastAsia="Times New Roman" w:hAnsi="inherit" w:cs="Consolas"/>
              <w:b/>
              <w:bCs/>
              <w:color w:val="D171DD"/>
              <w:sz w:val="25"/>
            </w:rPr>
          </w:rPrChange>
        </w:rPr>
        <w:t>bool</w:t>
      </w:r>
      <w:r w:rsidRPr="008C6831">
        <w:rPr>
          <w:rFonts w:ascii="Maiandra GD" w:eastAsia="Times New Roman" w:hAnsi="Maiandra GD" w:cs="Consolas"/>
          <w:color w:val="CFD5E0"/>
          <w:sz w:val="24"/>
          <w:szCs w:val="24"/>
          <w:rPrChange w:id="5309" w:author="Narendra" w:date="2021-08-21T13:02:00Z">
            <w:rPr>
              <w:rFonts w:ascii="inherit" w:eastAsia="Times New Roman" w:hAnsi="inherit" w:cs="Consolas"/>
              <w:color w:val="CFD5E0"/>
              <w:sz w:val="25"/>
            </w:rPr>
          </w:rPrChange>
        </w:rPr>
        <w:t xml:space="preserve"> disposing</w:t>
      </w:r>
      <w:r w:rsidRPr="008C6831">
        <w:rPr>
          <w:rFonts w:ascii="Maiandra GD" w:eastAsia="Times New Roman" w:hAnsi="Maiandra GD" w:cs="Consolas"/>
          <w:b/>
          <w:bCs/>
          <w:color w:val="6B7C8B"/>
          <w:sz w:val="24"/>
          <w:szCs w:val="24"/>
          <w:rPrChange w:id="5310"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31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5312"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31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5314" w:author="Narendra" w:date="2021-08-21T13:02:00Z">
            <w:rPr>
              <w:rFonts w:ascii="inherit" w:eastAsia="Times New Roman" w:hAnsi="inherit" w:cs="Consolas"/>
              <w:b/>
              <w:bCs/>
              <w:color w:val="D171DD"/>
              <w:sz w:val="25"/>
            </w:rPr>
          </w:rPrChange>
        </w:rPr>
        <w:t>if</w:t>
      </w:r>
      <w:r w:rsidRPr="008C6831">
        <w:rPr>
          <w:rFonts w:ascii="Maiandra GD" w:eastAsia="Times New Roman" w:hAnsi="Maiandra GD" w:cs="Consolas"/>
          <w:color w:val="CFD5E0"/>
          <w:sz w:val="24"/>
          <w:szCs w:val="24"/>
          <w:rPrChange w:id="5315"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5316"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5317" w:author="Narendra" w:date="2021-08-21T13:02:00Z">
            <w:rPr>
              <w:rFonts w:ascii="inherit" w:eastAsia="Times New Roman" w:hAnsi="inherit" w:cs="Consolas"/>
              <w:color w:val="CFD5E0"/>
              <w:sz w:val="25"/>
            </w:rPr>
          </w:rPrChange>
        </w:rPr>
        <w:t>disposing</w:t>
      </w:r>
      <w:r w:rsidRPr="008C6831">
        <w:rPr>
          <w:rFonts w:ascii="Maiandra GD" w:eastAsia="Times New Roman" w:hAnsi="Maiandra GD" w:cs="Consolas"/>
          <w:b/>
          <w:bCs/>
          <w:color w:val="6B7C8B"/>
          <w:sz w:val="24"/>
          <w:szCs w:val="24"/>
          <w:rPrChange w:id="5318"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31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5320"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32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5322" w:author="Narendra" w:date="2021-08-21T13:02:00Z">
            <w:rPr>
              <w:rFonts w:ascii="inherit" w:eastAsia="Times New Roman" w:hAnsi="inherit" w:cs="Consolas"/>
              <w:color w:val="CFD5E0"/>
              <w:sz w:val="25"/>
            </w:rPr>
          </w:rPrChange>
        </w:rPr>
        <w:t>_writer.</w:t>
      </w:r>
      <w:r w:rsidRPr="008C6831">
        <w:rPr>
          <w:rFonts w:ascii="Maiandra GD" w:eastAsia="Times New Roman" w:hAnsi="Maiandra GD" w:cs="Consolas"/>
          <w:color w:val="4284AE"/>
          <w:sz w:val="24"/>
          <w:szCs w:val="24"/>
          <w:rPrChange w:id="5323" w:author="Narendra" w:date="2021-08-21T13:02:00Z">
            <w:rPr>
              <w:rFonts w:ascii="inherit" w:eastAsia="Times New Roman" w:hAnsi="inherit" w:cs="Consolas"/>
              <w:color w:val="4284AE"/>
              <w:sz w:val="25"/>
            </w:rPr>
          </w:rPrChange>
        </w:rPr>
        <w:t>Dispose</w:t>
      </w:r>
      <w:r w:rsidRPr="008C6831">
        <w:rPr>
          <w:rFonts w:ascii="Maiandra GD" w:eastAsia="Times New Roman" w:hAnsi="Maiandra GD" w:cs="Consolas"/>
          <w:b/>
          <w:bCs/>
          <w:color w:val="6B7C8B"/>
          <w:sz w:val="24"/>
          <w:szCs w:val="24"/>
          <w:rPrChange w:id="5324"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5325"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32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5327"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32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5329" w:author="Narendra" w:date="2021-08-21T13:02:00Z">
            <w:rPr>
              <w:rFonts w:ascii="inherit" w:eastAsia="Times New Roman" w:hAnsi="inherit" w:cs="Consolas"/>
              <w:b/>
              <w:bCs/>
              <w:color w:val="D171DD"/>
              <w:sz w:val="25"/>
            </w:rPr>
          </w:rPrChange>
        </w:rPr>
        <w:t>base</w:t>
      </w:r>
      <w:r w:rsidRPr="008C6831">
        <w:rPr>
          <w:rFonts w:ascii="Maiandra GD" w:eastAsia="Times New Roman" w:hAnsi="Maiandra GD" w:cs="Consolas"/>
          <w:color w:val="CFD5E0"/>
          <w:sz w:val="24"/>
          <w:szCs w:val="24"/>
          <w:rPrChange w:id="5330"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5331" w:author="Narendra" w:date="2021-08-21T13:02:00Z">
            <w:rPr>
              <w:rFonts w:ascii="inherit" w:eastAsia="Times New Roman" w:hAnsi="inherit" w:cs="Consolas"/>
              <w:color w:val="4284AE"/>
              <w:sz w:val="25"/>
            </w:rPr>
          </w:rPrChange>
        </w:rPr>
        <w:t>Dispose</w:t>
      </w:r>
      <w:r w:rsidRPr="008C6831">
        <w:rPr>
          <w:rFonts w:ascii="Maiandra GD" w:eastAsia="Times New Roman" w:hAnsi="Maiandra GD" w:cs="Consolas"/>
          <w:b/>
          <w:bCs/>
          <w:color w:val="6B7C8B"/>
          <w:sz w:val="24"/>
          <w:szCs w:val="24"/>
          <w:rPrChange w:id="533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5333" w:author="Narendra" w:date="2021-08-21T13:02:00Z">
            <w:rPr>
              <w:rFonts w:ascii="inherit" w:eastAsia="Times New Roman" w:hAnsi="inherit" w:cs="Consolas"/>
              <w:color w:val="CFD5E0"/>
              <w:sz w:val="25"/>
            </w:rPr>
          </w:rPrChange>
        </w:rPr>
        <w:t>disposing</w:t>
      </w:r>
      <w:r w:rsidRPr="008C6831">
        <w:rPr>
          <w:rFonts w:ascii="Maiandra GD" w:eastAsia="Times New Roman" w:hAnsi="Maiandra GD" w:cs="Consolas"/>
          <w:b/>
          <w:bCs/>
          <w:color w:val="6B7C8B"/>
          <w:sz w:val="24"/>
          <w:szCs w:val="24"/>
          <w:rPrChange w:id="5334"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5335"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33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5337"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33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5339"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line="384" w:lineRule="atLeast"/>
        <w:textAlignment w:val="baseline"/>
        <w:rPr>
          <w:rFonts w:ascii="Maiandra GD" w:eastAsia="Times New Roman" w:hAnsi="Maiandra GD" w:cs="Consolas"/>
          <w:color w:val="596174"/>
          <w:sz w:val="24"/>
          <w:szCs w:val="24"/>
          <w:rPrChange w:id="534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5341"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FFFFFF"/>
        <w:spacing w:after="0" w:line="240" w:lineRule="auto"/>
        <w:jc w:val="both"/>
        <w:textAlignment w:val="baseline"/>
        <w:outlineLvl w:val="4"/>
        <w:rPr>
          <w:rFonts w:ascii="Maiandra GD" w:eastAsia="Times New Roman" w:hAnsi="Maiandra GD" w:cs="Segoe UI"/>
          <w:color w:val="3A3A3A"/>
          <w:sz w:val="24"/>
          <w:szCs w:val="24"/>
          <w:rPrChange w:id="5342" w:author="Narendra" w:date="2021-08-21T13:02:00Z">
            <w:rPr>
              <w:rFonts w:ascii="Segoe UI" w:eastAsia="Times New Roman" w:hAnsi="Segoe UI" w:cs="Segoe UI"/>
              <w:color w:val="3A3A3A"/>
              <w:sz w:val="20"/>
              <w:szCs w:val="20"/>
            </w:rPr>
          </w:rPrChange>
        </w:rPr>
      </w:pPr>
      <w:r w:rsidRPr="008C6831">
        <w:rPr>
          <w:rFonts w:ascii="Maiandra GD" w:eastAsia="Times New Roman" w:hAnsi="Maiandra GD" w:cs="Arial"/>
          <w:b/>
          <w:bCs/>
          <w:color w:val="000000"/>
          <w:sz w:val="24"/>
          <w:szCs w:val="24"/>
          <w:rPrChange w:id="5343" w:author="Narendra" w:date="2021-08-21T13:02:00Z">
            <w:rPr>
              <w:rFonts w:ascii="Arial" w:eastAsia="Times New Roman" w:hAnsi="Arial" w:cs="Arial"/>
              <w:b/>
              <w:bCs/>
              <w:color w:val="000000"/>
              <w:sz w:val="27"/>
            </w:rPr>
          </w:rPrChange>
        </w:rPr>
        <w:t>Adding Message Handlers to the Client Pipeline</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5344"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5345" w:author="Narendra" w:date="2021-08-21T13:02:00Z">
            <w:rPr>
              <w:rFonts w:ascii="Arial" w:eastAsia="Times New Roman" w:hAnsi="Arial" w:cs="Arial"/>
              <w:color w:val="000000"/>
              <w:sz w:val="23"/>
              <w:szCs w:val="23"/>
              <w:bdr w:val="none" w:sz="0" w:space="0" w:color="auto" w:frame="1"/>
            </w:rPr>
          </w:rPrChange>
        </w:rPr>
        <w:t>To add a custom message handlers to </w:t>
      </w:r>
      <w:r w:rsidRPr="008C6831">
        <w:rPr>
          <w:rFonts w:ascii="Maiandra GD" w:eastAsia="Times New Roman" w:hAnsi="Maiandra GD" w:cs="Arial"/>
          <w:b/>
          <w:bCs/>
          <w:color w:val="000000"/>
          <w:sz w:val="24"/>
          <w:szCs w:val="24"/>
          <w:rPrChange w:id="5346" w:author="Narendra" w:date="2021-08-21T13:02:00Z">
            <w:rPr>
              <w:rFonts w:ascii="Arial" w:eastAsia="Times New Roman" w:hAnsi="Arial" w:cs="Arial"/>
              <w:b/>
              <w:bCs/>
              <w:color w:val="000000"/>
              <w:sz w:val="23"/>
            </w:rPr>
          </w:rPrChange>
        </w:rPr>
        <w:t>HttpClient </w:t>
      </w:r>
      <w:r w:rsidRPr="008C6831">
        <w:rPr>
          <w:rFonts w:ascii="Maiandra GD" w:eastAsia="Times New Roman" w:hAnsi="Maiandra GD" w:cs="Arial"/>
          <w:color w:val="000000"/>
          <w:sz w:val="24"/>
          <w:szCs w:val="24"/>
          <w:bdr w:val="none" w:sz="0" w:space="0" w:color="auto" w:frame="1"/>
          <w:rPrChange w:id="5347" w:author="Narendra" w:date="2021-08-21T13:02:00Z">
            <w:rPr>
              <w:rFonts w:ascii="Arial" w:eastAsia="Times New Roman" w:hAnsi="Arial" w:cs="Arial"/>
              <w:color w:val="000000"/>
              <w:sz w:val="23"/>
              <w:szCs w:val="23"/>
              <w:bdr w:val="none" w:sz="0" w:space="0" w:color="auto" w:frame="1"/>
            </w:rPr>
          </w:rPrChange>
        </w:rPr>
        <w:t>pipeline, we need to use the </w:t>
      </w:r>
      <w:r w:rsidRPr="008C6831">
        <w:rPr>
          <w:rFonts w:ascii="Maiandra GD" w:eastAsia="Times New Roman" w:hAnsi="Maiandra GD" w:cs="Arial"/>
          <w:b/>
          <w:bCs/>
          <w:color w:val="000000"/>
          <w:sz w:val="24"/>
          <w:szCs w:val="24"/>
          <w:rPrChange w:id="5348" w:author="Narendra" w:date="2021-08-21T13:02:00Z">
            <w:rPr>
              <w:rFonts w:ascii="Arial" w:eastAsia="Times New Roman" w:hAnsi="Arial" w:cs="Arial"/>
              <w:b/>
              <w:bCs/>
              <w:color w:val="000000"/>
              <w:sz w:val="23"/>
            </w:rPr>
          </w:rPrChange>
        </w:rPr>
        <w:t>HttpClientFactory.Create</w:t>
      </w:r>
      <w:r w:rsidRPr="008C6831">
        <w:rPr>
          <w:rFonts w:ascii="Maiandra GD" w:eastAsia="Times New Roman" w:hAnsi="Maiandra GD" w:cs="Arial"/>
          <w:color w:val="000000"/>
          <w:sz w:val="24"/>
          <w:szCs w:val="24"/>
          <w:bdr w:val="none" w:sz="0" w:space="0" w:color="auto" w:frame="1"/>
          <w:rPrChange w:id="5349" w:author="Narendra" w:date="2021-08-21T13:02:00Z">
            <w:rPr>
              <w:rFonts w:ascii="Arial" w:eastAsia="Times New Roman" w:hAnsi="Arial" w:cs="Arial"/>
              <w:color w:val="000000"/>
              <w:sz w:val="23"/>
              <w:szCs w:val="23"/>
              <w:bdr w:val="none" w:sz="0" w:space="0" w:color="auto" w:frame="1"/>
            </w:rPr>
          </w:rPrChange>
        </w:rPr>
        <w:t> method as shown below.</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5350"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color w:val="0000FF"/>
          <w:sz w:val="24"/>
          <w:szCs w:val="24"/>
          <w:rPrChange w:id="5351" w:author="Narendra" w:date="2021-08-21T13:02:00Z">
            <w:rPr>
              <w:rFonts w:ascii="Arial" w:eastAsia="Times New Roman" w:hAnsi="Arial" w:cs="Arial"/>
              <w:b/>
              <w:bCs/>
              <w:color w:val="0000FF"/>
              <w:sz w:val="23"/>
            </w:rPr>
          </w:rPrChange>
        </w:rPr>
        <w:t>HttpClient client = HttpClientFactory.Create(new MessageHandler1(), new MessageHandler2());</w:t>
      </w:r>
    </w:p>
    <w:p w:rsidR="006E519F" w:rsidRPr="0040295E" w:rsidRDefault="006E519F" w:rsidP="006E519F">
      <w:pPr>
        <w:pBdr>
          <w:bottom w:val="double" w:sz="6" w:space="1" w:color="auto"/>
        </w:pBdr>
        <w:shd w:val="clear" w:color="auto" w:fill="FFFFFF"/>
        <w:spacing w:after="0" w:line="240" w:lineRule="auto"/>
        <w:jc w:val="both"/>
        <w:textAlignment w:val="baseline"/>
        <w:rPr>
          <w:rFonts w:ascii="Maiandra GD" w:eastAsia="Times New Roman" w:hAnsi="Maiandra GD" w:cs="Segoe UI"/>
          <w:b/>
          <w:color w:val="212529"/>
          <w:sz w:val="24"/>
          <w:szCs w:val="24"/>
          <w:highlight w:val="yellow"/>
          <w:rPrChange w:id="5352"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5353" w:author="Narendra" w:date="2021-08-21T13:02:00Z">
            <w:rPr>
              <w:rFonts w:ascii="Arial" w:eastAsia="Times New Roman" w:hAnsi="Arial" w:cs="Arial"/>
              <w:color w:val="000000"/>
              <w:sz w:val="23"/>
              <w:szCs w:val="23"/>
              <w:bdr w:val="none" w:sz="0" w:space="0" w:color="auto" w:frame="1"/>
            </w:rPr>
          </w:rPrChange>
        </w:rPr>
        <w:t>The Message handlers are called in the order that we pass them into the </w:t>
      </w:r>
      <w:r w:rsidRPr="008C6831">
        <w:rPr>
          <w:rFonts w:ascii="Maiandra GD" w:eastAsia="Times New Roman" w:hAnsi="Maiandra GD" w:cs="Arial"/>
          <w:b/>
          <w:bCs/>
          <w:color w:val="000000"/>
          <w:sz w:val="24"/>
          <w:szCs w:val="24"/>
          <w:rPrChange w:id="5354" w:author="Narendra" w:date="2021-08-21T13:02:00Z">
            <w:rPr>
              <w:rFonts w:ascii="Arial" w:eastAsia="Times New Roman" w:hAnsi="Arial" w:cs="Arial"/>
              <w:b/>
              <w:bCs/>
              <w:color w:val="000000"/>
              <w:sz w:val="23"/>
            </w:rPr>
          </w:rPrChange>
        </w:rPr>
        <w:t>Create</w:t>
      </w:r>
      <w:r w:rsidRPr="008C6831">
        <w:rPr>
          <w:rFonts w:ascii="Maiandra GD" w:eastAsia="Times New Roman" w:hAnsi="Maiandra GD" w:cs="Arial"/>
          <w:color w:val="000000"/>
          <w:sz w:val="24"/>
          <w:szCs w:val="24"/>
          <w:bdr w:val="none" w:sz="0" w:space="0" w:color="auto" w:frame="1"/>
          <w:rPrChange w:id="5355" w:author="Narendra" w:date="2021-08-21T13:02:00Z">
            <w:rPr>
              <w:rFonts w:ascii="Arial" w:eastAsia="Times New Roman" w:hAnsi="Arial" w:cs="Arial"/>
              <w:color w:val="000000"/>
              <w:sz w:val="23"/>
              <w:szCs w:val="23"/>
              <w:bdr w:val="none" w:sz="0" w:space="0" w:color="auto" w:frame="1"/>
            </w:rPr>
          </w:rPrChange>
        </w:rPr>
        <w:t> method of the </w:t>
      </w:r>
      <w:r w:rsidRPr="008C6831">
        <w:rPr>
          <w:rFonts w:ascii="Maiandra GD" w:eastAsia="Times New Roman" w:hAnsi="Maiandra GD" w:cs="Arial"/>
          <w:b/>
          <w:bCs/>
          <w:color w:val="000000"/>
          <w:sz w:val="24"/>
          <w:szCs w:val="24"/>
          <w:rPrChange w:id="5356" w:author="Narendra" w:date="2021-08-21T13:02:00Z">
            <w:rPr>
              <w:rFonts w:ascii="Arial" w:eastAsia="Times New Roman" w:hAnsi="Arial" w:cs="Arial"/>
              <w:b/>
              <w:bCs/>
              <w:color w:val="000000"/>
              <w:sz w:val="23"/>
            </w:rPr>
          </w:rPrChange>
        </w:rPr>
        <w:t>HttpClientFactory</w:t>
      </w:r>
      <w:r w:rsidRPr="008C6831">
        <w:rPr>
          <w:rFonts w:ascii="Maiandra GD" w:eastAsia="Times New Roman" w:hAnsi="Maiandra GD" w:cs="Arial"/>
          <w:color w:val="000000"/>
          <w:sz w:val="24"/>
          <w:szCs w:val="24"/>
          <w:bdr w:val="none" w:sz="0" w:space="0" w:color="auto" w:frame="1"/>
          <w:rPrChange w:id="5357" w:author="Narendra" w:date="2021-08-21T13:02:00Z">
            <w:rPr>
              <w:rFonts w:ascii="Arial" w:eastAsia="Times New Roman" w:hAnsi="Arial" w:cs="Arial"/>
              <w:color w:val="000000"/>
              <w:sz w:val="23"/>
              <w:szCs w:val="23"/>
              <w:bdr w:val="none" w:sz="0" w:space="0" w:color="auto" w:frame="1"/>
            </w:rPr>
          </w:rPrChange>
        </w:rPr>
        <w:t xml:space="preserve"> class. The reason is handlers are nested the response message travels in the other direction. That is, the last handler is the first to get the response </w:t>
      </w:r>
      <w:r w:rsidRPr="0040295E">
        <w:rPr>
          <w:rFonts w:ascii="Maiandra GD" w:eastAsia="Times New Roman" w:hAnsi="Maiandra GD" w:cs="Arial"/>
          <w:b/>
          <w:color w:val="000000"/>
          <w:sz w:val="24"/>
          <w:szCs w:val="24"/>
          <w:highlight w:val="yellow"/>
          <w:bdr w:val="none" w:sz="0" w:space="0" w:color="auto" w:frame="1"/>
          <w:rPrChange w:id="5358" w:author="Narendra" w:date="2021-08-21T13:02:00Z">
            <w:rPr>
              <w:rFonts w:ascii="Arial" w:eastAsia="Times New Roman" w:hAnsi="Arial" w:cs="Arial"/>
              <w:color w:val="000000"/>
              <w:sz w:val="23"/>
              <w:szCs w:val="23"/>
              <w:bdr w:val="none" w:sz="0" w:space="0" w:color="auto" w:frame="1"/>
            </w:rPr>
          </w:rPrChange>
        </w:rPr>
        <w:t>message.</w:t>
      </w:r>
    </w:p>
    <w:p w:rsidR="006E519F" w:rsidRPr="0040295E" w:rsidRDefault="006E519F" w:rsidP="006E519F">
      <w:pPr>
        <w:spacing w:after="48" w:line="240" w:lineRule="auto"/>
        <w:textAlignment w:val="baseline"/>
        <w:outlineLvl w:val="0"/>
        <w:rPr>
          <w:rFonts w:ascii="Maiandra GD" w:eastAsia="Times New Roman" w:hAnsi="Maiandra GD" w:cs="Times New Roman"/>
          <w:b/>
          <w:color w:val="3A3A3A"/>
          <w:kern w:val="36"/>
          <w:sz w:val="24"/>
          <w:szCs w:val="24"/>
          <w:rPrChange w:id="5359" w:author="Narendra" w:date="2021-08-21T13:02:00Z">
            <w:rPr>
              <w:rFonts w:ascii="Times New Roman" w:eastAsia="Times New Roman" w:hAnsi="Times New Roman" w:cs="Times New Roman"/>
              <w:color w:val="3A3A3A"/>
              <w:kern w:val="36"/>
              <w:sz w:val="48"/>
              <w:szCs w:val="48"/>
            </w:rPr>
          </w:rPrChange>
        </w:rPr>
      </w:pPr>
      <w:r w:rsidRPr="0040295E">
        <w:rPr>
          <w:rFonts w:ascii="Maiandra GD" w:eastAsia="Times New Roman" w:hAnsi="Maiandra GD" w:cs="Times New Roman"/>
          <w:b/>
          <w:color w:val="3A3A3A"/>
          <w:kern w:val="36"/>
          <w:sz w:val="24"/>
          <w:szCs w:val="24"/>
          <w:highlight w:val="yellow"/>
          <w:rPrChange w:id="5360" w:author="Narendra" w:date="2021-08-21T13:02:00Z">
            <w:rPr>
              <w:rFonts w:ascii="Times New Roman" w:eastAsia="Times New Roman" w:hAnsi="Times New Roman" w:cs="Times New Roman"/>
              <w:color w:val="3A3A3A"/>
              <w:kern w:val="36"/>
              <w:sz w:val="48"/>
              <w:szCs w:val="48"/>
            </w:rPr>
          </w:rPrChange>
        </w:rPr>
        <w:t>Token Based Authentication in Web API</w:t>
      </w:r>
    </w:p>
    <w:p w:rsidR="006E519F" w:rsidRPr="008C6831" w:rsidRDefault="008413BA" w:rsidP="006E519F">
      <w:pPr>
        <w:shd w:val="clear" w:color="auto" w:fill="FFFFFF"/>
        <w:spacing w:after="0" w:line="240" w:lineRule="auto"/>
        <w:jc w:val="both"/>
        <w:textAlignment w:val="baseline"/>
        <w:outlineLvl w:val="1"/>
        <w:rPr>
          <w:rFonts w:ascii="Maiandra GD" w:eastAsia="Times New Roman" w:hAnsi="Maiandra GD" w:cs="Segoe UI"/>
          <w:color w:val="3A3A3A"/>
          <w:sz w:val="24"/>
          <w:szCs w:val="24"/>
          <w:rPrChange w:id="5361" w:author="Narendra" w:date="2021-08-21T13:02:00Z">
            <w:rPr>
              <w:rFonts w:ascii="Segoe UI" w:eastAsia="Times New Roman" w:hAnsi="Segoe UI" w:cs="Segoe UI"/>
              <w:color w:val="3A3A3A"/>
              <w:sz w:val="36"/>
              <w:szCs w:val="36"/>
            </w:rPr>
          </w:rPrChange>
        </w:rPr>
      </w:pPr>
      <w:r w:rsidRPr="008C6831">
        <w:rPr>
          <w:rFonts w:ascii="Maiandra GD" w:eastAsia="Times New Roman" w:hAnsi="Maiandra GD" w:cs="Segoe UI"/>
          <w:color w:val="212529"/>
          <w:sz w:val="24"/>
          <w:szCs w:val="24"/>
          <w:rPrChange w:id="5362" w:author="Narendra" w:date="2021-08-21T13:02:00Z">
            <w:rPr>
              <w:rFonts w:ascii="Segoe UI" w:eastAsia="Times New Roman" w:hAnsi="Segoe UI" w:cs="Segoe UI"/>
              <w:color w:val="212529"/>
              <w:sz w:val="23"/>
              <w:szCs w:val="23"/>
            </w:rPr>
          </w:rPrChange>
        </w:rPr>
        <w:t xml:space="preserve"> </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5363"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5364" w:author="Narendra" w:date="2021-08-21T13:02:00Z">
            <w:rPr>
              <w:rFonts w:ascii="Arial" w:eastAsia="Times New Roman" w:hAnsi="Arial" w:cs="Arial"/>
              <w:color w:val="000000"/>
              <w:sz w:val="23"/>
              <w:szCs w:val="23"/>
              <w:bdr w:val="none" w:sz="0" w:space="0" w:color="auto" w:frame="1"/>
            </w:rPr>
          </w:rPrChange>
        </w:rPr>
        <w:t>In this article, I am going to discuss how to implement </w:t>
      </w:r>
      <w:r w:rsidRPr="008C6831">
        <w:rPr>
          <w:rFonts w:ascii="Maiandra GD" w:eastAsia="Times New Roman" w:hAnsi="Maiandra GD" w:cs="Arial"/>
          <w:b/>
          <w:bCs/>
          <w:color w:val="000000"/>
          <w:sz w:val="24"/>
          <w:szCs w:val="24"/>
          <w:rPrChange w:id="5365" w:author="Narendra" w:date="2021-08-21T13:02:00Z">
            <w:rPr>
              <w:rFonts w:ascii="Arial" w:eastAsia="Times New Roman" w:hAnsi="Arial" w:cs="Arial"/>
              <w:b/>
              <w:bCs/>
              <w:color w:val="000000"/>
              <w:sz w:val="23"/>
            </w:rPr>
          </w:rPrChange>
        </w:rPr>
        <w:t>Token Based Authentication in Web API</w:t>
      </w:r>
      <w:r w:rsidRPr="008C6831">
        <w:rPr>
          <w:rFonts w:ascii="Maiandra GD" w:eastAsia="Times New Roman" w:hAnsi="Maiandra GD" w:cs="Arial"/>
          <w:color w:val="000000"/>
          <w:sz w:val="24"/>
          <w:szCs w:val="24"/>
          <w:bdr w:val="none" w:sz="0" w:space="0" w:color="auto" w:frame="1"/>
          <w:rPrChange w:id="5366" w:author="Narendra" w:date="2021-08-21T13:02:00Z">
            <w:rPr>
              <w:rFonts w:ascii="Arial" w:eastAsia="Times New Roman" w:hAnsi="Arial" w:cs="Arial"/>
              <w:color w:val="000000"/>
              <w:sz w:val="23"/>
              <w:szCs w:val="23"/>
              <w:bdr w:val="none" w:sz="0" w:space="0" w:color="auto" w:frame="1"/>
            </w:rPr>
          </w:rPrChange>
        </w:rPr>
        <w:t> to secure the server resources with an example. Please read our previous article where we discussed how to implement </w:t>
      </w:r>
      <w:r w:rsidRPr="008C6831">
        <w:rPr>
          <w:rFonts w:ascii="Maiandra GD" w:eastAsia="Times New Roman" w:hAnsi="Maiandra GD" w:cs="Arial"/>
          <w:color w:val="000000"/>
          <w:sz w:val="24"/>
          <w:szCs w:val="24"/>
          <w:bdr w:val="none" w:sz="0" w:space="0" w:color="auto" w:frame="1"/>
          <w:rPrChange w:id="5367" w:author="Narendra" w:date="2021-08-21T13:02:00Z">
            <w:rPr>
              <w:rFonts w:ascii="Arial" w:eastAsia="Times New Roman" w:hAnsi="Arial" w:cs="Arial"/>
              <w:color w:val="000000"/>
              <w:sz w:val="23"/>
              <w:szCs w:val="23"/>
              <w:bdr w:val="none" w:sz="0" w:space="0" w:color="auto" w:frame="1"/>
            </w:rPr>
          </w:rPrChange>
        </w:rPr>
        <w:fldChar w:fldCharType="begin"/>
      </w:r>
      <w:r w:rsidRPr="008C6831">
        <w:rPr>
          <w:rFonts w:ascii="Maiandra GD" w:eastAsia="Times New Roman" w:hAnsi="Maiandra GD" w:cs="Arial"/>
          <w:color w:val="000000"/>
          <w:sz w:val="24"/>
          <w:szCs w:val="24"/>
          <w:bdr w:val="none" w:sz="0" w:space="0" w:color="auto" w:frame="1"/>
          <w:rPrChange w:id="5368" w:author="Narendra" w:date="2021-08-21T13:02:00Z">
            <w:rPr>
              <w:rFonts w:ascii="Arial" w:eastAsia="Times New Roman" w:hAnsi="Arial" w:cs="Arial"/>
              <w:color w:val="000000"/>
              <w:sz w:val="23"/>
              <w:szCs w:val="23"/>
              <w:bdr w:val="none" w:sz="0" w:space="0" w:color="auto" w:frame="1"/>
            </w:rPr>
          </w:rPrChange>
        </w:rPr>
        <w:instrText xml:space="preserve"> HYPERLINK "https://dotnettutorials.net/lesson/http-client-message-handler/" </w:instrText>
      </w:r>
      <w:r w:rsidRPr="008C6831">
        <w:rPr>
          <w:rFonts w:ascii="Maiandra GD" w:eastAsia="Times New Roman" w:hAnsi="Maiandra GD" w:cs="Arial"/>
          <w:color w:val="000000"/>
          <w:sz w:val="24"/>
          <w:szCs w:val="24"/>
          <w:bdr w:val="none" w:sz="0" w:space="0" w:color="auto" w:frame="1"/>
          <w:rPrChange w:id="5369" w:author="Narendra" w:date="2021-08-21T13:02:00Z">
            <w:rPr>
              <w:rFonts w:ascii="Arial" w:eastAsia="Times New Roman" w:hAnsi="Arial" w:cs="Arial"/>
              <w:color w:val="000000"/>
              <w:sz w:val="23"/>
              <w:szCs w:val="23"/>
              <w:bdr w:val="none" w:sz="0" w:space="0" w:color="auto" w:frame="1"/>
            </w:rPr>
          </w:rPrChange>
        </w:rPr>
        <w:fldChar w:fldCharType="separate"/>
      </w:r>
      <w:r w:rsidRPr="008C6831">
        <w:rPr>
          <w:rFonts w:ascii="Maiandra GD" w:eastAsia="Times New Roman" w:hAnsi="Maiandra GD" w:cs="Arial"/>
          <w:b/>
          <w:bCs/>
          <w:color w:val="007BFF"/>
          <w:sz w:val="24"/>
          <w:szCs w:val="24"/>
          <w:rPrChange w:id="5370" w:author="Narendra" w:date="2021-08-21T13:02:00Z">
            <w:rPr>
              <w:rFonts w:ascii="Arial" w:eastAsia="Times New Roman" w:hAnsi="Arial" w:cs="Arial"/>
              <w:b/>
              <w:bCs/>
              <w:color w:val="007BFF"/>
              <w:sz w:val="23"/>
            </w:rPr>
          </w:rPrChange>
        </w:rPr>
        <w:t>Client-Side HTTP Message Handler</w:t>
      </w:r>
      <w:r w:rsidRPr="008C6831">
        <w:rPr>
          <w:rFonts w:ascii="Maiandra GD" w:eastAsia="Times New Roman" w:hAnsi="Maiandra GD" w:cs="Arial"/>
          <w:color w:val="000000"/>
          <w:sz w:val="24"/>
          <w:szCs w:val="24"/>
          <w:bdr w:val="none" w:sz="0" w:space="0" w:color="auto" w:frame="1"/>
          <w:rPrChange w:id="5371" w:author="Narendra" w:date="2021-08-21T13:02:00Z">
            <w:rPr>
              <w:rFonts w:ascii="Arial" w:eastAsia="Times New Roman" w:hAnsi="Arial" w:cs="Arial"/>
              <w:color w:val="000000"/>
              <w:sz w:val="23"/>
              <w:szCs w:val="23"/>
              <w:bdr w:val="none" w:sz="0" w:space="0" w:color="auto" w:frame="1"/>
            </w:rPr>
          </w:rPrChange>
        </w:rPr>
        <w:fldChar w:fldCharType="end"/>
      </w:r>
      <w:r w:rsidRPr="008C6831">
        <w:rPr>
          <w:rFonts w:ascii="Maiandra GD" w:eastAsia="Times New Roman" w:hAnsi="Maiandra GD" w:cs="Arial"/>
          <w:color w:val="000000"/>
          <w:sz w:val="24"/>
          <w:szCs w:val="24"/>
          <w:bdr w:val="none" w:sz="0" w:space="0" w:color="auto" w:frame="1"/>
          <w:rPrChange w:id="5372" w:author="Narendra" w:date="2021-08-21T13:02:00Z">
            <w:rPr>
              <w:rFonts w:ascii="Arial" w:eastAsia="Times New Roman" w:hAnsi="Arial" w:cs="Arial"/>
              <w:color w:val="000000"/>
              <w:sz w:val="23"/>
              <w:szCs w:val="23"/>
              <w:bdr w:val="none" w:sz="0" w:space="0" w:color="auto" w:frame="1"/>
            </w:rPr>
          </w:rPrChange>
        </w:rPr>
        <w:t> with some examples. As part of this article, we are going to discuss the following pointers.</w:t>
      </w:r>
    </w:p>
    <w:p w:rsidR="006E519F" w:rsidRPr="008C6831" w:rsidRDefault="006E519F" w:rsidP="006E519F">
      <w:pPr>
        <w:numPr>
          <w:ilvl w:val="0"/>
          <w:numId w:val="15"/>
        </w:numPr>
        <w:shd w:val="clear" w:color="auto" w:fill="FFFFFF"/>
        <w:spacing w:after="0" w:line="240" w:lineRule="auto"/>
        <w:textAlignment w:val="baseline"/>
        <w:rPr>
          <w:rFonts w:ascii="Maiandra GD" w:eastAsia="Times New Roman" w:hAnsi="Maiandra GD" w:cs="Segoe UI"/>
          <w:color w:val="212529"/>
          <w:sz w:val="24"/>
          <w:szCs w:val="24"/>
          <w:rPrChange w:id="5373"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color w:val="0000FF"/>
          <w:sz w:val="24"/>
          <w:szCs w:val="24"/>
          <w:rPrChange w:id="5374" w:author="Narendra" w:date="2021-08-21T13:02:00Z">
            <w:rPr>
              <w:rFonts w:ascii="Arial" w:eastAsia="Times New Roman" w:hAnsi="Arial" w:cs="Arial"/>
              <w:b/>
              <w:bCs/>
              <w:color w:val="0000FF"/>
              <w:sz w:val="23"/>
            </w:rPr>
          </w:rPrChange>
        </w:rPr>
        <w:t>Why do we need Token Based Authentication in Web API?</w:t>
      </w:r>
    </w:p>
    <w:p w:rsidR="006E519F" w:rsidRPr="008C6831" w:rsidRDefault="006E519F" w:rsidP="006E519F">
      <w:pPr>
        <w:numPr>
          <w:ilvl w:val="0"/>
          <w:numId w:val="15"/>
        </w:numPr>
        <w:shd w:val="clear" w:color="auto" w:fill="FFFFFF"/>
        <w:spacing w:after="0" w:line="240" w:lineRule="auto"/>
        <w:textAlignment w:val="baseline"/>
        <w:rPr>
          <w:rFonts w:ascii="Maiandra GD" w:eastAsia="Times New Roman" w:hAnsi="Maiandra GD" w:cs="Segoe UI"/>
          <w:color w:val="212529"/>
          <w:sz w:val="24"/>
          <w:szCs w:val="24"/>
          <w:rPrChange w:id="5375"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color w:val="0000FF"/>
          <w:sz w:val="24"/>
          <w:szCs w:val="24"/>
          <w:rPrChange w:id="5376" w:author="Narendra" w:date="2021-08-21T13:02:00Z">
            <w:rPr>
              <w:rFonts w:ascii="Arial" w:eastAsia="Times New Roman" w:hAnsi="Arial" w:cs="Arial"/>
              <w:b/>
              <w:bCs/>
              <w:color w:val="0000FF"/>
              <w:sz w:val="24"/>
              <w:szCs w:val="24"/>
            </w:rPr>
          </w:rPrChange>
        </w:rPr>
        <w:t>Advantages of using Token Based Authentication in ASP.NET Web API</w:t>
      </w:r>
    </w:p>
    <w:p w:rsidR="006E519F" w:rsidRPr="008C6831" w:rsidRDefault="006E519F" w:rsidP="006E519F">
      <w:pPr>
        <w:numPr>
          <w:ilvl w:val="0"/>
          <w:numId w:val="15"/>
        </w:numPr>
        <w:shd w:val="clear" w:color="auto" w:fill="FFFFFF"/>
        <w:spacing w:after="0" w:line="240" w:lineRule="auto"/>
        <w:textAlignment w:val="baseline"/>
        <w:rPr>
          <w:rFonts w:ascii="Maiandra GD" w:eastAsia="Times New Roman" w:hAnsi="Maiandra GD" w:cs="Segoe UI"/>
          <w:color w:val="212529"/>
          <w:sz w:val="24"/>
          <w:szCs w:val="24"/>
          <w:rPrChange w:id="5377"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color w:val="0000FF"/>
          <w:sz w:val="24"/>
          <w:szCs w:val="24"/>
          <w:rPrChange w:id="5378" w:author="Narendra" w:date="2021-08-21T13:02:00Z">
            <w:rPr>
              <w:rFonts w:ascii="Arial" w:eastAsia="Times New Roman" w:hAnsi="Arial" w:cs="Arial"/>
              <w:b/>
              <w:bCs/>
              <w:color w:val="0000FF"/>
              <w:sz w:val="24"/>
              <w:szCs w:val="24"/>
            </w:rPr>
          </w:rPrChange>
        </w:rPr>
        <w:t>How does the Token-Based Authentication work?</w:t>
      </w:r>
    </w:p>
    <w:p w:rsidR="006E519F" w:rsidRPr="008C6831" w:rsidRDefault="006E519F" w:rsidP="006E519F">
      <w:pPr>
        <w:numPr>
          <w:ilvl w:val="0"/>
          <w:numId w:val="15"/>
        </w:numPr>
        <w:shd w:val="clear" w:color="auto" w:fill="FFFFFF"/>
        <w:spacing w:after="0" w:line="240" w:lineRule="auto"/>
        <w:textAlignment w:val="baseline"/>
        <w:rPr>
          <w:rFonts w:ascii="Maiandra GD" w:eastAsia="Times New Roman" w:hAnsi="Maiandra GD" w:cs="Segoe UI"/>
          <w:color w:val="212529"/>
          <w:sz w:val="24"/>
          <w:szCs w:val="24"/>
          <w:rPrChange w:id="5379"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color w:val="0000FF"/>
          <w:sz w:val="24"/>
          <w:szCs w:val="24"/>
          <w:rPrChange w:id="5380" w:author="Narendra" w:date="2021-08-21T13:02:00Z">
            <w:rPr>
              <w:rFonts w:ascii="Arial" w:eastAsia="Times New Roman" w:hAnsi="Arial" w:cs="Arial"/>
              <w:b/>
              <w:bCs/>
              <w:color w:val="0000FF"/>
              <w:sz w:val="24"/>
              <w:szCs w:val="24"/>
            </w:rPr>
          </w:rPrChange>
        </w:rPr>
        <w:lastRenderedPageBreak/>
        <w:t>Implementing Token-Based Authentication in Web API.</w:t>
      </w:r>
    </w:p>
    <w:p w:rsidR="006E519F" w:rsidRPr="008C6831" w:rsidRDefault="006E519F" w:rsidP="006E519F">
      <w:pPr>
        <w:numPr>
          <w:ilvl w:val="0"/>
          <w:numId w:val="15"/>
        </w:numPr>
        <w:shd w:val="clear" w:color="auto" w:fill="FFFFFF"/>
        <w:spacing w:after="0" w:line="240" w:lineRule="auto"/>
        <w:textAlignment w:val="baseline"/>
        <w:rPr>
          <w:rFonts w:ascii="Maiandra GD" w:eastAsia="Times New Roman" w:hAnsi="Maiandra GD" w:cs="Segoe UI"/>
          <w:color w:val="212529"/>
          <w:sz w:val="24"/>
          <w:szCs w:val="24"/>
          <w:rPrChange w:id="5381"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color w:val="0000FF"/>
          <w:sz w:val="24"/>
          <w:szCs w:val="24"/>
          <w:rPrChange w:id="5382" w:author="Narendra" w:date="2021-08-21T13:02:00Z">
            <w:rPr>
              <w:rFonts w:ascii="Arial" w:eastAsia="Times New Roman" w:hAnsi="Arial" w:cs="Arial"/>
              <w:b/>
              <w:bCs/>
              <w:color w:val="0000FF"/>
              <w:sz w:val="24"/>
              <w:szCs w:val="24"/>
            </w:rPr>
          </w:rPrChange>
        </w:rPr>
        <w:t>Testing the Token Authentication using Postman.</w:t>
      </w:r>
    </w:p>
    <w:p w:rsidR="006E519F" w:rsidRPr="008C6831" w:rsidRDefault="006E519F" w:rsidP="006E519F">
      <w:pPr>
        <w:shd w:val="clear" w:color="auto" w:fill="FFFFFF"/>
        <w:spacing w:after="0" w:line="240" w:lineRule="auto"/>
        <w:textAlignment w:val="baseline"/>
        <w:outlineLvl w:val="4"/>
        <w:rPr>
          <w:rFonts w:ascii="Maiandra GD" w:eastAsia="Times New Roman" w:hAnsi="Maiandra GD" w:cs="Segoe UI"/>
          <w:color w:val="3A3A3A"/>
          <w:sz w:val="24"/>
          <w:szCs w:val="24"/>
          <w:rPrChange w:id="5383" w:author="Narendra" w:date="2021-08-21T13:02:00Z">
            <w:rPr>
              <w:rFonts w:ascii="Segoe UI" w:eastAsia="Times New Roman" w:hAnsi="Segoe UI" w:cs="Segoe UI"/>
              <w:color w:val="3A3A3A"/>
              <w:sz w:val="20"/>
              <w:szCs w:val="20"/>
            </w:rPr>
          </w:rPrChange>
        </w:rPr>
      </w:pPr>
      <w:r w:rsidRPr="008C6831">
        <w:rPr>
          <w:rFonts w:ascii="Maiandra GD" w:eastAsia="Times New Roman" w:hAnsi="Maiandra GD" w:cs="Arial"/>
          <w:b/>
          <w:bCs/>
          <w:color w:val="000000"/>
          <w:sz w:val="24"/>
          <w:szCs w:val="24"/>
          <w:rPrChange w:id="5384" w:author="Narendra" w:date="2021-08-21T13:02:00Z">
            <w:rPr>
              <w:rFonts w:ascii="Arial" w:eastAsia="Times New Roman" w:hAnsi="Arial" w:cs="Arial"/>
              <w:b/>
              <w:bCs/>
              <w:color w:val="000000"/>
              <w:sz w:val="27"/>
            </w:rPr>
          </w:rPrChange>
        </w:rPr>
        <w:t>Why do we need Token Based Authentication in Web API?</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5385"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5386" w:author="Narendra" w:date="2021-08-21T13:02:00Z">
            <w:rPr>
              <w:rFonts w:ascii="Arial" w:eastAsia="Times New Roman" w:hAnsi="Arial" w:cs="Arial"/>
              <w:color w:val="000000"/>
              <w:sz w:val="23"/>
              <w:szCs w:val="23"/>
              <w:bdr w:val="none" w:sz="0" w:space="0" w:color="auto" w:frame="1"/>
            </w:rPr>
          </w:rPrChange>
        </w:rPr>
        <w:t>The</w:t>
      </w:r>
      <w:r w:rsidRPr="008C6831">
        <w:rPr>
          <w:rFonts w:ascii="Maiandra GD" w:eastAsia="Times New Roman" w:hAnsi="Maiandra GD" w:cs="Arial"/>
          <w:b/>
          <w:bCs/>
          <w:color w:val="000000"/>
          <w:sz w:val="24"/>
          <w:szCs w:val="24"/>
          <w:rPrChange w:id="5387" w:author="Narendra" w:date="2021-08-21T13:02:00Z">
            <w:rPr>
              <w:rFonts w:ascii="Arial" w:eastAsia="Times New Roman" w:hAnsi="Arial" w:cs="Arial"/>
              <w:b/>
              <w:bCs/>
              <w:color w:val="000000"/>
              <w:sz w:val="23"/>
            </w:rPr>
          </w:rPrChange>
        </w:rPr>
        <w:t> ASP.NET Web API</w:t>
      </w:r>
      <w:r w:rsidRPr="008C6831">
        <w:rPr>
          <w:rFonts w:ascii="Maiandra GD" w:eastAsia="Times New Roman" w:hAnsi="Maiandra GD" w:cs="Arial"/>
          <w:color w:val="000000"/>
          <w:sz w:val="24"/>
          <w:szCs w:val="24"/>
          <w:bdr w:val="none" w:sz="0" w:space="0" w:color="auto" w:frame="1"/>
          <w:rPrChange w:id="5388" w:author="Narendra" w:date="2021-08-21T13:02:00Z">
            <w:rPr>
              <w:rFonts w:ascii="Arial" w:eastAsia="Times New Roman" w:hAnsi="Arial" w:cs="Arial"/>
              <w:color w:val="000000"/>
              <w:sz w:val="23"/>
              <w:szCs w:val="23"/>
              <w:bdr w:val="none" w:sz="0" w:space="0" w:color="auto" w:frame="1"/>
            </w:rPr>
          </w:rPrChange>
        </w:rPr>
        <w:t> is an ideal framework, provided by Microsoft that, to build </w:t>
      </w:r>
      <w:r w:rsidRPr="008C6831">
        <w:rPr>
          <w:rFonts w:ascii="Maiandra GD" w:eastAsia="Times New Roman" w:hAnsi="Maiandra GD" w:cs="Arial"/>
          <w:b/>
          <w:bCs/>
          <w:color w:val="000000"/>
          <w:sz w:val="24"/>
          <w:szCs w:val="24"/>
          <w:rPrChange w:id="5389" w:author="Narendra" w:date="2021-08-21T13:02:00Z">
            <w:rPr>
              <w:rFonts w:ascii="Arial" w:eastAsia="Times New Roman" w:hAnsi="Arial" w:cs="Arial"/>
              <w:b/>
              <w:bCs/>
              <w:color w:val="000000"/>
              <w:sz w:val="23"/>
            </w:rPr>
          </w:rPrChange>
        </w:rPr>
        <w:t>Web API’s</w:t>
      </w:r>
      <w:r w:rsidRPr="008C6831">
        <w:rPr>
          <w:rFonts w:ascii="Maiandra GD" w:eastAsia="Times New Roman" w:hAnsi="Maiandra GD" w:cs="Arial"/>
          <w:color w:val="000000"/>
          <w:sz w:val="24"/>
          <w:szCs w:val="24"/>
          <w:bdr w:val="none" w:sz="0" w:space="0" w:color="auto" w:frame="1"/>
          <w:rPrChange w:id="5390" w:author="Narendra" w:date="2021-08-21T13:02:00Z">
            <w:rPr>
              <w:rFonts w:ascii="Arial" w:eastAsia="Times New Roman" w:hAnsi="Arial" w:cs="Arial"/>
              <w:color w:val="000000"/>
              <w:sz w:val="23"/>
              <w:szCs w:val="23"/>
              <w:bdr w:val="none" w:sz="0" w:space="0" w:color="auto" w:frame="1"/>
            </w:rPr>
          </w:rPrChange>
        </w:rPr>
        <w:t>, i.e. </w:t>
      </w:r>
      <w:r w:rsidRPr="008C6831">
        <w:rPr>
          <w:rFonts w:ascii="Maiandra GD" w:eastAsia="Times New Roman" w:hAnsi="Maiandra GD" w:cs="Arial"/>
          <w:b/>
          <w:bCs/>
          <w:color w:val="000000"/>
          <w:sz w:val="24"/>
          <w:szCs w:val="24"/>
          <w:rPrChange w:id="5391" w:author="Narendra" w:date="2021-08-21T13:02:00Z">
            <w:rPr>
              <w:rFonts w:ascii="Arial" w:eastAsia="Times New Roman" w:hAnsi="Arial" w:cs="Arial"/>
              <w:b/>
              <w:bCs/>
              <w:color w:val="000000"/>
              <w:sz w:val="23"/>
            </w:rPr>
          </w:rPrChange>
        </w:rPr>
        <w:t>HTTP</w:t>
      </w:r>
      <w:r w:rsidRPr="008C6831">
        <w:rPr>
          <w:rFonts w:ascii="Maiandra GD" w:eastAsia="Times New Roman" w:hAnsi="Maiandra GD" w:cs="Arial"/>
          <w:color w:val="000000"/>
          <w:sz w:val="24"/>
          <w:szCs w:val="24"/>
          <w:bdr w:val="none" w:sz="0" w:space="0" w:color="auto" w:frame="1"/>
          <w:rPrChange w:id="5392" w:author="Narendra" w:date="2021-08-21T13:02:00Z">
            <w:rPr>
              <w:rFonts w:ascii="Arial" w:eastAsia="Times New Roman" w:hAnsi="Arial" w:cs="Arial"/>
              <w:color w:val="000000"/>
              <w:sz w:val="23"/>
              <w:szCs w:val="23"/>
              <w:bdr w:val="none" w:sz="0" w:space="0" w:color="auto" w:frame="1"/>
            </w:rPr>
          </w:rPrChange>
        </w:rPr>
        <w:t> based services on top of the .NET Framework. Once we develop the services using Web API then these services are going to be consumed by a broad range of clients, such as</w:t>
      </w:r>
    </w:p>
    <w:p w:rsidR="006E519F" w:rsidRPr="008C6831" w:rsidRDefault="006E519F" w:rsidP="006E519F">
      <w:pPr>
        <w:numPr>
          <w:ilvl w:val="0"/>
          <w:numId w:val="16"/>
        </w:numPr>
        <w:shd w:val="clear" w:color="auto" w:fill="FFFFFF"/>
        <w:spacing w:after="0" w:line="240" w:lineRule="auto"/>
        <w:jc w:val="both"/>
        <w:textAlignment w:val="baseline"/>
        <w:rPr>
          <w:rFonts w:ascii="Maiandra GD" w:eastAsia="Times New Roman" w:hAnsi="Maiandra GD" w:cs="Segoe UI"/>
          <w:color w:val="212529"/>
          <w:sz w:val="24"/>
          <w:szCs w:val="24"/>
          <w:rPrChange w:id="5393"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color w:val="000000"/>
          <w:sz w:val="24"/>
          <w:szCs w:val="24"/>
          <w:rPrChange w:id="5394" w:author="Narendra" w:date="2021-08-21T13:02:00Z">
            <w:rPr>
              <w:rFonts w:ascii="Arial" w:eastAsia="Times New Roman" w:hAnsi="Arial" w:cs="Arial"/>
              <w:b/>
              <w:bCs/>
              <w:color w:val="000000"/>
              <w:sz w:val="23"/>
            </w:rPr>
          </w:rPrChange>
        </w:rPr>
        <w:t>Browsers</w:t>
      </w:r>
    </w:p>
    <w:p w:rsidR="006E519F" w:rsidRPr="008C6831" w:rsidRDefault="006E519F" w:rsidP="006E519F">
      <w:pPr>
        <w:numPr>
          <w:ilvl w:val="0"/>
          <w:numId w:val="16"/>
        </w:numPr>
        <w:shd w:val="clear" w:color="auto" w:fill="FFFFFF"/>
        <w:spacing w:after="0" w:line="240" w:lineRule="auto"/>
        <w:jc w:val="both"/>
        <w:textAlignment w:val="baseline"/>
        <w:rPr>
          <w:rFonts w:ascii="Maiandra GD" w:eastAsia="Times New Roman" w:hAnsi="Maiandra GD" w:cs="Segoe UI"/>
          <w:color w:val="212529"/>
          <w:sz w:val="24"/>
          <w:szCs w:val="24"/>
          <w:rPrChange w:id="5395"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color w:val="000000"/>
          <w:sz w:val="24"/>
          <w:szCs w:val="24"/>
          <w:rPrChange w:id="5396" w:author="Narendra" w:date="2021-08-21T13:02:00Z">
            <w:rPr>
              <w:rFonts w:ascii="Arial" w:eastAsia="Times New Roman" w:hAnsi="Arial" w:cs="Arial"/>
              <w:b/>
              <w:bCs/>
              <w:color w:val="000000"/>
              <w:sz w:val="23"/>
            </w:rPr>
          </w:rPrChange>
        </w:rPr>
        <w:t>Mobile applications</w:t>
      </w:r>
    </w:p>
    <w:p w:rsidR="006E519F" w:rsidRPr="008C6831" w:rsidRDefault="006E519F" w:rsidP="006E519F">
      <w:pPr>
        <w:numPr>
          <w:ilvl w:val="0"/>
          <w:numId w:val="16"/>
        </w:numPr>
        <w:shd w:val="clear" w:color="auto" w:fill="FFFFFF"/>
        <w:spacing w:after="0" w:line="240" w:lineRule="auto"/>
        <w:jc w:val="both"/>
        <w:textAlignment w:val="baseline"/>
        <w:rPr>
          <w:rFonts w:ascii="Maiandra GD" w:eastAsia="Times New Roman" w:hAnsi="Maiandra GD" w:cs="Segoe UI"/>
          <w:color w:val="212529"/>
          <w:sz w:val="24"/>
          <w:szCs w:val="24"/>
          <w:rPrChange w:id="5397"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color w:val="000000"/>
          <w:sz w:val="24"/>
          <w:szCs w:val="24"/>
          <w:rPrChange w:id="5398" w:author="Narendra" w:date="2021-08-21T13:02:00Z">
            <w:rPr>
              <w:rFonts w:ascii="Arial" w:eastAsia="Times New Roman" w:hAnsi="Arial" w:cs="Arial"/>
              <w:b/>
              <w:bCs/>
              <w:color w:val="000000"/>
              <w:sz w:val="23"/>
            </w:rPr>
          </w:rPrChange>
        </w:rPr>
        <w:t>Desktop applications</w:t>
      </w:r>
    </w:p>
    <w:p w:rsidR="006E519F" w:rsidRPr="008C6831" w:rsidRDefault="006E519F" w:rsidP="006E519F">
      <w:pPr>
        <w:numPr>
          <w:ilvl w:val="0"/>
          <w:numId w:val="16"/>
        </w:numPr>
        <w:shd w:val="clear" w:color="auto" w:fill="FFFFFF"/>
        <w:spacing w:after="0" w:line="240" w:lineRule="auto"/>
        <w:jc w:val="both"/>
        <w:textAlignment w:val="baseline"/>
        <w:rPr>
          <w:rFonts w:ascii="Maiandra GD" w:eastAsia="Times New Roman" w:hAnsi="Maiandra GD" w:cs="Segoe UI"/>
          <w:color w:val="212529"/>
          <w:sz w:val="24"/>
          <w:szCs w:val="24"/>
          <w:rPrChange w:id="5399"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color w:val="000000"/>
          <w:sz w:val="24"/>
          <w:szCs w:val="24"/>
          <w:rPrChange w:id="5400" w:author="Narendra" w:date="2021-08-21T13:02:00Z">
            <w:rPr>
              <w:rFonts w:ascii="Arial" w:eastAsia="Times New Roman" w:hAnsi="Arial" w:cs="Arial"/>
              <w:b/>
              <w:bCs/>
              <w:color w:val="000000"/>
              <w:sz w:val="23"/>
            </w:rPr>
          </w:rPrChange>
        </w:rPr>
        <w:t>IOTs, etc.</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5401"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5402" w:author="Narendra" w:date="2021-08-21T13:02:00Z">
            <w:rPr>
              <w:rFonts w:ascii="Arial" w:eastAsia="Times New Roman" w:hAnsi="Arial" w:cs="Arial"/>
              <w:color w:val="000000"/>
              <w:sz w:val="23"/>
              <w:szCs w:val="23"/>
              <w:bdr w:val="none" w:sz="0" w:space="0" w:color="auto" w:frame="1"/>
            </w:rPr>
          </w:rPrChange>
        </w:rPr>
        <w:t>Nowadays, the use of WEB API is increasing in a rapid manner. So as a developer you should know how to develop Web APIs. Only developing Web APIs is not enough if there is no security. So, it also very important for us as a developer to implement security for all types of clients (such as Browsers, Mobile Devices, Desktop applications, and IoTs) who are going to use our Web API services.</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5403"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5404" w:author="Narendra" w:date="2021-08-21T13:02:00Z">
            <w:rPr>
              <w:rFonts w:ascii="Arial" w:eastAsia="Times New Roman" w:hAnsi="Arial" w:cs="Arial"/>
              <w:color w:val="000000"/>
              <w:sz w:val="23"/>
              <w:szCs w:val="23"/>
              <w:bdr w:val="none" w:sz="0" w:space="0" w:color="auto" w:frame="1"/>
            </w:rPr>
          </w:rPrChange>
        </w:rPr>
        <w:t>The most preferred approach nowadays to secure the Web API resources is by authenticating the users in Web API server by using the </w:t>
      </w:r>
      <w:r w:rsidRPr="008C6831">
        <w:rPr>
          <w:rFonts w:ascii="Maiandra GD" w:eastAsia="Times New Roman" w:hAnsi="Maiandra GD" w:cs="Arial"/>
          <w:b/>
          <w:bCs/>
          <w:color w:val="000000"/>
          <w:sz w:val="24"/>
          <w:szCs w:val="24"/>
          <w:rPrChange w:id="5405" w:author="Narendra" w:date="2021-08-21T13:02:00Z">
            <w:rPr>
              <w:rFonts w:ascii="Arial" w:eastAsia="Times New Roman" w:hAnsi="Arial" w:cs="Arial"/>
              <w:b/>
              <w:bCs/>
              <w:color w:val="000000"/>
              <w:sz w:val="23"/>
            </w:rPr>
          </w:rPrChange>
        </w:rPr>
        <w:t>signed token</w:t>
      </w:r>
      <w:r w:rsidRPr="008C6831">
        <w:rPr>
          <w:rFonts w:ascii="Maiandra GD" w:eastAsia="Times New Roman" w:hAnsi="Maiandra GD" w:cs="Arial"/>
          <w:color w:val="000000"/>
          <w:sz w:val="24"/>
          <w:szCs w:val="24"/>
          <w:bdr w:val="none" w:sz="0" w:space="0" w:color="auto" w:frame="1"/>
          <w:rPrChange w:id="5406" w:author="Narendra" w:date="2021-08-21T13:02:00Z">
            <w:rPr>
              <w:rFonts w:ascii="Arial" w:eastAsia="Times New Roman" w:hAnsi="Arial" w:cs="Arial"/>
              <w:color w:val="000000"/>
              <w:sz w:val="23"/>
              <w:szCs w:val="23"/>
              <w:bdr w:val="none" w:sz="0" w:space="0" w:color="auto" w:frame="1"/>
            </w:rPr>
          </w:rPrChange>
        </w:rPr>
        <w:t> (which contains enough information to identify a particular user) which needs to be sent to the server by the client with each and every request. This is called the </w:t>
      </w:r>
      <w:r w:rsidRPr="008C6831">
        <w:rPr>
          <w:rFonts w:ascii="Maiandra GD" w:eastAsia="Times New Roman" w:hAnsi="Maiandra GD" w:cs="Arial"/>
          <w:b/>
          <w:bCs/>
          <w:color w:val="000000"/>
          <w:sz w:val="24"/>
          <w:szCs w:val="24"/>
          <w:rPrChange w:id="5407" w:author="Narendra" w:date="2021-08-21T13:02:00Z">
            <w:rPr>
              <w:rFonts w:ascii="Arial" w:eastAsia="Times New Roman" w:hAnsi="Arial" w:cs="Arial"/>
              <w:b/>
              <w:bCs/>
              <w:color w:val="000000"/>
              <w:sz w:val="23"/>
            </w:rPr>
          </w:rPrChange>
        </w:rPr>
        <w:t>Token-Based Authentication</w:t>
      </w:r>
      <w:r w:rsidRPr="008C6831">
        <w:rPr>
          <w:rFonts w:ascii="Maiandra GD" w:eastAsia="Times New Roman" w:hAnsi="Maiandra GD" w:cs="Arial"/>
          <w:color w:val="000000"/>
          <w:sz w:val="24"/>
          <w:szCs w:val="24"/>
          <w:bdr w:val="none" w:sz="0" w:space="0" w:color="auto" w:frame="1"/>
          <w:rPrChange w:id="5408" w:author="Narendra" w:date="2021-08-21T13:02:00Z">
            <w:rPr>
              <w:rFonts w:ascii="Arial" w:eastAsia="Times New Roman" w:hAnsi="Arial" w:cs="Arial"/>
              <w:color w:val="000000"/>
              <w:sz w:val="23"/>
              <w:szCs w:val="23"/>
              <w:bdr w:val="none" w:sz="0" w:space="0" w:color="auto" w:frame="1"/>
            </w:rPr>
          </w:rPrChange>
        </w:rPr>
        <w:t> approach.</w:t>
      </w:r>
    </w:p>
    <w:p w:rsidR="006E519F" w:rsidRPr="008C6831" w:rsidRDefault="006E519F" w:rsidP="006E519F">
      <w:pPr>
        <w:shd w:val="clear" w:color="auto" w:fill="FFFFFF"/>
        <w:spacing w:after="0" w:line="240" w:lineRule="auto"/>
        <w:jc w:val="both"/>
        <w:textAlignment w:val="baseline"/>
        <w:outlineLvl w:val="4"/>
        <w:rPr>
          <w:rFonts w:ascii="Maiandra GD" w:eastAsia="Times New Roman" w:hAnsi="Maiandra GD" w:cs="Segoe UI"/>
          <w:color w:val="3A3A3A"/>
          <w:sz w:val="24"/>
          <w:szCs w:val="24"/>
          <w:rPrChange w:id="5409" w:author="Narendra" w:date="2021-08-21T13:02:00Z">
            <w:rPr>
              <w:rFonts w:ascii="Segoe UI" w:eastAsia="Times New Roman" w:hAnsi="Segoe UI" w:cs="Segoe UI"/>
              <w:color w:val="3A3A3A"/>
              <w:sz w:val="20"/>
              <w:szCs w:val="20"/>
            </w:rPr>
          </w:rPrChange>
        </w:rPr>
      </w:pPr>
      <w:r w:rsidRPr="008C6831">
        <w:rPr>
          <w:rFonts w:ascii="Maiandra GD" w:eastAsia="Times New Roman" w:hAnsi="Maiandra GD" w:cs="Arial"/>
          <w:b/>
          <w:bCs/>
          <w:color w:val="000000"/>
          <w:sz w:val="24"/>
          <w:szCs w:val="24"/>
          <w:rPrChange w:id="5410" w:author="Narendra" w:date="2021-08-21T13:02:00Z">
            <w:rPr>
              <w:rFonts w:ascii="Arial" w:eastAsia="Times New Roman" w:hAnsi="Arial" w:cs="Arial"/>
              <w:b/>
              <w:bCs/>
              <w:color w:val="000000"/>
              <w:sz w:val="27"/>
            </w:rPr>
          </w:rPrChange>
        </w:rPr>
        <w:t>How does the Token-Based Authentication work?</w:t>
      </w:r>
    </w:p>
    <w:p w:rsidR="006E519F" w:rsidRPr="008C6831" w:rsidRDefault="006E519F" w:rsidP="006E519F">
      <w:pPr>
        <w:shd w:val="clear" w:color="auto" w:fill="FFFFFF"/>
        <w:spacing w:after="0" w:line="240" w:lineRule="auto"/>
        <w:textAlignment w:val="baseline"/>
        <w:rPr>
          <w:rFonts w:ascii="Maiandra GD" w:eastAsia="Times New Roman" w:hAnsi="Maiandra GD" w:cs="Segoe UI"/>
          <w:color w:val="212529"/>
          <w:sz w:val="24"/>
          <w:szCs w:val="24"/>
          <w:rPrChange w:id="5411"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5412" w:author="Narendra" w:date="2021-08-21T13:02:00Z">
            <w:rPr>
              <w:rFonts w:ascii="Arial" w:eastAsia="Times New Roman" w:hAnsi="Arial" w:cs="Arial"/>
              <w:color w:val="000000"/>
              <w:sz w:val="23"/>
              <w:szCs w:val="23"/>
              <w:bdr w:val="none" w:sz="0" w:space="0" w:color="auto" w:frame="1"/>
            </w:rPr>
          </w:rPrChange>
        </w:rPr>
        <w:t>In order to understand how the token based authentication works, please have a look at the following diagram.</w:t>
      </w:r>
    </w:p>
    <w:p w:rsidR="006E519F" w:rsidRPr="008C6831" w:rsidRDefault="006E519F" w:rsidP="006E519F">
      <w:pPr>
        <w:shd w:val="clear" w:color="auto" w:fill="FFFFFF"/>
        <w:spacing w:after="384" w:line="240" w:lineRule="auto"/>
        <w:textAlignment w:val="baseline"/>
        <w:rPr>
          <w:rFonts w:ascii="Maiandra GD" w:eastAsia="Times New Roman" w:hAnsi="Maiandra GD" w:cs="Segoe UI"/>
          <w:color w:val="212529"/>
          <w:sz w:val="24"/>
          <w:szCs w:val="24"/>
          <w:rPrChange w:id="5413"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Segoe UI"/>
          <w:noProof/>
          <w:color w:val="212529"/>
          <w:sz w:val="24"/>
          <w:szCs w:val="24"/>
          <w:rPrChange w:id="5414" w:author="Narendra" w:date="2021-08-21T13:02:00Z">
            <w:rPr>
              <w:rFonts w:ascii="Segoe UI" w:eastAsia="Times New Roman" w:hAnsi="Segoe UI" w:cs="Segoe UI"/>
              <w:noProof/>
              <w:color w:val="212529"/>
              <w:sz w:val="23"/>
              <w:szCs w:val="23"/>
            </w:rPr>
          </w:rPrChange>
        </w:rPr>
        <w:drawing>
          <wp:inline distT="0" distB="0" distL="0" distR="0">
            <wp:extent cx="5867400" cy="2533650"/>
            <wp:effectExtent l="19050" t="0" r="0" b="0"/>
            <wp:docPr id="85" name="Picture 85" descr="How does the Token-Based Authentication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ow does the Token-Based Authentication work"/>
                    <pic:cNvPicPr>
                      <a:picLocks noChangeAspect="1" noChangeArrowheads="1"/>
                    </pic:cNvPicPr>
                  </pic:nvPicPr>
                  <pic:blipFill>
                    <a:blip r:embed="rId46"/>
                    <a:srcRect/>
                    <a:stretch>
                      <a:fillRect/>
                    </a:stretch>
                  </pic:blipFill>
                  <pic:spPr bwMode="auto">
                    <a:xfrm>
                      <a:off x="0" y="0"/>
                      <a:ext cx="5867400" cy="2533650"/>
                    </a:xfrm>
                    <a:prstGeom prst="rect">
                      <a:avLst/>
                    </a:prstGeom>
                    <a:noFill/>
                    <a:ln w="9525">
                      <a:noFill/>
                      <a:miter lim="800000"/>
                      <a:headEnd/>
                      <a:tailEnd/>
                    </a:ln>
                  </pic:spPr>
                </pic:pic>
              </a:graphicData>
            </a:graphic>
          </wp:inline>
        </w:drawing>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5415"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color w:val="000000"/>
          <w:sz w:val="24"/>
          <w:szCs w:val="24"/>
          <w:rPrChange w:id="5416" w:author="Narendra" w:date="2021-08-21T13:02:00Z">
            <w:rPr>
              <w:rFonts w:ascii="Arial" w:eastAsia="Times New Roman" w:hAnsi="Arial" w:cs="Arial"/>
              <w:b/>
              <w:bCs/>
              <w:color w:val="000000"/>
              <w:sz w:val="23"/>
            </w:rPr>
          </w:rPrChange>
        </w:rPr>
        <w:t>The Token-Based Authentication works as Follows:</w:t>
      </w:r>
    </w:p>
    <w:p w:rsidR="006E519F" w:rsidRPr="008C6831" w:rsidRDefault="006E519F" w:rsidP="006E519F">
      <w:pPr>
        <w:numPr>
          <w:ilvl w:val="0"/>
          <w:numId w:val="17"/>
        </w:numPr>
        <w:shd w:val="clear" w:color="auto" w:fill="FFFFFF"/>
        <w:spacing w:after="0" w:line="240" w:lineRule="auto"/>
        <w:jc w:val="both"/>
        <w:textAlignment w:val="baseline"/>
        <w:rPr>
          <w:rFonts w:ascii="Maiandra GD" w:eastAsia="Times New Roman" w:hAnsi="Maiandra GD" w:cs="Segoe UI"/>
          <w:color w:val="212529"/>
          <w:sz w:val="24"/>
          <w:szCs w:val="24"/>
          <w:rPrChange w:id="5417"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5418" w:author="Narendra" w:date="2021-08-21T13:02:00Z">
            <w:rPr>
              <w:rFonts w:ascii="Arial" w:eastAsia="Times New Roman" w:hAnsi="Arial" w:cs="Arial"/>
              <w:color w:val="000000"/>
              <w:sz w:val="23"/>
              <w:szCs w:val="23"/>
              <w:bdr w:val="none" w:sz="0" w:space="0" w:color="auto" w:frame="1"/>
            </w:rPr>
          </w:rPrChange>
        </w:rPr>
        <w:t>The user enters his credentials (i.e. the username and password) into the client (here client means the browser or mobile devices, etc).</w:t>
      </w:r>
    </w:p>
    <w:p w:rsidR="006E519F" w:rsidRPr="008C6831" w:rsidRDefault="006E519F" w:rsidP="006E519F">
      <w:pPr>
        <w:numPr>
          <w:ilvl w:val="0"/>
          <w:numId w:val="17"/>
        </w:numPr>
        <w:shd w:val="clear" w:color="auto" w:fill="FFFFFF"/>
        <w:spacing w:after="0" w:line="240" w:lineRule="auto"/>
        <w:jc w:val="both"/>
        <w:textAlignment w:val="baseline"/>
        <w:rPr>
          <w:rFonts w:ascii="Maiandra GD" w:eastAsia="Times New Roman" w:hAnsi="Maiandra GD" w:cs="Segoe UI"/>
          <w:color w:val="212529"/>
          <w:sz w:val="24"/>
          <w:szCs w:val="24"/>
          <w:rPrChange w:id="5419"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5420" w:author="Narendra" w:date="2021-08-21T13:02:00Z">
            <w:rPr>
              <w:rFonts w:ascii="Arial" w:eastAsia="Times New Roman" w:hAnsi="Arial" w:cs="Arial"/>
              <w:color w:val="000000"/>
              <w:sz w:val="23"/>
              <w:szCs w:val="23"/>
              <w:bdr w:val="none" w:sz="0" w:space="0" w:color="auto" w:frame="1"/>
            </w:rPr>
          </w:rPrChange>
        </w:rPr>
        <w:t>The client then sends these credentials (i.e. username and password) to the Authorization Server.</w:t>
      </w:r>
    </w:p>
    <w:p w:rsidR="006E519F" w:rsidRPr="008C6831" w:rsidRDefault="006E519F" w:rsidP="006E519F">
      <w:pPr>
        <w:numPr>
          <w:ilvl w:val="0"/>
          <w:numId w:val="17"/>
        </w:numPr>
        <w:shd w:val="clear" w:color="auto" w:fill="FFFFFF"/>
        <w:spacing w:after="0" w:line="240" w:lineRule="auto"/>
        <w:jc w:val="both"/>
        <w:textAlignment w:val="baseline"/>
        <w:rPr>
          <w:rFonts w:ascii="Maiandra GD" w:eastAsia="Times New Roman" w:hAnsi="Maiandra GD" w:cs="Segoe UI"/>
          <w:color w:val="212529"/>
          <w:sz w:val="24"/>
          <w:szCs w:val="24"/>
          <w:rPrChange w:id="5421"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5422" w:author="Narendra" w:date="2021-08-21T13:02:00Z">
            <w:rPr>
              <w:rFonts w:ascii="Arial" w:eastAsia="Times New Roman" w:hAnsi="Arial" w:cs="Arial"/>
              <w:color w:val="000000"/>
              <w:sz w:val="23"/>
              <w:szCs w:val="23"/>
              <w:bdr w:val="none" w:sz="0" w:space="0" w:color="auto" w:frame="1"/>
            </w:rPr>
          </w:rPrChange>
        </w:rPr>
        <w:lastRenderedPageBreak/>
        <w:t>Then the Authorization Server authenticates the client credentials (i.e. username and password) and generates and returns an access token. This Access Token contains enough information to identify a user and also contains the token expiry time.</w:t>
      </w:r>
    </w:p>
    <w:p w:rsidR="006E519F" w:rsidRPr="008C6831" w:rsidRDefault="006E519F" w:rsidP="006E519F">
      <w:pPr>
        <w:numPr>
          <w:ilvl w:val="0"/>
          <w:numId w:val="17"/>
        </w:numPr>
        <w:shd w:val="clear" w:color="auto" w:fill="FFFFFF"/>
        <w:spacing w:after="0" w:line="240" w:lineRule="auto"/>
        <w:jc w:val="both"/>
        <w:textAlignment w:val="baseline"/>
        <w:rPr>
          <w:rFonts w:ascii="Maiandra GD" w:eastAsia="Times New Roman" w:hAnsi="Maiandra GD" w:cs="Segoe UI"/>
          <w:color w:val="212529"/>
          <w:sz w:val="24"/>
          <w:szCs w:val="24"/>
          <w:rPrChange w:id="5423"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5424" w:author="Narendra" w:date="2021-08-21T13:02:00Z">
            <w:rPr>
              <w:rFonts w:ascii="Arial" w:eastAsia="Times New Roman" w:hAnsi="Arial" w:cs="Arial"/>
              <w:color w:val="000000"/>
              <w:sz w:val="23"/>
              <w:szCs w:val="23"/>
              <w:bdr w:val="none" w:sz="0" w:space="0" w:color="auto" w:frame="1"/>
            </w:rPr>
          </w:rPrChange>
        </w:rPr>
        <w:t>The client application then includes the </w:t>
      </w:r>
      <w:r w:rsidRPr="008C6831">
        <w:rPr>
          <w:rFonts w:ascii="Maiandra GD" w:eastAsia="Times New Roman" w:hAnsi="Maiandra GD" w:cs="Arial"/>
          <w:b/>
          <w:bCs/>
          <w:color w:val="000000"/>
          <w:sz w:val="24"/>
          <w:szCs w:val="24"/>
          <w:rPrChange w:id="5425" w:author="Narendra" w:date="2021-08-21T13:02:00Z">
            <w:rPr>
              <w:rFonts w:ascii="Arial" w:eastAsia="Times New Roman" w:hAnsi="Arial" w:cs="Arial"/>
              <w:b/>
              <w:bCs/>
              <w:color w:val="000000"/>
              <w:sz w:val="23"/>
            </w:rPr>
          </w:rPrChange>
        </w:rPr>
        <w:t>Access Token in the Authorization header</w:t>
      </w:r>
      <w:r w:rsidRPr="008C6831">
        <w:rPr>
          <w:rFonts w:ascii="Maiandra GD" w:eastAsia="Times New Roman" w:hAnsi="Maiandra GD" w:cs="Arial"/>
          <w:color w:val="000000"/>
          <w:sz w:val="24"/>
          <w:szCs w:val="24"/>
          <w:bdr w:val="none" w:sz="0" w:space="0" w:color="auto" w:frame="1"/>
          <w:rPrChange w:id="5426" w:author="Narendra" w:date="2021-08-21T13:02:00Z">
            <w:rPr>
              <w:rFonts w:ascii="Arial" w:eastAsia="Times New Roman" w:hAnsi="Arial" w:cs="Arial"/>
              <w:color w:val="000000"/>
              <w:sz w:val="23"/>
              <w:szCs w:val="23"/>
              <w:bdr w:val="none" w:sz="0" w:space="0" w:color="auto" w:frame="1"/>
            </w:rPr>
          </w:rPrChange>
        </w:rPr>
        <w:t> of the HTTP request to access the restricted resources from the Resource Server until the token is expired.</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5427"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5428" w:author="Narendra" w:date="2021-08-21T13:02:00Z">
            <w:rPr>
              <w:rFonts w:ascii="Arial" w:eastAsia="Times New Roman" w:hAnsi="Arial" w:cs="Arial"/>
              <w:color w:val="000000"/>
              <w:sz w:val="23"/>
              <w:szCs w:val="23"/>
              <w:bdr w:val="none" w:sz="0" w:space="0" w:color="auto" w:frame="1"/>
            </w:rPr>
          </w:rPrChange>
        </w:rPr>
        <w:t>Note: If this not clear at the moment then don’t worry, we will explain the above mentioned points one by one in detail with example.</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5429"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color w:val="000000"/>
          <w:sz w:val="24"/>
          <w:szCs w:val="24"/>
          <w:rPrChange w:id="5430" w:author="Narendra" w:date="2021-08-21T13:02:00Z">
            <w:rPr>
              <w:rFonts w:ascii="Arial" w:eastAsia="Times New Roman" w:hAnsi="Arial" w:cs="Arial"/>
              <w:b/>
              <w:bCs/>
              <w:color w:val="000000"/>
              <w:sz w:val="23"/>
            </w:rPr>
          </w:rPrChange>
        </w:rPr>
        <w:t>Let’s discuss the step by step procedure to implement Token-Based Authentication in Web API and then we will also how to use the token based authentication to access restricted resources using Postman and Fiddler.</w:t>
      </w:r>
    </w:p>
    <w:p w:rsidR="006E519F" w:rsidRPr="008C6831" w:rsidRDefault="006E519F" w:rsidP="006E519F">
      <w:pPr>
        <w:shd w:val="clear" w:color="auto" w:fill="FFFFFF"/>
        <w:spacing w:after="0" w:line="240" w:lineRule="auto"/>
        <w:jc w:val="both"/>
        <w:textAlignment w:val="baseline"/>
        <w:outlineLvl w:val="4"/>
        <w:rPr>
          <w:rFonts w:ascii="Maiandra GD" w:eastAsia="Times New Roman" w:hAnsi="Maiandra GD" w:cs="Segoe UI"/>
          <w:color w:val="3A3A3A"/>
          <w:sz w:val="24"/>
          <w:szCs w:val="24"/>
          <w:rPrChange w:id="5431" w:author="Narendra" w:date="2021-08-21T13:02:00Z">
            <w:rPr>
              <w:rFonts w:ascii="Segoe UI" w:eastAsia="Times New Roman" w:hAnsi="Segoe UI" w:cs="Segoe UI"/>
              <w:color w:val="3A3A3A"/>
              <w:sz w:val="20"/>
              <w:szCs w:val="20"/>
            </w:rPr>
          </w:rPrChange>
        </w:rPr>
      </w:pPr>
      <w:r w:rsidRPr="008C6831">
        <w:rPr>
          <w:rFonts w:ascii="Maiandra GD" w:eastAsia="Times New Roman" w:hAnsi="Maiandra GD" w:cs="Arial"/>
          <w:b/>
          <w:bCs/>
          <w:color w:val="000000"/>
          <w:sz w:val="24"/>
          <w:szCs w:val="24"/>
          <w:rPrChange w:id="5432" w:author="Narendra" w:date="2021-08-21T13:02:00Z">
            <w:rPr>
              <w:rFonts w:ascii="Arial" w:eastAsia="Times New Roman" w:hAnsi="Arial" w:cs="Arial"/>
              <w:b/>
              <w:bCs/>
              <w:color w:val="000000"/>
              <w:sz w:val="27"/>
            </w:rPr>
          </w:rPrChange>
        </w:rPr>
        <w:t>Step1: Creating the required database</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5433"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5434" w:author="Narendra" w:date="2021-08-21T13:02:00Z">
            <w:rPr>
              <w:rFonts w:ascii="Arial" w:eastAsia="Times New Roman" w:hAnsi="Arial" w:cs="Arial"/>
              <w:color w:val="000000"/>
              <w:sz w:val="23"/>
              <w:szCs w:val="23"/>
              <w:bdr w:val="none" w:sz="0" w:space="0" w:color="auto" w:frame="1"/>
            </w:rPr>
          </w:rPrChange>
        </w:rPr>
        <w:t>We are going to use the following </w:t>
      </w:r>
      <w:r w:rsidRPr="008C6831">
        <w:rPr>
          <w:rFonts w:ascii="Maiandra GD" w:eastAsia="Times New Roman" w:hAnsi="Maiandra GD" w:cs="Arial"/>
          <w:b/>
          <w:bCs/>
          <w:color w:val="000000"/>
          <w:sz w:val="24"/>
          <w:szCs w:val="24"/>
          <w:rPrChange w:id="5435" w:author="Narendra" w:date="2021-08-21T13:02:00Z">
            <w:rPr>
              <w:rFonts w:ascii="Arial" w:eastAsia="Times New Roman" w:hAnsi="Arial" w:cs="Arial"/>
              <w:b/>
              <w:bCs/>
              <w:color w:val="000000"/>
              <w:sz w:val="23"/>
            </w:rPr>
          </w:rPrChange>
        </w:rPr>
        <w:t>UserMaster</w:t>
      </w:r>
      <w:r w:rsidRPr="008C6831">
        <w:rPr>
          <w:rFonts w:ascii="Maiandra GD" w:eastAsia="Times New Roman" w:hAnsi="Maiandra GD" w:cs="Arial"/>
          <w:color w:val="000000"/>
          <w:sz w:val="24"/>
          <w:szCs w:val="24"/>
          <w:bdr w:val="none" w:sz="0" w:space="0" w:color="auto" w:frame="1"/>
          <w:rPrChange w:id="5436" w:author="Narendra" w:date="2021-08-21T13:02:00Z">
            <w:rPr>
              <w:rFonts w:ascii="Arial" w:eastAsia="Times New Roman" w:hAnsi="Arial" w:cs="Arial"/>
              <w:color w:val="000000"/>
              <w:sz w:val="23"/>
              <w:szCs w:val="23"/>
              <w:bdr w:val="none" w:sz="0" w:space="0" w:color="auto" w:frame="1"/>
            </w:rPr>
          </w:rPrChange>
        </w:rPr>
        <w:t> table in this demo.</w:t>
      </w:r>
    </w:p>
    <w:p w:rsidR="006E519F" w:rsidRPr="008C6831" w:rsidRDefault="006E519F" w:rsidP="006E519F">
      <w:pPr>
        <w:shd w:val="clear" w:color="auto" w:fill="FFFFFF"/>
        <w:spacing w:after="384" w:line="240" w:lineRule="auto"/>
        <w:textAlignment w:val="baseline"/>
        <w:rPr>
          <w:rFonts w:ascii="Maiandra GD" w:eastAsia="Times New Roman" w:hAnsi="Maiandra GD" w:cs="Segoe UI"/>
          <w:color w:val="212529"/>
          <w:sz w:val="24"/>
          <w:szCs w:val="24"/>
          <w:rPrChange w:id="5437"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Segoe UI"/>
          <w:noProof/>
          <w:color w:val="212529"/>
          <w:sz w:val="24"/>
          <w:szCs w:val="24"/>
          <w:rPrChange w:id="5438" w:author="Narendra" w:date="2021-08-21T13:02:00Z">
            <w:rPr>
              <w:rFonts w:ascii="Segoe UI" w:eastAsia="Times New Roman" w:hAnsi="Segoe UI" w:cs="Segoe UI"/>
              <w:noProof/>
              <w:color w:val="212529"/>
              <w:sz w:val="23"/>
              <w:szCs w:val="23"/>
            </w:rPr>
          </w:rPrChange>
        </w:rPr>
        <w:drawing>
          <wp:inline distT="0" distB="0" distL="0" distR="0">
            <wp:extent cx="5467350" cy="1314450"/>
            <wp:effectExtent l="19050" t="0" r="0" b="0"/>
            <wp:docPr id="86" name="Picture 86" descr="Token Based Authentication in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Token Based Authentication in Web API"/>
                    <pic:cNvPicPr>
                      <a:picLocks noChangeAspect="1" noChangeArrowheads="1"/>
                    </pic:cNvPicPr>
                  </pic:nvPicPr>
                  <pic:blipFill>
                    <a:blip r:embed="rId47"/>
                    <a:srcRect/>
                    <a:stretch>
                      <a:fillRect/>
                    </a:stretch>
                  </pic:blipFill>
                  <pic:spPr bwMode="auto">
                    <a:xfrm>
                      <a:off x="0" y="0"/>
                      <a:ext cx="5467350" cy="1314450"/>
                    </a:xfrm>
                    <a:prstGeom prst="rect">
                      <a:avLst/>
                    </a:prstGeom>
                    <a:noFill/>
                    <a:ln w="9525">
                      <a:noFill/>
                      <a:miter lim="800000"/>
                      <a:headEnd/>
                      <a:tailEnd/>
                    </a:ln>
                  </pic:spPr>
                </pic:pic>
              </a:graphicData>
            </a:graphic>
          </wp:inline>
        </w:drawing>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5439"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color w:val="000000"/>
          <w:sz w:val="24"/>
          <w:szCs w:val="24"/>
          <w:rPrChange w:id="5440" w:author="Narendra" w:date="2021-08-21T13:02:00Z">
            <w:rPr>
              <w:rFonts w:ascii="Arial" w:eastAsia="Times New Roman" w:hAnsi="Arial" w:cs="Arial"/>
              <w:b/>
              <w:bCs/>
              <w:color w:val="000000"/>
              <w:sz w:val="23"/>
            </w:rPr>
          </w:rPrChange>
        </w:rPr>
        <w:t>Please use below SQL Script to create and populate the UserMaster table with the required sample data.</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44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5442" w:author="Narendra" w:date="2021-08-21T13:02:00Z">
            <w:rPr>
              <w:rFonts w:ascii="inherit" w:eastAsia="Times New Roman" w:hAnsi="inherit" w:cs="Consolas"/>
              <w:b/>
              <w:bCs/>
              <w:color w:val="D171DD"/>
              <w:sz w:val="25"/>
            </w:rPr>
          </w:rPrChange>
        </w:rPr>
        <w:t>CREATE</w:t>
      </w:r>
      <w:r w:rsidRPr="008C6831">
        <w:rPr>
          <w:rFonts w:ascii="Maiandra GD" w:eastAsia="Times New Roman" w:hAnsi="Maiandra GD" w:cs="Consolas"/>
          <w:color w:val="CFD5E0"/>
          <w:sz w:val="24"/>
          <w:szCs w:val="24"/>
          <w:rPrChange w:id="5443"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5444" w:author="Narendra" w:date="2021-08-21T13:02:00Z">
            <w:rPr>
              <w:rFonts w:ascii="inherit" w:eastAsia="Times New Roman" w:hAnsi="inherit" w:cs="Consolas"/>
              <w:b/>
              <w:bCs/>
              <w:color w:val="D171DD"/>
              <w:sz w:val="25"/>
            </w:rPr>
          </w:rPrChange>
        </w:rPr>
        <w:t>DATABASE</w:t>
      </w:r>
      <w:r w:rsidRPr="008C6831">
        <w:rPr>
          <w:rFonts w:ascii="Maiandra GD" w:eastAsia="Times New Roman" w:hAnsi="Maiandra GD" w:cs="Consolas"/>
          <w:color w:val="CFD5E0"/>
          <w:sz w:val="24"/>
          <w:szCs w:val="24"/>
          <w:rPrChange w:id="5445" w:author="Narendra" w:date="2021-08-21T13:02:00Z">
            <w:rPr>
              <w:rFonts w:ascii="inherit" w:eastAsia="Times New Roman" w:hAnsi="inherit" w:cs="Consolas"/>
              <w:color w:val="CFD5E0"/>
              <w:sz w:val="25"/>
            </w:rPr>
          </w:rPrChange>
        </w:rPr>
        <w:t xml:space="preserve"> SECURITY_DB</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44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5447" w:author="Narendra" w:date="2021-08-21T13:02:00Z">
            <w:rPr>
              <w:rFonts w:ascii="inherit" w:eastAsia="Times New Roman" w:hAnsi="inherit" w:cs="Consolas"/>
              <w:b/>
              <w:bCs/>
              <w:color w:val="D171DD"/>
              <w:sz w:val="25"/>
            </w:rPr>
          </w:rPrChange>
        </w:rPr>
        <w:t>GO</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44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5449" w:author="Narendra" w:date="2021-08-21T13:02:00Z">
            <w:rPr>
              <w:rFonts w:ascii="inherit" w:eastAsia="Times New Roman" w:hAnsi="inherit" w:cs="Consolas"/>
              <w:b/>
              <w:bCs/>
              <w:color w:val="D171DD"/>
              <w:sz w:val="25"/>
            </w:rPr>
          </w:rPrChange>
        </w:rPr>
        <w:t>USE</w:t>
      </w:r>
      <w:r w:rsidRPr="008C6831">
        <w:rPr>
          <w:rFonts w:ascii="Maiandra GD" w:eastAsia="Times New Roman" w:hAnsi="Maiandra GD" w:cs="Consolas"/>
          <w:color w:val="CFD5E0"/>
          <w:sz w:val="24"/>
          <w:szCs w:val="24"/>
          <w:rPrChange w:id="5450" w:author="Narendra" w:date="2021-08-21T13:02:00Z">
            <w:rPr>
              <w:rFonts w:ascii="inherit" w:eastAsia="Times New Roman" w:hAnsi="inherit" w:cs="Consolas"/>
              <w:color w:val="CFD5E0"/>
              <w:sz w:val="25"/>
            </w:rPr>
          </w:rPrChange>
        </w:rPr>
        <w:t xml:space="preserve"> [SECURITY_DB]</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45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5452" w:author="Narendra" w:date="2021-08-21T13:02:00Z">
            <w:rPr>
              <w:rFonts w:ascii="inherit" w:eastAsia="Times New Roman" w:hAnsi="inherit" w:cs="Consolas"/>
              <w:b/>
              <w:bCs/>
              <w:color w:val="D171DD"/>
              <w:sz w:val="25"/>
            </w:rPr>
          </w:rPrChange>
        </w:rPr>
        <w:t>CREATE</w:t>
      </w:r>
      <w:r w:rsidRPr="008C6831">
        <w:rPr>
          <w:rFonts w:ascii="Maiandra GD" w:eastAsia="Times New Roman" w:hAnsi="Maiandra GD" w:cs="Consolas"/>
          <w:color w:val="CFD5E0"/>
          <w:sz w:val="24"/>
          <w:szCs w:val="24"/>
          <w:rPrChange w:id="5453"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5454" w:author="Narendra" w:date="2021-08-21T13:02:00Z">
            <w:rPr>
              <w:rFonts w:ascii="inherit" w:eastAsia="Times New Roman" w:hAnsi="inherit" w:cs="Consolas"/>
              <w:b/>
              <w:bCs/>
              <w:color w:val="D171DD"/>
              <w:sz w:val="25"/>
            </w:rPr>
          </w:rPrChange>
        </w:rPr>
        <w:t>TABLE</w:t>
      </w:r>
      <w:r w:rsidRPr="008C6831">
        <w:rPr>
          <w:rFonts w:ascii="Maiandra GD" w:eastAsia="Times New Roman" w:hAnsi="Maiandra GD" w:cs="Consolas"/>
          <w:color w:val="CFD5E0"/>
          <w:sz w:val="24"/>
          <w:szCs w:val="24"/>
          <w:rPrChange w:id="5455" w:author="Narendra" w:date="2021-08-21T13:02:00Z">
            <w:rPr>
              <w:rFonts w:ascii="inherit" w:eastAsia="Times New Roman" w:hAnsi="inherit" w:cs="Consolas"/>
              <w:color w:val="CFD5E0"/>
              <w:sz w:val="25"/>
            </w:rPr>
          </w:rPrChange>
        </w:rPr>
        <w:t xml:space="preserve"> UserMaster</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45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5457"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45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5459" w:author="Narendra" w:date="2021-08-21T13:02:00Z">
            <w:rPr>
              <w:rFonts w:ascii="inherit" w:eastAsia="Times New Roman" w:hAnsi="inherit" w:cs="Consolas"/>
              <w:color w:val="CFD5E0"/>
              <w:sz w:val="25"/>
            </w:rPr>
          </w:rPrChange>
        </w:rPr>
        <w:t xml:space="preserve">UserID </w:t>
      </w:r>
      <w:r w:rsidRPr="008C6831">
        <w:rPr>
          <w:rFonts w:ascii="Maiandra GD" w:eastAsia="Times New Roman" w:hAnsi="Maiandra GD" w:cs="Consolas"/>
          <w:b/>
          <w:bCs/>
          <w:color w:val="D171DD"/>
          <w:sz w:val="24"/>
          <w:szCs w:val="24"/>
          <w:rPrChange w:id="5460" w:author="Narendra" w:date="2021-08-21T13:02:00Z">
            <w:rPr>
              <w:rFonts w:ascii="inherit" w:eastAsia="Times New Roman" w:hAnsi="inherit" w:cs="Consolas"/>
              <w:b/>
              <w:bCs/>
              <w:color w:val="D171DD"/>
              <w:sz w:val="25"/>
            </w:rPr>
          </w:rPrChange>
        </w:rPr>
        <w:t>INT</w:t>
      </w:r>
      <w:r w:rsidRPr="008C6831">
        <w:rPr>
          <w:rFonts w:ascii="Maiandra GD" w:eastAsia="Times New Roman" w:hAnsi="Maiandra GD" w:cs="Consolas"/>
          <w:color w:val="CFD5E0"/>
          <w:sz w:val="24"/>
          <w:szCs w:val="24"/>
          <w:rPrChange w:id="5461"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5462" w:author="Narendra" w:date="2021-08-21T13:02:00Z">
            <w:rPr>
              <w:rFonts w:ascii="inherit" w:eastAsia="Times New Roman" w:hAnsi="inherit" w:cs="Consolas"/>
              <w:b/>
              <w:bCs/>
              <w:color w:val="D171DD"/>
              <w:sz w:val="25"/>
            </w:rPr>
          </w:rPrChange>
        </w:rPr>
        <w:t>PRIMARY</w:t>
      </w:r>
      <w:r w:rsidRPr="008C6831">
        <w:rPr>
          <w:rFonts w:ascii="Maiandra GD" w:eastAsia="Times New Roman" w:hAnsi="Maiandra GD" w:cs="Consolas"/>
          <w:color w:val="CFD5E0"/>
          <w:sz w:val="24"/>
          <w:szCs w:val="24"/>
          <w:rPrChange w:id="5463"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5464" w:author="Narendra" w:date="2021-08-21T13:02:00Z">
            <w:rPr>
              <w:rFonts w:ascii="inherit" w:eastAsia="Times New Roman" w:hAnsi="inherit" w:cs="Consolas"/>
              <w:b/>
              <w:bCs/>
              <w:color w:val="D171DD"/>
              <w:sz w:val="25"/>
            </w:rPr>
          </w:rPrChange>
        </w:rPr>
        <w:t>KEY</w:t>
      </w:r>
      <w:r w:rsidRPr="008C6831">
        <w:rPr>
          <w:rFonts w:ascii="Maiandra GD" w:eastAsia="Times New Roman" w:hAnsi="Maiandra GD" w:cs="Consolas"/>
          <w:color w:val="CFD5E0"/>
          <w:sz w:val="24"/>
          <w:szCs w:val="24"/>
          <w:rPrChange w:id="5465"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46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5467" w:author="Narendra" w:date="2021-08-21T13:02:00Z">
            <w:rPr>
              <w:rFonts w:ascii="inherit" w:eastAsia="Times New Roman" w:hAnsi="inherit" w:cs="Consolas"/>
              <w:color w:val="CFD5E0"/>
              <w:sz w:val="25"/>
            </w:rPr>
          </w:rPrChange>
        </w:rPr>
        <w:t xml:space="preserve">UserName </w:t>
      </w:r>
      <w:r w:rsidRPr="008C6831">
        <w:rPr>
          <w:rFonts w:ascii="Maiandra GD" w:eastAsia="Times New Roman" w:hAnsi="Maiandra GD" w:cs="Consolas"/>
          <w:b/>
          <w:bCs/>
          <w:color w:val="D171DD"/>
          <w:sz w:val="24"/>
          <w:szCs w:val="24"/>
          <w:rPrChange w:id="5468" w:author="Narendra" w:date="2021-08-21T13:02:00Z">
            <w:rPr>
              <w:rFonts w:ascii="inherit" w:eastAsia="Times New Roman" w:hAnsi="inherit" w:cs="Consolas"/>
              <w:b/>
              <w:bCs/>
              <w:color w:val="D171DD"/>
              <w:sz w:val="25"/>
            </w:rPr>
          </w:rPrChange>
        </w:rPr>
        <w:t>VARCHAR</w:t>
      </w:r>
      <w:r w:rsidRPr="008C6831">
        <w:rPr>
          <w:rFonts w:ascii="Maiandra GD" w:eastAsia="Times New Roman" w:hAnsi="Maiandra GD" w:cs="Consolas"/>
          <w:color w:val="CFD5E0"/>
          <w:sz w:val="24"/>
          <w:szCs w:val="24"/>
          <w:rPrChange w:id="5469"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D19A66"/>
          <w:sz w:val="24"/>
          <w:szCs w:val="24"/>
          <w:rPrChange w:id="5470" w:author="Narendra" w:date="2021-08-21T13:02:00Z">
            <w:rPr>
              <w:rFonts w:ascii="inherit" w:eastAsia="Times New Roman" w:hAnsi="inherit" w:cs="Consolas"/>
              <w:color w:val="D19A66"/>
              <w:sz w:val="25"/>
            </w:rPr>
          </w:rPrChange>
        </w:rPr>
        <w:t>50</w:t>
      </w:r>
      <w:r w:rsidRPr="008C6831">
        <w:rPr>
          <w:rFonts w:ascii="Maiandra GD" w:eastAsia="Times New Roman" w:hAnsi="Maiandra GD" w:cs="Consolas"/>
          <w:color w:val="CFD5E0"/>
          <w:sz w:val="24"/>
          <w:szCs w:val="24"/>
          <w:rPrChange w:id="5471"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47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5473" w:author="Narendra" w:date="2021-08-21T13:02:00Z">
            <w:rPr>
              <w:rFonts w:ascii="inherit" w:eastAsia="Times New Roman" w:hAnsi="inherit" w:cs="Consolas"/>
              <w:color w:val="CFD5E0"/>
              <w:sz w:val="25"/>
            </w:rPr>
          </w:rPrChange>
        </w:rPr>
        <w:t xml:space="preserve">UserPassword </w:t>
      </w:r>
      <w:r w:rsidRPr="008C6831">
        <w:rPr>
          <w:rFonts w:ascii="Maiandra GD" w:eastAsia="Times New Roman" w:hAnsi="Maiandra GD" w:cs="Consolas"/>
          <w:b/>
          <w:bCs/>
          <w:color w:val="D171DD"/>
          <w:sz w:val="24"/>
          <w:szCs w:val="24"/>
          <w:rPrChange w:id="5474" w:author="Narendra" w:date="2021-08-21T13:02:00Z">
            <w:rPr>
              <w:rFonts w:ascii="inherit" w:eastAsia="Times New Roman" w:hAnsi="inherit" w:cs="Consolas"/>
              <w:b/>
              <w:bCs/>
              <w:color w:val="D171DD"/>
              <w:sz w:val="25"/>
            </w:rPr>
          </w:rPrChange>
        </w:rPr>
        <w:t>VARCHAR</w:t>
      </w:r>
      <w:r w:rsidRPr="008C6831">
        <w:rPr>
          <w:rFonts w:ascii="Maiandra GD" w:eastAsia="Times New Roman" w:hAnsi="Maiandra GD" w:cs="Consolas"/>
          <w:color w:val="CFD5E0"/>
          <w:sz w:val="24"/>
          <w:szCs w:val="24"/>
          <w:rPrChange w:id="5475"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D19A66"/>
          <w:sz w:val="24"/>
          <w:szCs w:val="24"/>
          <w:rPrChange w:id="5476" w:author="Narendra" w:date="2021-08-21T13:02:00Z">
            <w:rPr>
              <w:rFonts w:ascii="inherit" w:eastAsia="Times New Roman" w:hAnsi="inherit" w:cs="Consolas"/>
              <w:color w:val="D19A66"/>
              <w:sz w:val="25"/>
            </w:rPr>
          </w:rPrChange>
        </w:rPr>
        <w:t>50</w:t>
      </w:r>
      <w:r w:rsidRPr="008C6831">
        <w:rPr>
          <w:rFonts w:ascii="Maiandra GD" w:eastAsia="Times New Roman" w:hAnsi="Maiandra GD" w:cs="Consolas"/>
          <w:color w:val="CFD5E0"/>
          <w:sz w:val="24"/>
          <w:szCs w:val="24"/>
          <w:rPrChange w:id="5477"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47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5479" w:author="Narendra" w:date="2021-08-21T13:02:00Z">
            <w:rPr>
              <w:rFonts w:ascii="inherit" w:eastAsia="Times New Roman" w:hAnsi="inherit" w:cs="Consolas"/>
              <w:color w:val="CFD5E0"/>
              <w:sz w:val="25"/>
            </w:rPr>
          </w:rPrChange>
        </w:rPr>
        <w:t xml:space="preserve">UserRoles </w:t>
      </w:r>
      <w:r w:rsidRPr="008C6831">
        <w:rPr>
          <w:rFonts w:ascii="Maiandra GD" w:eastAsia="Times New Roman" w:hAnsi="Maiandra GD" w:cs="Consolas"/>
          <w:b/>
          <w:bCs/>
          <w:color w:val="D171DD"/>
          <w:sz w:val="24"/>
          <w:szCs w:val="24"/>
          <w:rPrChange w:id="5480" w:author="Narendra" w:date="2021-08-21T13:02:00Z">
            <w:rPr>
              <w:rFonts w:ascii="inherit" w:eastAsia="Times New Roman" w:hAnsi="inherit" w:cs="Consolas"/>
              <w:b/>
              <w:bCs/>
              <w:color w:val="D171DD"/>
              <w:sz w:val="25"/>
            </w:rPr>
          </w:rPrChange>
        </w:rPr>
        <w:t>VARCHAR</w:t>
      </w:r>
      <w:r w:rsidRPr="008C6831">
        <w:rPr>
          <w:rFonts w:ascii="Maiandra GD" w:eastAsia="Times New Roman" w:hAnsi="Maiandra GD" w:cs="Consolas"/>
          <w:color w:val="CFD5E0"/>
          <w:sz w:val="24"/>
          <w:szCs w:val="24"/>
          <w:rPrChange w:id="5481"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D19A66"/>
          <w:sz w:val="24"/>
          <w:szCs w:val="24"/>
          <w:rPrChange w:id="5482" w:author="Narendra" w:date="2021-08-21T13:02:00Z">
            <w:rPr>
              <w:rFonts w:ascii="inherit" w:eastAsia="Times New Roman" w:hAnsi="inherit" w:cs="Consolas"/>
              <w:color w:val="D19A66"/>
              <w:sz w:val="25"/>
            </w:rPr>
          </w:rPrChange>
        </w:rPr>
        <w:t>500</w:t>
      </w:r>
      <w:r w:rsidRPr="008C6831">
        <w:rPr>
          <w:rFonts w:ascii="Maiandra GD" w:eastAsia="Times New Roman" w:hAnsi="Maiandra GD" w:cs="Consolas"/>
          <w:color w:val="CFD5E0"/>
          <w:sz w:val="24"/>
          <w:szCs w:val="24"/>
          <w:rPrChange w:id="5483"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48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5485" w:author="Narendra" w:date="2021-08-21T13:02:00Z">
            <w:rPr>
              <w:rFonts w:ascii="inherit" w:eastAsia="Times New Roman" w:hAnsi="inherit" w:cs="Consolas"/>
              <w:color w:val="CFD5E0"/>
              <w:sz w:val="25"/>
            </w:rPr>
          </w:rPrChange>
        </w:rPr>
        <w:t xml:space="preserve">UserEmailID </w:t>
      </w:r>
      <w:r w:rsidRPr="008C6831">
        <w:rPr>
          <w:rFonts w:ascii="Maiandra GD" w:eastAsia="Times New Roman" w:hAnsi="Maiandra GD" w:cs="Consolas"/>
          <w:b/>
          <w:bCs/>
          <w:color w:val="D171DD"/>
          <w:sz w:val="24"/>
          <w:szCs w:val="24"/>
          <w:rPrChange w:id="5486" w:author="Narendra" w:date="2021-08-21T13:02:00Z">
            <w:rPr>
              <w:rFonts w:ascii="inherit" w:eastAsia="Times New Roman" w:hAnsi="inherit" w:cs="Consolas"/>
              <w:b/>
              <w:bCs/>
              <w:color w:val="D171DD"/>
              <w:sz w:val="25"/>
            </w:rPr>
          </w:rPrChange>
        </w:rPr>
        <w:t>VARCHAR</w:t>
      </w:r>
      <w:r w:rsidRPr="008C6831">
        <w:rPr>
          <w:rFonts w:ascii="Maiandra GD" w:eastAsia="Times New Roman" w:hAnsi="Maiandra GD" w:cs="Consolas"/>
          <w:color w:val="CFD5E0"/>
          <w:sz w:val="24"/>
          <w:szCs w:val="24"/>
          <w:rPrChange w:id="5487"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D19A66"/>
          <w:sz w:val="24"/>
          <w:szCs w:val="24"/>
          <w:rPrChange w:id="5488" w:author="Narendra" w:date="2021-08-21T13:02:00Z">
            <w:rPr>
              <w:rFonts w:ascii="inherit" w:eastAsia="Times New Roman" w:hAnsi="inherit" w:cs="Consolas"/>
              <w:color w:val="D19A66"/>
              <w:sz w:val="25"/>
            </w:rPr>
          </w:rPrChange>
        </w:rPr>
        <w:t>100</w:t>
      </w:r>
      <w:r w:rsidRPr="008C6831">
        <w:rPr>
          <w:rFonts w:ascii="Maiandra GD" w:eastAsia="Times New Roman" w:hAnsi="Maiandra GD" w:cs="Consolas"/>
          <w:color w:val="CFD5E0"/>
          <w:sz w:val="24"/>
          <w:szCs w:val="24"/>
          <w:rPrChange w:id="5489"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49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5491"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49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5493" w:author="Narendra" w:date="2021-08-21T13:02:00Z">
            <w:rPr>
              <w:rFonts w:ascii="inherit" w:eastAsia="Times New Roman" w:hAnsi="inherit" w:cs="Consolas"/>
              <w:b/>
              <w:bCs/>
              <w:color w:val="D171DD"/>
              <w:sz w:val="25"/>
            </w:rPr>
          </w:rPrChange>
        </w:rPr>
        <w:t>GO</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49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5495" w:author="Narendra" w:date="2021-08-21T13:02:00Z">
            <w:rPr>
              <w:rFonts w:ascii="inherit" w:eastAsia="Times New Roman" w:hAnsi="inherit" w:cs="Consolas"/>
              <w:b/>
              <w:bCs/>
              <w:color w:val="D171DD"/>
              <w:sz w:val="25"/>
            </w:rPr>
          </w:rPrChange>
        </w:rPr>
        <w:t>INSERT</w:t>
      </w:r>
      <w:r w:rsidRPr="008C6831">
        <w:rPr>
          <w:rFonts w:ascii="Maiandra GD" w:eastAsia="Times New Roman" w:hAnsi="Maiandra GD" w:cs="Consolas"/>
          <w:color w:val="CFD5E0"/>
          <w:sz w:val="24"/>
          <w:szCs w:val="24"/>
          <w:rPrChange w:id="5496"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5497" w:author="Narendra" w:date="2021-08-21T13:02:00Z">
            <w:rPr>
              <w:rFonts w:ascii="inherit" w:eastAsia="Times New Roman" w:hAnsi="inherit" w:cs="Consolas"/>
              <w:b/>
              <w:bCs/>
              <w:color w:val="D171DD"/>
              <w:sz w:val="25"/>
            </w:rPr>
          </w:rPrChange>
        </w:rPr>
        <w:t>INTO</w:t>
      </w:r>
      <w:r w:rsidRPr="008C6831">
        <w:rPr>
          <w:rFonts w:ascii="Maiandra GD" w:eastAsia="Times New Roman" w:hAnsi="Maiandra GD" w:cs="Consolas"/>
          <w:color w:val="CFD5E0"/>
          <w:sz w:val="24"/>
          <w:szCs w:val="24"/>
          <w:rPrChange w:id="5498" w:author="Narendra" w:date="2021-08-21T13:02:00Z">
            <w:rPr>
              <w:rFonts w:ascii="inherit" w:eastAsia="Times New Roman" w:hAnsi="inherit" w:cs="Consolas"/>
              <w:color w:val="CFD5E0"/>
              <w:sz w:val="25"/>
            </w:rPr>
          </w:rPrChange>
        </w:rPr>
        <w:t xml:space="preserve"> UserMaster </w:t>
      </w:r>
      <w:r w:rsidRPr="008C6831">
        <w:rPr>
          <w:rFonts w:ascii="Maiandra GD" w:eastAsia="Times New Roman" w:hAnsi="Maiandra GD" w:cs="Consolas"/>
          <w:b/>
          <w:bCs/>
          <w:color w:val="D171DD"/>
          <w:sz w:val="24"/>
          <w:szCs w:val="24"/>
          <w:rPrChange w:id="5499" w:author="Narendra" w:date="2021-08-21T13:02:00Z">
            <w:rPr>
              <w:rFonts w:ascii="inherit" w:eastAsia="Times New Roman" w:hAnsi="inherit" w:cs="Consolas"/>
              <w:b/>
              <w:bCs/>
              <w:color w:val="D171DD"/>
              <w:sz w:val="25"/>
            </w:rPr>
          </w:rPrChange>
        </w:rPr>
        <w:t>VALUES</w:t>
      </w:r>
      <w:r w:rsidRPr="008C6831">
        <w:rPr>
          <w:rFonts w:ascii="Maiandra GD" w:eastAsia="Times New Roman" w:hAnsi="Maiandra GD" w:cs="Consolas"/>
          <w:color w:val="CFD5E0"/>
          <w:sz w:val="24"/>
          <w:szCs w:val="24"/>
          <w:rPrChange w:id="5500"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D19A66"/>
          <w:sz w:val="24"/>
          <w:szCs w:val="24"/>
          <w:rPrChange w:id="5501" w:author="Narendra" w:date="2021-08-21T13:02:00Z">
            <w:rPr>
              <w:rFonts w:ascii="inherit" w:eastAsia="Times New Roman" w:hAnsi="inherit" w:cs="Consolas"/>
              <w:color w:val="D19A66"/>
              <w:sz w:val="25"/>
            </w:rPr>
          </w:rPrChange>
        </w:rPr>
        <w:t>101</w:t>
      </w:r>
      <w:r w:rsidRPr="008C6831">
        <w:rPr>
          <w:rFonts w:ascii="Maiandra GD" w:eastAsia="Times New Roman" w:hAnsi="Maiandra GD" w:cs="Consolas"/>
          <w:color w:val="CFD5E0"/>
          <w:sz w:val="24"/>
          <w:szCs w:val="24"/>
          <w:rPrChange w:id="5502"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7CC379"/>
          <w:sz w:val="24"/>
          <w:szCs w:val="24"/>
          <w:rPrChange w:id="5503" w:author="Narendra" w:date="2021-08-21T13:02:00Z">
            <w:rPr>
              <w:rFonts w:ascii="inherit" w:eastAsia="Times New Roman" w:hAnsi="inherit" w:cs="Consolas"/>
              <w:color w:val="7CC379"/>
              <w:sz w:val="25"/>
            </w:rPr>
          </w:rPrChange>
        </w:rPr>
        <w:t>'Anurag'</w:t>
      </w:r>
      <w:r w:rsidRPr="008C6831">
        <w:rPr>
          <w:rFonts w:ascii="Maiandra GD" w:eastAsia="Times New Roman" w:hAnsi="Maiandra GD" w:cs="Consolas"/>
          <w:color w:val="CFD5E0"/>
          <w:sz w:val="24"/>
          <w:szCs w:val="24"/>
          <w:rPrChange w:id="5504"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7CC379"/>
          <w:sz w:val="24"/>
          <w:szCs w:val="24"/>
          <w:rPrChange w:id="5505" w:author="Narendra" w:date="2021-08-21T13:02:00Z">
            <w:rPr>
              <w:rFonts w:ascii="inherit" w:eastAsia="Times New Roman" w:hAnsi="inherit" w:cs="Consolas"/>
              <w:color w:val="7CC379"/>
              <w:sz w:val="25"/>
            </w:rPr>
          </w:rPrChange>
        </w:rPr>
        <w:t>'123456'</w:t>
      </w:r>
      <w:r w:rsidRPr="008C6831">
        <w:rPr>
          <w:rFonts w:ascii="Maiandra GD" w:eastAsia="Times New Roman" w:hAnsi="Maiandra GD" w:cs="Consolas"/>
          <w:color w:val="CFD5E0"/>
          <w:sz w:val="24"/>
          <w:szCs w:val="24"/>
          <w:rPrChange w:id="5506"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7CC379"/>
          <w:sz w:val="24"/>
          <w:szCs w:val="24"/>
          <w:rPrChange w:id="5507" w:author="Narendra" w:date="2021-08-21T13:02:00Z">
            <w:rPr>
              <w:rFonts w:ascii="inherit" w:eastAsia="Times New Roman" w:hAnsi="inherit" w:cs="Consolas"/>
              <w:color w:val="7CC379"/>
              <w:sz w:val="25"/>
            </w:rPr>
          </w:rPrChange>
        </w:rPr>
        <w:t>'Admin'</w:t>
      </w:r>
      <w:r w:rsidRPr="008C6831">
        <w:rPr>
          <w:rFonts w:ascii="Maiandra GD" w:eastAsia="Times New Roman" w:hAnsi="Maiandra GD" w:cs="Consolas"/>
          <w:color w:val="CFD5E0"/>
          <w:sz w:val="24"/>
          <w:szCs w:val="24"/>
          <w:rPrChange w:id="5508"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7CC379"/>
          <w:sz w:val="24"/>
          <w:szCs w:val="24"/>
          <w:rPrChange w:id="5509" w:author="Narendra" w:date="2021-08-21T13:02:00Z">
            <w:rPr>
              <w:rFonts w:ascii="inherit" w:eastAsia="Times New Roman" w:hAnsi="inherit" w:cs="Consolas"/>
              <w:color w:val="7CC379"/>
              <w:sz w:val="25"/>
            </w:rPr>
          </w:rPrChange>
        </w:rPr>
        <w:t>'Anurag@g.com'</w:t>
      </w:r>
      <w:r w:rsidRPr="008C6831">
        <w:rPr>
          <w:rFonts w:ascii="Maiandra GD" w:eastAsia="Times New Roman" w:hAnsi="Maiandra GD" w:cs="Consolas"/>
          <w:color w:val="CFD5E0"/>
          <w:sz w:val="24"/>
          <w:szCs w:val="24"/>
          <w:rPrChange w:id="5510"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51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5512" w:author="Narendra" w:date="2021-08-21T13:02:00Z">
            <w:rPr>
              <w:rFonts w:ascii="inherit" w:eastAsia="Times New Roman" w:hAnsi="inherit" w:cs="Consolas"/>
              <w:b/>
              <w:bCs/>
              <w:color w:val="D171DD"/>
              <w:sz w:val="25"/>
            </w:rPr>
          </w:rPrChange>
        </w:rPr>
        <w:t>INSERT</w:t>
      </w:r>
      <w:r w:rsidRPr="008C6831">
        <w:rPr>
          <w:rFonts w:ascii="Maiandra GD" w:eastAsia="Times New Roman" w:hAnsi="Maiandra GD" w:cs="Consolas"/>
          <w:color w:val="CFD5E0"/>
          <w:sz w:val="24"/>
          <w:szCs w:val="24"/>
          <w:rPrChange w:id="5513"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5514" w:author="Narendra" w:date="2021-08-21T13:02:00Z">
            <w:rPr>
              <w:rFonts w:ascii="inherit" w:eastAsia="Times New Roman" w:hAnsi="inherit" w:cs="Consolas"/>
              <w:b/>
              <w:bCs/>
              <w:color w:val="D171DD"/>
              <w:sz w:val="25"/>
            </w:rPr>
          </w:rPrChange>
        </w:rPr>
        <w:t>INTO</w:t>
      </w:r>
      <w:r w:rsidRPr="008C6831">
        <w:rPr>
          <w:rFonts w:ascii="Maiandra GD" w:eastAsia="Times New Roman" w:hAnsi="Maiandra GD" w:cs="Consolas"/>
          <w:color w:val="CFD5E0"/>
          <w:sz w:val="24"/>
          <w:szCs w:val="24"/>
          <w:rPrChange w:id="5515" w:author="Narendra" w:date="2021-08-21T13:02:00Z">
            <w:rPr>
              <w:rFonts w:ascii="inherit" w:eastAsia="Times New Roman" w:hAnsi="inherit" w:cs="Consolas"/>
              <w:color w:val="CFD5E0"/>
              <w:sz w:val="25"/>
            </w:rPr>
          </w:rPrChange>
        </w:rPr>
        <w:t xml:space="preserve"> UserMaster </w:t>
      </w:r>
      <w:r w:rsidRPr="008C6831">
        <w:rPr>
          <w:rFonts w:ascii="Maiandra GD" w:eastAsia="Times New Roman" w:hAnsi="Maiandra GD" w:cs="Consolas"/>
          <w:b/>
          <w:bCs/>
          <w:color w:val="D171DD"/>
          <w:sz w:val="24"/>
          <w:szCs w:val="24"/>
          <w:rPrChange w:id="5516" w:author="Narendra" w:date="2021-08-21T13:02:00Z">
            <w:rPr>
              <w:rFonts w:ascii="inherit" w:eastAsia="Times New Roman" w:hAnsi="inherit" w:cs="Consolas"/>
              <w:b/>
              <w:bCs/>
              <w:color w:val="D171DD"/>
              <w:sz w:val="25"/>
            </w:rPr>
          </w:rPrChange>
        </w:rPr>
        <w:t>VALUES</w:t>
      </w:r>
      <w:r w:rsidRPr="008C6831">
        <w:rPr>
          <w:rFonts w:ascii="Maiandra GD" w:eastAsia="Times New Roman" w:hAnsi="Maiandra GD" w:cs="Consolas"/>
          <w:color w:val="CFD5E0"/>
          <w:sz w:val="24"/>
          <w:szCs w:val="24"/>
          <w:rPrChange w:id="5517"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D19A66"/>
          <w:sz w:val="24"/>
          <w:szCs w:val="24"/>
          <w:rPrChange w:id="5518" w:author="Narendra" w:date="2021-08-21T13:02:00Z">
            <w:rPr>
              <w:rFonts w:ascii="inherit" w:eastAsia="Times New Roman" w:hAnsi="inherit" w:cs="Consolas"/>
              <w:color w:val="D19A66"/>
              <w:sz w:val="25"/>
            </w:rPr>
          </w:rPrChange>
        </w:rPr>
        <w:t>102</w:t>
      </w:r>
      <w:r w:rsidRPr="008C6831">
        <w:rPr>
          <w:rFonts w:ascii="Maiandra GD" w:eastAsia="Times New Roman" w:hAnsi="Maiandra GD" w:cs="Consolas"/>
          <w:color w:val="CFD5E0"/>
          <w:sz w:val="24"/>
          <w:szCs w:val="24"/>
          <w:rPrChange w:id="5519"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7CC379"/>
          <w:sz w:val="24"/>
          <w:szCs w:val="24"/>
          <w:rPrChange w:id="5520" w:author="Narendra" w:date="2021-08-21T13:02:00Z">
            <w:rPr>
              <w:rFonts w:ascii="inherit" w:eastAsia="Times New Roman" w:hAnsi="inherit" w:cs="Consolas"/>
              <w:color w:val="7CC379"/>
              <w:sz w:val="25"/>
            </w:rPr>
          </w:rPrChange>
        </w:rPr>
        <w:t>'Priyanka'</w:t>
      </w:r>
      <w:r w:rsidRPr="008C6831">
        <w:rPr>
          <w:rFonts w:ascii="Maiandra GD" w:eastAsia="Times New Roman" w:hAnsi="Maiandra GD" w:cs="Consolas"/>
          <w:color w:val="CFD5E0"/>
          <w:sz w:val="24"/>
          <w:szCs w:val="24"/>
          <w:rPrChange w:id="5521"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7CC379"/>
          <w:sz w:val="24"/>
          <w:szCs w:val="24"/>
          <w:rPrChange w:id="5522" w:author="Narendra" w:date="2021-08-21T13:02:00Z">
            <w:rPr>
              <w:rFonts w:ascii="inherit" w:eastAsia="Times New Roman" w:hAnsi="inherit" w:cs="Consolas"/>
              <w:color w:val="7CC379"/>
              <w:sz w:val="25"/>
            </w:rPr>
          </w:rPrChange>
        </w:rPr>
        <w:t>'abcdef'</w:t>
      </w:r>
      <w:r w:rsidRPr="008C6831">
        <w:rPr>
          <w:rFonts w:ascii="Maiandra GD" w:eastAsia="Times New Roman" w:hAnsi="Maiandra GD" w:cs="Consolas"/>
          <w:color w:val="CFD5E0"/>
          <w:sz w:val="24"/>
          <w:szCs w:val="24"/>
          <w:rPrChange w:id="5523"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7CC379"/>
          <w:sz w:val="24"/>
          <w:szCs w:val="24"/>
          <w:rPrChange w:id="5524" w:author="Narendra" w:date="2021-08-21T13:02:00Z">
            <w:rPr>
              <w:rFonts w:ascii="inherit" w:eastAsia="Times New Roman" w:hAnsi="inherit" w:cs="Consolas"/>
              <w:color w:val="7CC379"/>
              <w:sz w:val="25"/>
            </w:rPr>
          </w:rPrChange>
        </w:rPr>
        <w:t>'User'</w:t>
      </w:r>
      <w:r w:rsidRPr="008C6831">
        <w:rPr>
          <w:rFonts w:ascii="Maiandra GD" w:eastAsia="Times New Roman" w:hAnsi="Maiandra GD" w:cs="Consolas"/>
          <w:color w:val="CFD5E0"/>
          <w:sz w:val="24"/>
          <w:szCs w:val="24"/>
          <w:rPrChange w:id="5525"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7CC379"/>
          <w:sz w:val="24"/>
          <w:szCs w:val="24"/>
          <w:rPrChange w:id="5526" w:author="Narendra" w:date="2021-08-21T13:02:00Z">
            <w:rPr>
              <w:rFonts w:ascii="inherit" w:eastAsia="Times New Roman" w:hAnsi="inherit" w:cs="Consolas"/>
              <w:color w:val="7CC379"/>
              <w:sz w:val="25"/>
            </w:rPr>
          </w:rPrChange>
        </w:rPr>
        <w:t>'Priyanka@g.com'</w:t>
      </w:r>
      <w:r w:rsidRPr="008C6831">
        <w:rPr>
          <w:rFonts w:ascii="Maiandra GD" w:eastAsia="Times New Roman" w:hAnsi="Maiandra GD" w:cs="Consolas"/>
          <w:color w:val="CFD5E0"/>
          <w:sz w:val="24"/>
          <w:szCs w:val="24"/>
          <w:rPrChange w:id="5527"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52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5529" w:author="Narendra" w:date="2021-08-21T13:02:00Z">
            <w:rPr>
              <w:rFonts w:ascii="inherit" w:eastAsia="Times New Roman" w:hAnsi="inherit" w:cs="Consolas"/>
              <w:b/>
              <w:bCs/>
              <w:color w:val="D171DD"/>
              <w:sz w:val="25"/>
            </w:rPr>
          </w:rPrChange>
        </w:rPr>
        <w:t>INSERT</w:t>
      </w:r>
      <w:r w:rsidRPr="008C6831">
        <w:rPr>
          <w:rFonts w:ascii="Maiandra GD" w:eastAsia="Times New Roman" w:hAnsi="Maiandra GD" w:cs="Consolas"/>
          <w:color w:val="CFD5E0"/>
          <w:sz w:val="24"/>
          <w:szCs w:val="24"/>
          <w:rPrChange w:id="5530"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5531" w:author="Narendra" w:date="2021-08-21T13:02:00Z">
            <w:rPr>
              <w:rFonts w:ascii="inherit" w:eastAsia="Times New Roman" w:hAnsi="inherit" w:cs="Consolas"/>
              <w:b/>
              <w:bCs/>
              <w:color w:val="D171DD"/>
              <w:sz w:val="25"/>
            </w:rPr>
          </w:rPrChange>
        </w:rPr>
        <w:t>INTO</w:t>
      </w:r>
      <w:r w:rsidRPr="008C6831">
        <w:rPr>
          <w:rFonts w:ascii="Maiandra GD" w:eastAsia="Times New Roman" w:hAnsi="Maiandra GD" w:cs="Consolas"/>
          <w:color w:val="CFD5E0"/>
          <w:sz w:val="24"/>
          <w:szCs w:val="24"/>
          <w:rPrChange w:id="5532" w:author="Narendra" w:date="2021-08-21T13:02:00Z">
            <w:rPr>
              <w:rFonts w:ascii="inherit" w:eastAsia="Times New Roman" w:hAnsi="inherit" w:cs="Consolas"/>
              <w:color w:val="CFD5E0"/>
              <w:sz w:val="25"/>
            </w:rPr>
          </w:rPrChange>
        </w:rPr>
        <w:t xml:space="preserve"> UserMaster </w:t>
      </w:r>
      <w:r w:rsidRPr="008C6831">
        <w:rPr>
          <w:rFonts w:ascii="Maiandra GD" w:eastAsia="Times New Roman" w:hAnsi="Maiandra GD" w:cs="Consolas"/>
          <w:b/>
          <w:bCs/>
          <w:color w:val="D171DD"/>
          <w:sz w:val="24"/>
          <w:szCs w:val="24"/>
          <w:rPrChange w:id="5533" w:author="Narendra" w:date="2021-08-21T13:02:00Z">
            <w:rPr>
              <w:rFonts w:ascii="inherit" w:eastAsia="Times New Roman" w:hAnsi="inherit" w:cs="Consolas"/>
              <w:b/>
              <w:bCs/>
              <w:color w:val="D171DD"/>
              <w:sz w:val="25"/>
            </w:rPr>
          </w:rPrChange>
        </w:rPr>
        <w:t>VALUES</w:t>
      </w:r>
      <w:r w:rsidRPr="008C6831">
        <w:rPr>
          <w:rFonts w:ascii="Maiandra GD" w:eastAsia="Times New Roman" w:hAnsi="Maiandra GD" w:cs="Consolas"/>
          <w:color w:val="CFD5E0"/>
          <w:sz w:val="24"/>
          <w:szCs w:val="24"/>
          <w:rPrChange w:id="5534"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D19A66"/>
          <w:sz w:val="24"/>
          <w:szCs w:val="24"/>
          <w:rPrChange w:id="5535" w:author="Narendra" w:date="2021-08-21T13:02:00Z">
            <w:rPr>
              <w:rFonts w:ascii="inherit" w:eastAsia="Times New Roman" w:hAnsi="inherit" w:cs="Consolas"/>
              <w:color w:val="D19A66"/>
              <w:sz w:val="25"/>
            </w:rPr>
          </w:rPrChange>
        </w:rPr>
        <w:t>103</w:t>
      </w:r>
      <w:r w:rsidRPr="008C6831">
        <w:rPr>
          <w:rFonts w:ascii="Maiandra GD" w:eastAsia="Times New Roman" w:hAnsi="Maiandra GD" w:cs="Consolas"/>
          <w:color w:val="CFD5E0"/>
          <w:sz w:val="24"/>
          <w:szCs w:val="24"/>
          <w:rPrChange w:id="5536"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7CC379"/>
          <w:sz w:val="24"/>
          <w:szCs w:val="24"/>
          <w:rPrChange w:id="5537" w:author="Narendra" w:date="2021-08-21T13:02:00Z">
            <w:rPr>
              <w:rFonts w:ascii="inherit" w:eastAsia="Times New Roman" w:hAnsi="inherit" w:cs="Consolas"/>
              <w:color w:val="7CC379"/>
              <w:sz w:val="25"/>
            </w:rPr>
          </w:rPrChange>
        </w:rPr>
        <w:t>'Sambit'</w:t>
      </w:r>
      <w:r w:rsidRPr="008C6831">
        <w:rPr>
          <w:rFonts w:ascii="Maiandra GD" w:eastAsia="Times New Roman" w:hAnsi="Maiandra GD" w:cs="Consolas"/>
          <w:color w:val="CFD5E0"/>
          <w:sz w:val="24"/>
          <w:szCs w:val="24"/>
          <w:rPrChange w:id="5538"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7CC379"/>
          <w:sz w:val="24"/>
          <w:szCs w:val="24"/>
          <w:rPrChange w:id="5539" w:author="Narendra" w:date="2021-08-21T13:02:00Z">
            <w:rPr>
              <w:rFonts w:ascii="inherit" w:eastAsia="Times New Roman" w:hAnsi="inherit" w:cs="Consolas"/>
              <w:color w:val="7CC379"/>
              <w:sz w:val="25"/>
            </w:rPr>
          </w:rPrChange>
        </w:rPr>
        <w:t>'123pqr'</w:t>
      </w:r>
      <w:r w:rsidRPr="008C6831">
        <w:rPr>
          <w:rFonts w:ascii="Maiandra GD" w:eastAsia="Times New Roman" w:hAnsi="Maiandra GD" w:cs="Consolas"/>
          <w:color w:val="CFD5E0"/>
          <w:sz w:val="24"/>
          <w:szCs w:val="24"/>
          <w:rPrChange w:id="5540"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7CC379"/>
          <w:sz w:val="24"/>
          <w:szCs w:val="24"/>
          <w:rPrChange w:id="5541" w:author="Narendra" w:date="2021-08-21T13:02:00Z">
            <w:rPr>
              <w:rFonts w:ascii="inherit" w:eastAsia="Times New Roman" w:hAnsi="inherit" w:cs="Consolas"/>
              <w:color w:val="7CC379"/>
              <w:sz w:val="25"/>
            </w:rPr>
          </w:rPrChange>
        </w:rPr>
        <w:t>'SuperAdmin'</w:t>
      </w:r>
      <w:r w:rsidRPr="008C6831">
        <w:rPr>
          <w:rFonts w:ascii="Maiandra GD" w:eastAsia="Times New Roman" w:hAnsi="Maiandra GD" w:cs="Consolas"/>
          <w:color w:val="CFD5E0"/>
          <w:sz w:val="24"/>
          <w:szCs w:val="24"/>
          <w:rPrChange w:id="5542"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7CC379"/>
          <w:sz w:val="24"/>
          <w:szCs w:val="24"/>
          <w:rPrChange w:id="5543" w:author="Narendra" w:date="2021-08-21T13:02:00Z">
            <w:rPr>
              <w:rFonts w:ascii="inherit" w:eastAsia="Times New Roman" w:hAnsi="inherit" w:cs="Consolas"/>
              <w:color w:val="7CC379"/>
              <w:sz w:val="25"/>
            </w:rPr>
          </w:rPrChange>
        </w:rPr>
        <w:t>'Sambit@g.com'</w:t>
      </w:r>
      <w:r w:rsidRPr="008C6831">
        <w:rPr>
          <w:rFonts w:ascii="Maiandra GD" w:eastAsia="Times New Roman" w:hAnsi="Maiandra GD" w:cs="Consolas"/>
          <w:color w:val="CFD5E0"/>
          <w:sz w:val="24"/>
          <w:szCs w:val="24"/>
          <w:rPrChange w:id="5544"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54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5546" w:author="Narendra" w:date="2021-08-21T13:02:00Z">
            <w:rPr>
              <w:rFonts w:ascii="inherit" w:eastAsia="Times New Roman" w:hAnsi="inherit" w:cs="Consolas"/>
              <w:b/>
              <w:bCs/>
              <w:color w:val="D171DD"/>
              <w:sz w:val="25"/>
            </w:rPr>
          </w:rPrChange>
        </w:rPr>
        <w:lastRenderedPageBreak/>
        <w:t>INSERT</w:t>
      </w:r>
      <w:r w:rsidRPr="008C6831">
        <w:rPr>
          <w:rFonts w:ascii="Maiandra GD" w:eastAsia="Times New Roman" w:hAnsi="Maiandra GD" w:cs="Consolas"/>
          <w:color w:val="CFD5E0"/>
          <w:sz w:val="24"/>
          <w:szCs w:val="24"/>
          <w:rPrChange w:id="5547"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5548" w:author="Narendra" w:date="2021-08-21T13:02:00Z">
            <w:rPr>
              <w:rFonts w:ascii="inherit" w:eastAsia="Times New Roman" w:hAnsi="inherit" w:cs="Consolas"/>
              <w:b/>
              <w:bCs/>
              <w:color w:val="D171DD"/>
              <w:sz w:val="25"/>
            </w:rPr>
          </w:rPrChange>
        </w:rPr>
        <w:t>INTO</w:t>
      </w:r>
      <w:r w:rsidRPr="008C6831">
        <w:rPr>
          <w:rFonts w:ascii="Maiandra GD" w:eastAsia="Times New Roman" w:hAnsi="Maiandra GD" w:cs="Consolas"/>
          <w:color w:val="CFD5E0"/>
          <w:sz w:val="24"/>
          <w:szCs w:val="24"/>
          <w:rPrChange w:id="5549" w:author="Narendra" w:date="2021-08-21T13:02:00Z">
            <w:rPr>
              <w:rFonts w:ascii="inherit" w:eastAsia="Times New Roman" w:hAnsi="inherit" w:cs="Consolas"/>
              <w:color w:val="CFD5E0"/>
              <w:sz w:val="25"/>
            </w:rPr>
          </w:rPrChange>
        </w:rPr>
        <w:t xml:space="preserve"> UserMaster </w:t>
      </w:r>
      <w:r w:rsidRPr="008C6831">
        <w:rPr>
          <w:rFonts w:ascii="Maiandra GD" w:eastAsia="Times New Roman" w:hAnsi="Maiandra GD" w:cs="Consolas"/>
          <w:b/>
          <w:bCs/>
          <w:color w:val="D171DD"/>
          <w:sz w:val="24"/>
          <w:szCs w:val="24"/>
          <w:rPrChange w:id="5550" w:author="Narendra" w:date="2021-08-21T13:02:00Z">
            <w:rPr>
              <w:rFonts w:ascii="inherit" w:eastAsia="Times New Roman" w:hAnsi="inherit" w:cs="Consolas"/>
              <w:b/>
              <w:bCs/>
              <w:color w:val="D171DD"/>
              <w:sz w:val="25"/>
            </w:rPr>
          </w:rPrChange>
        </w:rPr>
        <w:t>VALUES</w:t>
      </w:r>
      <w:r w:rsidRPr="008C6831">
        <w:rPr>
          <w:rFonts w:ascii="Maiandra GD" w:eastAsia="Times New Roman" w:hAnsi="Maiandra GD" w:cs="Consolas"/>
          <w:color w:val="CFD5E0"/>
          <w:sz w:val="24"/>
          <w:szCs w:val="24"/>
          <w:rPrChange w:id="5551"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D19A66"/>
          <w:sz w:val="24"/>
          <w:szCs w:val="24"/>
          <w:rPrChange w:id="5552" w:author="Narendra" w:date="2021-08-21T13:02:00Z">
            <w:rPr>
              <w:rFonts w:ascii="inherit" w:eastAsia="Times New Roman" w:hAnsi="inherit" w:cs="Consolas"/>
              <w:color w:val="D19A66"/>
              <w:sz w:val="25"/>
            </w:rPr>
          </w:rPrChange>
        </w:rPr>
        <w:t>104</w:t>
      </w:r>
      <w:r w:rsidRPr="008C6831">
        <w:rPr>
          <w:rFonts w:ascii="Maiandra GD" w:eastAsia="Times New Roman" w:hAnsi="Maiandra GD" w:cs="Consolas"/>
          <w:color w:val="CFD5E0"/>
          <w:sz w:val="24"/>
          <w:szCs w:val="24"/>
          <w:rPrChange w:id="5553"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7CC379"/>
          <w:sz w:val="24"/>
          <w:szCs w:val="24"/>
          <w:rPrChange w:id="5554" w:author="Narendra" w:date="2021-08-21T13:02:00Z">
            <w:rPr>
              <w:rFonts w:ascii="inherit" w:eastAsia="Times New Roman" w:hAnsi="inherit" w:cs="Consolas"/>
              <w:color w:val="7CC379"/>
              <w:sz w:val="25"/>
            </w:rPr>
          </w:rPrChange>
        </w:rPr>
        <w:t>'Pranaya'</w:t>
      </w:r>
      <w:r w:rsidRPr="008C6831">
        <w:rPr>
          <w:rFonts w:ascii="Maiandra GD" w:eastAsia="Times New Roman" w:hAnsi="Maiandra GD" w:cs="Consolas"/>
          <w:color w:val="CFD5E0"/>
          <w:sz w:val="24"/>
          <w:szCs w:val="24"/>
          <w:rPrChange w:id="5555"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7CC379"/>
          <w:sz w:val="24"/>
          <w:szCs w:val="24"/>
          <w:rPrChange w:id="5556" w:author="Narendra" w:date="2021-08-21T13:02:00Z">
            <w:rPr>
              <w:rFonts w:ascii="inherit" w:eastAsia="Times New Roman" w:hAnsi="inherit" w:cs="Consolas"/>
              <w:color w:val="7CC379"/>
              <w:sz w:val="25"/>
            </w:rPr>
          </w:rPrChange>
        </w:rPr>
        <w:t>'abc123'</w:t>
      </w:r>
      <w:r w:rsidRPr="008C6831">
        <w:rPr>
          <w:rFonts w:ascii="Maiandra GD" w:eastAsia="Times New Roman" w:hAnsi="Maiandra GD" w:cs="Consolas"/>
          <w:color w:val="CFD5E0"/>
          <w:sz w:val="24"/>
          <w:szCs w:val="24"/>
          <w:rPrChange w:id="5557"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7CC379"/>
          <w:sz w:val="24"/>
          <w:szCs w:val="24"/>
          <w:rPrChange w:id="5558" w:author="Narendra" w:date="2021-08-21T13:02:00Z">
            <w:rPr>
              <w:rFonts w:ascii="inherit" w:eastAsia="Times New Roman" w:hAnsi="inherit" w:cs="Consolas"/>
              <w:color w:val="7CC379"/>
              <w:sz w:val="25"/>
            </w:rPr>
          </w:rPrChange>
        </w:rPr>
        <w:t>'Admin, User'</w:t>
      </w:r>
      <w:r w:rsidRPr="008C6831">
        <w:rPr>
          <w:rFonts w:ascii="Maiandra GD" w:eastAsia="Times New Roman" w:hAnsi="Maiandra GD" w:cs="Consolas"/>
          <w:color w:val="CFD5E0"/>
          <w:sz w:val="24"/>
          <w:szCs w:val="24"/>
          <w:rPrChange w:id="5559"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7CC379"/>
          <w:sz w:val="24"/>
          <w:szCs w:val="24"/>
          <w:rPrChange w:id="5560" w:author="Narendra" w:date="2021-08-21T13:02:00Z">
            <w:rPr>
              <w:rFonts w:ascii="inherit" w:eastAsia="Times New Roman" w:hAnsi="inherit" w:cs="Consolas"/>
              <w:color w:val="7CC379"/>
              <w:sz w:val="25"/>
            </w:rPr>
          </w:rPrChange>
        </w:rPr>
        <w:t>'Pranaya@g.com'</w:t>
      </w:r>
      <w:r w:rsidRPr="008C6831">
        <w:rPr>
          <w:rFonts w:ascii="Maiandra GD" w:eastAsia="Times New Roman" w:hAnsi="Maiandra GD" w:cs="Consolas"/>
          <w:color w:val="CFD5E0"/>
          <w:sz w:val="24"/>
          <w:szCs w:val="24"/>
          <w:rPrChange w:id="5561"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line="384" w:lineRule="atLeast"/>
        <w:textAlignment w:val="baseline"/>
        <w:rPr>
          <w:rFonts w:ascii="Maiandra GD" w:eastAsia="Times New Roman" w:hAnsi="Maiandra GD" w:cs="Consolas"/>
          <w:color w:val="596174"/>
          <w:sz w:val="24"/>
          <w:szCs w:val="24"/>
          <w:rPrChange w:id="556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5563" w:author="Narendra" w:date="2021-08-21T13:02:00Z">
            <w:rPr>
              <w:rFonts w:ascii="inherit" w:eastAsia="Times New Roman" w:hAnsi="inherit" w:cs="Consolas"/>
              <w:b/>
              <w:bCs/>
              <w:color w:val="D171DD"/>
              <w:sz w:val="25"/>
            </w:rPr>
          </w:rPrChange>
        </w:rPr>
        <w:t>GO</w:t>
      </w:r>
    </w:p>
    <w:p w:rsidR="006E519F" w:rsidRPr="008C6831" w:rsidRDefault="006E519F" w:rsidP="006E519F">
      <w:pPr>
        <w:shd w:val="clear" w:color="auto" w:fill="FFFFFF"/>
        <w:spacing w:after="0" w:line="240" w:lineRule="auto"/>
        <w:jc w:val="both"/>
        <w:textAlignment w:val="baseline"/>
        <w:outlineLvl w:val="4"/>
        <w:rPr>
          <w:rFonts w:ascii="Maiandra GD" w:eastAsia="Times New Roman" w:hAnsi="Maiandra GD" w:cs="Segoe UI"/>
          <w:color w:val="3A3A3A"/>
          <w:sz w:val="24"/>
          <w:szCs w:val="24"/>
          <w:rPrChange w:id="5564" w:author="Narendra" w:date="2021-08-21T13:02:00Z">
            <w:rPr>
              <w:rFonts w:ascii="Segoe UI" w:eastAsia="Times New Roman" w:hAnsi="Segoe UI" w:cs="Segoe UI"/>
              <w:color w:val="3A3A3A"/>
              <w:sz w:val="20"/>
              <w:szCs w:val="20"/>
            </w:rPr>
          </w:rPrChange>
        </w:rPr>
      </w:pPr>
      <w:r w:rsidRPr="008C6831">
        <w:rPr>
          <w:rFonts w:ascii="Maiandra GD" w:eastAsia="Times New Roman" w:hAnsi="Maiandra GD" w:cs="Arial"/>
          <w:b/>
          <w:bCs/>
          <w:color w:val="000000"/>
          <w:sz w:val="24"/>
          <w:szCs w:val="24"/>
          <w:rPrChange w:id="5565" w:author="Narendra" w:date="2021-08-21T13:02:00Z">
            <w:rPr>
              <w:rFonts w:ascii="Arial" w:eastAsia="Times New Roman" w:hAnsi="Arial" w:cs="Arial"/>
              <w:b/>
              <w:bCs/>
              <w:color w:val="000000"/>
              <w:sz w:val="27"/>
            </w:rPr>
          </w:rPrChange>
        </w:rPr>
        <w:t>Step2: Creating an empty Web API Project with the name TokenAuthenticationWEBAPI</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5566"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5567" w:author="Narendra" w:date="2021-08-21T13:02:00Z">
            <w:rPr>
              <w:rFonts w:ascii="Arial" w:eastAsia="Times New Roman" w:hAnsi="Arial" w:cs="Arial"/>
              <w:color w:val="000000"/>
              <w:sz w:val="23"/>
              <w:szCs w:val="23"/>
              <w:bdr w:val="none" w:sz="0" w:space="0" w:color="auto" w:frame="1"/>
            </w:rPr>
          </w:rPrChange>
        </w:rPr>
        <w:t>Go to the </w:t>
      </w:r>
      <w:r w:rsidRPr="008C6831">
        <w:rPr>
          <w:rFonts w:ascii="Maiandra GD" w:eastAsia="Times New Roman" w:hAnsi="Maiandra GD" w:cs="Arial"/>
          <w:b/>
          <w:bCs/>
          <w:color w:val="000000"/>
          <w:sz w:val="24"/>
          <w:szCs w:val="24"/>
          <w:rPrChange w:id="5568" w:author="Narendra" w:date="2021-08-21T13:02:00Z">
            <w:rPr>
              <w:rFonts w:ascii="Arial" w:eastAsia="Times New Roman" w:hAnsi="Arial" w:cs="Arial"/>
              <w:b/>
              <w:bCs/>
              <w:color w:val="000000"/>
              <w:sz w:val="23"/>
            </w:rPr>
          </w:rPrChange>
        </w:rPr>
        <w:t>File menu &gt; create &gt; project</w:t>
      </w:r>
      <w:r w:rsidRPr="008C6831">
        <w:rPr>
          <w:rFonts w:ascii="Maiandra GD" w:eastAsia="Times New Roman" w:hAnsi="Maiandra GD" w:cs="Arial"/>
          <w:color w:val="000000"/>
          <w:sz w:val="24"/>
          <w:szCs w:val="24"/>
          <w:bdr w:val="none" w:sz="0" w:space="0" w:color="auto" w:frame="1"/>
          <w:rPrChange w:id="5569" w:author="Narendra" w:date="2021-08-21T13:02:00Z">
            <w:rPr>
              <w:rFonts w:ascii="Arial" w:eastAsia="Times New Roman" w:hAnsi="Arial" w:cs="Arial"/>
              <w:color w:val="000000"/>
              <w:sz w:val="23"/>
              <w:szCs w:val="23"/>
              <w:bdr w:val="none" w:sz="0" w:space="0" w:color="auto" w:frame="1"/>
            </w:rPr>
          </w:rPrChange>
        </w:rPr>
        <w:t> &gt; here select “</w:t>
      </w:r>
      <w:r w:rsidRPr="008C6831">
        <w:rPr>
          <w:rFonts w:ascii="Maiandra GD" w:eastAsia="Times New Roman" w:hAnsi="Maiandra GD" w:cs="Arial"/>
          <w:b/>
          <w:bCs/>
          <w:color w:val="000000"/>
          <w:sz w:val="24"/>
          <w:szCs w:val="24"/>
          <w:rPrChange w:id="5570" w:author="Narendra" w:date="2021-08-21T13:02:00Z">
            <w:rPr>
              <w:rFonts w:ascii="Arial" w:eastAsia="Times New Roman" w:hAnsi="Arial" w:cs="Arial"/>
              <w:b/>
              <w:bCs/>
              <w:color w:val="000000"/>
              <w:sz w:val="23"/>
            </w:rPr>
          </w:rPrChange>
        </w:rPr>
        <w:t>asp.net web application</w:t>
      </w:r>
      <w:r w:rsidRPr="008C6831">
        <w:rPr>
          <w:rFonts w:ascii="Maiandra GD" w:eastAsia="Times New Roman" w:hAnsi="Maiandra GD" w:cs="Arial"/>
          <w:color w:val="000000"/>
          <w:sz w:val="24"/>
          <w:szCs w:val="24"/>
          <w:bdr w:val="none" w:sz="0" w:space="0" w:color="auto" w:frame="1"/>
          <w:rPrChange w:id="5571" w:author="Narendra" w:date="2021-08-21T13:02:00Z">
            <w:rPr>
              <w:rFonts w:ascii="Arial" w:eastAsia="Times New Roman" w:hAnsi="Arial" w:cs="Arial"/>
              <w:color w:val="000000"/>
              <w:sz w:val="23"/>
              <w:szCs w:val="23"/>
              <w:bdr w:val="none" w:sz="0" w:space="0" w:color="auto" w:frame="1"/>
            </w:rPr>
          </w:rPrChange>
        </w:rPr>
        <w:t>” under web. Provide the application name as </w:t>
      </w:r>
      <w:r w:rsidRPr="008C6831">
        <w:rPr>
          <w:rFonts w:ascii="Maiandra GD" w:eastAsia="Times New Roman" w:hAnsi="Maiandra GD" w:cs="Arial"/>
          <w:b/>
          <w:bCs/>
          <w:color w:val="000000"/>
          <w:sz w:val="24"/>
          <w:szCs w:val="24"/>
          <w:rPrChange w:id="5572" w:author="Narendra" w:date="2021-08-21T13:02:00Z">
            <w:rPr>
              <w:rFonts w:ascii="Arial" w:eastAsia="Times New Roman" w:hAnsi="Arial" w:cs="Arial"/>
              <w:b/>
              <w:bCs/>
              <w:color w:val="000000"/>
              <w:sz w:val="23"/>
            </w:rPr>
          </w:rPrChange>
        </w:rPr>
        <w:t>TokenAuthenticationWEBAPI</w:t>
      </w:r>
      <w:r w:rsidRPr="008C6831">
        <w:rPr>
          <w:rFonts w:ascii="Maiandra GD" w:eastAsia="Times New Roman" w:hAnsi="Maiandra GD" w:cs="Arial"/>
          <w:color w:val="000000"/>
          <w:sz w:val="24"/>
          <w:szCs w:val="24"/>
          <w:bdr w:val="none" w:sz="0" w:space="0" w:color="auto" w:frame="1"/>
          <w:rPrChange w:id="5573" w:author="Narendra" w:date="2021-08-21T13:02:00Z">
            <w:rPr>
              <w:rFonts w:ascii="Arial" w:eastAsia="Times New Roman" w:hAnsi="Arial" w:cs="Arial"/>
              <w:color w:val="000000"/>
              <w:sz w:val="23"/>
              <w:szCs w:val="23"/>
              <w:bdr w:val="none" w:sz="0" w:space="0" w:color="auto" w:frame="1"/>
            </w:rPr>
          </w:rPrChange>
        </w:rPr>
        <w:t> and select the project location where you want to create the project. Then click on the </w:t>
      </w:r>
      <w:r w:rsidRPr="008C6831">
        <w:rPr>
          <w:rFonts w:ascii="Maiandra GD" w:eastAsia="Times New Roman" w:hAnsi="Maiandra GD" w:cs="Arial"/>
          <w:b/>
          <w:bCs/>
          <w:color w:val="000000"/>
          <w:sz w:val="24"/>
          <w:szCs w:val="24"/>
          <w:rPrChange w:id="5574" w:author="Narendra" w:date="2021-08-21T13:02:00Z">
            <w:rPr>
              <w:rFonts w:ascii="Arial" w:eastAsia="Times New Roman" w:hAnsi="Arial" w:cs="Arial"/>
              <w:b/>
              <w:bCs/>
              <w:color w:val="000000"/>
              <w:sz w:val="23"/>
            </w:rPr>
          </w:rPrChange>
        </w:rPr>
        <w:t>OK</w:t>
      </w:r>
      <w:r w:rsidRPr="008C6831">
        <w:rPr>
          <w:rFonts w:ascii="Maiandra GD" w:eastAsia="Times New Roman" w:hAnsi="Maiandra GD" w:cs="Arial"/>
          <w:color w:val="000000"/>
          <w:sz w:val="24"/>
          <w:szCs w:val="24"/>
          <w:bdr w:val="none" w:sz="0" w:space="0" w:color="auto" w:frame="1"/>
          <w:rPrChange w:id="5575" w:author="Narendra" w:date="2021-08-21T13:02:00Z">
            <w:rPr>
              <w:rFonts w:ascii="Arial" w:eastAsia="Times New Roman" w:hAnsi="Arial" w:cs="Arial"/>
              <w:color w:val="000000"/>
              <w:sz w:val="23"/>
              <w:szCs w:val="23"/>
              <w:bdr w:val="none" w:sz="0" w:space="0" w:color="auto" w:frame="1"/>
            </w:rPr>
          </w:rPrChange>
        </w:rPr>
        <w:t> button as shown in the below image.</w:t>
      </w:r>
    </w:p>
    <w:p w:rsidR="006E519F" w:rsidRPr="008C6831" w:rsidRDefault="006E519F" w:rsidP="006E519F">
      <w:pPr>
        <w:shd w:val="clear" w:color="auto" w:fill="FFFFFF"/>
        <w:spacing w:after="384" w:line="240" w:lineRule="auto"/>
        <w:textAlignment w:val="baseline"/>
        <w:rPr>
          <w:rFonts w:ascii="Maiandra GD" w:eastAsia="Times New Roman" w:hAnsi="Maiandra GD" w:cs="Segoe UI"/>
          <w:color w:val="212529"/>
          <w:sz w:val="24"/>
          <w:szCs w:val="24"/>
          <w:rPrChange w:id="5576"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Segoe UI"/>
          <w:noProof/>
          <w:color w:val="212529"/>
          <w:sz w:val="24"/>
          <w:szCs w:val="24"/>
          <w:rPrChange w:id="5577" w:author="Narendra" w:date="2021-08-21T13:02:00Z">
            <w:rPr>
              <w:rFonts w:ascii="Segoe UI" w:eastAsia="Times New Roman" w:hAnsi="Segoe UI" w:cs="Segoe UI"/>
              <w:noProof/>
              <w:color w:val="212529"/>
              <w:sz w:val="23"/>
              <w:szCs w:val="23"/>
            </w:rPr>
          </w:rPrChange>
        </w:rPr>
        <w:drawing>
          <wp:inline distT="0" distB="0" distL="0" distR="0">
            <wp:extent cx="6410325" cy="3152775"/>
            <wp:effectExtent l="19050" t="0" r="9525" b="0"/>
            <wp:docPr id="87" name="Picture 87" descr="Creating an empty Web API Project with the name TokenAuthenticationWEB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reating an empty Web API Project with the name TokenAuthenticationWEBAPI"/>
                    <pic:cNvPicPr>
                      <a:picLocks noChangeAspect="1" noChangeArrowheads="1"/>
                    </pic:cNvPicPr>
                  </pic:nvPicPr>
                  <pic:blipFill>
                    <a:blip r:embed="rId48"/>
                    <a:srcRect/>
                    <a:stretch>
                      <a:fillRect/>
                    </a:stretch>
                  </pic:blipFill>
                  <pic:spPr bwMode="auto">
                    <a:xfrm>
                      <a:off x="0" y="0"/>
                      <a:ext cx="6410325" cy="3152775"/>
                    </a:xfrm>
                    <a:prstGeom prst="rect">
                      <a:avLst/>
                    </a:prstGeom>
                    <a:noFill/>
                    <a:ln w="9525">
                      <a:noFill/>
                      <a:miter lim="800000"/>
                      <a:headEnd/>
                      <a:tailEnd/>
                    </a:ln>
                  </pic:spPr>
                </pic:pic>
              </a:graphicData>
            </a:graphic>
          </wp:inline>
        </w:drawing>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5578"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5579" w:author="Narendra" w:date="2021-08-21T13:02:00Z">
            <w:rPr>
              <w:rFonts w:ascii="Arial" w:eastAsia="Times New Roman" w:hAnsi="Arial" w:cs="Arial"/>
              <w:color w:val="000000"/>
              <w:sz w:val="23"/>
              <w:szCs w:val="23"/>
              <w:bdr w:val="none" w:sz="0" w:space="0" w:color="auto" w:frame="1"/>
            </w:rPr>
          </w:rPrChange>
        </w:rPr>
        <w:t>Once you click on the </w:t>
      </w:r>
      <w:r w:rsidRPr="008C6831">
        <w:rPr>
          <w:rFonts w:ascii="Maiandra GD" w:eastAsia="Times New Roman" w:hAnsi="Maiandra GD" w:cs="Arial"/>
          <w:b/>
          <w:bCs/>
          <w:color w:val="000000"/>
          <w:sz w:val="24"/>
          <w:szCs w:val="24"/>
          <w:rPrChange w:id="5580" w:author="Narendra" w:date="2021-08-21T13:02:00Z">
            <w:rPr>
              <w:rFonts w:ascii="Arial" w:eastAsia="Times New Roman" w:hAnsi="Arial" w:cs="Arial"/>
              <w:b/>
              <w:bCs/>
              <w:color w:val="000000"/>
              <w:sz w:val="23"/>
            </w:rPr>
          </w:rPrChange>
        </w:rPr>
        <w:t>OK</w:t>
      </w:r>
      <w:r w:rsidRPr="008C6831">
        <w:rPr>
          <w:rFonts w:ascii="Maiandra GD" w:eastAsia="Times New Roman" w:hAnsi="Maiandra GD" w:cs="Arial"/>
          <w:color w:val="000000"/>
          <w:sz w:val="24"/>
          <w:szCs w:val="24"/>
          <w:bdr w:val="none" w:sz="0" w:space="0" w:color="auto" w:frame="1"/>
          <w:rPrChange w:id="5581" w:author="Narendra" w:date="2021-08-21T13:02:00Z">
            <w:rPr>
              <w:rFonts w:ascii="Arial" w:eastAsia="Times New Roman" w:hAnsi="Arial" w:cs="Arial"/>
              <w:color w:val="000000"/>
              <w:sz w:val="23"/>
              <w:szCs w:val="23"/>
              <w:bdr w:val="none" w:sz="0" w:space="0" w:color="auto" w:frame="1"/>
            </w:rPr>
          </w:rPrChange>
        </w:rPr>
        <w:t> button, then a new window will open with Name </w:t>
      </w:r>
      <w:r w:rsidRPr="008C6831">
        <w:rPr>
          <w:rFonts w:ascii="Maiandra GD" w:eastAsia="Times New Roman" w:hAnsi="Maiandra GD" w:cs="Arial"/>
          <w:b/>
          <w:bCs/>
          <w:color w:val="000000"/>
          <w:sz w:val="24"/>
          <w:szCs w:val="24"/>
          <w:rPrChange w:id="5582" w:author="Narendra" w:date="2021-08-21T13:02:00Z">
            <w:rPr>
              <w:rFonts w:ascii="Arial" w:eastAsia="Times New Roman" w:hAnsi="Arial" w:cs="Arial"/>
              <w:b/>
              <w:bCs/>
              <w:color w:val="000000"/>
              <w:sz w:val="23"/>
            </w:rPr>
          </w:rPrChange>
        </w:rPr>
        <w:t>New ASP.NET Web Application</w:t>
      </w:r>
      <w:r w:rsidRPr="008C6831">
        <w:rPr>
          <w:rFonts w:ascii="Maiandra GD" w:eastAsia="Times New Roman" w:hAnsi="Maiandra GD" w:cs="Arial"/>
          <w:color w:val="000000"/>
          <w:sz w:val="24"/>
          <w:szCs w:val="24"/>
          <w:bdr w:val="none" w:sz="0" w:space="0" w:color="auto" w:frame="1"/>
          <w:rPrChange w:id="5583" w:author="Narendra" w:date="2021-08-21T13:02:00Z">
            <w:rPr>
              <w:rFonts w:ascii="Arial" w:eastAsia="Times New Roman" w:hAnsi="Arial" w:cs="Arial"/>
              <w:color w:val="000000"/>
              <w:sz w:val="23"/>
              <w:szCs w:val="23"/>
              <w:bdr w:val="none" w:sz="0" w:space="0" w:color="auto" w:frame="1"/>
            </w:rPr>
          </w:rPrChange>
        </w:rPr>
        <w:t> for selecting the </w:t>
      </w:r>
      <w:r w:rsidRPr="008C6831">
        <w:rPr>
          <w:rFonts w:ascii="Maiandra GD" w:eastAsia="Times New Roman" w:hAnsi="Maiandra GD" w:cs="Arial"/>
          <w:b/>
          <w:bCs/>
          <w:color w:val="000000"/>
          <w:sz w:val="24"/>
          <w:szCs w:val="24"/>
          <w:rPrChange w:id="5584" w:author="Narendra" w:date="2021-08-21T13:02:00Z">
            <w:rPr>
              <w:rFonts w:ascii="Arial" w:eastAsia="Times New Roman" w:hAnsi="Arial" w:cs="Arial"/>
              <w:b/>
              <w:bCs/>
              <w:color w:val="000000"/>
              <w:sz w:val="23"/>
            </w:rPr>
          </w:rPrChange>
        </w:rPr>
        <w:t>Project Templates</w:t>
      </w:r>
      <w:r w:rsidRPr="008C6831">
        <w:rPr>
          <w:rFonts w:ascii="Maiandra GD" w:eastAsia="Times New Roman" w:hAnsi="Maiandra GD" w:cs="Arial"/>
          <w:color w:val="000000"/>
          <w:sz w:val="24"/>
          <w:szCs w:val="24"/>
          <w:bdr w:val="none" w:sz="0" w:space="0" w:color="auto" w:frame="1"/>
          <w:rPrChange w:id="5585" w:author="Narendra" w:date="2021-08-21T13:02:00Z">
            <w:rPr>
              <w:rFonts w:ascii="Arial" w:eastAsia="Times New Roman" w:hAnsi="Arial" w:cs="Arial"/>
              <w:color w:val="000000"/>
              <w:sz w:val="23"/>
              <w:szCs w:val="23"/>
              <w:bdr w:val="none" w:sz="0" w:space="0" w:color="auto" w:frame="1"/>
            </w:rPr>
          </w:rPrChange>
        </w:rPr>
        <w:t> and from this window, you need to select the </w:t>
      </w:r>
      <w:r w:rsidRPr="008C6831">
        <w:rPr>
          <w:rFonts w:ascii="Maiandra GD" w:eastAsia="Times New Roman" w:hAnsi="Maiandra GD" w:cs="Arial"/>
          <w:b/>
          <w:bCs/>
          <w:color w:val="000000"/>
          <w:sz w:val="24"/>
          <w:szCs w:val="24"/>
          <w:bdr w:val="none" w:sz="0" w:space="0" w:color="auto" w:frame="1"/>
          <w:rPrChange w:id="5586" w:author="Narendra" w:date="2021-08-21T13:02:00Z">
            <w:rPr>
              <w:rFonts w:ascii="Arial" w:eastAsia="Times New Roman" w:hAnsi="Arial" w:cs="Arial"/>
              <w:b/>
              <w:bCs/>
              <w:color w:val="000000"/>
              <w:sz w:val="23"/>
              <w:szCs w:val="23"/>
              <w:bdr w:val="none" w:sz="0" w:space="0" w:color="auto" w:frame="1"/>
            </w:rPr>
          </w:rPrChange>
        </w:rPr>
        <w:t>Empty </w:t>
      </w:r>
      <w:r w:rsidRPr="008C6831">
        <w:rPr>
          <w:rFonts w:ascii="Maiandra GD" w:eastAsia="Times New Roman" w:hAnsi="Maiandra GD" w:cs="Arial"/>
          <w:color w:val="000000"/>
          <w:sz w:val="24"/>
          <w:szCs w:val="24"/>
          <w:bdr w:val="none" w:sz="0" w:space="0" w:color="auto" w:frame="1"/>
          <w:rPrChange w:id="5587" w:author="Narendra" w:date="2021-08-21T13:02:00Z">
            <w:rPr>
              <w:rFonts w:ascii="Arial" w:eastAsia="Times New Roman" w:hAnsi="Arial" w:cs="Arial"/>
              <w:color w:val="000000"/>
              <w:sz w:val="23"/>
              <w:szCs w:val="23"/>
              <w:bdr w:val="none" w:sz="0" w:space="0" w:color="auto" w:frame="1"/>
            </w:rPr>
          </w:rPrChange>
        </w:rPr>
        <w:t>project template as we are going to do everything from scratch and then checked the </w:t>
      </w:r>
      <w:r w:rsidRPr="008C6831">
        <w:rPr>
          <w:rFonts w:ascii="Maiandra GD" w:eastAsia="Times New Roman" w:hAnsi="Maiandra GD" w:cs="Arial"/>
          <w:b/>
          <w:bCs/>
          <w:color w:val="000000"/>
          <w:sz w:val="24"/>
          <w:szCs w:val="24"/>
          <w:rPrChange w:id="5588" w:author="Narendra" w:date="2021-08-21T13:02:00Z">
            <w:rPr>
              <w:rFonts w:ascii="Arial" w:eastAsia="Times New Roman" w:hAnsi="Arial" w:cs="Arial"/>
              <w:b/>
              <w:bCs/>
              <w:color w:val="000000"/>
              <w:sz w:val="23"/>
            </w:rPr>
          </w:rPrChange>
        </w:rPr>
        <w:t>MVC</w:t>
      </w:r>
      <w:r w:rsidRPr="008C6831">
        <w:rPr>
          <w:rFonts w:ascii="Maiandra GD" w:eastAsia="Times New Roman" w:hAnsi="Maiandra GD" w:cs="Arial"/>
          <w:color w:val="000000"/>
          <w:sz w:val="24"/>
          <w:szCs w:val="24"/>
          <w:bdr w:val="none" w:sz="0" w:space="0" w:color="auto" w:frame="1"/>
          <w:rPrChange w:id="5589" w:author="Narendra" w:date="2021-08-21T13:02:00Z">
            <w:rPr>
              <w:rFonts w:ascii="Arial" w:eastAsia="Times New Roman" w:hAnsi="Arial" w:cs="Arial"/>
              <w:color w:val="000000"/>
              <w:sz w:val="23"/>
              <w:szCs w:val="23"/>
              <w:bdr w:val="none" w:sz="0" w:space="0" w:color="auto" w:frame="1"/>
            </w:rPr>
          </w:rPrChange>
        </w:rPr>
        <w:t> and </w:t>
      </w:r>
      <w:r w:rsidRPr="008C6831">
        <w:rPr>
          <w:rFonts w:ascii="Maiandra GD" w:eastAsia="Times New Roman" w:hAnsi="Maiandra GD" w:cs="Arial"/>
          <w:b/>
          <w:bCs/>
          <w:color w:val="000000"/>
          <w:sz w:val="24"/>
          <w:szCs w:val="24"/>
          <w:rPrChange w:id="5590" w:author="Narendra" w:date="2021-08-21T13:02:00Z">
            <w:rPr>
              <w:rFonts w:ascii="Arial" w:eastAsia="Times New Roman" w:hAnsi="Arial" w:cs="Arial"/>
              <w:b/>
              <w:bCs/>
              <w:color w:val="000000"/>
              <w:sz w:val="23"/>
            </w:rPr>
          </w:rPrChange>
        </w:rPr>
        <w:t>Web API</w:t>
      </w:r>
      <w:r w:rsidRPr="008C6831">
        <w:rPr>
          <w:rFonts w:ascii="Maiandra GD" w:eastAsia="Times New Roman" w:hAnsi="Maiandra GD" w:cs="Arial"/>
          <w:color w:val="000000"/>
          <w:sz w:val="24"/>
          <w:szCs w:val="24"/>
          <w:bdr w:val="none" w:sz="0" w:space="0" w:color="auto" w:frame="1"/>
          <w:rPrChange w:id="5591" w:author="Narendra" w:date="2021-08-21T13:02:00Z">
            <w:rPr>
              <w:rFonts w:ascii="Arial" w:eastAsia="Times New Roman" w:hAnsi="Arial" w:cs="Arial"/>
              <w:color w:val="000000"/>
              <w:sz w:val="23"/>
              <w:szCs w:val="23"/>
              <w:bdr w:val="none" w:sz="0" w:space="0" w:color="auto" w:frame="1"/>
            </w:rPr>
          </w:rPrChange>
        </w:rPr>
        <w:t> checkbox from</w:t>
      </w:r>
      <w:r w:rsidRPr="008C6831">
        <w:rPr>
          <w:rFonts w:ascii="Maiandra GD" w:eastAsia="Times New Roman" w:hAnsi="Maiandra GD" w:cs="Arial"/>
          <w:b/>
          <w:bCs/>
          <w:color w:val="000000"/>
          <w:sz w:val="24"/>
          <w:szCs w:val="24"/>
          <w:rPrChange w:id="5592" w:author="Narendra" w:date="2021-08-21T13:02:00Z">
            <w:rPr>
              <w:rFonts w:ascii="Arial" w:eastAsia="Times New Roman" w:hAnsi="Arial" w:cs="Arial"/>
              <w:b/>
              <w:bCs/>
              <w:color w:val="000000"/>
              <w:sz w:val="23"/>
            </w:rPr>
          </w:rPrChange>
        </w:rPr>
        <w:t> Add folder and core references for</w:t>
      </w:r>
      <w:r w:rsidRPr="008C6831">
        <w:rPr>
          <w:rFonts w:ascii="Maiandra GD" w:eastAsia="Times New Roman" w:hAnsi="Maiandra GD" w:cs="Arial"/>
          <w:color w:val="000000"/>
          <w:sz w:val="24"/>
          <w:szCs w:val="24"/>
          <w:bdr w:val="none" w:sz="0" w:space="0" w:color="auto" w:frame="1"/>
          <w:rPrChange w:id="5593" w:author="Narendra" w:date="2021-08-21T13:02:00Z">
            <w:rPr>
              <w:rFonts w:ascii="Arial" w:eastAsia="Times New Roman" w:hAnsi="Arial" w:cs="Arial"/>
              <w:color w:val="000000"/>
              <w:sz w:val="23"/>
              <w:szCs w:val="23"/>
              <w:bdr w:val="none" w:sz="0" w:space="0" w:color="auto" w:frame="1"/>
            </w:rPr>
          </w:rPrChange>
        </w:rPr>
        <w:t> and then click on the </w:t>
      </w:r>
      <w:r w:rsidRPr="008C6831">
        <w:rPr>
          <w:rFonts w:ascii="Maiandra GD" w:eastAsia="Times New Roman" w:hAnsi="Maiandra GD" w:cs="Arial"/>
          <w:b/>
          <w:bCs/>
          <w:color w:val="000000"/>
          <w:sz w:val="24"/>
          <w:szCs w:val="24"/>
          <w:rPrChange w:id="5594" w:author="Narendra" w:date="2021-08-21T13:02:00Z">
            <w:rPr>
              <w:rFonts w:ascii="Arial" w:eastAsia="Times New Roman" w:hAnsi="Arial" w:cs="Arial"/>
              <w:b/>
              <w:bCs/>
              <w:color w:val="000000"/>
              <w:sz w:val="23"/>
            </w:rPr>
          </w:rPrChange>
        </w:rPr>
        <w:t>OK</w:t>
      </w:r>
      <w:r w:rsidRPr="008C6831">
        <w:rPr>
          <w:rFonts w:ascii="Maiandra GD" w:eastAsia="Times New Roman" w:hAnsi="Maiandra GD" w:cs="Arial"/>
          <w:color w:val="000000"/>
          <w:sz w:val="24"/>
          <w:szCs w:val="24"/>
          <w:bdr w:val="none" w:sz="0" w:space="0" w:color="auto" w:frame="1"/>
          <w:rPrChange w:id="5595" w:author="Narendra" w:date="2021-08-21T13:02:00Z">
            <w:rPr>
              <w:rFonts w:ascii="Arial" w:eastAsia="Times New Roman" w:hAnsi="Arial" w:cs="Arial"/>
              <w:color w:val="000000"/>
              <w:sz w:val="23"/>
              <w:szCs w:val="23"/>
              <w:bdr w:val="none" w:sz="0" w:space="0" w:color="auto" w:frame="1"/>
            </w:rPr>
          </w:rPrChange>
        </w:rPr>
        <w:t> button as shown in the below image.</w:t>
      </w:r>
    </w:p>
    <w:p w:rsidR="006E519F" w:rsidRPr="008C6831" w:rsidRDefault="006E519F" w:rsidP="006E519F">
      <w:pPr>
        <w:shd w:val="clear" w:color="auto" w:fill="FFFFFF"/>
        <w:spacing w:after="384" w:line="240" w:lineRule="auto"/>
        <w:textAlignment w:val="baseline"/>
        <w:rPr>
          <w:rFonts w:ascii="Maiandra GD" w:eastAsia="Times New Roman" w:hAnsi="Maiandra GD" w:cs="Segoe UI"/>
          <w:color w:val="212529"/>
          <w:sz w:val="24"/>
          <w:szCs w:val="24"/>
          <w:rPrChange w:id="5596"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Segoe UI"/>
          <w:noProof/>
          <w:color w:val="212529"/>
          <w:sz w:val="24"/>
          <w:szCs w:val="24"/>
          <w:rPrChange w:id="5597" w:author="Narendra" w:date="2021-08-21T13:02:00Z">
            <w:rPr>
              <w:rFonts w:ascii="Segoe UI" w:eastAsia="Times New Roman" w:hAnsi="Segoe UI" w:cs="Segoe UI"/>
              <w:noProof/>
              <w:color w:val="212529"/>
              <w:sz w:val="23"/>
              <w:szCs w:val="23"/>
            </w:rPr>
          </w:rPrChange>
        </w:rPr>
        <w:lastRenderedPageBreak/>
        <w:drawing>
          <wp:inline distT="0" distB="0" distL="0" distR="0">
            <wp:extent cx="6543675" cy="5105400"/>
            <wp:effectExtent l="19050" t="0" r="9525" b="0"/>
            <wp:docPr id="88" name="Picture 88" descr="ASP.NET Web API Token Based Authent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ASP.NET Web API Token Based Authentication"/>
                    <pic:cNvPicPr>
                      <a:picLocks noChangeAspect="1" noChangeArrowheads="1"/>
                    </pic:cNvPicPr>
                  </pic:nvPicPr>
                  <pic:blipFill>
                    <a:blip r:embed="rId49"/>
                    <a:srcRect/>
                    <a:stretch>
                      <a:fillRect/>
                    </a:stretch>
                  </pic:blipFill>
                  <pic:spPr bwMode="auto">
                    <a:xfrm>
                      <a:off x="0" y="0"/>
                      <a:ext cx="6543675" cy="5105400"/>
                    </a:xfrm>
                    <a:prstGeom prst="rect">
                      <a:avLst/>
                    </a:prstGeom>
                    <a:noFill/>
                    <a:ln w="9525">
                      <a:noFill/>
                      <a:miter lim="800000"/>
                      <a:headEnd/>
                      <a:tailEnd/>
                    </a:ln>
                  </pic:spPr>
                </pic:pic>
              </a:graphicData>
            </a:graphic>
          </wp:inline>
        </w:drawing>
      </w:r>
    </w:p>
    <w:p w:rsidR="006E519F" w:rsidRPr="008C6831" w:rsidRDefault="006E519F" w:rsidP="006E519F">
      <w:pPr>
        <w:shd w:val="clear" w:color="auto" w:fill="FFFFFF"/>
        <w:spacing w:after="0" w:line="240" w:lineRule="auto"/>
        <w:jc w:val="both"/>
        <w:textAlignment w:val="baseline"/>
        <w:outlineLvl w:val="4"/>
        <w:rPr>
          <w:rFonts w:ascii="Maiandra GD" w:eastAsia="Times New Roman" w:hAnsi="Maiandra GD" w:cs="Segoe UI"/>
          <w:color w:val="3A3A3A"/>
          <w:sz w:val="24"/>
          <w:szCs w:val="24"/>
          <w:rPrChange w:id="5598" w:author="Narendra" w:date="2021-08-21T13:02:00Z">
            <w:rPr>
              <w:rFonts w:ascii="Segoe UI" w:eastAsia="Times New Roman" w:hAnsi="Segoe UI" w:cs="Segoe UI"/>
              <w:color w:val="3A3A3A"/>
              <w:sz w:val="20"/>
              <w:szCs w:val="20"/>
            </w:rPr>
          </w:rPrChange>
        </w:rPr>
      </w:pPr>
      <w:r w:rsidRPr="008C6831">
        <w:rPr>
          <w:rFonts w:ascii="Maiandra GD" w:eastAsia="Times New Roman" w:hAnsi="Maiandra GD" w:cs="Arial"/>
          <w:b/>
          <w:bCs/>
          <w:color w:val="000000"/>
          <w:sz w:val="24"/>
          <w:szCs w:val="24"/>
          <w:rPrChange w:id="5599" w:author="Narendra" w:date="2021-08-21T13:02:00Z">
            <w:rPr>
              <w:rFonts w:ascii="Arial" w:eastAsia="Times New Roman" w:hAnsi="Arial" w:cs="Arial"/>
              <w:b/>
              <w:bCs/>
              <w:color w:val="000000"/>
              <w:sz w:val="27"/>
            </w:rPr>
          </w:rPrChange>
        </w:rPr>
        <w:t>Step3: Add the required references from NuGet packages into your application.</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5600"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5601" w:author="Narendra" w:date="2021-08-21T13:02:00Z">
            <w:rPr>
              <w:rFonts w:ascii="Arial" w:eastAsia="Times New Roman" w:hAnsi="Arial" w:cs="Arial"/>
              <w:color w:val="000000"/>
              <w:sz w:val="23"/>
              <w:szCs w:val="23"/>
              <w:bdr w:val="none" w:sz="0" w:space="0" w:color="auto" w:frame="1"/>
            </w:rPr>
          </w:rPrChange>
        </w:rPr>
        <w:t>In order to Implement the </w:t>
      </w:r>
      <w:r w:rsidRPr="008C6831">
        <w:rPr>
          <w:rFonts w:ascii="Maiandra GD" w:eastAsia="Times New Roman" w:hAnsi="Maiandra GD" w:cs="Arial"/>
          <w:b/>
          <w:bCs/>
          <w:color w:val="000000"/>
          <w:sz w:val="24"/>
          <w:szCs w:val="24"/>
          <w:rPrChange w:id="5602" w:author="Narendra" w:date="2021-08-21T13:02:00Z">
            <w:rPr>
              <w:rFonts w:ascii="Arial" w:eastAsia="Times New Roman" w:hAnsi="Arial" w:cs="Arial"/>
              <w:b/>
              <w:bCs/>
              <w:color w:val="000000"/>
              <w:sz w:val="23"/>
            </w:rPr>
          </w:rPrChange>
        </w:rPr>
        <w:t>Token-Based Authentication in ASP.NET Web API</w:t>
      </w:r>
      <w:r w:rsidRPr="008C6831">
        <w:rPr>
          <w:rFonts w:ascii="Maiandra GD" w:eastAsia="Times New Roman" w:hAnsi="Maiandra GD" w:cs="Arial"/>
          <w:color w:val="000000"/>
          <w:sz w:val="24"/>
          <w:szCs w:val="24"/>
          <w:bdr w:val="none" w:sz="0" w:space="0" w:color="auto" w:frame="1"/>
          <w:rPrChange w:id="5603" w:author="Narendra" w:date="2021-08-21T13:02:00Z">
            <w:rPr>
              <w:rFonts w:ascii="Arial" w:eastAsia="Times New Roman" w:hAnsi="Arial" w:cs="Arial"/>
              <w:color w:val="000000"/>
              <w:sz w:val="23"/>
              <w:szCs w:val="23"/>
              <w:bdr w:val="none" w:sz="0" w:space="0" w:color="auto" w:frame="1"/>
            </w:rPr>
          </w:rPrChange>
        </w:rPr>
        <w:t>, we need to install the followings references from </w:t>
      </w:r>
      <w:r w:rsidRPr="008C6831">
        <w:rPr>
          <w:rFonts w:ascii="Maiandra GD" w:eastAsia="Times New Roman" w:hAnsi="Maiandra GD" w:cs="Arial"/>
          <w:b/>
          <w:bCs/>
          <w:color w:val="000000"/>
          <w:sz w:val="24"/>
          <w:szCs w:val="24"/>
          <w:rPrChange w:id="5604" w:author="Narendra" w:date="2021-08-21T13:02:00Z">
            <w:rPr>
              <w:rFonts w:ascii="Arial" w:eastAsia="Times New Roman" w:hAnsi="Arial" w:cs="Arial"/>
              <w:b/>
              <w:bCs/>
              <w:color w:val="000000"/>
              <w:sz w:val="23"/>
            </w:rPr>
          </w:rPrChange>
        </w:rPr>
        <w:t>NuGet packages. </w:t>
      </w:r>
      <w:r w:rsidRPr="008C6831">
        <w:rPr>
          <w:rFonts w:ascii="Maiandra GD" w:eastAsia="Times New Roman" w:hAnsi="Maiandra GD" w:cs="Arial"/>
          <w:color w:val="000000"/>
          <w:sz w:val="24"/>
          <w:szCs w:val="24"/>
          <w:bdr w:val="none" w:sz="0" w:space="0" w:color="auto" w:frame="1"/>
          <w:rPrChange w:id="5605" w:author="Narendra" w:date="2021-08-21T13:02:00Z">
            <w:rPr>
              <w:rFonts w:ascii="Arial" w:eastAsia="Times New Roman" w:hAnsi="Arial" w:cs="Arial"/>
              <w:color w:val="000000"/>
              <w:sz w:val="23"/>
              <w:szCs w:val="23"/>
              <w:bdr w:val="none" w:sz="0" w:space="0" w:color="auto" w:frame="1"/>
            </w:rPr>
          </w:rPrChange>
        </w:rPr>
        <w:t>Later part of this article, we will discuss the use of each the below packages.</w:t>
      </w:r>
    </w:p>
    <w:p w:rsidR="006E519F" w:rsidRPr="008C6831" w:rsidRDefault="006E519F" w:rsidP="006E519F">
      <w:pPr>
        <w:numPr>
          <w:ilvl w:val="0"/>
          <w:numId w:val="18"/>
        </w:numPr>
        <w:shd w:val="clear" w:color="auto" w:fill="FFFFFF"/>
        <w:spacing w:after="0" w:line="240" w:lineRule="auto"/>
        <w:jc w:val="both"/>
        <w:textAlignment w:val="baseline"/>
        <w:rPr>
          <w:rFonts w:ascii="Maiandra GD" w:eastAsia="Times New Roman" w:hAnsi="Maiandra GD" w:cs="Segoe UI"/>
          <w:color w:val="212529"/>
          <w:sz w:val="24"/>
          <w:szCs w:val="24"/>
          <w:rPrChange w:id="5606"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color w:val="0000FF"/>
          <w:sz w:val="24"/>
          <w:szCs w:val="24"/>
          <w:rPrChange w:id="5607" w:author="Narendra" w:date="2021-08-21T13:02:00Z">
            <w:rPr>
              <w:rFonts w:ascii="Arial" w:eastAsia="Times New Roman" w:hAnsi="Arial" w:cs="Arial"/>
              <w:b/>
              <w:bCs/>
              <w:color w:val="0000FF"/>
              <w:sz w:val="23"/>
            </w:rPr>
          </w:rPrChange>
        </w:rPr>
        <w:t>Microsoft.Owin.Host.SystemWeb</w:t>
      </w:r>
    </w:p>
    <w:p w:rsidR="006E519F" w:rsidRPr="008C6831" w:rsidRDefault="006E519F" w:rsidP="006E519F">
      <w:pPr>
        <w:numPr>
          <w:ilvl w:val="0"/>
          <w:numId w:val="18"/>
        </w:numPr>
        <w:shd w:val="clear" w:color="auto" w:fill="FFFFFF"/>
        <w:spacing w:after="0" w:line="240" w:lineRule="auto"/>
        <w:jc w:val="both"/>
        <w:textAlignment w:val="baseline"/>
        <w:rPr>
          <w:rFonts w:ascii="Maiandra GD" w:eastAsia="Times New Roman" w:hAnsi="Maiandra GD" w:cs="Segoe UI"/>
          <w:color w:val="212529"/>
          <w:sz w:val="24"/>
          <w:szCs w:val="24"/>
          <w:rPrChange w:id="5608"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color w:val="0000FF"/>
          <w:sz w:val="24"/>
          <w:szCs w:val="24"/>
          <w:rPrChange w:id="5609" w:author="Narendra" w:date="2021-08-21T13:02:00Z">
            <w:rPr>
              <w:rFonts w:ascii="Arial" w:eastAsia="Times New Roman" w:hAnsi="Arial" w:cs="Arial"/>
              <w:b/>
              <w:bCs/>
              <w:color w:val="0000FF"/>
              <w:sz w:val="23"/>
            </w:rPr>
          </w:rPrChange>
        </w:rPr>
        <w:t>Microsoft.Owin.Security.OAuth</w:t>
      </w:r>
    </w:p>
    <w:p w:rsidR="006E519F" w:rsidRPr="008C6831" w:rsidRDefault="006E519F" w:rsidP="006E519F">
      <w:pPr>
        <w:numPr>
          <w:ilvl w:val="0"/>
          <w:numId w:val="18"/>
        </w:numPr>
        <w:shd w:val="clear" w:color="auto" w:fill="FFFFFF"/>
        <w:spacing w:after="0" w:line="240" w:lineRule="auto"/>
        <w:jc w:val="both"/>
        <w:textAlignment w:val="baseline"/>
        <w:rPr>
          <w:rFonts w:ascii="Maiandra GD" w:eastAsia="Times New Roman" w:hAnsi="Maiandra GD" w:cs="Segoe UI"/>
          <w:color w:val="212529"/>
          <w:sz w:val="24"/>
          <w:szCs w:val="24"/>
          <w:rPrChange w:id="5610"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color w:val="0000FF"/>
          <w:sz w:val="24"/>
          <w:szCs w:val="24"/>
          <w:rPrChange w:id="5611" w:author="Narendra" w:date="2021-08-21T13:02:00Z">
            <w:rPr>
              <w:rFonts w:ascii="Arial" w:eastAsia="Times New Roman" w:hAnsi="Arial" w:cs="Arial"/>
              <w:b/>
              <w:bCs/>
              <w:color w:val="0000FF"/>
              <w:sz w:val="23"/>
            </w:rPr>
          </w:rPrChange>
        </w:rPr>
        <w:t>Microsoft.Owin.Cors</w:t>
      </w:r>
    </w:p>
    <w:p w:rsidR="006E519F" w:rsidRPr="008C6831" w:rsidRDefault="006E519F" w:rsidP="006E519F">
      <w:pPr>
        <w:numPr>
          <w:ilvl w:val="0"/>
          <w:numId w:val="18"/>
        </w:numPr>
        <w:shd w:val="clear" w:color="auto" w:fill="FFFFFF"/>
        <w:spacing w:after="0" w:line="240" w:lineRule="auto"/>
        <w:jc w:val="both"/>
        <w:textAlignment w:val="baseline"/>
        <w:rPr>
          <w:rFonts w:ascii="Maiandra GD" w:eastAsia="Times New Roman" w:hAnsi="Maiandra GD" w:cs="Segoe UI"/>
          <w:color w:val="212529"/>
          <w:sz w:val="24"/>
          <w:szCs w:val="24"/>
          <w:rPrChange w:id="5612"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color w:val="0000FF"/>
          <w:sz w:val="24"/>
          <w:szCs w:val="24"/>
          <w:rPrChange w:id="5613" w:author="Narendra" w:date="2021-08-21T13:02:00Z">
            <w:rPr>
              <w:rFonts w:ascii="Arial" w:eastAsia="Times New Roman" w:hAnsi="Arial" w:cs="Arial"/>
              <w:b/>
              <w:bCs/>
              <w:color w:val="0000FF"/>
              <w:sz w:val="23"/>
            </w:rPr>
          </w:rPrChange>
        </w:rPr>
        <w:t>Newtonsoft.json</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5614"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5615" w:author="Narendra" w:date="2021-08-21T13:02:00Z">
            <w:rPr>
              <w:rFonts w:ascii="Arial" w:eastAsia="Times New Roman" w:hAnsi="Arial" w:cs="Arial"/>
              <w:color w:val="000000"/>
              <w:sz w:val="23"/>
              <w:szCs w:val="23"/>
              <w:bdr w:val="none" w:sz="0" w:space="0" w:color="auto" w:frame="1"/>
            </w:rPr>
          </w:rPrChange>
        </w:rPr>
        <w:t>For adding the above references from NuGet, Go to </w:t>
      </w:r>
      <w:r w:rsidRPr="008C6831">
        <w:rPr>
          <w:rFonts w:ascii="Maiandra GD" w:eastAsia="Times New Roman" w:hAnsi="Maiandra GD" w:cs="Arial"/>
          <w:b/>
          <w:bCs/>
          <w:color w:val="000000"/>
          <w:sz w:val="24"/>
          <w:szCs w:val="24"/>
          <w:rPrChange w:id="5616" w:author="Narendra" w:date="2021-08-21T13:02:00Z">
            <w:rPr>
              <w:rFonts w:ascii="Arial" w:eastAsia="Times New Roman" w:hAnsi="Arial" w:cs="Arial"/>
              <w:b/>
              <w:bCs/>
              <w:color w:val="000000"/>
              <w:sz w:val="23"/>
            </w:rPr>
          </w:rPrChange>
        </w:rPr>
        <w:t>Solution Explorer</w:t>
      </w:r>
      <w:r w:rsidRPr="008C6831">
        <w:rPr>
          <w:rFonts w:ascii="Maiandra GD" w:eastAsia="Times New Roman" w:hAnsi="Maiandra GD" w:cs="Arial"/>
          <w:color w:val="000000"/>
          <w:sz w:val="24"/>
          <w:szCs w:val="24"/>
          <w:bdr w:val="none" w:sz="0" w:space="0" w:color="auto" w:frame="1"/>
          <w:rPrChange w:id="5617" w:author="Narendra" w:date="2021-08-21T13:02:00Z">
            <w:rPr>
              <w:rFonts w:ascii="Arial" w:eastAsia="Times New Roman" w:hAnsi="Arial" w:cs="Arial"/>
              <w:color w:val="000000"/>
              <w:sz w:val="23"/>
              <w:szCs w:val="23"/>
              <w:bdr w:val="none" w:sz="0" w:space="0" w:color="auto" w:frame="1"/>
            </w:rPr>
          </w:rPrChange>
        </w:rPr>
        <w:t> &gt; </w:t>
      </w:r>
      <w:r w:rsidRPr="008C6831">
        <w:rPr>
          <w:rFonts w:ascii="Maiandra GD" w:eastAsia="Times New Roman" w:hAnsi="Maiandra GD" w:cs="Arial"/>
          <w:b/>
          <w:bCs/>
          <w:color w:val="000000"/>
          <w:sz w:val="24"/>
          <w:szCs w:val="24"/>
          <w:rPrChange w:id="5618" w:author="Narendra" w:date="2021-08-21T13:02:00Z">
            <w:rPr>
              <w:rFonts w:ascii="Arial" w:eastAsia="Times New Roman" w:hAnsi="Arial" w:cs="Arial"/>
              <w:b/>
              <w:bCs/>
              <w:color w:val="000000"/>
              <w:sz w:val="23"/>
            </w:rPr>
          </w:rPrChange>
        </w:rPr>
        <w:t>Right Click on the References</w:t>
      </w:r>
      <w:r w:rsidRPr="008C6831">
        <w:rPr>
          <w:rFonts w:ascii="Maiandra GD" w:eastAsia="Times New Roman" w:hAnsi="Maiandra GD" w:cs="Arial"/>
          <w:color w:val="000000"/>
          <w:sz w:val="24"/>
          <w:szCs w:val="24"/>
          <w:bdr w:val="none" w:sz="0" w:space="0" w:color="auto" w:frame="1"/>
          <w:rPrChange w:id="5619" w:author="Narendra" w:date="2021-08-21T13:02:00Z">
            <w:rPr>
              <w:rFonts w:ascii="Arial" w:eastAsia="Times New Roman" w:hAnsi="Arial" w:cs="Arial"/>
              <w:color w:val="000000"/>
              <w:sz w:val="23"/>
              <w:szCs w:val="23"/>
              <w:bdr w:val="none" w:sz="0" w:space="0" w:color="auto" w:frame="1"/>
            </w:rPr>
          </w:rPrChange>
        </w:rPr>
        <w:t> &gt; </w:t>
      </w:r>
      <w:r w:rsidRPr="008C6831">
        <w:rPr>
          <w:rFonts w:ascii="Maiandra GD" w:eastAsia="Times New Roman" w:hAnsi="Maiandra GD" w:cs="Arial"/>
          <w:b/>
          <w:bCs/>
          <w:color w:val="000000"/>
          <w:sz w:val="24"/>
          <w:szCs w:val="24"/>
          <w:rPrChange w:id="5620" w:author="Narendra" w:date="2021-08-21T13:02:00Z">
            <w:rPr>
              <w:rFonts w:ascii="Arial" w:eastAsia="Times New Roman" w:hAnsi="Arial" w:cs="Arial"/>
              <w:b/>
              <w:bCs/>
              <w:color w:val="000000"/>
              <w:sz w:val="23"/>
            </w:rPr>
          </w:rPrChange>
        </w:rPr>
        <w:t>Click on Manage NuGet Packages</w:t>
      </w:r>
      <w:r w:rsidRPr="008C6831">
        <w:rPr>
          <w:rFonts w:ascii="Maiandra GD" w:eastAsia="Times New Roman" w:hAnsi="Maiandra GD" w:cs="Arial"/>
          <w:color w:val="000000"/>
          <w:sz w:val="24"/>
          <w:szCs w:val="24"/>
          <w:bdr w:val="none" w:sz="0" w:space="0" w:color="auto" w:frame="1"/>
          <w:rPrChange w:id="5621" w:author="Narendra" w:date="2021-08-21T13:02:00Z">
            <w:rPr>
              <w:rFonts w:ascii="Arial" w:eastAsia="Times New Roman" w:hAnsi="Arial" w:cs="Arial"/>
              <w:color w:val="000000"/>
              <w:sz w:val="23"/>
              <w:szCs w:val="23"/>
              <w:bdr w:val="none" w:sz="0" w:space="0" w:color="auto" w:frame="1"/>
            </w:rPr>
          </w:rPrChange>
        </w:rPr>
        <w:t> &gt; Search for the </w:t>
      </w:r>
      <w:r w:rsidRPr="008C6831">
        <w:rPr>
          <w:rFonts w:ascii="Maiandra GD" w:eastAsia="Times New Roman" w:hAnsi="Maiandra GD" w:cs="Arial"/>
          <w:b/>
          <w:bCs/>
          <w:color w:val="000000"/>
          <w:sz w:val="24"/>
          <w:szCs w:val="24"/>
          <w:rPrChange w:id="5622" w:author="Narendra" w:date="2021-08-21T13:02:00Z">
            <w:rPr>
              <w:rFonts w:ascii="Arial" w:eastAsia="Times New Roman" w:hAnsi="Arial" w:cs="Arial"/>
              <w:b/>
              <w:bCs/>
              <w:color w:val="000000"/>
              <w:sz w:val="23"/>
            </w:rPr>
          </w:rPrChange>
        </w:rPr>
        <w:t>Microsoft.Owin.Host.SystemWeb</w:t>
      </w:r>
      <w:r w:rsidRPr="008C6831">
        <w:rPr>
          <w:rFonts w:ascii="Maiandra GD" w:eastAsia="Times New Roman" w:hAnsi="Maiandra GD" w:cs="Arial"/>
          <w:color w:val="000000"/>
          <w:sz w:val="24"/>
          <w:szCs w:val="24"/>
          <w:bdr w:val="none" w:sz="0" w:space="0" w:color="auto" w:frame="1"/>
          <w:rPrChange w:id="5623" w:author="Narendra" w:date="2021-08-21T13:02:00Z">
            <w:rPr>
              <w:rFonts w:ascii="Arial" w:eastAsia="Times New Roman" w:hAnsi="Arial" w:cs="Arial"/>
              <w:color w:val="000000"/>
              <w:sz w:val="23"/>
              <w:szCs w:val="23"/>
              <w:bdr w:val="none" w:sz="0" w:space="0" w:color="auto" w:frame="1"/>
            </w:rPr>
          </w:rPrChange>
        </w:rPr>
        <w:t>,  </w:t>
      </w:r>
      <w:r w:rsidRPr="008C6831">
        <w:rPr>
          <w:rFonts w:ascii="Maiandra GD" w:eastAsia="Times New Roman" w:hAnsi="Maiandra GD" w:cs="Arial"/>
          <w:b/>
          <w:bCs/>
          <w:color w:val="000000"/>
          <w:sz w:val="24"/>
          <w:szCs w:val="24"/>
          <w:rPrChange w:id="5624" w:author="Narendra" w:date="2021-08-21T13:02:00Z">
            <w:rPr>
              <w:rFonts w:ascii="Arial" w:eastAsia="Times New Roman" w:hAnsi="Arial" w:cs="Arial"/>
              <w:b/>
              <w:bCs/>
              <w:color w:val="000000"/>
              <w:sz w:val="23"/>
            </w:rPr>
          </w:rPrChange>
        </w:rPr>
        <w:t>Microsoft.Owin.Security.OAuth,</w:t>
      </w:r>
      <w:r w:rsidRPr="008C6831">
        <w:rPr>
          <w:rFonts w:ascii="Maiandra GD" w:eastAsia="Times New Roman" w:hAnsi="Maiandra GD" w:cs="Arial"/>
          <w:color w:val="000000"/>
          <w:sz w:val="24"/>
          <w:szCs w:val="24"/>
          <w:bdr w:val="none" w:sz="0" w:space="0" w:color="auto" w:frame="1"/>
          <w:rPrChange w:id="5625" w:author="Narendra" w:date="2021-08-21T13:02:00Z">
            <w:rPr>
              <w:rFonts w:ascii="Arial" w:eastAsia="Times New Roman" w:hAnsi="Arial" w:cs="Arial"/>
              <w:color w:val="000000"/>
              <w:sz w:val="23"/>
              <w:szCs w:val="23"/>
              <w:bdr w:val="none" w:sz="0" w:space="0" w:color="auto" w:frame="1"/>
            </w:rPr>
          </w:rPrChange>
        </w:rPr>
        <w:t> </w:t>
      </w:r>
      <w:r w:rsidRPr="008C6831">
        <w:rPr>
          <w:rFonts w:ascii="Maiandra GD" w:eastAsia="Times New Roman" w:hAnsi="Maiandra GD" w:cs="Arial"/>
          <w:b/>
          <w:bCs/>
          <w:color w:val="000000"/>
          <w:sz w:val="24"/>
          <w:szCs w:val="24"/>
          <w:rPrChange w:id="5626" w:author="Narendra" w:date="2021-08-21T13:02:00Z">
            <w:rPr>
              <w:rFonts w:ascii="Arial" w:eastAsia="Times New Roman" w:hAnsi="Arial" w:cs="Arial"/>
              <w:b/>
              <w:bCs/>
              <w:color w:val="000000"/>
              <w:sz w:val="23"/>
            </w:rPr>
          </w:rPrChange>
        </w:rPr>
        <w:t>Microsoft.Owin.Cors and Newtonsoft.json </w:t>
      </w:r>
      <w:r w:rsidRPr="008C6831">
        <w:rPr>
          <w:rFonts w:ascii="Maiandra GD" w:eastAsia="Times New Roman" w:hAnsi="Maiandra GD" w:cs="Arial"/>
          <w:color w:val="000000"/>
          <w:sz w:val="24"/>
          <w:szCs w:val="24"/>
          <w:bdr w:val="none" w:sz="0" w:space="0" w:color="auto" w:frame="1"/>
          <w:rPrChange w:id="5627" w:author="Narendra" w:date="2021-08-21T13:02:00Z">
            <w:rPr>
              <w:rFonts w:ascii="Arial" w:eastAsia="Times New Roman" w:hAnsi="Arial" w:cs="Arial"/>
              <w:color w:val="000000"/>
              <w:sz w:val="24"/>
              <w:szCs w:val="24"/>
              <w:bdr w:val="none" w:sz="0" w:space="0" w:color="auto" w:frame="1"/>
            </w:rPr>
          </w:rPrChange>
        </w:rPr>
        <w:t>and install. </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5628"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color w:val="000000"/>
          <w:sz w:val="24"/>
          <w:szCs w:val="24"/>
          <w:rPrChange w:id="5629" w:author="Narendra" w:date="2021-08-21T13:02:00Z">
            <w:rPr>
              <w:rFonts w:ascii="Arial" w:eastAsia="Times New Roman" w:hAnsi="Arial" w:cs="Arial"/>
              <w:b/>
              <w:bCs/>
              <w:color w:val="000000"/>
              <w:sz w:val="23"/>
            </w:rPr>
          </w:rPrChange>
        </w:rPr>
        <w:t>Note:</w:t>
      </w:r>
      <w:r w:rsidRPr="008C6831">
        <w:rPr>
          <w:rFonts w:ascii="Maiandra GD" w:eastAsia="Times New Roman" w:hAnsi="Maiandra GD" w:cs="Arial"/>
          <w:color w:val="000000"/>
          <w:sz w:val="24"/>
          <w:szCs w:val="24"/>
          <w:bdr w:val="none" w:sz="0" w:space="0" w:color="auto" w:frame="1"/>
          <w:rPrChange w:id="5630" w:author="Narendra" w:date="2021-08-21T13:02:00Z">
            <w:rPr>
              <w:rFonts w:ascii="Arial" w:eastAsia="Times New Roman" w:hAnsi="Arial" w:cs="Arial"/>
              <w:color w:val="000000"/>
              <w:sz w:val="23"/>
              <w:szCs w:val="23"/>
              <w:bdr w:val="none" w:sz="0" w:space="0" w:color="auto" w:frame="1"/>
            </w:rPr>
          </w:rPrChange>
        </w:rPr>
        <w:t> When you install the above packages the dependency references are also automatically installed into your application.</w:t>
      </w:r>
    </w:p>
    <w:p w:rsidR="006E519F" w:rsidRPr="008C6831" w:rsidRDefault="006E519F" w:rsidP="006E519F">
      <w:pPr>
        <w:shd w:val="clear" w:color="auto" w:fill="FFFFFF"/>
        <w:spacing w:after="0" w:line="240" w:lineRule="auto"/>
        <w:jc w:val="both"/>
        <w:textAlignment w:val="baseline"/>
        <w:outlineLvl w:val="5"/>
        <w:rPr>
          <w:rFonts w:ascii="Maiandra GD" w:eastAsia="Times New Roman" w:hAnsi="Maiandra GD" w:cs="Segoe UI"/>
          <w:color w:val="3A3A3A"/>
          <w:sz w:val="24"/>
          <w:szCs w:val="24"/>
          <w:rPrChange w:id="5631" w:author="Narendra" w:date="2021-08-21T13:02:00Z">
            <w:rPr>
              <w:rFonts w:ascii="Segoe UI" w:eastAsia="Times New Roman" w:hAnsi="Segoe UI" w:cs="Segoe UI"/>
              <w:color w:val="3A3A3A"/>
              <w:sz w:val="15"/>
              <w:szCs w:val="15"/>
            </w:rPr>
          </w:rPrChange>
        </w:rPr>
      </w:pPr>
      <w:r w:rsidRPr="008C6831">
        <w:rPr>
          <w:rFonts w:ascii="Maiandra GD" w:eastAsia="Times New Roman" w:hAnsi="Maiandra GD" w:cs="Arial"/>
          <w:b/>
          <w:bCs/>
          <w:color w:val="000000"/>
          <w:sz w:val="24"/>
          <w:szCs w:val="24"/>
          <w:rPrChange w:id="5632" w:author="Narendra" w:date="2021-08-21T13:02:00Z">
            <w:rPr>
              <w:rFonts w:ascii="Arial" w:eastAsia="Times New Roman" w:hAnsi="Arial" w:cs="Arial"/>
              <w:b/>
              <w:bCs/>
              <w:color w:val="000000"/>
              <w:sz w:val="23"/>
            </w:rPr>
          </w:rPrChange>
        </w:rPr>
        <w:t>Step4: Creating the ADO.NET Entity Data Model</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5633"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5634" w:author="Narendra" w:date="2021-08-21T13:02:00Z">
            <w:rPr>
              <w:rFonts w:ascii="Arial" w:eastAsia="Times New Roman" w:hAnsi="Arial" w:cs="Arial"/>
              <w:color w:val="000000"/>
              <w:sz w:val="23"/>
              <w:szCs w:val="23"/>
              <w:bdr w:val="none" w:sz="0" w:space="0" w:color="auto" w:frame="1"/>
            </w:rPr>
          </w:rPrChange>
        </w:rPr>
        <w:lastRenderedPageBreak/>
        <w:t>Here we are going to use the </w:t>
      </w:r>
      <w:r w:rsidRPr="008C6831">
        <w:rPr>
          <w:rFonts w:ascii="Maiandra GD" w:eastAsia="Times New Roman" w:hAnsi="Maiandra GD" w:cs="Arial"/>
          <w:b/>
          <w:bCs/>
          <w:color w:val="000000"/>
          <w:sz w:val="24"/>
          <w:szCs w:val="24"/>
          <w:rPrChange w:id="5635" w:author="Narendra" w:date="2021-08-21T13:02:00Z">
            <w:rPr>
              <w:rFonts w:ascii="Arial" w:eastAsia="Times New Roman" w:hAnsi="Arial" w:cs="Arial"/>
              <w:b/>
              <w:bCs/>
              <w:color w:val="000000"/>
              <w:sz w:val="23"/>
            </w:rPr>
          </w:rPrChange>
        </w:rPr>
        <w:t>DB First Approach of Entity Framework</w:t>
      </w:r>
      <w:r w:rsidRPr="008C6831">
        <w:rPr>
          <w:rFonts w:ascii="Maiandra GD" w:eastAsia="Times New Roman" w:hAnsi="Maiandra GD" w:cs="Arial"/>
          <w:color w:val="000000"/>
          <w:sz w:val="24"/>
          <w:szCs w:val="24"/>
          <w:bdr w:val="none" w:sz="0" w:space="0" w:color="auto" w:frame="1"/>
          <w:rPrChange w:id="5636" w:author="Narendra" w:date="2021-08-21T13:02:00Z">
            <w:rPr>
              <w:rFonts w:ascii="Arial" w:eastAsia="Times New Roman" w:hAnsi="Arial" w:cs="Arial"/>
              <w:color w:val="000000"/>
              <w:sz w:val="23"/>
              <w:szCs w:val="23"/>
              <w:bdr w:val="none" w:sz="0" w:space="0" w:color="auto" w:frame="1"/>
            </w:rPr>
          </w:rPrChange>
        </w:rPr>
        <w:t> to create the Entity Data Model against the </w:t>
      </w:r>
      <w:r w:rsidRPr="008C6831">
        <w:rPr>
          <w:rFonts w:ascii="Maiandra GD" w:eastAsia="Times New Roman" w:hAnsi="Maiandra GD" w:cs="Arial"/>
          <w:b/>
          <w:bCs/>
          <w:color w:val="000000"/>
          <w:sz w:val="24"/>
          <w:szCs w:val="24"/>
          <w:rPrChange w:id="5637" w:author="Narendra" w:date="2021-08-21T13:02:00Z">
            <w:rPr>
              <w:rFonts w:ascii="Arial" w:eastAsia="Times New Roman" w:hAnsi="Arial" w:cs="Arial"/>
              <w:b/>
              <w:bCs/>
              <w:color w:val="000000"/>
              <w:sz w:val="23"/>
            </w:rPr>
          </w:rPrChange>
        </w:rPr>
        <w:t>SECURITY_DB</w:t>
      </w:r>
      <w:r w:rsidRPr="008C6831">
        <w:rPr>
          <w:rFonts w:ascii="Maiandra GD" w:eastAsia="Times New Roman" w:hAnsi="Maiandra GD" w:cs="Arial"/>
          <w:color w:val="000000"/>
          <w:sz w:val="24"/>
          <w:szCs w:val="24"/>
          <w:bdr w:val="none" w:sz="0" w:space="0" w:color="auto" w:frame="1"/>
          <w:rPrChange w:id="5638" w:author="Narendra" w:date="2021-08-21T13:02:00Z">
            <w:rPr>
              <w:rFonts w:ascii="Arial" w:eastAsia="Times New Roman" w:hAnsi="Arial" w:cs="Arial"/>
              <w:color w:val="000000"/>
              <w:sz w:val="23"/>
              <w:szCs w:val="23"/>
              <w:bdr w:val="none" w:sz="0" w:space="0" w:color="auto" w:frame="1"/>
            </w:rPr>
          </w:rPrChange>
        </w:rPr>
        <w:t> database which we have already created and then select the </w:t>
      </w:r>
      <w:r w:rsidRPr="008C6831">
        <w:rPr>
          <w:rFonts w:ascii="Maiandra GD" w:eastAsia="Times New Roman" w:hAnsi="Maiandra GD" w:cs="Arial"/>
          <w:b/>
          <w:bCs/>
          <w:color w:val="000000"/>
          <w:sz w:val="24"/>
          <w:szCs w:val="24"/>
          <w:rPrChange w:id="5639" w:author="Narendra" w:date="2021-08-21T13:02:00Z">
            <w:rPr>
              <w:rFonts w:ascii="Arial" w:eastAsia="Times New Roman" w:hAnsi="Arial" w:cs="Arial"/>
              <w:b/>
              <w:bCs/>
              <w:color w:val="000000"/>
              <w:sz w:val="23"/>
            </w:rPr>
          </w:rPrChange>
        </w:rPr>
        <w:t>UserMaster</w:t>
      </w:r>
      <w:r w:rsidRPr="008C6831">
        <w:rPr>
          <w:rFonts w:ascii="Maiandra GD" w:eastAsia="Times New Roman" w:hAnsi="Maiandra GD" w:cs="Arial"/>
          <w:color w:val="000000"/>
          <w:sz w:val="24"/>
          <w:szCs w:val="24"/>
          <w:bdr w:val="none" w:sz="0" w:space="0" w:color="auto" w:frame="1"/>
          <w:rPrChange w:id="5640" w:author="Narendra" w:date="2021-08-21T13:02:00Z">
            <w:rPr>
              <w:rFonts w:ascii="Arial" w:eastAsia="Times New Roman" w:hAnsi="Arial" w:cs="Arial"/>
              <w:color w:val="000000"/>
              <w:sz w:val="23"/>
              <w:szCs w:val="23"/>
              <w:bdr w:val="none" w:sz="0" w:space="0" w:color="auto" w:frame="1"/>
            </w:rPr>
          </w:rPrChange>
        </w:rPr>
        <w:t> table from the </w:t>
      </w:r>
      <w:r w:rsidRPr="008C6831">
        <w:rPr>
          <w:rFonts w:ascii="Maiandra GD" w:eastAsia="Times New Roman" w:hAnsi="Maiandra GD" w:cs="Arial"/>
          <w:b/>
          <w:bCs/>
          <w:color w:val="000000"/>
          <w:sz w:val="24"/>
          <w:szCs w:val="24"/>
          <w:rPrChange w:id="5641" w:author="Narendra" w:date="2021-08-21T13:02:00Z">
            <w:rPr>
              <w:rFonts w:ascii="Arial" w:eastAsia="Times New Roman" w:hAnsi="Arial" w:cs="Arial"/>
              <w:b/>
              <w:bCs/>
              <w:color w:val="000000"/>
              <w:sz w:val="23"/>
            </w:rPr>
          </w:rPrChange>
        </w:rPr>
        <w:t>SECURITY_DB </w:t>
      </w:r>
      <w:r w:rsidRPr="008C6831">
        <w:rPr>
          <w:rFonts w:ascii="Maiandra GD" w:eastAsia="Times New Roman" w:hAnsi="Maiandra GD" w:cs="Arial"/>
          <w:color w:val="000000"/>
          <w:sz w:val="24"/>
          <w:szCs w:val="24"/>
          <w:bdr w:val="none" w:sz="0" w:space="0" w:color="auto" w:frame="1"/>
          <w:rPrChange w:id="5642" w:author="Narendra" w:date="2021-08-21T13:02:00Z">
            <w:rPr>
              <w:rFonts w:ascii="Arial" w:eastAsia="Times New Roman" w:hAnsi="Arial" w:cs="Arial"/>
              <w:color w:val="000000"/>
              <w:sz w:val="23"/>
              <w:szCs w:val="23"/>
              <w:bdr w:val="none" w:sz="0" w:space="0" w:color="auto" w:frame="1"/>
            </w:rPr>
          </w:rPrChange>
        </w:rPr>
        <w:t>database.</w:t>
      </w:r>
    </w:p>
    <w:p w:rsidR="006E519F" w:rsidRPr="008C6831" w:rsidRDefault="006E519F" w:rsidP="006E519F">
      <w:pPr>
        <w:shd w:val="clear" w:color="auto" w:fill="FFFFFF"/>
        <w:spacing w:after="0" w:line="240" w:lineRule="auto"/>
        <w:jc w:val="both"/>
        <w:textAlignment w:val="baseline"/>
        <w:outlineLvl w:val="4"/>
        <w:rPr>
          <w:rFonts w:ascii="Maiandra GD" w:eastAsia="Times New Roman" w:hAnsi="Maiandra GD" w:cs="Segoe UI"/>
          <w:color w:val="3A3A3A"/>
          <w:sz w:val="24"/>
          <w:szCs w:val="24"/>
          <w:rPrChange w:id="5643" w:author="Narendra" w:date="2021-08-21T13:02:00Z">
            <w:rPr>
              <w:rFonts w:ascii="Segoe UI" w:eastAsia="Times New Roman" w:hAnsi="Segoe UI" w:cs="Segoe UI"/>
              <w:color w:val="3A3A3A"/>
              <w:sz w:val="20"/>
              <w:szCs w:val="20"/>
            </w:rPr>
          </w:rPrChange>
        </w:rPr>
      </w:pPr>
      <w:r w:rsidRPr="008C6831">
        <w:rPr>
          <w:rFonts w:ascii="Maiandra GD" w:eastAsia="Times New Roman" w:hAnsi="Maiandra GD" w:cs="Arial"/>
          <w:b/>
          <w:bCs/>
          <w:color w:val="000000"/>
          <w:sz w:val="24"/>
          <w:szCs w:val="24"/>
          <w:rPrChange w:id="5644" w:author="Narendra" w:date="2021-08-21T13:02:00Z">
            <w:rPr>
              <w:rFonts w:ascii="Arial" w:eastAsia="Times New Roman" w:hAnsi="Arial" w:cs="Arial"/>
              <w:b/>
              <w:bCs/>
              <w:color w:val="000000"/>
              <w:sz w:val="27"/>
            </w:rPr>
          </w:rPrChange>
        </w:rPr>
        <w:t>Step5: Create a Repository class</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5645"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5646" w:author="Narendra" w:date="2021-08-21T13:02:00Z">
            <w:rPr>
              <w:rFonts w:ascii="Arial" w:eastAsia="Times New Roman" w:hAnsi="Arial" w:cs="Arial"/>
              <w:color w:val="000000"/>
              <w:sz w:val="23"/>
              <w:szCs w:val="23"/>
              <w:bdr w:val="none" w:sz="0" w:space="0" w:color="auto" w:frame="1"/>
            </w:rPr>
          </w:rPrChange>
        </w:rPr>
        <w:t>Now, you need to create a class with the name </w:t>
      </w:r>
      <w:r w:rsidRPr="008C6831">
        <w:rPr>
          <w:rFonts w:ascii="Maiandra GD" w:eastAsia="Times New Roman" w:hAnsi="Maiandra GD" w:cs="Arial"/>
          <w:b/>
          <w:bCs/>
          <w:color w:val="000000"/>
          <w:sz w:val="24"/>
          <w:szCs w:val="24"/>
          <w:rPrChange w:id="5647" w:author="Narendra" w:date="2021-08-21T13:02:00Z">
            <w:rPr>
              <w:rFonts w:ascii="Arial" w:eastAsia="Times New Roman" w:hAnsi="Arial" w:cs="Arial"/>
              <w:b/>
              <w:bCs/>
              <w:color w:val="000000"/>
              <w:sz w:val="23"/>
            </w:rPr>
          </w:rPrChange>
        </w:rPr>
        <w:t>UserMasterRepository</w:t>
      </w:r>
      <w:r w:rsidRPr="008C6831">
        <w:rPr>
          <w:rFonts w:ascii="Maiandra GD" w:eastAsia="Times New Roman" w:hAnsi="Maiandra GD" w:cs="Arial"/>
          <w:color w:val="000000"/>
          <w:sz w:val="24"/>
          <w:szCs w:val="24"/>
          <w:bdr w:val="none" w:sz="0" w:space="0" w:color="auto" w:frame="1"/>
          <w:rPrChange w:id="5648" w:author="Narendra" w:date="2021-08-21T13:02:00Z">
            <w:rPr>
              <w:rFonts w:ascii="Arial" w:eastAsia="Times New Roman" w:hAnsi="Arial" w:cs="Arial"/>
              <w:color w:val="000000"/>
              <w:sz w:val="23"/>
              <w:szCs w:val="23"/>
              <w:bdr w:val="none" w:sz="0" w:space="0" w:color="auto" w:frame="1"/>
            </w:rPr>
          </w:rPrChange>
        </w:rPr>
        <w:t> which will validate the user and also returns the user information. As you can see in the below code, the </w:t>
      </w:r>
      <w:r w:rsidRPr="008C6831">
        <w:rPr>
          <w:rFonts w:ascii="Maiandra GD" w:eastAsia="Times New Roman" w:hAnsi="Maiandra GD" w:cs="Arial"/>
          <w:b/>
          <w:bCs/>
          <w:color w:val="000000"/>
          <w:sz w:val="24"/>
          <w:szCs w:val="24"/>
          <w:rPrChange w:id="5649" w:author="Narendra" w:date="2021-08-21T13:02:00Z">
            <w:rPr>
              <w:rFonts w:ascii="Arial" w:eastAsia="Times New Roman" w:hAnsi="Arial" w:cs="Arial"/>
              <w:b/>
              <w:bCs/>
              <w:color w:val="000000"/>
              <w:sz w:val="23"/>
            </w:rPr>
          </w:rPrChange>
        </w:rPr>
        <w:t>ValidateUser</w:t>
      </w:r>
      <w:r w:rsidRPr="008C6831">
        <w:rPr>
          <w:rFonts w:ascii="Maiandra GD" w:eastAsia="Times New Roman" w:hAnsi="Maiandra GD" w:cs="Arial"/>
          <w:color w:val="000000"/>
          <w:sz w:val="24"/>
          <w:szCs w:val="24"/>
          <w:bdr w:val="none" w:sz="0" w:space="0" w:color="auto" w:frame="1"/>
          <w:rPrChange w:id="5650" w:author="Narendra" w:date="2021-08-21T13:02:00Z">
            <w:rPr>
              <w:rFonts w:ascii="Arial" w:eastAsia="Times New Roman" w:hAnsi="Arial" w:cs="Arial"/>
              <w:color w:val="000000"/>
              <w:sz w:val="23"/>
              <w:szCs w:val="23"/>
              <w:bdr w:val="none" w:sz="0" w:space="0" w:color="auto" w:frame="1"/>
            </w:rPr>
          </w:rPrChange>
        </w:rPr>
        <w:t> method takes the username and password as input parameter and then validate this. If the username and password valid then it will return UserMaster object else it will return null. Later we will discuss when and where we will use this method.</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65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5652" w:author="Narendra" w:date="2021-08-21T13:02:00Z">
            <w:rPr>
              <w:rFonts w:ascii="inherit" w:eastAsia="Times New Roman" w:hAnsi="inherit" w:cs="Consolas"/>
              <w:b/>
              <w:bCs/>
              <w:color w:val="D171DD"/>
              <w:sz w:val="25"/>
            </w:rPr>
          </w:rPrChange>
        </w:rPr>
        <w:t xml:space="preserve">namespace </w:t>
      </w:r>
      <w:r w:rsidRPr="008C6831">
        <w:rPr>
          <w:rFonts w:ascii="Maiandra GD" w:eastAsia="Times New Roman" w:hAnsi="Maiandra GD" w:cs="Consolas"/>
          <w:i/>
          <w:iCs/>
          <w:color w:val="4284AE"/>
          <w:sz w:val="24"/>
          <w:szCs w:val="24"/>
          <w:rPrChange w:id="5653" w:author="Narendra" w:date="2021-08-21T13:02:00Z">
            <w:rPr>
              <w:rFonts w:ascii="inherit" w:eastAsia="Times New Roman" w:hAnsi="inherit" w:cs="Consolas"/>
              <w:i/>
              <w:iCs/>
              <w:color w:val="4284AE"/>
              <w:sz w:val="25"/>
            </w:rPr>
          </w:rPrChange>
        </w:rPr>
        <w:t>TokenAuthenticationInWebAPI.Models</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65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5655"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65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5657"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5658"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5659" w:author="Narendra" w:date="2021-08-21T13:02:00Z">
            <w:rPr>
              <w:rFonts w:ascii="inherit" w:eastAsia="Times New Roman" w:hAnsi="inherit" w:cs="Consolas"/>
              <w:b/>
              <w:bCs/>
              <w:color w:val="D171DD"/>
              <w:sz w:val="25"/>
            </w:rPr>
          </w:rPrChange>
        </w:rPr>
        <w:t>class</w:t>
      </w:r>
      <w:r w:rsidRPr="008C6831">
        <w:rPr>
          <w:rFonts w:ascii="Maiandra GD" w:eastAsia="Times New Roman" w:hAnsi="Maiandra GD" w:cs="Consolas"/>
          <w:color w:val="CFD5E0"/>
          <w:sz w:val="24"/>
          <w:szCs w:val="24"/>
          <w:rPrChange w:id="5660" w:author="Narendra" w:date="2021-08-21T13:02:00Z">
            <w:rPr>
              <w:rFonts w:ascii="inherit" w:eastAsia="Times New Roman" w:hAnsi="inherit" w:cs="Consolas"/>
              <w:color w:val="CFD5E0"/>
              <w:sz w:val="25"/>
            </w:rPr>
          </w:rPrChange>
        </w:rPr>
        <w:t xml:space="preserve"> UserMasterRepository : IDisposable</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66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5662"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66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5664" w:author="Narendra" w:date="2021-08-21T13:02:00Z">
            <w:rPr>
              <w:rFonts w:ascii="inherit" w:eastAsia="Times New Roman" w:hAnsi="inherit" w:cs="Consolas"/>
              <w:color w:val="6B7C8B"/>
              <w:sz w:val="25"/>
            </w:rPr>
          </w:rPrChange>
        </w:rPr>
        <w:t>// SECURITY_DBEntities it is your context class</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66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5666" w:author="Narendra" w:date="2021-08-21T13:02:00Z">
            <w:rPr>
              <w:rFonts w:ascii="inherit" w:eastAsia="Times New Roman" w:hAnsi="inherit" w:cs="Consolas"/>
              <w:color w:val="CFD5E0"/>
              <w:sz w:val="25"/>
            </w:rPr>
          </w:rPrChange>
        </w:rPr>
        <w:t xml:space="preserve">SECURITY_DBEntities context = </w:t>
      </w:r>
      <w:r w:rsidRPr="008C6831">
        <w:rPr>
          <w:rFonts w:ascii="Maiandra GD" w:eastAsia="Times New Roman" w:hAnsi="Maiandra GD" w:cs="Consolas"/>
          <w:color w:val="4284AE"/>
          <w:sz w:val="24"/>
          <w:szCs w:val="24"/>
          <w:rPrChange w:id="5667"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5668"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5669" w:author="Narendra" w:date="2021-08-21T13:02:00Z">
            <w:rPr>
              <w:rFonts w:ascii="inherit" w:eastAsia="Times New Roman" w:hAnsi="inherit" w:cs="Consolas"/>
              <w:color w:val="4284AE"/>
              <w:sz w:val="25"/>
            </w:rPr>
          </w:rPrChange>
        </w:rPr>
        <w:t>SECURITY_DBEntities</w:t>
      </w:r>
      <w:r w:rsidRPr="008C6831">
        <w:rPr>
          <w:rFonts w:ascii="Maiandra GD" w:eastAsia="Times New Roman" w:hAnsi="Maiandra GD" w:cs="Consolas"/>
          <w:b/>
          <w:bCs/>
          <w:color w:val="6B7C8B"/>
          <w:sz w:val="24"/>
          <w:szCs w:val="24"/>
          <w:rPrChange w:id="5670"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5671"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67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5673" w:author="Narendra" w:date="2021-08-21T13:02:00Z">
            <w:rPr>
              <w:rFonts w:ascii="inherit" w:eastAsia="Times New Roman" w:hAnsi="inherit" w:cs="Consolas"/>
              <w:color w:val="6B7C8B"/>
              <w:sz w:val="25"/>
            </w:rPr>
          </w:rPrChange>
        </w:rPr>
        <w:t>//This method is used to check and validate the user credentials</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67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5675"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5676" w:author="Narendra" w:date="2021-08-21T13:02:00Z">
            <w:rPr>
              <w:rFonts w:ascii="inherit" w:eastAsia="Times New Roman" w:hAnsi="inherit" w:cs="Consolas"/>
              <w:color w:val="CFD5E0"/>
              <w:sz w:val="25"/>
            </w:rPr>
          </w:rPrChange>
        </w:rPr>
        <w:t xml:space="preserve"> UserMaster </w:t>
      </w:r>
      <w:r w:rsidRPr="008C6831">
        <w:rPr>
          <w:rFonts w:ascii="Maiandra GD" w:eastAsia="Times New Roman" w:hAnsi="Maiandra GD" w:cs="Consolas"/>
          <w:color w:val="4284AE"/>
          <w:sz w:val="24"/>
          <w:szCs w:val="24"/>
          <w:rPrChange w:id="5677" w:author="Narendra" w:date="2021-08-21T13:02:00Z">
            <w:rPr>
              <w:rFonts w:ascii="inherit" w:eastAsia="Times New Roman" w:hAnsi="inherit" w:cs="Consolas"/>
              <w:color w:val="4284AE"/>
              <w:sz w:val="25"/>
            </w:rPr>
          </w:rPrChange>
        </w:rPr>
        <w:t>ValidateUser</w:t>
      </w:r>
      <w:r w:rsidRPr="008C6831">
        <w:rPr>
          <w:rFonts w:ascii="Maiandra GD" w:eastAsia="Times New Roman" w:hAnsi="Maiandra GD" w:cs="Consolas"/>
          <w:b/>
          <w:bCs/>
          <w:color w:val="6B7C8B"/>
          <w:sz w:val="24"/>
          <w:szCs w:val="24"/>
          <w:rPrChange w:id="567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5679" w:author="Narendra" w:date="2021-08-21T13:02:00Z">
            <w:rPr>
              <w:rFonts w:ascii="inherit" w:eastAsia="Times New Roman" w:hAnsi="inherit" w:cs="Consolas"/>
              <w:color w:val="CFD5E0"/>
              <w:sz w:val="25"/>
            </w:rPr>
          </w:rPrChange>
        </w:rPr>
        <w:t>string username, string password</w:t>
      </w:r>
      <w:r w:rsidRPr="008C6831">
        <w:rPr>
          <w:rFonts w:ascii="Maiandra GD" w:eastAsia="Times New Roman" w:hAnsi="Maiandra GD" w:cs="Consolas"/>
          <w:b/>
          <w:bCs/>
          <w:color w:val="6B7C8B"/>
          <w:sz w:val="24"/>
          <w:szCs w:val="24"/>
          <w:rPrChange w:id="5680"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68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5682"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68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5684" w:author="Narendra" w:date="2021-08-21T13:02:00Z">
            <w:rPr>
              <w:rFonts w:ascii="inherit" w:eastAsia="Times New Roman" w:hAnsi="inherit" w:cs="Consolas"/>
              <w:b/>
              <w:bCs/>
              <w:color w:val="D171DD"/>
              <w:sz w:val="25"/>
            </w:rPr>
          </w:rPrChange>
        </w:rPr>
        <w:t>return</w:t>
      </w:r>
      <w:r w:rsidRPr="008C6831">
        <w:rPr>
          <w:rFonts w:ascii="Maiandra GD" w:eastAsia="Times New Roman" w:hAnsi="Maiandra GD" w:cs="Consolas"/>
          <w:color w:val="CFD5E0"/>
          <w:sz w:val="24"/>
          <w:szCs w:val="24"/>
          <w:rPrChange w:id="5685" w:author="Narendra" w:date="2021-08-21T13:02:00Z">
            <w:rPr>
              <w:rFonts w:ascii="inherit" w:eastAsia="Times New Roman" w:hAnsi="inherit" w:cs="Consolas"/>
              <w:color w:val="CFD5E0"/>
              <w:sz w:val="25"/>
            </w:rPr>
          </w:rPrChange>
        </w:rPr>
        <w:t xml:space="preserve"> context.</w:t>
      </w:r>
      <w:r w:rsidRPr="008C6831">
        <w:rPr>
          <w:rFonts w:ascii="Maiandra GD" w:eastAsia="Times New Roman" w:hAnsi="Maiandra GD" w:cs="Consolas"/>
          <w:color w:val="4284AE"/>
          <w:sz w:val="24"/>
          <w:szCs w:val="24"/>
          <w:rPrChange w:id="5686" w:author="Narendra" w:date="2021-08-21T13:02:00Z">
            <w:rPr>
              <w:rFonts w:ascii="inherit" w:eastAsia="Times New Roman" w:hAnsi="inherit" w:cs="Consolas"/>
              <w:color w:val="4284AE"/>
              <w:sz w:val="25"/>
            </w:rPr>
          </w:rPrChange>
        </w:rPr>
        <w:t>UserMasters</w:t>
      </w:r>
      <w:r w:rsidRPr="008C6831">
        <w:rPr>
          <w:rFonts w:ascii="Maiandra GD" w:eastAsia="Times New Roman" w:hAnsi="Maiandra GD" w:cs="Consolas"/>
          <w:color w:val="CFD5E0"/>
          <w:sz w:val="24"/>
          <w:szCs w:val="24"/>
          <w:rPrChange w:id="5687"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5688" w:author="Narendra" w:date="2021-08-21T13:02:00Z">
            <w:rPr>
              <w:rFonts w:ascii="inherit" w:eastAsia="Times New Roman" w:hAnsi="inherit" w:cs="Consolas"/>
              <w:color w:val="4284AE"/>
              <w:sz w:val="25"/>
            </w:rPr>
          </w:rPrChange>
        </w:rPr>
        <w:t>FirstOrDefault</w:t>
      </w:r>
      <w:r w:rsidRPr="008C6831">
        <w:rPr>
          <w:rFonts w:ascii="Maiandra GD" w:eastAsia="Times New Roman" w:hAnsi="Maiandra GD" w:cs="Consolas"/>
          <w:b/>
          <w:bCs/>
          <w:color w:val="6B7C8B"/>
          <w:sz w:val="24"/>
          <w:szCs w:val="24"/>
          <w:rPrChange w:id="568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5690" w:author="Narendra" w:date="2021-08-21T13:02:00Z">
            <w:rPr>
              <w:rFonts w:ascii="inherit" w:eastAsia="Times New Roman" w:hAnsi="inherit" w:cs="Consolas"/>
              <w:color w:val="CFD5E0"/>
              <w:sz w:val="25"/>
            </w:rPr>
          </w:rPrChange>
        </w:rPr>
        <w:t>user =</w:t>
      </w:r>
      <w:r w:rsidRPr="008C6831">
        <w:rPr>
          <w:rFonts w:ascii="Maiandra GD" w:eastAsia="Times New Roman" w:hAnsi="Maiandra GD" w:cs="Consolas"/>
          <w:b/>
          <w:bCs/>
          <w:color w:val="6B7C8B"/>
          <w:sz w:val="24"/>
          <w:szCs w:val="24"/>
          <w:rPrChange w:id="5691" w:author="Narendra" w:date="2021-08-21T13:02:00Z">
            <w:rPr>
              <w:rFonts w:ascii="inherit" w:eastAsia="Times New Roman" w:hAnsi="inherit" w:cs="Consolas"/>
              <w:b/>
              <w:bCs/>
              <w:color w:val="6B7C8B"/>
              <w:sz w:val="25"/>
            </w:rPr>
          </w:rPrChange>
        </w:rPr>
        <w:t>&gt;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69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5693" w:author="Narendra" w:date="2021-08-21T13:02:00Z">
            <w:rPr>
              <w:rFonts w:ascii="inherit" w:eastAsia="Times New Roman" w:hAnsi="inherit" w:cs="Consolas"/>
              <w:color w:val="CFD5E0"/>
              <w:sz w:val="25"/>
            </w:rPr>
          </w:rPrChange>
        </w:rPr>
        <w:t>user.</w:t>
      </w:r>
      <w:r w:rsidRPr="008C6831">
        <w:rPr>
          <w:rFonts w:ascii="Maiandra GD" w:eastAsia="Times New Roman" w:hAnsi="Maiandra GD" w:cs="Consolas"/>
          <w:color w:val="4284AE"/>
          <w:sz w:val="24"/>
          <w:szCs w:val="24"/>
          <w:rPrChange w:id="5694" w:author="Narendra" w:date="2021-08-21T13:02:00Z">
            <w:rPr>
              <w:rFonts w:ascii="inherit" w:eastAsia="Times New Roman" w:hAnsi="inherit" w:cs="Consolas"/>
              <w:color w:val="4284AE"/>
              <w:sz w:val="25"/>
            </w:rPr>
          </w:rPrChange>
        </w:rPr>
        <w:t>UserName</w:t>
      </w:r>
      <w:r w:rsidRPr="008C6831">
        <w:rPr>
          <w:rFonts w:ascii="Maiandra GD" w:eastAsia="Times New Roman" w:hAnsi="Maiandra GD" w:cs="Consolas"/>
          <w:color w:val="CFD5E0"/>
          <w:sz w:val="24"/>
          <w:szCs w:val="24"/>
          <w:rPrChange w:id="5695"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5696" w:author="Narendra" w:date="2021-08-21T13:02:00Z">
            <w:rPr>
              <w:rFonts w:ascii="inherit" w:eastAsia="Times New Roman" w:hAnsi="inherit" w:cs="Consolas"/>
              <w:color w:val="4284AE"/>
              <w:sz w:val="25"/>
            </w:rPr>
          </w:rPrChange>
        </w:rPr>
        <w:t>Equals</w:t>
      </w:r>
      <w:r w:rsidRPr="008C6831">
        <w:rPr>
          <w:rFonts w:ascii="Maiandra GD" w:eastAsia="Times New Roman" w:hAnsi="Maiandra GD" w:cs="Consolas"/>
          <w:b/>
          <w:bCs/>
          <w:color w:val="6B7C8B"/>
          <w:sz w:val="24"/>
          <w:szCs w:val="24"/>
          <w:rPrChange w:id="569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5698" w:author="Narendra" w:date="2021-08-21T13:02:00Z">
            <w:rPr>
              <w:rFonts w:ascii="inherit" w:eastAsia="Times New Roman" w:hAnsi="inherit" w:cs="Consolas"/>
              <w:color w:val="CFD5E0"/>
              <w:sz w:val="25"/>
            </w:rPr>
          </w:rPrChange>
        </w:rPr>
        <w:t>username, StringComparison.</w:t>
      </w:r>
      <w:r w:rsidRPr="008C6831">
        <w:rPr>
          <w:rFonts w:ascii="Maiandra GD" w:eastAsia="Times New Roman" w:hAnsi="Maiandra GD" w:cs="Consolas"/>
          <w:color w:val="4284AE"/>
          <w:sz w:val="24"/>
          <w:szCs w:val="24"/>
          <w:rPrChange w:id="5699" w:author="Narendra" w:date="2021-08-21T13:02:00Z">
            <w:rPr>
              <w:rFonts w:ascii="inherit" w:eastAsia="Times New Roman" w:hAnsi="inherit" w:cs="Consolas"/>
              <w:color w:val="4284AE"/>
              <w:sz w:val="25"/>
            </w:rPr>
          </w:rPrChange>
        </w:rPr>
        <w:t>OrdinalIgnoreCase</w:t>
      </w:r>
      <w:r w:rsidRPr="008C6831">
        <w:rPr>
          <w:rFonts w:ascii="Maiandra GD" w:eastAsia="Times New Roman" w:hAnsi="Maiandra GD" w:cs="Consolas"/>
          <w:b/>
          <w:bCs/>
          <w:color w:val="6B7C8B"/>
          <w:sz w:val="24"/>
          <w:szCs w:val="24"/>
          <w:rPrChange w:id="5700"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70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5702" w:author="Narendra" w:date="2021-08-21T13:02:00Z">
            <w:rPr>
              <w:rFonts w:ascii="inherit" w:eastAsia="Times New Roman" w:hAnsi="inherit" w:cs="Consolas"/>
              <w:color w:val="CFD5E0"/>
              <w:sz w:val="25"/>
            </w:rPr>
          </w:rPrChange>
        </w:rPr>
        <w:t>&amp;&amp; user.</w:t>
      </w:r>
      <w:r w:rsidRPr="008C6831">
        <w:rPr>
          <w:rFonts w:ascii="Maiandra GD" w:eastAsia="Times New Roman" w:hAnsi="Maiandra GD" w:cs="Consolas"/>
          <w:color w:val="4284AE"/>
          <w:sz w:val="24"/>
          <w:szCs w:val="24"/>
          <w:rPrChange w:id="5703" w:author="Narendra" w:date="2021-08-21T13:02:00Z">
            <w:rPr>
              <w:rFonts w:ascii="inherit" w:eastAsia="Times New Roman" w:hAnsi="inherit" w:cs="Consolas"/>
              <w:color w:val="4284AE"/>
              <w:sz w:val="25"/>
            </w:rPr>
          </w:rPrChange>
        </w:rPr>
        <w:t>UserPassword</w:t>
      </w:r>
      <w:r w:rsidRPr="008C6831">
        <w:rPr>
          <w:rFonts w:ascii="Maiandra GD" w:eastAsia="Times New Roman" w:hAnsi="Maiandra GD" w:cs="Consolas"/>
          <w:color w:val="CFD5E0"/>
          <w:sz w:val="24"/>
          <w:szCs w:val="24"/>
          <w:rPrChange w:id="5704" w:author="Narendra" w:date="2021-08-21T13:02:00Z">
            <w:rPr>
              <w:rFonts w:ascii="inherit" w:eastAsia="Times New Roman" w:hAnsi="inherit" w:cs="Consolas"/>
              <w:color w:val="CFD5E0"/>
              <w:sz w:val="25"/>
            </w:rPr>
          </w:rPrChange>
        </w:rPr>
        <w:t xml:space="preserve"> == password</w:t>
      </w:r>
      <w:r w:rsidRPr="008C6831">
        <w:rPr>
          <w:rFonts w:ascii="Maiandra GD" w:eastAsia="Times New Roman" w:hAnsi="Maiandra GD" w:cs="Consolas"/>
          <w:b/>
          <w:bCs/>
          <w:color w:val="6B7C8B"/>
          <w:sz w:val="24"/>
          <w:szCs w:val="24"/>
          <w:rPrChange w:id="5705"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5706"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70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5708"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70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5710"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5711"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5712" w:author="Narendra" w:date="2021-08-21T13:02:00Z">
            <w:rPr>
              <w:rFonts w:ascii="inherit" w:eastAsia="Times New Roman" w:hAnsi="inherit" w:cs="Consolas"/>
              <w:b/>
              <w:bCs/>
              <w:color w:val="D171DD"/>
              <w:sz w:val="25"/>
            </w:rPr>
          </w:rPrChange>
        </w:rPr>
        <w:t>void</w:t>
      </w:r>
      <w:r w:rsidRPr="008C6831">
        <w:rPr>
          <w:rFonts w:ascii="Maiandra GD" w:eastAsia="Times New Roman" w:hAnsi="Maiandra GD" w:cs="Consolas"/>
          <w:color w:val="CFD5E0"/>
          <w:sz w:val="24"/>
          <w:szCs w:val="24"/>
          <w:rPrChange w:id="5713"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5714" w:author="Narendra" w:date="2021-08-21T13:02:00Z">
            <w:rPr>
              <w:rFonts w:ascii="inherit" w:eastAsia="Times New Roman" w:hAnsi="inherit" w:cs="Consolas"/>
              <w:color w:val="4284AE"/>
              <w:sz w:val="25"/>
            </w:rPr>
          </w:rPrChange>
        </w:rPr>
        <w:t>Dispose</w:t>
      </w:r>
      <w:r w:rsidRPr="008C6831">
        <w:rPr>
          <w:rFonts w:ascii="Maiandra GD" w:eastAsia="Times New Roman" w:hAnsi="Maiandra GD" w:cs="Consolas"/>
          <w:b/>
          <w:bCs/>
          <w:color w:val="6B7C8B"/>
          <w:sz w:val="24"/>
          <w:szCs w:val="24"/>
          <w:rPrChange w:id="5715"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71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5717"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71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5719" w:author="Narendra" w:date="2021-08-21T13:02:00Z">
            <w:rPr>
              <w:rFonts w:ascii="inherit" w:eastAsia="Times New Roman" w:hAnsi="inherit" w:cs="Consolas"/>
              <w:color w:val="CFD5E0"/>
              <w:sz w:val="25"/>
            </w:rPr>
          </w:rPrChange>
        </w:rPr>
        <w:t>context.</w:t>
      </w:r>
      <w:r w:rsidRPr="008C6831">
        <w:rPr>
          <w:rFonts w:ascii="Maiandra GD" w:eastAsia="Times New Roman" w:hAnsi="Maiandra GD" w:cs="Consolas"/>
          <w:color w:val="4284AE"/>
          <w:sz w:val="24"/>
          <w:szCs w:val="24"/>
          <w:rPrChange w:id="5720" w:author="Narendra" w:date="2021-08-21T13:02:00Z">
            <w:rPr>
              <w:rFonts w:ascii="inherit" w:eastAsia="Times New Roman" w:hAnsi="inherit" w:cs="Consolas"/>
              <w:color w:val="4284AE"/>
              <w:sz w:val="25"/>
            </w:rPr>
          </w:rPrChange>
        </w:rPr>
        <w:t>Dispose</w:t>
      </w:r>
      <w:r w:rsidRPr="008C6831">
        <w:rPr>
          <w:rFonts w:ascii="Maiandra GD" w:eastAsia="Times New Roman" w:hAnsi="Maiandra GD" w:cs="Consolas"/>
          <w:b/>
          <w:bCs/>
          <w:color w:val="6B7C8B"/>
          <w:sz w:val="24"/>
          <w:szCs w:val="24"/>
          <w:rPrChange w:id="572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5722"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72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5724"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72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5726"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line="384" w:lineRule="atLeast"/>
        <w:textAlignment w:val="baseline"/>
        <w:rPr>
          <w:rFonts w:ascii="Maiandra GD" w:eastAsia="Times New Roman" w:hAnsi="Maiandra GD" w:cs="Consolas"/>
          <w:color w:val="596174"/>
          <w:sz w:val="24"/>
          <w:szCs w:val="24"/>
          <w:rPrChange w:id="572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5728"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FFFFFF"/>
        <w:spacing w:after="0" w:line="240" w:lineRule="auto"/>
        <w:jc w:val="both"/>
        <w:textAlignment w:val="baseline"/>
        <w:outlineLvl w:val="3"/>
        <w:rPr>
          <w:rFonts w:ascii="Maiandra GD" w:eastAsia="Times New Roman" w:hAnsi="Maiandra GD" w:cs="Segoe UI"/>
          <w:color w:val="3A3A3A"/>
          <w:sz w:val="24"/>
          <w:szCs w:val="24"/>
          <w:rPrChange w:id="5729" w:author="Narendra" w:date="2021-08-21T13:02:00Z">
            <w:rPr>
              <w:rFonts w:ascii="Segoe UI" w:eastAsia="Times New Roman" w:hAnsi="Segoe UI" w:cs="Segoe UI"/>
              <w:color w:val="3A3A3A"/>
              <w:sz w:val="24"/>
              <w:szCs w:val="24"/>
            </w:rPr>
          </w:rPrChange>
        </w:rPr>
      </w:pPr>
      <w:r w:rsidRPr="008C6831">
        <w:rPr>
          <w:rFonts w:ascii="Maiandra GD" w:eastAsia="Times New Roman" w:hAnsi="Maiandra GD" w:cs="Arial"/>
          <w:b/>
          <w:bCs/>
          <w:color w:val="000000"/>
          <w:sz w:val="24"/>
          <w:szCs w:val="24"/>
          <w:rPrChange w:id="5730" w:author="Narendra" w:date="2021-08-21T13:02:00Z">
            <w:rPr>
              <w:rFonts w:ascii="Arial" w:eastAsia="Times New Roman" w:hAnsi="Arial" w:cs="Arial"/>
              <w:b/>
              <w:bCs/>
              <w:color w:val="000000"/>
              <w:sz w:val="30"/>
            </w:rPr>
          </w:rPrChange>
        </w:rPr>
        <w:t>Step6: Add a class for validating the user credentials asking for tokens.</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5731"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5732" w:author="Narendra" w:date="2021-08-21T13:02:00Z">
            <w:rPr>
              <w:rFonts w:ascii="Arial" w:eastAsia="Times New Roman" w:hAnsi="Arial" w:cs="Arial"/>
              <w:color w:val="000000"/>
              <w:sz w:val="23"/>
              <w:szCs w:val="23"/>
              <w:bdr w:val="none" w:sz="0" w:space="0" w:color="auto" w:frame="1"/>
            </w:rPr>
          </w:rPrChange>
        </w:rPr>
        <w:t>Now we need to add a class with the name </w:t>
      </w:r>
      <w:r w:rsidRPr="008C6831">
        <w:rPr>
          <w:rFonts w:ascii="Maiandra GD" w:eastAsia="Times New Roman" w:hAnsi="Maiandra GD" w:cs="Arial"/>
          <w:b/>
          <w:bCs/>
          <w:color w:val="000000"/>
          <w:sz w:val="24"/>
          <w:szCs w:val="24"/>
          <w:rPrChange w:id="5733" w:author="Narendra" w:date="2021-08-21T13:02:00Z">
            <w:rPr>
              <w:rFonts w:ascii="Arial" w:eastAsia="Times New Roman" w:hAnsi="Arial" w:cs="Arial"/>
              <w:b/>
              <w:bCs/>
              <w:color w:val="000000"/>
              <w:sz w:val="23"/>
            </w:rPr>
          </w:rPrChange>
        </w:rPr>
        <w:t>MyAuthorizationServerProvider</w:t>
      </w:r>
      <w:r w:rsidRPr="008C6831">
        <w:rPr>
          <w:rFonts w:ascii="Maiandra GD" w:eastAsia="Times New Roman" w:hAnsi="Maiandra GD" w:cs="Arial"/>
          <w:color w:val="000000"/>
          <w:sz w:val="24"/>
          <w:szCs w:val="24"/>
          <w:bdr w:val="none" w:sz="0" w:space="0" w:color="auto" w:frame="1"/>
          <w:rPrChange w:id="5734" w:author="Narendra" w:date="2021-08-21T13:02:00Z">
            <w:rPr>
              <w:rFonts w:ascii="Arial" w:eastAsia="Times New Roman" w:hAnsi="Arial" w:cs="Arial"/>
              <w:color w:val="000000"/>
              <w:sz w:val="23"/>
              <w:szCs w:val="23"/>
              <w:bdr w:val="none" w:sz="0" w:space="0" w:color="auto" w:frame="1"/>
            </w:rPr>
          </w:rPrChange>
        </w:rPr>
        <w:t> into our application. Within that class, we need to write the logic for </w:t>
      </w:r>
      <w:r w:rsidRPr="008C6831">
        <w:rPr>
          <w:rFonts w:ascii="Maiandra GD" w:eastAsia="Times New Roman" w:hAnsi="Maiandra GD" w:cs="Arial"/>
          <w:b/>
          <w:bCs/>
          <w:color w:val="000000"/>
          <w:sz w:val="24"/>
          <w:szCs w:val="24"/>
          <w:rPrChange w:id="5735" w:author="Narendra" w:date="2021-08-21T13:02:00Z">
            <w:rPr>
              <w:rFonts w:ascii="Arial" w:eastAsia="Times New Roman" w:hAnsi="Arial" w:cs="Arial"/>
              <w:b/>
              <w:bCs/>
              <w:color w:val="000000"/>
              <w:sz w:val="23"/>
            </w:rPr>
          </w:rPrChange>
        </w:rPr>
        <w:t>validating the user credentials</w:t>
      </w:r>
      <w:r w:rsidRPr="008C6831">
        <w:rPr>
          <w:rFonts w:ascii="Maiandra GD" w:eastAsia="Times New Roman" w:hAnsi="Maiandra GD" w:cs="Arial"/>
          <w:color w:val="000000"/>
          <w:sz w:val="24"/>
          <w:szCs w:val="24"/>
          <w:bdr w:val="none" w:sz="0" w:space="0" w:color="auto" w:frame="1"/>
          <w:rPrChange w:id="5736" w:author="Narendra" w:date="2021-08-21T13:02:00Z">
            <w:rPr>
              <w:rFonts w:ascii="Arial" w:eastAsia="Times New Roman" w:hAnsi="Arial" w:cs="Arial"/>
              <w:color w:val="000000"/>
              <w:sz w:val="23"/>
              <w:szCs w:val="23"/>
              <w:bdr w:val="none" w:sz="0" w:space="0" w:color="auto" w:frame="1"/>
            </w:rPr>
          </w:rPrChange>
        </w:rPr>
        <w:t> and </w:t>
      </w:r>
      <w:r w:rsidRPr="008C6831">
        <w:rPr>
          <w:rFonts w:ascii="Maiandra GD" w:eastAsia="Times New Roman" w:hAnsi="Maiandra GD" w:cs="Arial"/>
          <w:b/>
          <w:bCs/>
          <w:color w:val="000000"/>
          <w:sz w:val="24"/>
          <w:szCs w:val="24"/>
          <w:rPrChange w:id="5737" w:author="Narendra" w:date="2021-08-21T13:02:00Z">
            <w:rPr>
              <w:rFonts w:ascii="Arial" w:eastAsia="Times New Roman" w:hAnsi="Arial" w:cs="Arial"/>
              <w:b/>
              <w:bCs/>
              <w:color w:val="000000"/>
              <w:sz w:val="23"/>
            </w:rPr>
          </w:rPrChange>
        </w:rPr>
        <w:t>generating the access token</w:t>
      </w:r>
      <w:r w:rsidRPr="008C6831">
        <w:rPr>
          <w:rFonts w:ascii="Maiandra GD" w:eastAsia="Times New Roman" w:hAnsi="Maiandra GD" w:cs="Arial"/>
          <w:color w:val="000000"/>
          <w:sz w:val="24"/>
          <w:szCs w:val="24"/>
          <w:bdr w:val="none" w:sz="0" w:space="0" w:color="auto" w:frame="1"/>
          <w:rPrChange w:id="5738" w:author="Narendra" w:date="2021-08-21T13:02:00Z">
            <w:rPr>
              <w:rFonts w:ascii="Arial" w:eastAsia="Times New Roman" w:hAnsi="Arial" w:cs="Arial"/>
              <w:color w:val="000000"/>
              <w:sz w:val="23"/>
              <w:szCs w:val="23"/>
              <w:bdr w:val="none" w:sz="0" w:space="0" w:color="auto" w:frame="1"/>
            </w:rPr>
          </w:rPrChange>
        </w:rPr>
        <w:t>.</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5739"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5740" w:author="Narendra" w:date="2021-08-21T13:02:00Z">
            <w:rPr>
              <w:rFonts w:ascii="Arial" w:eastAsia="Times New Roman" w:hAnsi="Arial" w:cs="Arial"/>
              <w:color w:val="000000"/>
              <w:sz w:val="23"/>
              <w:szCs w:val="23"/>
              <w:bdr w:val="none" w:sz="0" w:space="0" w:color="auto" w:frame="1"/>
            </w:rPr>
          </w:rPrChange>
        </w:rPr>
        <w:t>We need to inherit the </w:t>
      </w:r>
      <w:r w:rsidRPr="008C6831">
        <w:rPr>
          <w:rFonts w:ascii="Maiandra GD" w:eastAsia="Times New Roman" w:hAnsi="Maiandra GD" w:cs="Arial"/>
          <w:b/>
          <w:bCs/>
          <w:color w:val="000000"/>
          <w:sz w:val="24"/>
          <w:szCs w:val="24"/>
          <w:rPrChange w:id="5741" w:author="Narendra" w:date="2021-08-21T13:02:00Z">
            <w:rPr>
              <w:rFonts w:ascii="Arial" w:eastAsia="Times New Roman" w:hAnsi="Arial" w:cs="Arial"/>
              <w:b/>
              <w:bCs/>
              <w:color w:val="000000"/>
              <w:sz w:val="23"/>
            </w:rPr>
          </w:rPrChange>
        </w:rPr>
        <w:t>MyAuthorizationServerProvider</w:t>
      </w:r>
      <w:r w:rsidRPr="008C6831">
        <w:rPr>
          <w:rFonts w:ascii="Maiandra GD" w:eastAsia="Times New Roman" w:hAnsi="Maiandra GD" w:cs="Arial"/>
          <w:color w:val="000000"/>
          <w:sz w:val="24"/>
          <w:szCs w:val="24"/>
          <w:bdr w:val="none" w:sz="0" w:space="0" w:color="auto" w:frame="1"/>
          <w:rPrChange w:id="5742" w:author="Narendra" w:date="2021-08-21T13:02:00Z">
            <w:rPr>
              <w:rFonts w:ascii="Arial" w:eastAsia="Times New Roman" w:hAnsi="Arial" w:cs="Arial"/>
              <w:color w:val="000000"/>
              <w:sz w:val="23"/>
              <w:szCs w:val="23"/>
              <w:bdr w:val="none" w:sz="0" w:space="0" w:color="auto" w:frame="1"/>
            </w:rPr>
          </w:rPrChange>
        </w:rPr>
        <w:t> class from </w:t>
      </w:r>
      <w:r w:rsidRPr="008C6831">
        <w:rPr>
          <w:rFonts w:ascii="Maiandra GD" w:eastAsia="Times New Roman" w:hAnsi="Maiandra GD" w:cs="Arial"/>
          <w:b/>
          <w:bCs/>
          <w:color w:val="000000"/>
          <w:sz w:val="24"/>
          <w:szCs w:val="24"/>
          <w:rPrChange w:id="5743" w:author="Narendra" w:date="2021-08-21T13:02:00Z">
            <w:rPr>
              <w:rFonts w:ascii="Arial" w:eastAsia="Times New Roman" w:hAnsi="Arial" w:cs="Arial"/>
              <w:b/>
              <w:bCs/>
              <w:color w:val="000000"/>
              <w:sz w:val="23"/>
            </w:rPr>
          </w:rPrChange>
        </w:rPr>
        <w:t>OAuthAuthorizationServerProvider</w:t>
      </w:r>
      <w:r w:rsidRPr="008C6831">
        <w:rPr>
          <w:rFonts w:ascii="Maiandra GD" w:eastAsia="Times New Roman" w:hAnsi="Maiandra GD" w:cs="Arial"/>
          <w:color w:val="000000"/>
          <w:sz w:val="24"/>
          <w:szCs w:val="24"/>
          <w:bdr w:val="none" w:sz="0" w:space="0" w:color="auto" w:frame="1"/>
          <w:rPrChange w:id="5744" w:author="Narendra" w:date="2021-08-21T13:02:00Z">
            <w:rPr>
              <w:rFonts w:ascii="Arial" w:eastAsia="Times New Roman" w:hAnsi="Arial" w:cs="Arial"/>
              <w:color w:val="000000"/>
              <w:sz w:val="23"/>
              <w:szCs w:val="23"/>
              <w:bdr w:val="none" w:sz="0" w:space="0" w:color="auto" w:frame="1"/>
            </w:rPr>
          </w:rPrChange>
        </w:rPr>
        <w:t> class and then need to override the </w:t>
      </w:r>
      <w:r w:rsidRPr="008C6831">
        <w:rPr>
          <w:rFonts w:ascii="Maiandra GD" w:eastAsia="Times New Roman" w:hAnsi="Maiandra GD" w:cs="Arial"/>
          <w:b/>
          <w:bCs/>
          <w:color w:val="0000FF"/>
          <w:sz w:val="24"/>
          <w:szCs w:val="24"/>
          <w:rPrChange w:id="5745" w:author="Narendra" w:date="2021-08-21T13:02:00Z">
            <w:rPr>
              <w:rFonts w:ascii="Arial" w:eastAsia="Times New Roman" w:hAnsi="Arial" w:cs="Arial"/>
              <w:b/>
              <w:bCs/>
              <w:color w:val="0000FF"/>
              <w:sz w:val="23"/>
            </w:rPr>
          </w:rPrChange>
        </w:rPr>
        <w:t>ValidateClientAuthentication</w:t>
      </w:r>
      <w:r w:rsidRPr="008C6831">
        <w:rPr>
          <w:rFonts w:ascii="Maiandra GD" w:eastAsia="Times New Roman" w:hAnsi="Maiandra GD" w:cs="Arial"/>
          <w:color w:val="000000"/>
          <w:sz w:val="24"/>
          <w:szCs w:val="24"/>
          <w:bdr w:val="none" w:sz="0" w:space="0" w:color="auto" w:frame="1"/>
          <w:rPrChange w:id="5746" w:author="Narendra" w:date="2021-08-21T13:02:00Z">
            <w:rPr>
              <w:rFonts w:ascii="Arial" w:eastAsia="Times New Roman" w:hAnsi="Arial" w:cs="Arial"/>
              <w:color w:val="000000"/>
              <w:sz w:val="23"/>
              <w:szCs w:val="23"/>
              <w:bdr w:val="none" w:sz="0" w:space="0" w:color="auto" w:frame="1"/>
            </w:rPr>
          </w:rPrChange>
        </w:rPr>
        <w:t> and </w:t>
      </w:r>
      <w:r w:rsidRPr="008C6831">
        <w:rPr>
          <w:rFonts w:ascii="Maiandra GD" w:eastAsia="Times New Roman" w:hAnsi="Maiandra GD" w:cs="Arial"/>
          <w:b/>
          <w:bCs/>
          <w:color w:val="0000FF"/>
          <w:sz w:val="24"/>
          <w:szCs w:val="24"/>
          <w:rPrChange w:id="5747" w:author="Narendra" w:date="2021-08-21T13:02:00Z">
            <w:rPr>
              <w:rFonts w:ascii="Arial" w:eastAsia="Times New Roman" w:hAnsi="Arial" w:cs="Arial"/>
              <w:b/>
              <w:bCs/>
              <w:color w:val="0000FF"/>
              <w:sz w:val="23"/>
            </w:rPr>
          </w:rPrChange>
        </w:rPr>
        <w:t>GrantResourceOwnerCredentials</w:t>
      </w:r>
      <w:r w:rsidRPr="008C6831">
        <w:rPr>
          <w:rFonts w:ascii="Maiandra GD" w:eastAsia="Times New Roman" w:hAnsi="Maiandra GD" w:cs="Arial"/>
          <w:color w:val="000000"/>
          <w:sz w:val="24"/>
          <w:szCs w:val="24"/>
          <w:bdr w:val="none" w:sz="0" w:space="0" w:color="auto" w:frame="1"/>
          <w:rPrChange w:id="5748" w:author="Narendra" w:date="2021-08-21T13:02:00Z">
            <w:rPr>
              <w:rFonts w:ascii="Arial" w:eastAsia="Times New Roman" w:hAnsi="Arial" w:cs="Arial"/>
              <w:color w:val="000000"/>
              <w:sz w:val="23"/>
              <w:szCs w:val="23"/>
              <w:bdr w:val="none" w:sz="0" w:space="0" w:color="auto" w:frame="1"/>
            </w:rPr>
          </w:rPrChange>
        </w:rPr>
        <w:t xml:space="preserve"> method. So, </w:t>
      </w:r>
      <w:r w:rsidRPr="008C6831">
        <w:rPr>
          <w:rFonts w:ascii="Maiandra GD" w:eastAsia="Times New Roman" w:hAnsi="Maiandra GD" w:cs="Arial"/>
          <w:color w:val="000000"/>
          <w:sz w:val="24"/>
          <w:szCs w:val="24"/>
          <w:bdr w:val="none" w:sz="0" w:space="0" w:color="auto" w:frame="1"/>
          <w:rPrChange w:id="5749" w:author="Narendra" w:date="2021-08-21T13:02:00Z">
            <w:rPr>
              <w:rFonts w:ascii="Arial" w:eastAsia="Times New Roman" w:hAnsi="Arial" w:cs="Arial"/>
              <w:color w:val="000000"/>
              <w:sz w:val="23"/>
              <w:szCs w:val="23"/>
              <w:bdr w:val="none" w:sz="0" w:space="0" w:color="auto" w:frame="1"/>
            </w:rPr>
          </w:rPrChange>
        </w:rPr>
        <w:lastRenderedPageBreak/>
        <w:t>before proceeding and overriding these two methods, let us first understand what exactly these methods are going to perform.</w:t>
      </w:r>
    </w:p>
    <w:p w:rsidR="006E519F" w:rsidRPr="008C6831" w:rsidRDefault="006E519F" w:rsidP="006E519F">
      <w:pPr>
        <w:shd w:val="clear" w:color="auto" w:fill="FFFFFF"/>
        <w:spacing w:after="0" w:line="240" w:lineRule="auto"/>
        <w:textAlignment w:val="baseline"/>
        <w:outlineLvl w:val="4"/>
        <w:rPr>
          <w:rFonts w:ascii="Maiandra GD" w:eastAsia="Times New Roman" w:hAnsi="Maiandra GD" w:cs="Segoe UI"/>
          <w:color w:val="3A3A3A"/>
          <w:sz w:val="24"/>
          <w:szCs w:val="24"/>
          <w:rPrChange w:id="5750" w:author="Narendra" w:date="2021-08-21T13:02:00Z">
            <w:rPr>
              <w:rFonts w:ascii="Segoe UI" w:eastAsia="Times New Roman" w:hAnsi="Segoe UI" w:cs="Segoe UI"/>
              <w:color w:val="3A3A3A"/>
              <w:sz w:val="20"/>
              <w:szCs w:val="20"/>
            </w:rPr>
          </w:rPrChange>
        </w:rPr>
      </w:pPr>
      <w:r w:rsidRPr="008C6831">
        <w:rPr>
          <w:rFonts w:ascii="Maiandra GD" w:eastAsia="Times New Roman" w:hAnsi="Maiandra GD" w:cs="Arial"/>
          <w:b/>
          <w:bCs/>
          <w:color w:val="000000"/>
          <w:sz w:val="24"/>
          <w:szCs w:val="24"/>
          <w:rPrChange w:id="5751" w:author="Narendra" w:date="2021-08-21T13:02:00Z">
            <w:rPr>
              <w:rFonts w:ascii="Arial" w:eastAsia="Times New Roman" w:hAnsi="Arial" w:cs="Arial"/>
              <w:b/>
              <w:bCs/>
              <w:color w:val="000000"/>
              <w:sz w:val="27"/>
            </w:rPr>
          </w:rPrChange>
        </w:rPr>
        <w:t>ValidateClientAuthentication Method:</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5752"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5753" w:author="Narendra" w:date="2021-08-21T13:02:00Z">
            <w:rPr>
              <w:rFonts w:ascii="Arial" w:eastAsia="Times New Roman" w:hAnsi="Arial" w:cs="Arial"/>
              <w:color w:val="000000"/>
              <w:sz w:val="23"/>
              <w:szCs w:val="23"/>
              <w:bdr w:val="none" w:sz="0" w:space="0" w:color="auto" w:frame="1"/>
            </w:rPr>
          </w:rPrChange>
        </w:rPr>
        <w:t>The </w:t>
      </w:r>
      <w:r w:rsidRPr="008C6831">
        <w:rPr>
          <w:rFonts w:ascii="Maiandra GD" w:eastAsia="Times New Roman" w:hAnsi="Maiandra GD" w:cs="Arial"/>
          <w:b/>
          <w:bCs/>
          <w:color w:val="0000FF"/>
          <w:sz w:val="24"/>
          <w:szCs w:val="24"/>
          <w:rPrChange w:id="5754" w:author="Narendra" w:date="2021-08-21T13:02:00Z">
            <w:rPr>
              <w:rFonts w:ascii="Arial" w:eastAsia="Times New Roman" w:hAnsi="Arial" w:cs="Arial"/>
              <w:b/>
              <w:bCs/>
              <w:color w:val="0000FF"/>
              <w:sz w:val="23"/>
            </w:rPr>
          </w:rPrChange>
        </w:rPr>
        <w:t>ValidateClientAuthentication</w:t>
      </w:r>
      <w:r w:rsidRPr="008C6831">
        <w:rPr>
          <w:rFonts w:ascii="Maiandra GD" w:eastAsia="Times New Roman" w:hAnsi="Maiandra GD" w:cs="Arial"/>
          <w:color w:val="000000"/>
          <w:sz w:val="24"/>
          <w:szCs w:val="24"/>
          <w:bdr w:val="none" w:sz="0" w:space="0" w:color="auto" w:frame="1"/>
          <w:rPrChange w:id="5755" w:author="Narendra" w:date="2021-08-21T13:02:00Z">
            <w:rPr>
              <w:rFonts w:ascii="Arial" w:eastAsia="Times New Roman" w:hAnsi="Arial" w:cs="Arial"/>
              <w:color w:val="000000"/>
              <w:sz w:val="23"/>
              <w:szCs w:val="23"/>
              <w:bdr w:val="none" w:sz="0" w:space="0" w:color="auto" w:frame="1"/>
            </w:rPr>
          </w:rPrChange>
        </w:rPr>
        <w:t> method is used for validating the client application. For the sake of simplicity, we will discuss what is a client and how to validate a client in more details in the next article.</w:t>
      </w:r>
    </w:p>
    <w:p w:rsidR="006E519F" w:rsidRPr="008C6831" w:rsidRDefault="006E519F" w:rsidP="006E519F">
      <w:pPr>
        <w:shd w:val="clear" w:color="auto" w:fill="FFFFFF"/>
        <w:spacing w:after="0" w:line="240" w:lineRule="auto"/>
        <w:textAlignment w:val="baseline"/>
        <w:outlineLvl w:val="4"/>
        <w:rPr>
          <w:rFonts w:ascii="Maiandra GD" w:eastAsia="Times New Roman" w:hAnsi="Maiandra GD" w:cs="Segoe UI"/>
          <w:color w:val="3A3A3A"/>
          <w:sz w:val="24"/>
          <w:szCs w:val="24"/>
          <w:rPrChange w:id="5756" w:author="Narendra" w:date="2021-08-21T13:02:00Z">
            <w:rPr>
              <w:rFonts w:ascii="Segoe UI" w:eastAsia="Times New Roman" w:hAnsi="Segoe UI" w:cs="Segoe UI"/>
              <w:color w:val="3A3A3A"/>
              <w:sz w:val="20"/>
              <w:szCs w:val="20"/>
            </w:rPr>
          </w:rPrChange>
        </w:rPr>
      </w:pPr>
      <w:r w:rsidRPr="008C6831">
        <w:rPr>
          <w:rFonts w:ascii="Maiandra GD" w:eastAsia="Times New Roman" w:hAnsi="Maiandra GD" w:cs="Arial"/>
          <w:b/>
          <w:bCs/>
          <w:color w:val="000000"/>
          <w:sz w:val="24"/>
          <w:szCs w:val="24"/>
          <w:rPrChange w:id="5757" w:author="Narendra" w:date="2021-08-21T13:02:00Z">
            <w:rPr>
              <w:rFonts w:ascii="Arial" w:eastAsia="Times New Roman" w:hAnsi="Arial" w:cs="Arial"/>
              <w:b/>
              <w:bCs/>
              <w:color w:val="000000"/>
              <w:sz w:val="27"/>
            </w:rPr>
          </w:rPrChange>
        </w:rPr>
        <w:t>GrantResourceOwnerCredentials Method:</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5758"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5759" w:author="Narendra" w:date="2021-08-21T13:02:00Z">
            <w:rPr>
              <w:rFonts w:ascii="Arial" w:eastAsia="Times New Roman" w:hAnsi="Arial" w:cs="Arial"/>
              <w:color w:val="000000"/>
              <w:sz w:val="23"/>
              <w:szCs w:val="23"/>
              <w:bdr w:val="none" w:sz="0" w:space="0" w:color="auto" w:frame="1"/>
            </w:rPr>
          </w:rPrChange>
        </w:rPr>
        <w:t>The </w:t>
      </w:r>
      <w:r w:rsidRPr="008C6831">
        <w:rPr>
          <w:rFonts w:ascii="Maiandra GD" w:eastAsia="Times New Roman" w:hAnsi="Maiandra GD" w:cs="Arial"/>
          <w:b/>
          <w:bCs/>
          <w:color w:val="0000FF"/>
          <w:sz w:val="24"/>
          <w:szCs w:val="24"/>
          <w:rPrChange w:id="5760" w:author="Narendra" w:date="2021-08-21T13:02:00Z">
            <w:rPr>
              <w:rFonts w:ascii="Arial" w:eastAsia="Times New Roman" w:hAnsi="Arial" w:cs="Arial"/>
              <w:b/>
              <w:bCs/>
              <w:color w:val="0000FF"/>
              <w:sz w:val="23"/>
            </w:rPr>
          </w:rPrChange>
        </w:rPr>
        <w:t>GrantResourceOwnerCredentials</w:t>
      </w:r>
      <w:r w:rsidRPr="008C6831">
        <w:rPr>
          <w:rFonts w:ascii="Maiandra GD" w:eastAsia="Times New Roman" w:hAnsi="Maiandra GD" w:cs="Arial"/>
          <w:color w:val="000000"/>
          <w:sz w:val="24"/>
          <w:szCs w:val="24"/>
          <w:bdr w:val="none" w:sz="0" w:space="0" w:color="auto" w:frame="1"/>
          <w:rPrChange w:id="5761" w:author="Narendra" w:date="2021-08-21T13:02:00Z">
            <w:rPr>
              <w:rFonts w:ascii="Arial" w:eastAsia="Times New Roman" w:hAnsi="Arial" w:cs="Arial"/>
              <w:color w:val="000000"/>
              <w:sz w:val="23"/>
              <w:szCs w:val="23"/>
              <w:bdr w:val="none" w:sz="0" w:space="0" w:color="auto" w:frame="1"/>
            </w:rPr>
          </w:rPrChange>
        </w:rPr>
        <w:t> method is used to validate the client credentials (i.e. username and password). If it found the credentials are valid, then only it generates the access token. The client then using this access token can access the authorized resources from the Resource Server.</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5762"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5763" w:author="Narendra" w:date="2021-08-21T13:02:00Z">
            <w:rPr>
              <w:rFonts w:ascii="Arial" w:eastAsia="Times New Roman" w:hAnsi="Arial" w:cs="Arial"/>
              <w:color w:val="000000"/>
              <w:sz w:val="23"/>
              <w:szCs w:val="23"/>
              <w:bdr w:val="none" w:sz="0" w:space="0" w:color="auto" w:frame="1"/>
            </w:rPr>
          </w:rPrChange>
        </w:rPr>
        <w:t>As we already discussed, the</w:t>
      </w:r>
      <w:r w:rsidRPr="008C6831">
        <w:rPr>
          <w:rFonts w:ascii="Maiandra GD" w:eastAsia="Times New Roman" w:hAnsi="Maiandra GD" w:cs="Arial"/>
          <w:b/>
          <w:bCs/>
          <w:color w:val="000000"/>
          <w:sz w:val="24"/>
          <w:szCs w:val="24"/>
          <w:rPrChange w:id="5764" w:author="Narendra" w:date="2021-08-21T13:02:00Z">
            <w:rPr>
              <w:rFonts w:ascii="Arial" w:eastAsia="Times New Roman" w:hAnsi="Arial" w:cs="Arial"/>
              <w:b/>
              <w:bCs/>
              <w:color w:val="000000"/>
              <w:sz w:val="23"/>
            </w:rPr>
          </w:rPrChange>
        </w:rPr>
        <w:t> signed access token</w:t>
      </w:r>
      <w:r w:rsidRPr="008C6831">
        <w:rPr>
          <w:rFonts w:ascii="Maiandra GD" w:eastAsia="Times New Roman" w:hAnsi="Maiandra GD" w:cs="Arial"/>
          <w:color w:val="000000"/>
          <w:sz w:val="24"/>
          <w:szCs w:val="24"/>
          <w:bdr w:val="none" w:sz="0" w:space="0" w:color="auto" w:frame="1"/>
          <w:rPrChange w:id="5765" w:author="Narendra" w:date="2021-08-21T13:02:00Z">
            <w:rPr>
              <w:rFonts w:ascii="Arial" w:eastAsia="Times New Roman" w:hAnsi="Arial" w:cs="Arial"/>
              <w:color w:val="000000"/>
              <w:sz w:val="23"/>
              <w:szCs w:val="23"/>
              <w:bdr w:val="none" w:sz="0" w:space="0" w:color="auto" w:frame="1"/>
            </w:rPr>
          </w:rPrChange>
        </w:rPr>
        <w:t> contains enough information to identify a user. Now the question is how. Let discuss this in details.</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5766"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5767" w:author="Narendra" w:date="2021-08-21T13:02:00Z">
            <w:rPr>
              <w:rFonts w:ascii="Arial" w:eastAsia="Times New Roman" w:hAnsi="Arial" w:cs="Arial"/>
              <w:color w:val="000000"/>
              <w:sz w:val="23"/>
              <w:szCs w:val="23"/>
              <w:bdr w:val="none" w:sz="0" w:space="0" w:color="auto" w:frame="1"/>
            </w:rPr>
          </w:rPrChange>
        </w:rPr>
        <w:t>First, we need to create an instance of the </w:t>
      </w:r>
      <w:r w:rsidRPr="008C6831">
        <w:rPr>
          <w:rFonts w:ascii="Maiandra GD" w:eastAsia="Times New Roman" w:hAnsi="Maiandra GD" w:cs="Arial"/>
          <w:b/>
          <w:bCs/>
          <w:color w:val="0000FF"/>
          <w:sz w:val="24"/>
          <w:szCs w:val="24"/>
          <w:rPrChange w:id="5768" w:author="Narendra" w:date="2021-08-21T13:02:00Z">
            <w:rPr>
              <w:rFonts w:ascii="Arial" w:eastAsia="Times New Roman" w:hAnsi="Arial" w:cs="Arial"/>
              <w:b/>
              <w:bCs/>
              <w:color w:val="0000FF"/>
              <w:sz w:val="23"/>
            </w:rPr>
          </w:rPrChange>
        </w:rPr>
        <w:t>ClaimsIdentity</w:t>
      </w:r>
      <w:r w:rsidRPr="008C6831">
        <w:rPr>
          <w:rFonts w:ascii="Maiandra GD" w:eastAsia="Times New Roman" w:hAnsi="Maiandra GD" w:cs="Arial"/>
          <w:color w:val="000000"/>
          <w:sz w:val="24"/>
          <w:szCs w:val="24"/>
          <w:bdr w:val="none" w:sz="0" w:space="0" w:color="auto" w:frame="1"/>
          <w:rPrChange w:id="5769" w:author="Narendra" w:date="2021-08-21T13:02:00Z">
            <w:rPr>
              <w:rFonts w:ascii="Arial" w:eastAsia="Times New Roman" w:hAnsi="Arial" w:cs="Arial"/>
              <w:color w:val="000000"/>
              <w:sz w:val="23"/>
              <w:szCs w:val="23"/>
              <w:bdr w:val="none" w:sz="0" w:space="0" w:color="auto" w:frame="1"/>
            </w:rPr>
          </w:rPrChange>
        </w:rPr>
        <w:t> class and to the constructor of </w:t>
      </w:r>
      <w:r w:rsidRPr="008C6831">
        <w:rPr>
          <w:rFonts w:ascii="Maiandra GD" w:eastAsia="Times New Roman" w:hAnsi="Maiandra GD" w:cs="Arial"/>
          <w:b/>
          <w:bCs/>
          <w:color w:val="0000FF"/>
          <w:sz w:val="24"/>
          <w:szCs w:val="24"/>
          <w:rPrChange w:id="5770" w:author="Narendra" w:date="2021-08-21T13:02:00Z">
            <w:rPr>
              <w:rFonts w:ascii="Arial" w:eastAsia="Times New Roman" w:hAnsi="Arial" w:cs="Arial"/>
              <w:b/>
              <w:bCs/>
              <w:color w:val="0000FF"/>
              <w:sz w:val="23"/>
            </w:rPr>
          </w:rPrChange>
        </w:rPr>
        <w:t>ClaimsIdentity</w:t>
      </w:r>
      <w:r w:rsidRPr="008C6831">
        <w:rPr>
          <w:rFonts w:ascii="Maiandra GD" w:eastAsia="Times New Roman" w:hAnsi="Maiandra GD" w:cs="Arial"/>
          <w:color w:val="000000"/>
          <w:sz w:val="24"/>
          <w:szCs w:val="24"/>
          <w:bdr w:val="none" w:sz="0" w:space="0" w:color="auto" w:frame="1"/>
          <w:rPrChange w:id="5771" w:author="Narendra" w:date="2021-08-21T13:02:00Z">
            <w:rPr>
              <w:rFonts w:ascii="Arial" w:eastAsia="Times New Roman" w:hAnsi="Arial" w:cs="Arial"/>
              <w:color w:val="000000"/>
              <w:sz w:val="23"/>
              <w:szCs w:val="23"/>
              <w:bdr w:val="none" w:sz="0" w:space="0" w:color="auto" w:frame="1"/>
            </w:rPr>
          </w:rPrChange>
        </w:rPr>
        <w:t> class, we need to pass the </w:t>
      </w:r>
      <w:r w:rsidRPr="008C6831">
        <w:rPr>
          <w:rFonts w:ascii="Maiandra GD" w:eastAsia="Times New Roman" w:hAnsi="Maiandra GD" w:cs="Arial"/>
          <w:b/>
          <w:bCs/>
          <w:color w:val="000000"/>
          <w:sz w:val="24"/>
          <w:szCs w:val="24"/>
          <w:rPrChange w:id="5772" w:author="Narendra" w:date="2021-08-21T13:02:00Z">
            <w:rPr>
              <w:rFonts w:ascii="Arial" w:eastAsia="Times New Roman" w:hAnsi="Arial" w:cs="Arial"/>
              <w:b/>
              <w:bCs/>
              <w:color w:val="000000"/>
              <w:sz w:val="23"/>
            </w:rPr>
          </w:rPrChange>
        </w:rPr>
        <w:t>authentication type</w:t>
      </w:r>
      <w:r w:rsidRPr="008C6831">
        <w:rPr>
          <w:rFonts w:ascii="Maiandra GD" w:eastAsia="Times New Roman" w:hAnsi="Maiandra GD" w:cs="Arial"/>
          <w:color w:val="000000"/>
          <w:sz w:val="24"/>
          <w:szCs w:val="24"/>
          <w:bdr w:val="none" w:sz="0" w:space="0" w:color="auto" w:frame="1"/>
          <w:rPrChange w:id="5773" w:author="Narendra" w:date="2021-08-21T13:02:00Z">
            <w:rPr>
              <w:rFonts w:ascii="Arial" w:eastAsia="Times New Roman" w:hAnsi="Arial" w:cs="Arial"/>
              <w:color w:val="000000"/>
              <w:sz w:val="23"/>
              <w:szCs w:val="23"/>
              <w:bdr w:val="none" w:sz="0" w:space="0" w:color="auto" w:frame="1"/>
            </w:rPr>
          </w:rPrChange>
        </w:rPr>
        <w:t>. As we are going to use the </w:t>
      </w:r>
      <w:r w:rsidRPr="008C6831">
        <w:rPr>
          <w:rFonts w:ascii="Maiandra GD" w:eastAsia="Times New Roman" w:hAnsi="Maiandra GD" w:cs="Arial"/>
          <w:b/>
          <w:bCs/>
          <w:color w:val="000000"/>
          <w:sz w:val="24"/>
          <w:szCs w:val="24"/>
          <w:rPrChange w:id="5774" w:author="Narendra" w:date="2021-08-21T13:02:00Z">
            <w:rPr>
              <w:rFonts w:ascii="Arial" w:eastAsia="Times New Roman" w:hAnsi="Arial" w:cs="Arial"/>
              <w:b/>
              <w:bCs/>
              <w:color w:val="000000"/>
              <w:sz w:val="23"/>
            </w:rPr>
          </w:rPrChange>
        </w:rPr>
        <w:t>Token-Based Authentication</w:t>
      </w:r>
      <w:r w:rsidRPr="008C6831">
        <w:rPr>
          <w:rFonts w:ascii="Maiandra GD" w:eastAsia="Times New Roman" w:hAnsi="Maiandra GD" w:cs="Arial"/>
          <w:color w:val="000000"/>
          <w:sz w:val="24"/>
          <w:szCs w:val="24"/>
          <w:bdr w:val="none" w:sz="0" w:space="0" w:color="auto" w:frame="1"/>
          <w:rPrChange w:id="5775" w:author="Narendra" w:date="2021-08-21T13:02:00Z">
            <w:rPr>
              <w:rFonts w:ascii="Arial" w:eastAsia="Times New Roman" w:hAnsi="Arial" w:cs="Arial"/>
              <w:color w:val="000000"/>
              <w:sz w:val="23"/>
              <w:szCs w:val="23"/>
              <w:bdr w:val="none" w:sz="0" w:space="0" w:color="auto" w:frame="1"/>
            </w:rPr>
          </w:rPrChange>
        </w:rPr>
        <w:t>, so the Authentication Type is “</w:t>
      </w:r>
      <w:r w:rsidRPr="008C6831">
        <w:rPr>
          <w:rFonts w:ascii="Maiandra GD" w:eastAsia="Times New Roman" w:hAnsi="Maiandra GD" w:cs="Arial"/>
          <w:b/>
          <w:bCs/>
          <w:color w:val="0000FF"/>
          <w:sz w:val="24"/>
          <w:szCs w:val="24"/>
          <w:rPrChange w:id="5776" w:author="Narendra" w:date="2021-08-21T13:02:00Z">
            <w:rPr>
              <w:rFonts w:ascii="Arial" w:eastAsia="Times New Roman" w:hAnsi="Arial" w:cs="Arial"/>
              <w:b/>
              <w:bCs/>
              <w:color w:val="0000FF"/>
              <w:sz w:val="23"/>
            </w:rPr>
          </w:rPrChange>
        </w:rPr>
        <w:t>bearer token</w:t>
      </w:r>
      <w:r w:rsidRPr="008C6831">
        <w:rPr>
          <w:rFonts w:ascii="Maiandra GD" w:eastAsia="Times New Roman" w:hAnsi="Maiandra GD" w:cs="Arial"/>
          <w:color w:val="000000"/>
          <w:sz w:val="24"/>
          <w:szCs w:val="24"/>
          <w:bdr w:val="none" w:sz="0" w:space="0" w:color="auto" w:frame="1"/>
          <w:rPrChange w:id="5777" w:author="Narendra" w:date="2021-08-21T13:02:00Z">
            <w:rPr>
              <w:rFonts w:ascii="Arial" w:eastAsia="Times New Roman" w:hAnsi="Arial" w:cs="Arial"/>
              <w:color w:val="000000"/>
              <w:sz w:val="23"/>
              <w:szCs w:val="23"/>
              <w:bdr w:val="none" w:sz="0" w:space="0" w:color="auto" w:frame="1"/>
            </w:rPr>
          </w:rPrChange>
        </w:rPr>
        <w:t>”. </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5778"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5779" w:author="Narendra" w:date="2021-08-21T13:02:00Z">
            <w:rPr>
              <w:rFonts w:ascii="Arial" w:eastAsia="Times New Roman" w:hAnsi="Arial" w:cs="Arial"/>
              <w:color w:val="000000"/>
              <w:sz w:val="23"/>
              <w:szCs w:val="23"/>
              <w:bdr w:val="none" w:sz="0" w:space="0" w:color="auto" w:frame="1"/>
            </w:rPr>
          </w:rPrChange>
        </w:rPr>
        <w:t>Once we create the </w:t>
      </w:r>
      <w:r w:rsidRPr="008C6831">
        <w:rPr>
          <w:rFonts w:ascii="Maiandra GD" w:eastAsia="Times New Roman" w:hAnsi="Maiandra GD" w:cs="Arial"/>
          <w:b/>
          <w:bCs/>
          <w:color w:val="0000FF"/>
          <w:sz w:val="24"/>
          <w:szCs w:val="24"/>
          <w:rPrChange w:id="5780" w:author="Narendra" w:date="2021-08-21T13:02:00Z">
            <w:rPr>
              <w:rFonts w:ascii="Arial" w:eastAsia="Times New Roman" w:hAnsi="Arial" w:cs="Arial"/>
              <w:b/>
              <w:bCs/>
              <w:color w:val="0000FF"/>
              <w:sz w:val="23"/>
            </w:rPr>
          </w:rPrChange>
        </w:rPr>
        <w:t>ClaimsIdentity</w:t>
      </w:r>
      <w:r w:rsidRPr="008C6831">
        <w:rPr>
          <w:rFonts w:ascii="Maiandra GD" w:eastAsia="Times New Roman" w:hAnsi="Maiandra GD" w:cs="Arial"/>
          <w:color w:val="000000"/>
          <w:sz w:val="24"/>
          <w:szCs w:val="24"/>
          <w:bdr w:val="none" w:sz="0" w:space="0" w:color="auto" w:frame="1"/>
          <w:rPrChange w:id="5781" w:author="Narendra" w:date="2021-08-21T13:02:00Z">
            <w:rPr>
              <w:rFonts w:ascii="Arial" w:eastAsia="Times New Roman" w:hAnsi="Arial" w:cs="Arial"/>
              <w:color w:val="000000"/>
              <w:sz w:val="23"/>
              <w:szCs w:val="23"/>
              <w:bdr w:val="none" w:sz="0" w:space="0" w:color="auto" w:frame="1"/>
            </w:rPr>
          </w:rPrChange>
        </w:rPr>
        <w:t> instance, then need to add the claims such as</w:t>
      </w:r>
      <w:r w:rsidRPr="008C6831">
        <w:rPr>
          <w:rFonts w:ascii="Maiandra GD" w:eastAsia="Times New Roman" w:hAnsi="Maiandra GD" w:cs="Arial"/>
          <w:b/>
          <w:bCs/>
          <w:color w:val="000000"/>
          <w:sz w:val="24"/>
          <w:szCs w:val="24"/>
          <w:rPrChange w:id="5782" w:author="Narendra" w:date="2021-08-21T13:02:00Z">
            <w:rPr>
              <w:rFonts w:ascii="Arial" w:eastAsia="Times New Roman" w:hAnsi="Arial" w:cs="Arial"/>
              <w:b/>
              <w:bCs/>
              <w:color w:val="000000"/>
              <w:sz w:val="23"/>
            </w:rPr>
          </w:rPrChange>
        </w:rPr>
        <w:t> Role, Name</w:t>
      </w:r>
      <w:r w:rsidRPr="008C6831">
        <w:rPr>
          <w:rFonts w:ascii="Maiandra GD" w:eastAsia="Times New Roman" w:hAnsi="Maiandra GD" w:cs="Arial"/>
          <w:color w:val="000000"/>
          <w:sz w:val="24"/>
          <w:szCs w:val="24"/>
          <w:bdr w:val="none" w:sz="0" w:space="0" w:color="auto" w:frame="1"/>
          <w:rPrChange w:id="5783" w:author="Narendra" w:date="2021-08-21T13:02:00Z">
            <w:rPr>
              <w:rFonts w:ascii="Arial" w:eastAsia="Times New Roman" w:hAnsi="Arial" w:cs="Arial"/>
              <w:color w:val="000000"/>
              <w:sz w:val="23"/>
              <w:szCs w:val="23"/>
              <w:bdr w:val="none" w:sz="0" w:space="0" w:color="auto" w:frame="1"/>
            </w:rPr>
          </w:rPrChange>
        </w:rPr>
        <w:t>, and </w:t>
      </w:r>
      <w:r w:rsidRPr="008C6831">
        <w:rPr>
          <w:rFonts w:ascii="Maiandra GD" w:eastAsia="Times New Roman" w:hAnsi="Maiandra GD" w:cs="Arial"/>
          <w:b/>
          <w:bCs/>
          <w:color w:val="000000"/>
          <w:sz w:val="24"/>
          <w:szCs w:val="24"/>
          <w:rPrChange w:id="5784" w:author="Narendra" w:date="2021-08-21T13:02:00Z">
            <w:rPr>
              <w:rFonts w:ascii="Arial" w:eastAsia="Times New Roman" w:hAnsi="Arial" w:cs="Arial"/>
              <w:b/>
              <w:bCs/>
              <w:color w:val="000000"/>
              <w:sz w:val="23"/>
            </w:rPr>
          </w:rPrChange>
        </w:rPr>
        <w:t>Email</w:t>
      </w:r>
      <w:r w:rsidRPr="008C6831">
        <w:rPr>
          <w:rFonts w:ascii="Maiandra GD" w:eastAsia="Times New Roman" w:hAnsi="Maiandra GD" w:cs="Arial"/>
          <w:color w:val="000000"/>
          <w:sz w:val="24"/>
          <w:szCs w:val="24"/>
          <w:bdr w:val="none" w:sz="0" w:space="0" w:color="auto" w:frame="1"/>
          <w:rPrChange w:id="5785" w:author="Narendra" w:date="2021-08-21T13:02:00Z">
            <w:rPr>
              <w:rFonts w:ascii="Arial" w:eastAsia="Times New Roman" w:hAnsi="Arial" w:cs="Arial"/>
              <w:color w:val="000000"/>
              <w:sz w:val="23"/>
              <w:szCs w:val="23"/>
              <w:bdr w:val="none" w:sz="0" w:space="0" w:color="auto" w:frame="1"/>
            </w:rPr>
          </w:rPrChange>
        </w:rPr>
        <w:t>, etc to the ClaimsIdentity instance. These are the user information which is going to be included in the </w:t>
      </w:r>
      <w:r w:rsidRPr="008C6831">
        <w:rPr>
          <w:rFonts w:ascii="Maiandra GD" w:eastAsia="Times New Roman" w:hAnsi="Maiandra GD" w:cs="Arial"/>
          <w:b/>
          <w:bCs/>
          <w:color w:val="000000"/>
          <w:sz w:val="24"/>
          <w:szCs w:val="24"/>
          <w:rPrChange w:id="5786" w:author="Narendra" w:date="2021-08-21T13:02:00Z">
            <w:rPr>
              <w:rFonts w:ascii="Arial" w:eastAsia="Times New Roman" w:hAnsi="Arial" w:cs="Arial"/>
              <w:b/>
              <w:bCs/>
              <w:color w:val="000000"/>
              <w:sz w:val="23"/>
            </w:rPr>
          </w:rPrChange>
        </w:rPr>
        <w:t>signed access token</w:t>
      </w:r>
      <w:r w:rsidRPr="008C6831">
        <w:rPr>
          <w:rFonts w:ascii="Maiandra GD" w:eastAsia="Times New Roman" w:hAnsi="Maiandra GD" w:cs="Arial"/>
          <w:color w:val="000000"/>
          <w:sz w:val="24"/>
          <w:szCs w:val="24"/>
          <w:bdr w:val="none" w:sz="0" w:space="0" w:color="auto" w:frame="1"/>
          <w:rPrChange w:id="5787" w:author="Narendra" w:date="2021-08-21T13:02:00Z">
            <w:rPr>
              <w:rFonts w:ascii="Arial" w:eastAsia="Times New Roman" w:hAnsi="Arial" w:cs="Arial"/>
              <w:color w:val="000000"/>
              <w:sz w:val="23"/>
              <w:szCs w:val="23"/>
              <w:bdr w:val="none" w:sz="0" w:space="0" w:color="auto" w:frame="1"/>
            </w:rPr>
          </w:rPrChange>
        </w:rPr>
        <w:t>. You can add any number of claims and once you add more claims. the token size will increase.</w:t>
      </w:r>
    </w:p>
    <w:p w:rsidR="006E519F" w:rsidRPr="008C6831" w:rsidRDefault="006E519F" w:rsidP="006E519F">
      <w:pPr>
        <w:shd w:val="clear" w:color="auto" w:fill="FFFFFF"/>
        <w:spacing w:after="0" w:line="240" w:lineRule="auto"/>
        <w:textAlignment w:val="baseline"/>
        <w:outlineLvl w:val="4"/>
        <w:rPr>
          <w:rFonts w:ascii="Maiandra GD" w:eastAsia="Times New Roman" w:hAnsi="Maiandra GD" w:cs="Segoe UI"/>
          <w:color w:val="3A3A3A"/>
          <w:sz w:val="24"/>
          <w:szCs w:val="24"/>
          <w:rPrChange w:id="5788" w:author="Narendra" w:date="2021-08-21T13:02:00Z">
            <w:rPr>
              <w:rFonts w:ascii="Segoe UI" w:eastAsia="Times New Roman" w:hAnsi="Segoe UI" w:cs="Segoe UI"/>
              <w:color w:val="3A3A3A"/>
              <w:sz w:val="20"/>
              <w:szCs w:val="20"/>
            </w:rPr>
          </w:rPrChange>
        </w:rPr>
      </w:pPr>
      <w:r w:rsidRPr="008C6831">
        <w:rPr>
          <w:rFonts w:ascii="Maiandra GD" w:eastAsia="Times New Roman" w:hAnsi="Maiandra GD" w:cs="Arial"/>
          <w:b/>
          <w:bCs/>
          <w:color w:val="000000"/>
          <w:sz w:val="24"/>
          <w:szCs w:val="24"/>
          <w:rPrChange w:id="5789" w:author="Narendra" w:date="2021-08-21T13:02:00Z">
            <w:rPr>
              <w:rFonts w:ascii="Arial" w:eastAsia="Times New Roman" w:hAnsi="Arial" w:cs="Arial"/>
              <w:b/>
              <w:bCs/>
              <w:color w:val="000000"/>
              <w:sz w:val="27"/>
            </w:rPr>
          </w:rPrChange>
        </w:rPr>
        <w:t>MyAuthorizationServerProvider</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5790"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5791" w:author="Narendra" w:date="2021-08-21T13:02:00Z">
            <w:rPr>
              <w:rFonts w:ascii="Arial" w:eastAsia="Times New Roman" w:hAnsi="Arial" w:cs="Arial"/>
              <w:color w:val="000000"/>
              <w:sz w:val="23"/>
              <w:szCs w:val="23"/>
              <w:bdr w:val="none" w:sz="0" w:space="0" w:color="auto" w:frame="1"/>
            </w:rPr>
          </w:rPrChange>
        </w:rPr>
        <w:t>Create a class file with the name </w:t>
      </w:r>
      <w:r w:rsidRPr="008C6831">
        <w:rPr>
          <w:rFonts w:ascii="Maiandra GD" w:eastAsia="Times New Roman" w:hAnsi="Maiandra GD" w:cs="Arial"/>
          <w:b/>
          <w:bCs/>
          <w:color w:val="000000"/>
          <w:sz w:val="24"/>
          <w:szCs w:val="24"/>
          <w:rPrChange w:id="5792" w:author="Narendra" w:date="2021-08-21T13:02:00Z">
            <w:rPr>
              <w:rFonts w:ascii="Arial" w:eastAsia="Times New Roman" w:hAnsi="Arial" w:cs="Arial"/>
              <w:b/>
              <w:bCs/>
              <w:color w:val="000000"/>
              <w:sz w:val="23"/>
            </w:rPr>
          </w:rPrChange>
        </w:rPr>
        <w:t>MyAuthorizationServerProvider.cs</w:t>
      </w:r>
      <w:r w:rsidRPr="008C6831">
        <w:rPr>
          <w:rFonts w:ascii="Maiandra GD" w:eastAsia="Times New Roman" w:hAnsi="Maiandra GD" w:cs="Arial"/>
          <w:color w:val="000000"/>
          <w:sz w:val="24"/>
          <w:szCs w:val="24"/>
          <w:bdr w:val="none" w:sz="0" w:space="0" w:color="auto" w:frame="1"/>
          <w:rPrChange w:id="5793" w:author="Narendra" w:date="2021-08-21T13:02:00Z">
            <w:rPr>
              <w:rFonts w:ascii="Arial" w:eastAsia="Times New Roman" w:hAnsi="Arial" w:cs="Arial"/>
              <w:color w:val="000000"/>
              <w:sz w:val="23"/>
              <w:szCs w:val="23"/>
              <w:bdr w:val="none" w:sz="0" w:space="0" w:color="auto" w:frame="1"/>
            </w:rPr>
          </w:rPrChange>
        </w:rPr>
        <w:t> and then copy and paste the following code in it.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79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5795"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5796" w:author="Narendra" w:date="2021-08-21T13:02:00Z">
            <w:rPr>
              <w:rFonts w:ascii="inherit" w:eastAsia="Times New Roman" w:hAnsi="inherit" w:cs="Consolas"/>
              <w:i/>
              <w:iCs/>
              <w:color w:val="4284AE"/>
              <w:sz w:val="25"/>
            </w:rPr>
          </w:rPrChange>
        </w:rPr>
        <w:t>Microsoft.Owin.Security.OAuth;</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79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5798"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5799" w:author="Narendra" w:date="2021-08-21T13:02:00Z">
            <w:rPr>
              <w:rFonts w:ascii="inherit" w:eastAsia="Times New Roman" w:hAnsi="inherit" w:cs="Consolas"/>
              <w:i/>
              <w:iCs/>
              <w:color w:val="4284AE"/>
              <w:sz w:val="25"/>
            </w:rPr>
          </w:rPrChange>
        </w:rPr>
        <w:t>System.Security.Claims;</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80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5801"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5802" w:author="Narendra" w:date="2021-08-21T13:02:00Z">
            <w:rPr>
              <w:rFonts w:ascii="inherit" w:eastAsia="Times New Roman" w:hAnsi="inherit" w:cs="Consolas"/>
              <w:i/>
              <w:iCs/>
              <w:color w:val="4284AE"/>
              <w:sz w:val="25"/>
            </w:rPr>
          </w:rPrChange>
        </w:rPr>
        <w:t>System.Threading.Tasks;</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80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5804" w:author="Narendra" w:date="2021-08-21T13:02:00Z">
            <w:rPr>
              <w:rFonts w:ascii="inherit" w:eastAsia="Times New Roman" w:hAnsi="inherit" w:cs="Consolas"/>
              <w:b/>
              <w:bCs/>
              <w:color w:val="D171DD"/>
              <w:sz w:val="25"/>
            </w:rPr>
          </w:rPrChange>
        </w:rPr>
        <w:t xml:space="preserve">namespace </w:t>
      </w:r>
      <w:r w:rsidRPr="008C6831">
        <w:rPr>
          <w:rFonts w:ascii="Maiandra GD" w:eastAsia="Times New Roman" w:hAnsi="Maiandra GD" w:cs="Consolas"/>
          <w:i/>
          <w:iCs/>
          <w:color w:val="4284AE"/>
          <w:sz w:val="24"/>
          <w:szCs w:val="24"/>
          <w:rPrChange w:id="5805" w:author="Narendra" w:date="2021-08-21T13:02:00Z">
            <w:rPr>
              <w:rFonts w:ascii="inherit" w:eastAsia="Times New Roman" w:hAnsi="inherit" w:cs="Consolas"/>
              <w:i/>
              <w:iCs/>
              <w:color w:val="4284AE"/>
              <w:sz w:val="25"/>
            </w:rPr>
          </w:rPrChange>
        </w:rPr>
        <w:t>TokenAuthenticationInWebAPI.Models</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80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5807"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80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5809"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5810"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5811" w:author="Narendra" w:date="2021-08-21T13:02:00Z">
            <w:rPr>
              <w:rFonts w:ascii="inherit" w:eastAsia="Times New Roman" w:hAnsi="inherit" w:cs="Consolas"/>
              <w:b/>
              <w:bCs/>
              <w:color w:val="D171DD"/>
              <w:sz w:val="25"/>
            </w:rPr>
          </w:rPrChange>
        </w:rPr>
        <w:t>class</w:t>
      </w:r>
      <w:r w:rsidRPr="008C6831">
        <w:rPr>
          <w:rFonts w:ascii="Maiandra GD" w:eastAsia="Times New Roman" w:hAnsi="Maiandra GD" w:cs="Consolas"/>
          <w:color w:val="CFD5E0"/>
          <w:sz w:val="24"/>
          <w:szCs w:val="24"/>
          <w:rPrChange w:id="5812" w:author="Narendra" w:date="2021-08-21T13:02:00Z">
            <w:rPr>
              <w:rFonts w:ascii="inherit" w:eastAsia="Times New Roman" w:hAnsi="inherit" w:cs="Consolas"/>
              <w:color w:val="CFD5E0"/>
              <w:sz w:val="25"/>
            </w:rPr>
          </w:rPrChange>
        </w:rPr>
        <w:t xml:space="preserve"> MyAuthorizationServerProvider : OAuthAuthorizationServerProvider</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81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5814"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81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5816"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5817"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5818" w:author="Narendra" w:date="2021-08-21T13:02:00Z">
            <w:rPr>
              <w:rFonts w:ascii="inherit" w:eastAsia="Times New Roman" w:hAnsi="inherit" w:cs="Consolas"/>
              <w:b/>
              <w:bCs/>
              <w:color w:val="D171DD"/>
              <w:sz w:val="25"/>
            </w:rPr>
          </w:rPrChange>
        </w:rPr>
        <w:t>override</w:t>
      </w:r>
      <w:r w:rsidRPr="008C6831">
        <w:rPr>
          <w:rFonts w:ascii="Maiandra GD" w:eastAsia="Times New Roman" w:hAnsi="Maiandra GD" w:cs="Consolas"/>
          <w:color w:val="CFD5E0"/>
          <w:sz w:val="24"/>
          <w:szCs w:val="24"/>
          <w:rPrChange w:id="5819"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5820" w:author="Narendra" w:date="2021-08-21T13:02:00Z">
            <w:rPr>
              <w:rFonts w:ascii="inherit" w:eastAsia="Times New Roman" w:hAnsi="inherit" w:cs="Consolas"/>
              <w:b/>
              <w:bCs/>
              <w:color w:val="D171DD"/>
              <w:sz w:val="25"/>
            </w:rPr>
          </w:rPrChange>
        </w:rPr>
        <w:t>async</w:t>
      </w:r>
      <w:r w:rsidRPr="008C6831">
        <w:rPr>
          <w:rFonts w:ascii="Maiandra GD" w:eastAsia="Times New Roman" w:hAnsi="Maiandra GD" w:cs="Consolas"/>
          <w:color w:val="CFD5E0"/>
          <w:sz w:val="24"/>
          <w:szCs w:val="24"/>
          <w:rPrChange w:id="5821" w:author="Narendra" w:date="2021-08-21T13:02:00Z">
            <w:rPr>
              <w:rFonts w:ascii="inherit" w:eastAsia="Times New Roman" w:hAnsi="inherit" w:cs="Consolas"/>
              <w:color w:val="CFD5E0"/>
              <w:sz w:val="25"/>
            </w:rPr>
          </w:rPrChange>
        </w:rPr>
        <w:t xml:space="preserve"> Task </w:t>
      </w:r>
      <w:r w:rsidRPr="008C6831">
        <w:rPr>
          <w:rFonts w:ascii="Maiandra GD" w:eastAsia="Times New Roman" w:hAnsi="Maiandra GD" w:cs="Consolas"/>
          <w:color w:val="4284AE"/>
          <w:sz w:val="24"/>
          <w:szCs w:val="24"/>
          <w:rPrChange w:id="5822" w:author="Narendra" w:date="2021-08-21T13:02:00Z">
            <w:rPr>
              <w:rFonts w:ascii="inherit" w:eastAsia="Times New Roman" w:hAnsi="inherit" w:cs="Consolas"/>
              <w:color w:val="4284AE"/>
              <w:sz w:val="25"/>
            </w:rPr>
          </w:rPrChange>
        </w:rPr>
        <w:t>ValidateClientAuthentication</w:t>
      </w:r>
      <w:r w:rsidRPr="008C6831">
        <w:rPr>
          <w:rFonts w:ascii="Maiandra GD" w:eastAsia="Times New Roman" w:hAnsi="Maiandra GD" w:cs="Consolas"/>
          <w:b/>
          <w:bCs/>
          <w:color w:val="6B7C8B"/>
          <w:sz w:val="24"/>
          <w:szCs w:val="24"/>
          <w:rPrChange w:id="582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5824" w:author="Narendra" w:date="2021-08-21T13:02:00Z">
            <w:rPr>
              <w:rFonts w:ascii="inherit" w:eastAsia="Times New Roman" w:hAnsi="inherit" w:cs="Consolas"/>
              <w:color w:val="CFD5E0"/>
              <w:sz w:val="25"/>
            </w:rPr>
          </w:rPrChange>
        </w:rPr>
        <w:t>OAuthValidateClientAuthenticationContext context</w:t>
      </w:r>
      <w:r w:rsidRPr="008C6831">
        <w:rPr>
          <w:rFonts w:ascii="Maiandra GD" w:eastAsia="Times New Roman" w:hAnsi="Maiandra GD" w:cs="Consolas"/>
          <w:b/>
          <w:bCs/>
          <w:color w:val="6B7C8B"/>
          <w:sz w:val="24"/>
          <w:szCs w:val="24"/>
          <w:rPrChange w:id="5825"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82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5827"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82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5829" w:author="Narendra" w:date="2021-08-21T13:02:00Z">
            <w:rPr>
              <w:rFonts w:ascii="inherit" w:eastAsia="Times New Roman" w:hAnsi="inherit" w:cs="Consolas"/>
              <w:color w:val="CFD5E0"/>
              <w:sz w:val="25"/>
            </w:rPr>
          </w:rPrChange>
        </w:rPr>
        <w:t>context.</w:t>
      </w:r>
      <w:r w:rsidRPr="008C6831">
        <w:rPr>
          <w:rFonts w:ascii="Maiandra GD" w:eastAsia="Times New Roman" w:hAnsi="Maiandra GD" w:cs="Consolas"/>
          <w:color w:val="4284AE"/>
          <w:sz w:val="24"/>
          <w:szCs w:val="24"/>
          <w:rPrChange w:id="5830" w:author="Narendra" w:date="2021-08-21T13:02:00Z">
            <w:rPr>
              <w:rFonts w:ascii="inherit" w:eastAsia="Times New Roman" w:hAnsi="inherit" w:cs="Consolas"/>
              <w:color w:val="4284AE"/>
              <w:sz w:val="25"/>
            </w:rPr>
          </w:rPrChange>
        </w:rPr>
        <w:t>Validated</w:t>
      </w:r>
      <w:r w:rsidRPr="008C6831">
        <w:rPr>
          <w:rFonts w:ascii="Maiandra GD" w:eastAsia="Times New Roman" w:hAnsi="Maiandra GD" w:cs="Consolas"/>
          <w:b/>
          <w:bCs/>
          <w:color w:val="6B7C8B"/>
          <w:sz w:val="24"/>
          <w:szCs w:val="24"/>
          <w:rPrChange w:id="583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5832"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83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5834"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83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5836"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5837"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5838" w:author="Narendra" w:date="2021-08-21T13:02:00Z">
            <w:rPr>
              <w:rFonts w:ascii="inherit" w:eastAsia="Times New Roman" w:hAnsi="inherit" w:cs="Consolas"/>
              <w:b/>
              <w:bCs/>
              <w:color w:val="D171DD"/>
              <w:sz w:val="25"/>
            </w:rPr>
          </w:rPrChange>
        </w:rPr>
        <w:t>override</w:t>
      </w:r>
      <w:r w:rsidRPr="008C6831">
        <w:rPr>
          <w:rFonts w:ascii="Maiandra GD" w:eastAsia="Times New Roman" w:hAnsi="Maiandra GD" w:cs="Consolas"/>
          <w:color w:val="CFD5E0"/>
          <w:sz w:val="24"/>
          <w:szCs w:val="24"/>
          <w:rPrChange w:id="5839"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5840" w:author="Narendra" w:date="2021-08-21T13:02:00Z">
            <w:rPr>
              <w:rFonts w:ascii="inherit" w:eastAsia="Times New Roman" w:hAnsi="inherit" w:cs="Consolas"/>
              <w:b/>
              <w:bCs/>
              <w:color w:val="D171DD"/>
              <w:sz w:val="25"/>
            </w:rPr>
          </w:rPrChange>
        </w:rPr>
        <w:t>async</w:t>
      </w:r>
      <w:r w:rsidRPr="008C6831">
        <w:rPr>
          <w:rFonts w:ascii="Maiandra GD" w:eastAsia="Times New Roman" w:hAnsi="Maiandra GD" w:cs="Consolas"/>
          <w:color w:val="CFD5E0"/>
          <w:sz w:val="24"/>
          <w:szCs w:val="24"/>
          <w:rPrChange w:id="5841" w:author="Narendra" w:date="2021-08-21T13:02:00Z">
            <w:rPr>
              <w:rFonts w:ascii="inherit" w:eastAsia="Times New Roman" w:hAnsi="inherit" w:cs="Consolas"/>
              <w:color w:val="CFD5E0"/>
              <w:sz w:val="25"/>
            </w:rPr>
          </w:rPrChange>
        </w:rPr>
        <w:t xml:space="preserve"> Task </w:t>
      </w:r>
      <w:r w:rsidRPr="008C6831">
        <w:rPr>
          <w:rFonts w:ascii="Maiandra GD" w:eastAsia="Times New Roman" w:hAnsi="Maiandra GD" w:cs="Consolas"/>
          <w:color w:val="4284AE"/>
          <w:sz w:val="24"/>
          <w:szCs w:val="24"/>
          <w:rPrChange w:id="5842" w:author="Narendra" w:date="2021-08-21T13:02:00Z">
            <w:rPr>
              <w:rFonts w:ascii="inherit" w:eastAsia="Times New Roman" w:hAnsi="inherit" w:cs="Consolas"/>
              <w:color w:val="4284AE"/>
              <w:sz w:val="25"/>
            </w:rPr>
          </w:rPrChange>
        </w:rPr>
        <w:t>GrantResourceOwnerCredentials</w:t>
      </w:r>
      <w:r w:rsidRPr="008C6831">
        <w:rPr>
          <w:rFonts w:ascii="Maiandra GD" w:eastAsia="Times New Roman" w:hAnsi="Maiandra GD" w:cs="Consolas"/>
          <w:b/>
          <w:bCs/>
          <w:color w:val="6B7C8B"/>
          <w:sz w:val="24"/>
          <w:szCs w:val="24"/>
          <w:rPrChange w:id="584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5844" w:author="Narendra" w:date="2021-08-21T13:02:00Z">
            <w:rPr>
              <w:rFonts w:ascii="inherit" w:eastAsia="Times New Roman" w:hAnsi="inherit" w:cs="Consolas"/>
              <w:color w:val="CFD5E0"/>
              <w:sz w:val="25"/>
            </w:rPr>
          </w:rPrChange>
        </w:rPr>
        <w:t>OAuthGrantResourceOwnerCredentialsContext context</w:t>
      </w:r>
      <w:r w:rsidRPr="008C6831">
        <w:rPr>
          <w:rFonts w:ascii="Maiandra GD" w:eastAsia="Times New Roman" w:hAnsi="Maiandra GD" w:cs="Consolas"/>
          <w:b/>
          <w:bCs/>
          <w:color w:val="6B7C8B"/>
          <w:sz w:val="24"/>
          <w:szCs w:val="24"/>
          <w:rPrChange w:id="5845"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84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5847"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84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5849" w:author="Narendra" w:date="2021-08-21T13:02:00Z">
            <w:rPr>
              <w:rFonts w:ascii="inherit" w:eastAsia="Times New Roman" w:hAnsi="inherit" w:cs="Consolas"/>
              <w:b/>
              <w:bCs/>
              <w:color w:val="D171DD"/>
              <w:sz w:val="25"/>
            </w:rPr>
          </w:rPrChange>
        </w:rPr>
        <w:lastRenderedPageBreak/>
        <w:t>using</w:t>
      </w:r>
      <w:r w:rsidRPr="008C6831">
        <w:rPr>
          <w:rFonts w:ascii="Maiandra GD" w:eastAsia="Times New Roman" w:hAnsi="Maiandra GD" w:cs="Consolas"/>
          <w:color w:val="CFD5E0"/>
          <w:sz w:val="24"/>
          <w:szCs w:val="24"/>
          <w:rPrChange w:id="5850"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585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5852" w:author="Narendra" w:date="2021-08-21T13:02:00Z">
            <w:rPr>
              <w:rFonts w:ascii="inherit" w:eastAsia="Times New Roman" w:hAnsi="inherit" w:cs="Consolas"/>
              <w:color w:val="CFD5E0"/>
              <w:sz w:val="25"/>
            </w:rPr>
          </w:rPrChange>
        </w:rPr>
        <w:t xml:space="preserve">UserMasterRepository _repo = </w:t>
      </w:r>
      <w:r w:rsidRPr="008C6831">
        <w:rPr>
          <w:rFonts w:ascii="Maiandra GD" w:eastAsia="Times New Roman" w:hAnsi="Maiandra GD" w:cs="Consolas"/>
          <w:color w:val="4284AE"/>
          <w:sz w:val="24"/>
          <w:szCs w:val="24"/>
          <w:rPrChange w:id="5853"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5854"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5855" w:author="Narendra" w:date="2021-08-21T13:02:00Z">
            <w:rPr>
              <w:rFonts w:ascii="inherit" w:eastAsia="Times New Roman" w:hAnsi="inherit" w:cs="Consolas"/>
              <w:color w:val="4284AE"/>
              <w:sz w:val="25"/>
            </w:rPr>
          </w:rPrChange>
        </w:rPr>
        <w:t>UserMasterRepository</w:t>
      </w:r>
      <w:r w:rsidRPr="008C6831">
        <w:rPr>
          <w:rFonts w:ascii="Maiandra GD" w:eastAsia="Times New Roman" w:hAnsi="Maiandra GD" w:cs="Consolas"/>
          <w:b/>
          <w:bCs/>
          <w:color w:val="6B7C8B"/>
          <w:sz w:val="24"/>
          <w:szCs w:val="24"/>
          <w:rPrChange w:id="5856"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85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5858"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85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D19252"/>
          <w:sz w:val="24"/>
          <w:szCs w:val="24"/>
          <w:rPrChange w:id="5860" w:author="Narendra" w:date="2021-08-21T13:02:00Z">
            <w:rPr>
              <w:rFonts w:ascii="inherit" w:eastAsia="Times New Roman" w:hAnsi="inherit" w:cs="Consolas"/>
              <w:color w:val="D19252"/>
              <w:sz w:val="25"/>
            </w:rPr>
          </w:rPrChange>
        </w:rPr>
        <w:t>var</w:t>
      </w:r>
      <w:r w:rsidRPr="008C6831">
        <w:rPr>
          <w:rFonts w:ascii="Maiandra GD" w:eastAsia="Times New Roman" w:hAnsi="Maiandra GD" w:cs="Consolas"/>
          <w:color w:val="CFD5E0"/>
          <w:sz w:val="24"/>
          <w:szCs w:val="24"/>
          <w:rPrChange w:id="5861" w:author="Narendra" w:date="2021-08-21T13:02:00Z">
            <w:rPr>
              <w:rFonts w:ascii="inherit" w:eastAsia="Times New Roman" w:hAnsi="inherit" w:cs="Consolas"/>
              <w:color w:val="CFD5E0"/>
              <w:sz w:val="25"/>
            </w:rPr>
          </w:rPrChange>
        </w:rPr>
        <w:t xml:space="preserve"> user = _repo.</w:t>
      </w:r>
      <w:r w:rsidRPr="008C6831">
        <w:rPr>
          <w:rFonts w:ascii="Maiandra GD" w:eastAsia="Times New Roman" w:hAnsi="Maiandra GD" w:cs="Consolas"/>
          <w:color w:val="4284AE"/>
          <w:sz w:val="24"/>
          <w:szCs w:val="24"/>
          <w:rPrChange w:id="5862" w:author="Narendra" w:date="2021-08-21T13:02:00Z">
            <w:rPr>
              <w:rFonts w:ascii="inherit" w:eastAsia="Times New Roman" w:hAnsi="inherit" w:cs="Consolas"/>
              <w:color w:val="4284AE"/>
              <w:sz w:val="25"/>
            </w:rPr>
          </w:rPrChange>
        </w:rPr>
        <w:t>ValidateUser</w:t>
      </w:r>
      <w:r w:rsidRPr="008C6831">
        <w:rPr>
          <w:rFonts w:ascii="Maiandra GD" w:eastAsia="Times New Roman" w:hAnsi="Maiandra GD" w:cs="Consolas"/>
          <w:b/>
          <w:bCs/>
          <w:color w:val="6B7C8B"/>
          <w:sz w:val="24"/>
          <w:szCs w:val="24"/>
          <w:rPrChange w:id="586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5864" w:author="Narendra" w:date="2021-08-21T13:02:00Z">
            <w:rPr>
              <w:rFonts w:ascii="inherit" w:eastAsia="Times New Roman" w:hAnsi="inherit" w:cs="Consolas"/>
              <w:color w:val="CFD5E0"/>
              <w:sz w:val="25"/>
            </w:rPr>
          </w:rPrChange>
        </w:rPr>
        <w:t>context.</w:t>
      </w:r>
      <w:r w:rsidRPr="008C6831">
        <w:rPr>
          <w:rFonts w:ascii="Maiandra GD" w:eastAsia="Times New Roman" w:hAnsi="Maiandra GD" w:cs="Consolas"/>
          <w:color w:val="4284AE"/>
          <w:sz w:val="24"/>
          <w:szCs w:val="24"/>
          <w:rPrChange w:id="5865" w:author="Narendra" w:date="2021-08-21T13:02:00Z">
            <w:rPr>
              <w:rFonts w:ascii="inherit" w:eastAsia="Times New Roman" w:hAnsi="inherit" w:cs="Consolas"/>
              <w:color w:val="4284AE"/>
              <w:sz w:val="25"/>
            </w:rPr>
          </w:rPrChange>
        </w:rPr>
        <w:t>UserName</w:t>
      </w:r>
      <w:r w:rsidRPr="008C6831">
        <w:rPr>
          <w:rFonts w:ascii="Maiandra GD" w:eastAsia="Times New Roman" w:hAnsi="Maiandra GD" w:cs="Consolas"/>
          <w:color w:val="CFD5E0"/>
          <w:sz w:val="24"/>
          <w:szCs w:val="24"/>
          <w:rPrChange w:id="5866" w:author="Narendra" w:date="2021-08-21T13:02:00Z">
            <w:rPr>
              <w:rFonts w:ascii="inherit" w:eastAsia="Times New Roman" w:hAnsi="inherit" w:cs="Consolas"/>
              <w:color w:val="CFD5E0"/>
              <w:sz w:val="25"/>
            </w:rPr>
          </w:rPrChange>
        </w:rPr>
        <w:t>, context.</w:t>
      </w:r>
      <w:r w:rsidRPr="008C6831">
        <w:rPr>
          <w:rFonts w:ascii="Maiandra GD" w:eastAsia="Times New Roman" w:hAnsi="Maiandra GD" w:cs="Consolas"/>
          <w:color w:val="4284AE"/>
          <w:sz w:val="24"/>
          <w:szCs w:val="24"/>
          <w:rPrChange w:id="5867" w:author="Narendra" w:date="2021-08-21T13:02:00Z">
            <w:rPr>
              <w:rFonts w:ascii="inherit" w:eastAsia="Times New Roman" w:hAnsi="inherit" w:cs="Consolas"/>
              <w:color w:val="4284AE"/>
              <w:sz w:val="25"/>
            </w:rPr>
          </w:rPrChange>
        </w:rPr>
        <w:t>Password</w:t>
      </w:r>
      <w:r w:rsidRPr="008C6831">
        <w:rPr>
          <w:rFonts w:ascii="Maiandra GD" w:eastAsia="Times New Roman" w:hAnsi="Maiandra GD" w:cs="Consolas"/>
          <w:b/>
          <w:bCs/>
          <w:color w:val="6B7C8B"/>
          <w:sz w:val="24"/>
          <w:szCs w:val="24"/>
          <w:rPrChange w:id="586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5869"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87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5871" w:author="Narendra" w:date="2021-08-21T13:02:00Z">
            <w:rPr>
              <w:rFonts w:ascii="inherit" w:eastAsia="Times New Roman" w:hAnsi="inherit" w:cs="Consolas"/>
              <w:b/>
              <w:bCs/>
              <w:color w:val="D171DD"/>
              <w:sz w:val="25"/>
            </w:rPr>
          </w:rPrChange>
        </w:rPr>
        <w:t>if</w:t>
      </w:r>
      <w:r w:rsidRPr="008C6831">
        <w:rPr>
          <w:rFonts w:ascii="Maiandra GD" w:eastAsia="Times New Roman" w:hAnsi="Maiandra GD" w:cs="Consolas"/>
          <w:color w:val="CFD5E0"/>
          <w:sz w:val="24"/>
          <w:szCs w:val="24"/>
          <w:rPrChange w:id="5872"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587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5874" w:author="Narendra" w:date="2021-08-21T13:02:00Z">
            <w:rPr>
              <w:rFonts w:ascii="inherit" w:eastAsia="Times New Roman" w:hAnsi="inherit" w:cs="Consolas"/>
              <w:color w:val="CFD5E0"/>
              <w:sz w:val="25"/>
            </w:rPr>
          </w:rPrChange>
        </w:rPr>
        <w:t xml:space="preserve">user == </w:t>
      </w:r>
      <w:r w:rsidRPr="008C6831">
        <w:rPr>
          <w:rFonts w:ascii="Maiandra GD" w:eastAsia="Times New Roman" w:hAnsi="Maiandra GD" w:cs="Consolas"/>
          <w:b/>
          <w:bCs/>
          <w:color w:val="D171DD"/>
          <w:sz w:val="24"/>
          <w:szCs w:val="24"/>
          <w:rPrChange w:id="5875" w:author="Narendra" w:date="2021-08-21T13:02:00Z">
            <w:rPr>
              <w:rFonts w:ascii="inherit" w:eastAsia="Times New Roman" w:hAnsi="inherit" w:cs="Consolas"/>
              <w:b/>
              <w:bCs/>
              <w:color w:val="D171DD"/>
              <w:sz w:val="25"/>
            </w:rPr>
          </w:rPrChange>
        </w:rPr>
        <w:t>null</w:t>
      </w:r>
      <w:r w:rsidRPr="008C6831">
        <w:rPr>
          <w:rFonts w:ascii="Maiandra GD" w:eastAsia="Times New Roman" w:hAnsi="Maiandra GD" w:cs="Consolas"/>
          <w:b/>
          <w:bCs/>
          <w:color w:val="6B7C8B"/>
          <w:sz w:val="24"/>
          <w:szCs w:val="24"/>
          <w:rPrChange w:id="5876"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87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5878"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87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5880" w:author="Narendra" w:date="2021-08-21T13:02:00Z">
            <w:rPr>
              <w:rFonts w:ascii="inherit" w:eastAsia="Times New Roman" w:hAnsi="inherit" w:cs="Consolas"/>
              <w:color w:val="CFD5E0"/>
              <w:sz w:val="25"/>
            </w:rPr>
          </w:rPrChange>
        </w:rPr>
        <w:t>context.</w:t>
      </w:r>
      <w:r w:rsidRPr="008C6831">
        <w:rPr>
          <w:rFonts w:ascii="Maiandra GD" w:eastAsia="Times New Roman" w:hAnsi="Maiandra GD" w:cs="Consolas"/>
          <w:color w:val="4284AE"/>
          <w:sz w:val="24"/>
          <w:szCs w:val="24"/>
          <w:rPrChange w:id="5881" w:author="Narendra" w:date="2021-08-21T13:02:00Z">
            <w:rPr>
              <w:rFonts w:ascii="inherit" w:eastAsia="Times New Roman" w:hAnsi="inherit" w:cs="Consolas"/>
              <w:color w:val="4284AE"/>
              <w:sz w:val="25"/>
            </w:rPr>
          </w:rPrChange>
        </w:rPr>
        <w:t>SetError</w:t>
      </w:r>
      <w:r w:rsidRPr="008C6831">
        <w:rPr>
          <w:rFonts w:ascii="Maiandra GD" w:eastAsia="Times New Roman" w:hAnsi="Maiandra GD" w:cs="Consolas"/>
          <w:b/>
          <w:bCs/>
          <w:color w:val="6B7C8B"/>
          <w:sz w:val="24"/>
          <w:szCs w:val="24"/>
          <w:rPrChange w:id="588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7CC379"/>
          <w:sz w:val="24"/>
          <w:szCs w:val="24"/>
          <w:rPrChange w:id="5883" w:author="Narendra" w:date="2021-08-21T13:02:00Z">
            <w:rPr>
              <w:rFonts w:ascii="inherit" w:eastAsia="Times New Roman" w:hAnsi="inherit" w:cs="Consolas"/>
              <w:color w:val="7CC379"/>
              <w:sz w:val="25"/>
            </w:rPr>
          </w:rPrChange>
        </w:rPr>
        <w:t>"invalid_grant"</w:t>
      </w:r>
      <w:r w:rsidRPr="008C6831">
        <w:rPr>
          <w:rFonts w:ascii="Maiandra GD" w:eastAsia="Times New Roman" w:hAnsi="Maiandra GD" w:cs="Consolas"/>
          <w:color w:val="CFD5E0"/>
          <w:sz w:val="24"/>
          <w:szCs w:val="24"/>
          <w:rPrChange w:id="5884"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7CC379"/>
          <w:sz w:val="24"/>
          <w:szCs w:val="24"/>
          <w:rPrChange w:id="5885" w:author="Narendra" w:date="2021-08-21T13:02:00Z">
            <w:rPr>
              <w:rFonts w:ascii="inherit" w:eastAsia="Times New Roman" w:hAnsi="inherit" w:cs="Consolas"/>
              <w:color w:val="7CC379"/>
              <w:sz w:val="25"/>
            </w:rPr>
          </w:rPrChange>
        </w:rPr>
        <w:t>"Provided username and password is incorrect"</w:t>
      </w:r>
      <w:r w:rsidRPr="008C6831">
        <w:rPr>
          <w:rFonts w:ascii="Maiandra GD" w:eastAsia="Times New Roman" w:hAnsi="Maiandra GD" w:cs="Consolas"/>
          <w:b/>
          <w:bCs/>
          <w:color w:val="6B7C8B"/>
          <w:sz w:val="24"/>
          <w:szCs w:val="24"/>
          <w:rPrChange w:id="5886"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5887"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88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5889" w:author="Narendra" w:date="2021-08-21T13:02:00Z">
            <w:rPr>
              <w:rFonts w:ascii="inherit" w:eastAsia="Times New Roman" w:hAnsi="inherit" w:cs="Consolas"/>
              <w:b/>
              <w:bCs/>
              <w:color w:val="D171DD"/>
              <w:sz w:val="25"/>
            </w:rPr>
          </w:rPrChange>
        </w:rPr>
        <w:t>return</w:t>
      </w:r>
      <w:r w:rsidRPr="008C6831">
        <w:rPr>
          <w:rFonts w:ascii="Maiandra GD" w:eastAsia="Times New Roman" w:hAnsi="Maiandra GD" w:cs="Consolas"/>
          <w:color w:val="CFD5E0"/>
          <w:sz w:val="24"/>
          <w:szCs w:val="24"/>
          <w:rPrChange w:id="5890"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89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5892"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89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D19252"/>
          <w:sz w:val="24"/>
          <w:szCs w:val="24"/>
          <w:rPrChange w:id="5894" w:author="Narendra" w:date="2021-08-21T13:02:00Z">
            <w:rPr>
              <w:rFonts w:ascii="inherit" w:eastAsia="Times New Roman" w:hAnsi="inherit" w:cs="Consolas"/>
              <w:color w:val="D19252"/>
              <w:sz w:val="25"/>
            </w:rPr>
          </w:rPrChange>
        </w:rPr>
        <w:t>var</w:t>
      </w:r>
      <w:r w:rsidRPr="008C6831">
        <w:rPr>
          <w:rFonts w:ascii="Maiandra GD" w:eastAsia="Times New Roman" w:hAnsi="Maiandra GD" w:cs="Consolas"/>
          <w:color w:val="CFD5E0"/>
          <w:sz w:val="24"/>
          <w:szCs w:val="24"/>
          <w:rPrChange w:id="5895" w:author="Narendra" w:date="2021-08-21T13:02:00Z">
            <w:rPr>
              <w:rFonts w:ascii="inherit" w:eastAsia="Times New Roman" w:hAnsi="inherit" w:cs="Consolas"/>
              <w:color w:val="CFD5E0"/>
              <w:sz w:val="25"/>
            </w:rPr>
          </w:rPrChange>
        </w:rPr>
        <w:t xml:space="preserve"> identity = </w:t>
      </w:r>
      <w:r w:rsidRPr="008C6831">
        <w:rPr>
          <w:rFonts w:ascii="Maiandra GD" w:eastAsia="Times New Roman" w:hAnsi="Maiandra GD" w:cs="Consolas"/>
          <w:color w:val="4284AE"/>
          <w:sz w:val="24"/>
          <w:szCs w:val="24"/>
          <w:rPrChange w:id="5896"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5897"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5898" w:author="Narendra" w:date="2021-08-21T13:02:00Z">
            <w:rPr>
              <w:rFonts w:ascii="inherit" w:eastAsia="Times New Roman" w:hAnsi="inherit" w:cs="Consolas"/>
              <w:color w:val="4284AE"/>
              <w:sz w:val="25"/>
            </w:rPr>
          </w:rPrChange>
        </w:rPr>
        <w:t>ClaimsIdentity</w:t>
      </w:r>
      <w:r w:rsidRPr="008C6831">
        <w:rPr>
          <w:rFonts w:ascii="Maiandra GD" w:eastAsia="Times New Roman" w:hAnsi="Maiandra GD" w:cs="Consolas"/>
          <w:b/>
          <w:bCs/>
          <w:color w:val="6B7C8B"/>
          <w:sz w:val="24"/>
          <w:szCs w:val="24"/>
          <w:rPrChange w:id="589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5900" w:author="Narendra" w:date="2021-08-21T13:02:00Z">
            <w:rPr>
              <w:rFonts w:ascii="inherit" w:eastAsia="Times New Roman" w:hAnsi="inherit" w:cs="Consolas"/>
              <w:color w:val="CFD5E0"/>
              <w:sz w:val="25"/>
            </w:rPr>
          </w:rPrChange>
        </w:rPr>
        <w:t>context.</w:t>
      </w:r>
      <w:r w:rsidRPr="008C6831">
        <w:rPr>
          <w:rFonts w:ascii="Maiandra GD" w:eastAsia="Times New Roman" w:hAnsi="Maiandra GD" w:cs="Consolas"/>
          <w:color w:val="4284AE"/>
          <w:sz w:val="24"/>
          <w:szCs w:val="24"/>
          <w:rPrChange w:id="5901" w:author="Narendra" w:date="2021-08-21T13:02:00Z">
            <w:rPr>
              <w:rFonts w:ascii="inherit" w:eastAsia="Times New Roman" w:hAnsi="inherit" w:cs="Consolas"/>
              <w:color w:val="4284AE"/>
              <w:sz w:val="25"/>
            </w:rPr>
          </w:rPrChange>
        </w:rPr>
        <w:t>Options</w:t>
      </w:r>
      <w:r w:rsidRPr="008C6831">
        <w:rPr>
          <w:rFonts w:ascii="Maiandra GD" w:eastAsia="Times New Roman" w:hAnsi="Maiandra GD" w:cs="Consolas"/>
          <w:color w:val="CFD5E0"/>
          <w:sz w:val="24"/>
          <w:szCs w:val="24"/>
          <w:rPrChange w:id="5902"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5903" w:author="Narendra" w:date="2021-08-21T13:02:00Z">
            <w:rPr>
              <w:rFonts w:ascii="inherit" w:eastAsia="Times New Roman" w:hAnsi="inherit" w:cs="Consolas"/>
              <w:color w:val="4284AE"/>
              <w:sz w:val="25"/>
            </w:rPr>
          </w:rPrChange>
        </w:rPr>
        <w:t>AuthenticationType</w:t>
      </w:r>
      <w:r w:rsidRPr="008C6831">
        <w:rPr>
          <w:rFonts w:ascii="Maiandra GD" w:eastAsia="Times New Roman" w:hAnsi="Maiandra GD" w:cs="Consolas"/>
          <w:b/>
          <w:bCs/>
          <w:color w:val="6B7C8B"/>
          <w:sz w:val="24"/>
          <w:szCs w:val="24"/>
          <w:rPrChange w:id="5904"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5905"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90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5907" w:author="Narendra" w:date="2021-08-21T13:02:00Z">
            <w:rPr>
              <w:rFonts w:ascii="inherit" w:eastAsia="Times New Roman" w:hAnsi="inherit" w:cs="Consolas"/>
              <w:color w:val="CFD5E0"/>
              <w:sz w:val="25"/>
            </w:rPr>
          </w:rPrChange>
        </w:rPr>
        <w:t>identity.</w:t>
      </w:r>
      <w:r w:rsidRPr="008C6831">
        <w:rPr>
          <w:rFonts w:ascii="Maiandra GD" w:eastAsia="Times New Roman" w:hAnsi="Maiandra GD" w:cs="Consolas"/>
          <w:color w:val="4284AE"/>
          <w:sz w:val="24"/>
          <w:szCs w:val="24"/>
          <w:rPrChange w:id="5908" w:author="Narendra" w:date="2021-08-21T13:02:00Z">
            <w:rPr>
              <w:rFonts w:ascii="inherit" w:eastAsia="Times New Roman" w:hAnsi="inherit" w:cs="Consolas"/>
              <w:color w:val="4284AE"/>
              <w:sz w:val="25"/>
            </w:rPr>
          </w:rPrChange>
        </w:rPr>
        <w:t>AddClaim</w:t>
      </w:r>
      <w:r w:rsidRPr="008C6831">
        <w:rPr>
          <w:rFonts w:ascii="Maiandra GD" w:eastAsia="Times New Roman" w:hAnsi="Maiandra GD" w:cs="Consolas"/>
          <w:b/>
          <w:bCs/>
          <w:color w:val="6B7C8B"/>
          <w:sz w:val="24"/>
          <w:szCs w:val="24"/>
          <w:rPrChange w:id="590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4284AE"/>
          <w:sz w:val="24"/>
          <w:szCs w:val="24"/>
          <w:rPrChange w:id="5910"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5911"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5912" w:author="Narendra" w:date="2021-08-21T13:02:00Z">
            <w:rPr>
              <w:rFonts w:ascii="inherit" w:eastAsia="Times New Roman" w:hAnsi="inherit" w:cs="Consolas"/>
              <w:color w:val="4284AE"/>
              <w:sz w:val="25"/>
            </w:rPr>
          </w:rPrChange>
        </w:rPr>
        <w:t>Claim</w:t>
      </w:r>
      <w:r w:rsidRPr="008C6831">
        <w:rPr>
          <w:rFonts w:ascii="Maiandra GD" w:eastAsia="Times New Roman" w:hAnsi="Maiandra GD" w:cs="Consolas"/>
          <w:b/>
          <w:bCs/>
          <w:color w:val="6B7C8B"/>
          <w:sz w:val="24"/>
          <w:szCs w:val="24"/>
          <w:rPrChange w:id="591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5914" w:author="Narendra" w:date="2021-08-21T13:02:00Z">
            <w:rPr>
              <w:rFonts w:ascii="inherit" w:eastAsia="Times New Roman" w:hAnsi="inherit" w:cs="Consolas"/>
              <w:color w:val="CFD5E0"/>
              <w:sz w:val="25"/>
            </w:rPr>
          </w:rPrChange>
        </w:rPr>
        <w:t>ClaimTypes.</w:t>
      </w:r>
      <w:r w:rsidRPr="008C6831">
        <w:rPr>
          <w:rFonts w:ascii="Maiandra GD" w:eastAsia="Times New Roman" w:hAnsi="Maiandra GD" w:cs="Consolas"/>
          <w:color w:val="4284AE"/>
          <w:sz w:val="24"/>
          <w:szCs w:val="24"/>
          <w:rPrChange w:id="5915" w:author="Narendra" w:date="2021-08-21T13:02:00Z">
            <w:rPr>
              <w:rFonts w:ascii="inherit" w:eastAsia="Times New Roman" w:hAnsi="inherit" w:cs="Consolas"/>
              <w:color w:val="4284AE"/>
              <w:sz w:val="25"/>
            </w:rPr>
          </w:rPrChange>
        </w:rPr>
        <w:t>Role</w:t>
      </w:r>
      <w:r w:rsidRPr="008C6831">
        <w:rPr>
          <w:rFonts w:ascii="Maiandra GD" w:eastAsia="Times New Roman" w:hAnsi="Maiandra GD" w:cs="Consolas"/>
          <w:color w:val="CFD5E0"/>
          <w:sz w:val="24"/>
          <w:szCs w:val="24"/>
          <w:rPrChange w:id="5916" w:author="Narendra" w:date="2021-08-21T13:02:00Z">
            <w:rPr>
              <w:rFonts w:ascii="inherit" w:eastAsia="Times New Roman" w:hAnsi="inherit" w:cs="Consolas"/>
              <w:color w:val="CFD5E0"/>
              <w:sz w:val="25"/>
            </w:rPr>
          </w:rPrChange>
        </w:rPr>
        <w:t>, user.</w:t>
      </w:r>
      <w:r w:rsidRPr="008C6831">
        <w:rPr>
          <w:rFonts w:ascii="Maiandra GD" w:eastAsia="Times New Roman" w:hAnsi="Maiandra GD" w:cs="Consolas"/>
          <w:color w:val="4284AE"/>
          <w:sz w:val="24"/>
          <w:szCs w:val="24"/>
          <w:rPrChange w:id="5917" w:author="Narendra" w:date="2021-08-21T13:02:00Z">
            <w:rPr>
              <w:rFonts w:ascii="inherit" w:eastAsia="Times New Roman" w:hAnsi="inherit" w:cs="Consolas"/>
              <w:color w:val="4284AE"/>
              <w:sz w:val="25"/>
            </w:rPr>
          </w:rPrChange>
        </w:rPr>
        <w:t>UserRoles</w:t>
      </w:r>
      <w:r w:rsidRPr="008C6831">
        <w:rPr>
          <w:rFonts w:ascii="Maiandra GD" w:eastAsia="Times New Roman" w:hAnsi="Maiandra GD" w:cs="Consolas"/>
          <w:b/>
          <w:bCs/>
          <w:color w:val="6B7C8B"/>
          <w:sz w:val="24"/>
          <w:szCs w:val="24"/>
          <w:rPrChange w:id="591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5919"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92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5921" w:author="Narendra" w:date="2021-08-21T13:02:00Z">
            <w:rPr>
              <w:rFonts w:ascii="inherit" w:eastAsia="Times New Roman" w:hAnsi="inherit" w:cs="Consolas"/>
              <w:color w:val="CFD5E0"/>
              <w:sz w:val="25"/>
            </w:rPr>
          </w:rPrChange>
        </w:rPr>
        <w:t>identity.</w:t>
      </w:r>
      <w:r w:rsidRPr="008C6831">
        <w:rPr>
          <w:rFonts w:ascii="Maiandra GD" w:eastAsia="Times New Roman" w:hAnsi="Maiandra GD" w:cs="Consolas"/>
          <w:color w:val="4284AE"/>
          <w:sz w:val="24"/>
          <w:szCs w:val="24"/>
          <w:rPrChange w:id="5922" w:author="Narendra" w:date="2021-08-21T13:02:00Z">
            <w:rPr>
              <w:rFonts w:ascii="inherit" w:eastAsia="Times New Roman" w:hAnsi="inherit" w:cs="Consolas"/>
              <w:color w:val="4284AE"/>
              <w:sz w:val="25"/>
            </w:rPr>
          </w:rPrChange>
        </w:rPr>
        <w:t>AddClaim</w:t>
      </w:r>
      <w:r w:rsidRPr="008C6831">
        <w:rPr>
          <w:rFonts w:ascii="Maiandra GD" w:eastAsia="Times New Roman" w:hAnsi="Maiandra GD" w:cs="Consolas"/>
          <w:b/>
          <w:bCs/>
          <w:color w:val="6B7C8B"/>
          <w:sz w:val="24"/>
          <w:szCs w:val="24"/>
          <w:rPrChange w:id="592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4284AE"/>
          <w:sz w:val="24"/>
          <w:szCs w:val="24"/>
          <w:rPrChange w:id="5924"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5925"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5926" w:author="Narendra" w:date="2021-08-21T13:02:00Z">
            <w:rPr>
              <w:rFonts w:ascii="inherit" w:eastAsia="Times New Roman" w:hAnsi="inherit" w:cs="Consolas"/>
              <w:color w:val="4284AE"/>
              <w:sz w:val="25"/>
            </w:rPr>
          </w:rPrChange>
        </w:rPr>
        <w:t>Claim</w:t>
      </w:r>
      <w:r w:rsidRPr="008C6831">
        <w:rPr>
          <w:rFonts w:ascii="Maiandra GD" w:eastAsia="Times New Roman" w:hAnsi="Maiandra GD" w:cs="Consolas"/>
          <w:b/>
          <w:bCs/>
          <w:color w:val="6B7C8B"/>
          <w:sz w:val="24"/>
          <w:szCs w:val="24"/>
          <w:rPrChange w:id="592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5928" w:author="Narendra" w:date="2021-08-21T13:02:00Z">
            <w:rPr>
              <w:rFonts w:ascii="inherit" w:eastAsia="Times New Roman" w:hAnsi="inherit" w:cs="Consolas"/>
              <w:color w:val="CFD5E0"/>
              <w:sz w:val="25"/>
            </w:rPr>
          </w:rPrChange>
        </w:rPr>
        <w:t>ClaimTypes.</w:t>
      </w:r>
      <w:r w:rsidRPr="008C6831">
        <w:rPr>
          <w:rFonts w:ascii="Maiandra GD" w:eastAsia="Times New Roman" w:hAnsi="Maiandra GD" w:cs="Consolas"/>
          <w:color w:val="4284AE"/>
          <w:sz w:val="24"/>
          <w:szCs w:val="24"/>
          <w:rPrChange w:id="5929" w:author="Narendra" w:date="2021-08-21T13:02:00Z">
            <w:rPr>
              <w:rFonts w:ascii="inherit" w:eastAsia="Times New Roman" w:hAnsi="inherit" w:cs="Consolas"/>
              <w:color w:val="4284AE"/>
              <w:sz w:val="25"/>
            </w:rPr>
          </w:rPrChange>
        </w:rPr>
        <w:t>Name</w:t>
      </w:r>
      <w:r w:rsidRPr="008C6831">
        <w:rPr>
          <w:rFonts w:ascii="Maiandra GD" w:eastAsia="Times New Roman" w:hAnsi="Maiandra GD" w:cs="Consolas"/>
          <w:color w:val="CFD5E0"/>
          <w:sz w:val="24"/>
          <w:szCs w:val="24"/>
          <w:rPrChange w:id="5930" w:author="Narendra" w:date="2021-08-21T13:02:00Z">
            <w:rPr>
              <w:rFonts w:ascii="inherit" w:eastAsia="Times New Roman" w:hAnsi="inherit" w:cs="Consolas"/>
              <w:color w:val="CFD5E0"/>
              <w:sz w:val="25"/>
            </w:rPr>
          </w:rPrChange>
        </w:rPr>
        <w:t>, user.</w:t>
      </w:r>
      <w:r w:rsidRPr="008C6831">
        <w:rPr>
          <w:rFonts w:ascii="Maiandra GD" w:eastAsia="Times New Roman" w:hAnsi="Maiandra GD" w:cs="Consolas"/>
          <w:color w:val="4284AE"/>
          <w:sz w:val="24"/>
          <w:szCs w:val="24"/>
          <w:rPrChange w:id="5931" w:author="Narendra" w:date="2021-08-21T13:02:00Z">
            <w:rPr>
              <w:rFonts w:ascii="inherit" w:eastAsia="Times New Roman" w:hAnsi="inherit" w:cs="Consolas"/>
              <w:color w:val="4284AE"/>
              <w:sz w:val="25"/>
            </w:rPr>
          </w:rPrChange>
        </w:rPr>
        <w:t>UserName</w:t>
      </w:r>
      <w:r w:rsidRPr="008C6831">
        <w:rPr>
          <w:rFonts w:ascii="Maiandra GD" w:eastAsia="Times New Roman" w:hAnsi="Maiandra GD" w:cs="Consolas"/>
          <w:b/>
          <w:bCs/>
          <w:color w:val="6B7C8B"/>
          <w:sz w:val="24"/>
          <w:szCs w:val="24"/>
          <w:rPrChange w:id="593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5933"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93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5935" w:author="Narendra" w:date="2021-08-21T13:02:00Z">
            <w:rPr>
              <w:rFonts w:ascii="inherit" w:eastAsia="Times New Roman" w:hAnsi="inherit" w:cs="Consolas"/>
              <w:color w:val="CFD5E0"/>
              <w:sz w:val="25"/>
            </w:rPr>
          </w:rPrChange>
        </w:rPr>
        <w:t>identity.</w:t>
      </w:r>
      <w:r w:rsidRPr="008C6831">
        <w:rPr>
          <w:rFonts w:ascii="Maiandra GD" w:eastAsia="Times New Roman" w:hAnsi="Maiandra GD" w:cs="Consolas"/>
          <w:color w:val="4284AE"/>
          <w:sz w:val="24"/>
          <w:szCs w:val="24"/>
          <w:rPrChange w:id="5936" w:author="Narendra" w:date="2021-08-21T13:02:00Z">
            <w:rPr>
              <w:rFonts w:ascii="inherit" w:eastAsia="Times New Roman" w:hAnsi="inherit" w:cs="Consolas"/>
              <w:color w:val="4284AE"/>
              <w:sz w:val="25"/>
            </w:rPr>
          </w:rPrChange>
        </w:rPr>
        <w:t>AddClaim</w:t>
      </w:r>
      <w:r w:rsidRPr="008C6831">
        <w:rPr>
          <w:rFonts w:ascii="Maiandra GD" w:eastAsia="Times New Roman" w:hAnsi="Maiandra GD" w:cs="Consolas"/>
          <w:b/>
          <w:bCs/>
          <w:color w:val="6B7C8B"/>
          <w:sz w:val="24"/>
          <w:szCs w:val="24"/>
          <w:rPrChange w:id="593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4284AE"/>
          <w:sz w:val="24"/>
          <w:szCs w:val="24"/>
          <w:rPrChange w:id="5938"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5939"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5940" w:author="Narendra" w:date="2021-08-21T13:02:00Z">
            <w:rPr>
              <w:rFonts w:ascii="inherit" w:eastAsia="Times New Roman" w:hAnsi="inherit" w:cs="Consolas"/>
              <w:color w:val="4284AE"/>
              <w:sz w:val="25"/>
            </w:rPr>
          </w:rPrChange>
        </w:rPr>
        <w:t>Claim</w:t>
      </w:r>
      <w:r w:rsidRPr="008C6831">
        <w:rPr>
          <w:rFonts w:ascii="Maiandra GD" w:eastAsia="Times New Roman" w:hAnsi="Maiandra GD" w:cs="Consolas"/>
          <w:b/>
          <w:bCs/>
          <w:color w:val="6B7C8B"/>
          <w:sz w:val="24"/>
          <w:szCs w:val="24"/>
          <w:rPrChange w:id="594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7CC379"/>
          <w:sz w:val="24"/>
          <w:szCs w:val="24"/>
          <w:rPrChange w:id="5942" w:author="Narendra" w:date="2021-08-21T13:02:00Z">
            <w:rPr>
              <w:rFonts w:ascii="inherit" w:eastAsia="Times New Roman" w:hAnsi="inherit" w:cs="Consolas"/>
              <w:color w:val="7CC379"/>
              <w:sz w:val="25"/>
            </w:rPr>
          </w:rPrChange>
        </w:rPr>
        <w:t>"Email"</w:t>
      </w:r>
      <w:r w:rsidRPr="008C6831">
        <w:rPr>
          <w:rFonts w:ascii="Maiandra GD" w:eastAsia="Times New Roman" w:hAnsi="Maiandra GD" w:cs="Consolas"/>
          <w:color w:val="CFD5E0"/>
          <w:sz w:val="24"/>
          <w:szCs w:val="24"/>
          <w:rPrChange w:id="5943" w:author="Narendra" w:date="2021-08-21T13:02:00Z">
            <w:rPr>
              <w:rFonts w:ascii="inherit" w:eastAsia="Times New Roman" w:hAnsi="inherit" w:cs="Consolas"/>
              <w:color w:val="CFD5E0"/>
              <w:sz w:val="25"/>
            </w:rPr>
          </w:rPrChange>
        </w:rPr>
        <w:t>, user.</w:t>
      </w:r>
      <w:r w:rsidRPr="008C6831">
        <w:rPr>
          <w:rFonts w:ascii="Maiandra GD" w:eastAsia="Times New Roman" w:hAnsi="Maiandra GD" w:cs="Consolas"/>
          <w:color w:val="4284AE"/>
          <w:sz w:val="24"/>
          <w:szCs w:val="24"/>
          <w:rPrChange w:id="5944" w:author="Narendra" w:date="2021-08-21T13:02:00Z">
            <w:rPr>
              <w:rFonts w:ascii="inherit" w:eastAsia="Times New Roman" w:hAnsi="inherit" w:cs="Consolas"/>
              <w:color w:val="4284AE"/>
              <w:sz w:val="25"/>
            </w:rPr>
          </w:rPrChange>
        </w:rPr>
        <w:t>UserEmailID</w:t>
      </w:r>
      <w:r w:rsidRPr="008C6831">
        <w:rPr>
          <w:rFonts w:ascii="Maiandra GD" w:eastAsia="Times New Roman" w:hAnsi="Maiandra GD" w:cs="Consolas"/>
          <w:b/>
          <w:bCs/>
          <w:color w:val="6B7C8B"/>
          <w:sz w:val="24"/>
          <w:szCs w:val="24"/>
          <w:rPrChange w:id="5945"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5946"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94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5948" w:author="Narendra" w:date="2021-08-21T13:02:00Z">
            <w:rPr>
              <w:rFonts w:ascii="inherit" w:eastAsia="Times New Roman" w:hAnsi="inherit" w:cs="Consolas"/>
              <w:color w:val="CFD5E0"/>
              <w:sz w:val="25"/>
            </w:rPr>
          </w:rPrChange>
        </w:rPr>
        <w:t>context.</w:t>
      </w:r>
      <w:r w:rsidRPr="008C6831">
        <w:rPr>
          <w:rFonts w:ascii="Maiandra GD" w:eastAsia="Times New Roman" w:hAnsi="Maiandra GD" w:cs="Consolas"/>
          <w:color w:val="4284AE"/>
          <w:sz w:val="24"/>
          <w:szCs w:val="24"/>
          <w:rPrChange w:id="5949" w:author="Narendra" w:date="2021-08-21T13:02:00Z">
            <w:rPr>
              <w:rFonts w:ascii="inherit" w:eastAsia="Times New Roman" w:hAnsi="inherit" w:cs="Consolas"/>
              <w:color w:val="4284AE"/>
              <w:sz w:val="25"/>
            </w:rPr>
          </w:rPrChange>
        </w:rPr>
        <w:t>Validated</w:t>
      </w:r>
      <w:r w:rsidRPr="008C6831">
        <w:rPr>
          <w:rFonts w:ascii="Maiandra GD" w:eastAsia="Times New Roman" w:hAnsi="Maiandra GD" w:cs="Consolas"/>
          <w:b/>
          <w:bCs/>
          <w:color w:val="6B7C8B"/>
          <w:sz w:val="24"/>
          <w:szCs w:val="24"/>
          <w:rPrChange w:id="5950"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5951" w:author="Narendra" w:date="2021-08-21T13:02:00Z">
            <w:rPr>
              <w:rFonts w:ascii="inherit" w:eastAsia="Times New Roman" w:hAnsi="inherit" w:cs="Consolas"/>
              <w:color w:val="CFD5E0"/>
              <w:sz w:val="25"/>
            </w:rPr>
          </w:rPrChange>
        </w:rPr>
        <w:t>identity</w:t>
      </w:r>
      <w:r w:rsidRPr="008C6831">
        <w:rPr>
          <w:rFonts w:ascii="Maiandra GD" w:eastAsia="Times New Roman" w:hAnsi="Maiandra GD" w:cs="Consolas"/>
          <w:b/>
          <w:bCs/>
          <w:color w:val="6B7C8B"/>
          <w:sz w:val="24"/>
          <w:szCs w:val="24"/>
          <w:rPrChange w:id="595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5953"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95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5955"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95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5957"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95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5959"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line="384" w:lineRule="atLeast"/>
        <w:textAlignment w:val="baseline"/>
        <w:rPr>
          <w:rFonts w:ascii="Maiandra GD" w:eastAsia="Times New Roman" w:hAnsi="Maiandra GD" w:cs="Consolas"/>
          <w:color w:val="596174"/>
          <w:sz w:val="24"/>
          <w:szCs w:val="24"/>
          <w:rPrChange w:id="596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5961"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FFFFFF"/>
        <w:spacing w:after="0" w:line="240" w:lineRule="auto"/>
        <w:jc w:val="both"/>
        <w:textAlignment w:val="baseline"/>
        <w:outlineLvl w:val="4"/>
        <w:rPr>
          <w:rFonts w:ascii="Maiandra GD" w:eastAsia="Times New Roman" w:hAnsi="Maiandra GD" w:cs="Segoe UI"/>
          <w:color w:val="3A3A3A"/>
          <w:sz w:val="24"/>
          <w:szCs w:val="24"/>
          <w:rPrChange w:id="5962" w:author="Narendra" w:date="2021-08-21T13:02:00Z">
            <w:rPr>
              <w:rFonts w:ascii="Segoe UI" w:eastAsia="Times New Roman" w:hAnsi="Segoe UI" w:cs="Segoe UI"/>
              <w:color w:val="3A3A3A"/>
              <w:sz w:val="20"/>
              <w:szCs w:val="20"/>
            </w:rPr>
          </w:rPrChange>
        </w:rPr>
      </w:pPr>
      <w:r w:rsidRPr="008C6831">
        <w:rPr>
          <w:rFonts w:ascii="Maiandra GD" w:eastAsia="Times New Roman" w:hAnsi="Maiandra GD" w:cs="Arial"/>
          <w:b/>
          <w:bCs/>
          <w:color w:val="000000"/>
          <w:sz w:val="24"/>
          <w:szCs w:val="24"/>
          <w:rPrChange w:id="5963" w:author="Narendra" w:date="2021-08-21T13:02:00Z">
            <w:rPr>
              <w:rFonts w:ascii="Arial" w:eastAsia="Times New Roman" w:hAnsi="Arial" w:cs="Arial"/>
              <w:b/>
              <w:bCs/>
              <w:color w:val="000000"/>
              <w:sz w:val="27"/>
            </w:rPr>
          </w:rPrChange>
        </w:rPr>
        <w:t>Step7: Add the OWINStartup class.</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5964"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5965" w:author="Narendra" w:date="2021-08-21T13:02:00Z">
            <w:rPr>
              <w:rFonts w:ascii="Arial" w:eastAsia="Times New Roman" w:hAnsi="Arial" w:cs="Arial"/>
              <w:color w:val="000000"/>
              <w:sz w:val="23"/>
              <w:szCs w:val="23"/>
              <w:bdr w:val="none" w:sz="0" w:space="0" w:color="auto" w:frame="1"/>
            </w:rPr>
          </w:rPrChange>
        </w:rPr>
        <w:t>Now we need to add the </w:t>
      </w:r>
      <w:r w:rsidRPr="008C6831">
        <w:rPr>
          <w:rFonts w:ascii="Maiandra GD" w:eastAsia="Times New Roman" w:hAnsi="Maiandra GD" w:cs="Arial"/>
          <w:b/>
          <w:bCs/>
          <w:color w:val="000000"/>
          <w:sz w:val="24"/>
          <w:szCs w:val="24"/>
          <w:rPrChange w:id="5966" w:author="Narendra" w:date="2021-08-21T13:02:00Z">
            <w:rPr>
              <w:rFonts w:ascii="Arial" w:eastAsia="Times New Roman" w:hAnsi="Arial" w:cs="Arial"/>
              <w:b/>
              <w:bCs/>
              <w:color w:val="000000"/>
              <w:sz w:val="23"/>
            </w:rPr>
          </w:rPrChange>
        </w:rPr>
        <w:t>OWINStartup</w:t>
      </w:r>
      <w:r w:rsidRPr="008C6831">
        <w:rPr>
          <w:rFonts w:ascii="Maiandra GD" w:eastAsia="Times New Roman" w:hAnsi="Maiandra GD" w:cs="Arial"/>
          <w:color w:val="000000"/>
          <w:sz w:val="24"/>
          <w:szCs w:val="24"/>
          <w:bdr w:val="none" w:sz="0" w:space="0" w:color="auto" w:frame="1"/>
          <w:rPrChange w:id="5967" w:author="Narendra" w:date="2021-08-21T13:02:00Z">
            <w:rPr>
              <w:rFonts w:ascii="Arial" w:eastAsia="Times New Roman" w:hAnsi="Arial" w:cs="Arial"/>
              <w:color w:val="000000"/>
              <w:sz w:val="23"/>
              <w:szCs w:val="23"/>
              <w:bdr w:val="none" w:sz="0" w:space="0" w:color="auto" w:frame="1"/>
            </w:rPr>
          </w:rPrChange>
        </w:rPr>
        <w:t> class where we will configure the </w:t>
      </w:r>
      <w:r w:rsidRPr="008C6831">
        <w:rPr>
          <w:rFonts w:ascii="Maiandra GD" w:eastAsia="Times New Roman" w:hAnsi="Maiandra GD" w:cs="Arial"/>
          <w:b/>
          <w:bCs/>
          <w:color w:val="000000"/>
          <w:sz w:val="24"/>
          <w:szCs w:val="24"/>
          <w:rPrChange w:id="5968" w:author="Narendra" w:date="2021-08-21T13:02:00Z">
            <w:rPr>
              <w:rFonts w:ascii="Arial" w:eastAsia="Times New Roman" w:hAnsi="Arial" w:cs="Arial"/>
              <w:b/>
              <w:bCs/>
              <w:color w:val="000000"/>
              <w:sz w:val="23"/>
            </w:rPr>
          </w:rPrChange>
        </w:rPr>
        <w:t>OAuth Authorization Server</w:t>
      </w:r>
      <w:r w:rsidRPr="008C6831">
        <w:rPr>
          <w:rFonts w:ascii="Maiandra GD" w:eastAsia="Times New Roman" w:hAnsi="Maiandra GD" w:cs="Arial"/>
          <w:color w:val="000000"/>
          <w:sz w:val="24"/>
          <w:szCs w:val="24"/>
          <w:bdr w:val="none" w:sz="0" w:space="0" w:color="auto" w:frame="1"/>
          <w:rPrChange w:id="5969" w:author="Narendra" w:date="2021-08-21T13:02:00Z">
            <w:rPr>
              <w:rFonts w:ascii="Arial" w:eastAsia="Times New Roman" w:hAnsi="Arial" w:cs="Arial"/>
              <w:color w:val="000000"/>
              <w:sz w:val="23"/>
              <w:szCs w:val="23"/>
              <w:bdr w:val="none" w:sz="0" w:space="0" w:color="auto" w:frame="1"/>
            </w:rPr>
          </w:rPrChange>
        </w:rPr>
        <w:t>. This is going to be our authorization server.</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5970"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5971" w:author="Narendra" w:date="2021-08-21T13:02:00Z">
            <w:rPr>
              <w:rFonts w:ascii="Arial" w:eastAsia="Times New Roman" w:hAnsi="Arial" w:cs="Arial"/>
              <w:color w:val="000000"/>
              <w:sz w:val="23"/>
              <w:szCs w:val="23"/>
              <w:bdr w:val="none" w:sz="0" w:space="0" w:color="auto" w:frame="1"/>
            </w:rPr>
          </w:rPrChange>
        </w:rPr>
        <w:t>To do so, go to the </w:t>
      </w:r>
      <w:r w:rsidRPr="008C6831">
        <w:rPr>
          <w:rFonts w:ascii="Maiandra GD" w:eastAsia="Times New Roman" w:hAnsi="Maiandra GD" w:cs="Arial"/>
          <w:b/>
          <w:bCs/>
          <w:color w:val="000000"/>
          <w:sz w:val="24"/>
          <w:szCs w:val="24"/>
          <w:rPrChange w:id="5972" w:author="Narendra" w:date="2021-08-21T13:02:00Z">
            <w:rPr>
              <w:rFonts w:ascii="Arial" w:eastAsia="Times New Roman" w:hAnsi="Arial" w:cs="Arial"/>
              <w:b/>
              <w:bCs/>
              <w:color w:val="000000"/>
              <w:sz w:val="23"/>
            </w:rPr>
          </w:rPrChange>
        </w:rPr>
        <w:t>Solution Explorer</w:t>
      </w:r>
      <w:r w:rsidRPr="008C6831">
        <w:rPr>
          <w:rFonts w:ascii="Maiandra GD" w:eastAsia="Times New Roman" w:hAnsi="Maiandra GD" w:cs="Arial"/>
          <w:color w:val="000000"/>
          <w:sz w:val="24"/>
          <w:szCs w:val="24"/>
          <w:bdr w:val="none" w:sz="0" w:space="0" w:color="auto" w:frame="1"/>
          <w:rPrChange w:id="5973" w:author="Narendra" w:date="2021-08-21T13:02:00Z">
            <w:rPr>
              <w:rFonts w:ascii="Arial" w:eastAsia="Times New Roman" w:hAnsi="Arial" w:cs="Arial"/>
              <w:color w:val="000000"/>
              <w:sz w:val="23"/>
              <w:szCs w:val="23"/>
              <w:bdr w:val="none" w:sz="0" w:space="0" w:color="auto" w:frame="1"/>
            </w:rPr>
          </w:rPrChange>
        </w:rPr>
        <w:t> &gt; </w:t>
      </w:r>
      <w:r w:rsidRPr="008C6831">
        <w:rPr>
          <w:rFonts w:ascii="Maiandra GD" w:eastAsia="Times New Roman" w:hAnsi="Maiandra GD" w:cs="Arial"/>
          <w:b/>
          <w:bCs/>
          <w:color w:val="000000"/>
          <w:sz w:val="24"/>
          <w:szCs w:val="24"/>
          <w:rPrChange w:id="5974" w:author="Narendra" w:date="2021-08-21T13:02:00Z">
            <w:rPr>
              <w:rFonts w:ascii="Arial" w:eastAsia="Times New Roman" w:hAnsi="Arial" w:cs="Arial"/>
              <w:b/>
              <w:bCs/>
              <w:color w:val="000000"/>
              <w:sz w:val="23"/>
            </w:rPr>
          </w:rPrChange>
        </w:rPr>
        <w:t>Right Click on Project Name</w:t>
      </w:r>
      <w:r w:rsidRPr="008C6831">
        <w:rPr>
          <w:rFonts w:ascii="Maiandra GD" w:eastAsia="Times New Roman" w:hAnsi="Maiandra GD" w:cs="Arial"/>
          <w:color w:val="000000"/>
          <w:sz w:val="24"/>
          <w:szCs w:val="24"/>
          <w:bdr w:val="none" w:sz="0" w:space="0" w:color="auto" w:frame="1"/>
          <w:rPrChange w:id="5975" w:author="Narendra" w:date="2021-08-21T13:02:00Z">
            <w:rPr>
              <w:rFonts w:ascii="Arial" w:eastAsia="Times New Roman" w:hAnsi="Arial" w:cs="Arial"/>
              <w:color w:val="000000"/>
              <w:sz w:val="23"/>
              <w:szCs w:val="23"/>
              <w:bdr w:val="none" w:sz="0" w:space="0" w:color="auto" w:frame="1"/>
            </w:rPr>
          </w:rPrChange>
        </w:rPr>
        <w:t> form the Solution Explorer &gt; </w:t>
      </w:r>
      <w:r w:rsidRPr="008C6831">
        <w:rPr>
          <w:rFonts w:ascii="Maiandra GD" w:eastAsia="Times New Roman" w:hAnsi="Maiandra GD" w:cs="Arial"/>
          <w:b/>
          <w:bCs/>
          <w:color w:val="000000"/>
          <w:sz w:val="24"/>
          <w:szCs w:val="24"/>
          <w:rPrChange w:id="5976" w:author="Narendra" w:date="2021-08-21T13:02:00Z">
            <w:rPr>
              <w:rFonts w:ascii="Arial" w:eastAsia="Times New Roman" w:hAnsi="Arial" w:cs="Arial"/>
              <w:b/>
              <w:bCs/>
              <w:color w:val="000000"/>
              <w:sz w:val="23"/>
            </w:rPr>
          </w:rPrChange>
        </w:rPr>
        <w:t>Add &gt; New Item</w:t>
      </w:r>
      <w:r w:rsidRPr="008C6831">
        <w:rPr>
          <w:rFonts w:ascii="Maiandra GD" w:eastAsia="Times New Roman" w:hAnsi="Maiandra GD" w:cs="Arial"/>
          <w:color w:val="000000"/>
          <w:sz w:val="24"/>
          <w:szCs w:val="24"/>
          <w:bdr w:val="none" w:sz="0" w:space="0" w:color="auto" w:frame="1"/>
          <w:rPrChange w:id="5977" w:author="Narendra" w:date="2021-08-21T13:02:00Z">
            <w:rPr>
              <w:rFonts w:ascii="Arial" w:eastAsia="Times New Roman" w:hAnsi="Arial" w:cs="Arial"/>
              <w:color w:val="000000"/>
              <w:sz w:val="23"/>
              <w:szCs w:val="23"/>
              <w:bdr w:val="none" w:sz="0" w:space="0" w:color="auto" w:frame="1"/>
            </w:rPr>
          </w:rPrChange>
        </w:rPr>
        <w:t> &gt; Select </w:t>
      </w:r>
      <w:r w:rsidRPr="008C6831">
        <w:rPr>
          <w:rFonts w:ascii="Maiandra GD" w:eastAsia="Times New Roman" w:hAnsi="Maiandra GD" w:cs="Arial"/>
          <w:b/>
          <w:bCs/>
          <w:color w:val="000000"/>
          <w:sz w:val="24"/>
          <w:szCs w:val="24"/>
          <w:rPrChange w:id="5978" w:author="Narendra" w:date="2021-08-21T13:02:00Z">
            <w:rPr>
              <w:rFonts w:ascii="Arial" w:eastAsia="Times New Roman" w:hAnsi="Arial" w:cs="Arial"/>
              <w:b/>
              <w:bCs/>
              <w:color w:val="000000"/>
              <w:sz w:val="23"/>
            </w:rPr>
          </w:rPrChange>
        </w:rPr>
        <w:t>OWIN Startup class</w:t>
      </w:r>
      <w:r w:rsidRPr="008C6831">
        <w:rPr>
          <w:rFonts w:ascii="Maiandra GD" w:eastAsia="Times New Roman" w:hAnsi="Maiandra GD" w:cs="Arial"/>
          <w:color w:val="000000"/>
          <w:sz w:val="24"/>
          <w:szCs w:val="24"/>
          <w:bdr w:val="none" w:sz="0" w:space="0" w:color="auto" w:frame="1"/>
          <w:rPrChange w:id="5979" w:author="Narendra" w:date="2021-08-21T13:02:00Z">
            <w:rPr>
              <w:rFonts w:ascii="Arial" w:eastAsia="Times New Roman" w:hAnsi="Arial" w:cs="Arial"/>
              <w:color w:val="000000"/>
              <w:sz w:val="23"/>
              <w:szCs w:val="23"/>
              <w:bdr w:val="none" w:sz="0" w:space="0" w:color="auto" w:frame="1"/>
            </w:rPr>
          </w:rPrChange>
        </w:rPr>
        <w:t> &gt; Enter the class name as </w:t>
      </w:r>
      <w:r w:rsidRPr="008C6831">
        <w:rPr>
          <w:rFonts w:ascii="Maiandra GD" w:eastAsia="Times New Roman" w:hAnsi="Maiandra GD" w:cs="Arial"/>
          <w:b/>
          <w:bCs/>
          <w:color w:val="000000"/>
          <w:sz w:val="24"/>
          <w:szCs w:val="24"/>
          <w:rPrChange w:id="5980" w:author="Narendra" w:date="2021-08-21T13:02:00Z">
            <w:rPr>
              <w:rFonts w:ascii="Arial" w:eastAsia="Times New Roman" w:hAnsi="Arial" w:cs="Arial"/>
              <w:b/>
              <w:bCs/>
              <w:color w:val="000000"/>
              <w:sz w:val="23"/>
            </w:rPr>
          </w:rPrChange>
        </w:rPr>
        <w:t>Startup.cs</w:t>
      </w:r>
      <w:r w:rsidRPr="008C6831">
        <w:rPr>
          <w:rFonts w:ascii="Maiandra GD" w:eastAsia="Times New Roman" w:hAnsi="Maiandra GD" w:cs="Arial"/>
          <w:color w:val="000000"/>
          <w:sz w:val="24"/>
          <w:szCs w:val="24"/>
          <w:bdr w:val="none" w:sz="0" w:space="0" w:color="auto" w:frame="1"/>
          <w:rPrChange w:id="5981" w:author="Narendra" w:date="2021-08-21T13:02:00Z">
            <w:rPr>
              <w:rFonts w:ascii="Arial" w:eastAsia="Times New Roman" w:hAnsi="Arial" w:cs="Arial"/>
              <w:color w:val="000000"/>
              <w:sz w:val="23"/>
              <w:szCs w:val="23"/>
              <w:bdr w:val="none" w:sz="0" w:space="0" w:color="auto" w:frame="1"/>
            </w:rPr>
          </w:rPrChange>
        </w:rPr>
        <w:t> &gt; and then click on the </w:t>
      </w:r>
      <w:r w:rsidRPr="008C6831">
        <w:rPr>
          <w:rFonts w:ascii="Maiandra GD" w:eastAsia="Times New Roman" w:hAnsi="Maiandra GD" w:cs="Arial"/>
          <w:b/>
          <w:bCs/>
          <w:color w:val="000000"/>
          <w:sz w:val="24"/>
          <w:szCs w:val="24"/>
          <w:rPrChange w:id="5982" w:author="Narendra" w:date="2021-08-21T13:02:00Z">
            <w:rPr>
              <w:rFonts w:ascii="Arial" w:eastAsia="Times New Roman" w:hAnsi="Arial" w:cs="Arial"/>
              <w:b/>
              <w:bCs/>
              <w:color w:val="000000"/>
              <w:sz w:val="23"/>
            </w:rPr>
          </w:rPrChange>
        </w:rPr>
        <w:t>Add</w:t>
      </w:r>
      <w:r w:rsidRPr="008C6831">
        <w:rPr>
          <w:rFonts w:ascii="Maiandra GD" w:eastAsia="Times New Roman" w:hAnsi="Maiandra GD" w:cs="Arial"/>
          <w:color w:val="000000"/>
          <w:sz w:val="24"/>
          <w:szCs w:val="24"/>
          <w:bdr w:val="none" w:sz="0" w:space="0" w:color="auto" w:frame="1"/>
          <w:rPrChange w:id="5983" w:author="Narendra" w:date="2021-08-21T13:02:00Z">
            <w:rPr>
              <w:rFonts w:ascii="Arial" w:eastAsia="Times New Roman" w:hAnsi="Arial" w:cs="Arial"/>
              <w:color w:val="000000"/>
              <w:sz w:val="23"/>
              <w:szCs w:val="23"/>
              <w:bdr w:val="none" w:sz="0" w:space="0" w:color="auto" w:frame="1"/>
            </w:rPr>
          </w:rPrChange>
        </w:rPr>
        <w:t> button as shown in the below image.</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5984"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noProof/>
          <w:color w:val="212529"/>
          <w:sz w:val="24"/>
          <w:szCs w:val="24"/>
          <w:bdr w:val="none" w:sz="0" w:space="0" w:color="auto" w:frame="1"/>
          <w:rPrChange w:id="5985" w:author="Narendra" w:date="2021-08-21T13:02:00Z">
            <w:rPr>
              <w:rFonts w:ascii="Arial" w:eastAsia="Times New Roman" w:hAnsi="Arial" w:cs="Arial"/>
              <w:noProof/>
              <w:color w:val="212529"/>
              <w:sz w:val="23"/>
              <w:szCs w:val="23"/>
              <w:bdr w:val="none" w:sz="0" w:space="0" w:color="auto" w:frame="1"/>
            </w:rPr>
          </w:rPrChange>
        </w:rPr>
        <w:lastRenderedPageBreak/>
        <w:drawing>
          <wp:inline distT="0" distB="0" distL="0" distR="0">
            <wp:extent cx="6153150" cy="3381375"/>
            <wp:effectExtent l="19050" t="0" r="0" b="0"/>
            <wp:docPr id="89" name="Picture 89" descr="Token Based Authentication in ASP.NET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Token Based Authentication in ASP.NET Web API"/>
                    <pic:cNvPicPr>
                      <a:picLocks noChangeAspect="1" noChangeArrowheads="1"/>
                    </pic:cNvPicPr>
                  </pic:nvPicPr>
                  <pic:blipFill>
                    <a:blip r:embed="rId50"/>
                    <a:srcRect/>
                    <a:stretch>
                      <a:fillRect/>
                    </a:stretch>
                  </pic:blipFill>
                  <pic:spPr bwMode="auto">
                    <a:xfrm>
                      <a:off x="0" y="0"/>
                      <a:ext cx="6153150" cy="3381375"/>
                    </a:xfrm>
                    <a:prstGeom prst="rect">
                      <a:avLst/>
                    </a:prstGeom>
                    <a:noFill/>
                    <a:ln w="9525">
                      <a:noFill/>
                      <a:miter lim="800000"/>
                      <a:headEnd/>
                      <a:tailEnd/>
                    </a:ln>
                  </pic:spPr>
                </pic:pic>
              </a:graphicData>
            </a:graphic>
          </wp:inline>
        </w:drawing>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5986"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color w:val="000000"/>
          <w:sz w:val="24"/>
          <w:szCs w:val="24"/>
          <w:rPrChange w:id="5987" w:author="Narendra" w:date="2021-08-21T13:02:00Z">
            <w:rPr>
              <w:rFonts w:ascii="Arial" w:eastAsia="Times New Roman" w:hAnsi="Arial" w:cs="Arial"/>
              <w:b/>
              <w:bCs/>
              <w:color w:val="000000"/>
              <w:sz w:val="23"/>
            </w:rPr>
          </w:rPrChange>
        </w:rPr>
        <w:t>Once you created the Owin Startup class, copy and paste the below code in it.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98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5989"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5990" w:author="Narendra" w:date="2021-08-21T13:02:00Z">
            <w:rPr>
              <w:rFonts w:ascii="inherit" w:eastAsia="Times New Roman" w:hAnsi="inherit" w:cs="Consolas"/>
              <w:i/>
              <w:iCs/>
              <w:color w:val="4284AE"/>
              <w:sz w:val="25"/>
            </w:rPr>
          </w:rPrChange>
        </w:rPr>
        <w:t>System;</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99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5992"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5993" w:author="Narendra" w:date="2021-08-21T13:02:00Z">
            <w:rPr>
              <w:rFonts w:ascii="inherit" w:eastAsia="Times New Roman" w:hAnsi="inherit" w:cs="Consolas"/>
              <w:i/>
              <w:iCs/>
              <w:color w:val="4284AE"/>
              <w:sz w:val="25"/>
            </w:rPr>
          </w:rPrChange>
        </w:rPr>
        <w:t>Microsoft.Owin;</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99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5995"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5996" w:author="Narendra" w:date="2021-08-21T13:02:00Z">
            <w:rPr>
              <w:rFonts w:ascii="inherit" w:eastAsia="Times New Roman" w:hAnsi="inherit" w:cs="Consolas"/>
              <w:i/>
              <w:iCs/>
              <w:color w:val="4284AE"/>
              <w:sz w:val="25"/>
            </w:rPr>
          </w:rPrChange>
        </w:rPr>
        <w:t>Owin;</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599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5998"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5999" w:author="Narendra" w:date="2021-08-21T13:02:00Z">
            <w:rPr>
              <w:rFonts w:ascii="inherit" w:eastAsia="Times New Roman" w:hAnsi="inherit" w:cs="Consolas"/>
              <w:i/>
              <w:iCs/>
              <w:color w:val="4284AE"/>
              <w:sz w:val="25"/>
            </w:rPr>
          </w:rPrChange>
        </w:rPr>
        <w:t>TokenAuthenticationInWebAPI.Models;</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00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6001"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6002" w:author="Narendra" w:date="2021-08-21T13:02:00Z">
            <w:rPr>
              <w:rFonts w:ascii="inherit" w:eastAsia="Times New Roman" w:hAnsi="inherit" w:cs="Consolas"/>
              <w:i/>
              <w:iCs/>
              <w:color w:val="4284AE"/>
              <w:sz w:val="25"/>
            </w:rPr>
          </w:rPrChange>
        </w:rPr>
        <w:t>Microsoft.Owin.Security.OAuth;</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00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6004"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6005" w:author="Narendra" w:date="2021-08-21T13:02:00Z">
            <w:rPr>
              <w:rFonts w:ascii="inherit" w:eastAsia="Times New Roman" w:hAnsi="inherit" w:cs="Consolas"/>
              <w:i/>
              <w:iCs/>
              <w:color w:val="4284AE"/>
              <w:sz w:val="25"/>
            </w:rPr>
          </w:rPrChange>
        </w:rPr>
        <w:t>System.Web.Http;</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00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600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6008" w:author="Narendra" w:date="2021-08-21T13:02:00Z">
            <w:rPr>
              <w:rFonts w:ascii="inherit" w:eastAsia="Times New Roman" w:hAnsi="inherit" w:cs="Consolas"/>
              <w:color w:val="CFD5E0"/>
              <w:sz w:val="25"/>
            </w:rPr>
          </w:rPrChange>
        </w:rPr>
        <w:t xml:space="preserve">assembly: </w:t>
      </w:r>
      <w:r w:rsidRPr="008C6831">
        <w:rPr>
          <w:rFonts w:ascii="Maiandra GD" w:eastAsia="Times New Roman" w:hAnsi="Maiandra GD" w:cs="Consolas"/>
          <w:color w:val="4284AE"/>
          <w:sz w:val="24"/>
          <w:szCs w:val="24"/>
          <w:rPrChange w:id="6009" w:author="Narendra" w:date="2021-08-21T13:02:00Z">
            <w:rPr>
              <w:rFonts w:ascii="inherit" w:eastAsia="Times New Roman" w:hAnsi="inherit" w:cs="Consolas"/>
              <w:color w:val="4284AE"/>
              <w:sz w:val="25"/>
            </w:rPr>
          </w:rPrChange>
        </w:rPr>
        <w:t>OwinStartup</w:t>
      </w:r>
      <w:r w:rsidRPr="008C6831">
        <w:rPr>
          <w:rFonts w:ascii="Maiandra GD" w:eastAsia="Times New Roman" w:hAnsi="Maiandra GD" w:cs="Consolas"/>
          <w:b/>
          <w:bCs/>
          <w:color w:val="6B7C8B"/>
          <w:sz w:val="24"/>
          <w:szCs w:val="24"/>
          <w:rPrChange w:id="6010"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4284AE"/>
          <w:sz w:val="24"/>
          <w:szCs w:val="24"/>
          <w:rPrChange w:id="6011" w:author="Narendra" w:date="2021-08-21T13:02:00Z">
            <w:rPr>
              <w:rFonts w:ascii="inherit" w:eastAsia="Times New Roman" w:hAnsi="inherit" w:cs="Consolas"/>
              <w:color w:val="4284AE"/>
              <w:sz w:val="25"/>
            </w:rPr>
          </w:rPrChange>
        </w:rPr>
        <w:t>typeof</w:t>
      </w:r>
      <w:r w:rsidRPr="008C6831">
        <w:rPr>
          <w:rFonts w:ascii="Maiandra GD" w:eastAsia="Times New Roman" w:hAnsi="Maiandra GD" w:cs="Consolas"/>
          <w:b/>
          <w:bCs/>
          <w:color w:val="6B7C8B"/>
          <w:sz w:val="24"/>
          <w:szCs w:val="24"/>
          <w:rPrChange w:id="601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6013" w:author="Narendra" w:date="2021-08-21T13:02:00Z">
            <w:rPr>
              <w:rFonts w:ascii="inherit" w:eastAsia="Times New Roman" w:hAnsi="inherit" w:cs="Consolas"/>
              <w:color w:val="CFD5E0"/>
              <w:sz w:val="25"/>
            </w:rPr>
          </w:rPrChange>
        </w:rPr>
        <w:t>TokenAuthenticationInWebAPI.</w:t>
      </w:r>
      <w:r w:rsidRPr="008C6831">
        <w:rPr>
          <w:rFonts w:ascii="Maiandra GD" w:eastAsia="Times New Roman" w:hAnsi="Maiandra GD" w:cs="Consolas"/>
          <w:color w:val="4284AE"/>
          <w:sz w:val="24"/>
          <w:szCs w:val="24"/>
          <w:rPrChange w:id="6014" w:author="Narendra" w:date="2021-08-21T13:02:00Z">
            <w:rPr>
              <w:rFonts w:ascii="inherit" w:eastAsia="Times New Roman" w:hAnsi="inherit" w:cs="Consolas"/>
              <w:color w:val="4284AE"/>
              <w:sz w:val="25"/>
            </w:rPr>
          </w:rPrChange>
        </w:rPr>
        <w:t>App_Start</w:t>
      </w:r>
      <w:r w:rsidRPr="008C6831">
        <w:rPr>
          <w:rFonts w:ascii="Maiandra GD" w:eastAsia="Times New Roman" w:hAnsi="Maiandra GD" w:cs="Consolas"/>
          <w:color w:val="CFD5E0"/>
          <w:sz w:val="24"/>
          <w:szCs w:val="24"/>
          <w:rPrChange w:id="6015"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6016" w:author="Narendra" w:date="2021-08-21T13:02:00Z">
            <w:rPr>
              <w:rFonts w:ascii="inherit" w:eastAsia="Times New Roman" w:hAnsi="inherit" w:cs="Consolas"/>
              <w:color w:val="4284AE"/>
              <w:sz w:val="25"/>
            </w:rPr>
          </w:rPrChange>
        </w:rPr>
        <w:t>Startup</w:t>
      </w:r>
      <w:r w:rsidRPr="008C6831">
        <w:rPr>
          <w:rFonts w:ascii="Maiandra GD" w:eastAsia="Times New Roman" w:hAnsi="Maiandra GD" w:cs="Consolas"/>
          <w:b/>
          <w:bCs/>
          <w:color w:val="6B7C8B"/>
          <w:sz w:val="24"/>
          <w:szCs w:val="24"/>
          <w:rPrChange w:id="6017"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01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6019" w:author="Narendra" w:date="2021-08-21T13:02:00Z">
            <w:rPr>
              <w:rFonts w:ascii="inherit" w:eastAsia="Times New Roman" w:hAnsi="inherit" w:cs="Consolas"/>
              <w:b/>
              <w:bCs/>
              <w:color w:val="D171DD"/>
              <w:sz w:val="25"/>
            </w:rPr>
          </w:rPrChange>
        </w:rPr>
        <w:t xml:space="preserve">namespace </w:t>
      </w:r>
      <w:r w:rsidRPr="008C6831">
        <w:rPr>
          <w:rFonts w:ascii="Maiandra GD" w:eastAsia="Times New Roman" w:hAnsi="Maiandra GD" w:cs="Consolas"/>
          <w:i/>
          <w:iCs/>
          <w:color w:val="4284AE"/>
          <w:sz w:val="24"/>
          <w:szCs w:val="24"/>
          <w:rPrChange w:id="6020" w:author="Narendra" w:date="2021-08-21T13:02:00Z">
            <w:rPr>
              <w:rFonts w:ascii="inherit" w:eastAsia="Times New Roman" w:hAnsi="inherit" w:cs="Consolas"/>
              <w:i/>
              <w:iCs/>
              <w:color w:val="4284AE"/>
              <w:sz w:val="25"/>
            </w:rPr>
          </w:rPrChange>
        </w:rPr>
        <w:t>TokenAuthenticationInWebAPI.App_Start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02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6022"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02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6024" w:author="Narendra" w:date="2021-08-21T13:02:00Z">
            <w:rPr>
              <w:rFonts w:ascii="inherit" w:eastAsia="Times New Roman" w:hAnsi="inherit" w:cs="Consolas"/>
              <w:color w:val="6B7C8B"/>
              <w:sz w:val="25"/>
            </w:rPr>
          </w:rPrChange>
        </w:rPr>
        <w:t>// In this class we will Configure the OAuth Authorization Server.</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02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6026"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6027"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6028" w:author="Narendra" w:date="2021-08-21T13:02:00Z">
            <w:rPr>
              <w:rFonts w:ascii="inherit" w:eastAsia="Times New Roman" w:hAnsi="inherit" w:cs="Consolas"/>
              <w:b/>
              <w:bCs/>
              <w:color w:val="D171DD"/>
              <w:sz w:val="25"/>
            </w:rPr>
          </w:rPrChange>
        </w:rPr>
        <w:t>class</w:t>
      </w:r>
      <w:r w:rsidRPr="008C6831">
        <w:rPr>
          <w:rFonts w:ascii="Maiandra GD" w:eastAsia="Times New Roman" w:hAnsi="Maiandra GD" w:cs="Consolas"/>
          <w:color w:val="CFD5E0"/>
          <w:sz w:val="24"/>
          <w:szCs w:val="24"/>
          <w:rPrChange w:id="6029" w:author="Narendra" w:date="2021-08-21T13:02:00Z">
            <w:rPr>
              <w:rFonts w:ascii="inherit" w:eastAsia="Times New Roman" w:hAnsi="inherit" w:cs="Consolas"/>
              <w:color w:val="CFD5E0"/>
              <w:sz w:val="25"/>
            </w:rPr>
          </w:rPrChange>
        </w:rPr>
        <w:t xml:space="preserve"> Startup</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03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6031"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03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6033"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6034"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6035" w:author="Narendra" w:date="2021-08-21T13:02:00Z">
            <w:rPr>
              <w:rFonts w:ascii="inherit" w:eastAsia="Times New Roman" w:hAnsi="inherit" w:cs="Consolas"/>
              <w:b/>
              <w:bCs/>
              <w:color w:val="D171DD"/>
              <w:sz w:val="25"/>
            </w:rPr>
          </w:rPrChange>
        </w:rPr>
        <w:t>void</w:t>
      </w:r>
      <w:r w:rsidRPr="008C6831">
        <w:rPr>
          <w:rFonts w:ascii="Maiandra GD" w:eastAsia="Times New Roman" w:hAnsi="Maiandra GD" w:cs="Consolas"/>
          <w:color w:val="CFD5E0"/>
          <w:sz w:val="24"/>
          <w:szCs w:val="24"/>
          <w:rPrChange w:id="6036"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6037" w:author="Narendra" w:date="2021-08-21T13:02:00Z">
            <w:rPr>
              <w:rFonts w:ascii="inherit" w:eastAsia="Times New Roman" w:hAnsi="inherit" w:cs="Consolas"/>
              <w:color w:val="4284AE"/>
              <w:sz w:val="25"/>
            </w:rPr>
          </w:rPrChange>
        </w:rPr>
        <w:t>Configuration</w:t>
      </w:r>
      <w:r w:rsidRPr="008C6831">
        <w:rPr>
          <w:rFonts w:ascii="Maiandra GD" w:eastAsia="Times New Roman" w:hAnsi="Maiandra GD" w:cs="Consolas"/>
          <w:b/>
          <w:bCs/>
          <w:color w:val="6B7C8B"/>
          <w:sz w:val="24"/>
          <w:szCs w:val="24"/>
          <w:rPrChange w:id="603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6039" w:author="Narendra" w:date="2021-08-21T13:02:00Z">
            <w:rPr>
              <w:rFonts w:ascii="inherit" w:eastAsia="Times New Roman" w:hAnsi="inherit" w:cs="Consolas"/>
              <w:color w:val="CFD5E0"/>
              <w:sz w:val="25"/>
            </w:rPr>
          </w:rPrChange>
        </w:rPr>
        <w:t>IAppBuilder app</w:t>
      </w:r>
      <w:r w:rsidRPr="008C6831">
        <w:rPr>
          <w:rFonts w:ascii="Maiandra GD" w:eastAsia="Times New Roman" w:hAnsi="Maiandra GD" w:cs="Consolas"/>
          <w:b/>
          <w:bCs/>
          <w:color w:val="6B7C8B"/>
          <w:sz w:val="24"/>
          <w:szCs w:val="24"/>
          <w:rPrChange w:id="6040"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04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6042"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04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6044" w:author="Narendra" w:date="2021-08-21T13:02:00Z">
            <w:rPr>
              <w:rFonts w:ascii="inherit" w:eastAsia="Times New Roman" w:hAnsi="inherit" w:cs="Consolas"/>
              <w:color w:val="6B7C8B"/>
              <w:sz w:val="25"/>
            </w:rPr>
          </w:rPrChange>
        </w:rPr>
        <w:t>// Enable CORS (cross origin resource sharing) for making request using browser from different domains</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04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6046" w:author="Narendra" w:date="2021-08-21T13:02:00Z">
            <w:rPr>
              <w:rFonts w:ascii="inherit" w:eastAsia="Times New Roman" w:hAnsi="inherit" w:cs="Consolas"/>
              <w:color w:val="CFD5E0"/>
              <w:sz w:val="25"/>
            </w:rPr>
          </w:rPrChange>
        </w:rPr>
        <w:t>app.</w:t>
      </w:r>
      <w:r w:rsidRPr="008C6831">
        <w:rPr>
          <w:rFonts w:ascii="Maiandra GD" w:eastAsia="Times New Roman" w:hAnsi="Maiandra GD" w:cs="Consolas"/>
          <w:color w:val="4284AE"/>
          <w:sz w:val="24"/>
          <w:szCs w:val="24"/>
          <w:rPrChange w:id="6047" w:author="Narendra" w:date="2021-08-21T13:02:00Z">
            <w:rPr>
              <w:rFonts w:ascii="inherit" w:eastAsia="Times New Roman" w:hAnsi="inherit" w:cs="Consolas"/>
              <w:color w:val="4284AE"/>
              <w:sz w:val="25"/>
            </w:rPr>
          </w:rPrChange>
        </w:rPr>
        <w:t>UseCors</w:t>
      </w:r>
      <w:r w:rsidRPr="008C6831">
        <w:rPr>
          <w:rFonts w:ascii="Maiandra GD" w:eastAsia="Times New Roman" w:hAnsi="Maiandra GD" w:cs="Consolas"/>
          <w:b/>
          <w:bCs/>
          <w:color w:val="6B7C8B"/>
          <w:sz w:val="24"/>
          <w:szCs w:val="24"/>
          <w:rPrChange w:id="604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6049" w:author="Narendra" w:date="2021-08-21T13:02:00Z">
            <w:rPr>
              <w:rFonts w:ascii="inherit" w:eastAsia="Times New Roman" w:hAnsi="inherit" w:cs="Consolas"/>
              <w:color w:val="CFD5E0"/>
              <w:sz w:val="25"/>
            </w:rPr>
          </w:rPrChange>
        </w:rPr>
        <w:t>Microsoft.</w:t>
      </w:r>
      <w:r w:rsidRPr="008C6831">
        <w:rPr>
          <w:rFonts w:ascii="Maiandra GD" w:eastAsia="Times New Roman" w:hAnsi="Maiandra GD" w:cs="Consolas"/>
          <w:color w:val="4284AE"/>
          <w:sz w:val="24"/>
          <w:szCs w:val="24"/>
          <w:rPrChange w:id="6050" w:author="Narendra" w:date="2021-08-21T13:02:00Z">
            <w:rPr>
              <w:rFonts w:ascii="inherit" w:eastAsia="Times New Roman" w:hAnsi="inherit" w:cs="Consolas"/>
              <w:color w:val="4284AE"/>
              <w:sz w:val="25"/>
            </w:rPr>
          </w:rPrChange>
        </w:rPr>
        <w:t>Owin</w:t>
      </w:r>
      <w:r w:rsidRPr="008C6831">
        <w:rPr>
          <w:rFonts w:ascii="Maiandra GD" w:eastAsia="Times New Roman" w:hAnsi="Maiandra GD" w:cs="Consolas"/>
          <w:color w:val="CFD5E0"/>
          <w:sz w:val="24"/>
          <w:szCs w:val="24"/>
          <w:rPrChange w:id="6051"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6052" w:author="Narendra" w:date="2021-08-21T13:02:00Z">
            <w:rPr>
              <w:rFonts w:ascii="inherit" w:eastAsia="Times New Roman" w:hAnsi="inherit" w:cs="Consolas"/>
              <w:color w:val="4284AE"/>
              <w:sz w:val="25"/>
            </w:rPr>
          </w:rPrChange>
        </w:rPr>
        <w:t>Cors</w:t>
      </w:r>
      <w:r w:rsidRPr="008C6831">
        <w:rPr>
          <w:rFonts w:ascii="Maiandra GD" w:eastAsia="Times New Roman" w:hAnsi="Maiandra GD" w:cs="Consolas"/>
          <w:color w:val="CFD5E0"/>
          <w:sz w:val="24"/>
          <w:szCs w:val="24"/>
          <w:rPrChange w:id="6053"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6054" w:author="Narendra" w:date="2021-08-21T13:02:00Z">
            <w:rPr>
              <w:rFonts w:ascii="inherit" w:eastAsia="Times New Roman" w:hAnsi="inherit" w:cs="Consolas"/>
              <w:color w:val="4284AE"/>
              <w:sz w:val="25"/>
            </w:rPr>
          </w:rPrChange>
        </w:rPr>
        <w:t>CorsOptions</w:t>
      </w:r>
      <w:r w:rsidRPr="008C6831">
        <w:rPr>
          <w:rFonts w:ascii="Maiandra GD" w:eastAsia="Times New Roman" w:hAnsi="Maiandra GD" w:cs="Consolas"/>
          <w:color w:val="CFD5E0"/>
          <w:sz w:val="24"/>
          <w:szCs w:val="24"/>
          <w:rPrChange w:id="6055"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6056" w:author="Narendra" w:date="2021-08-21T13:02:00Z">
            <w:rPr>
              <w:rFonts w:ascii="inherit" w:eastAsia="Times New Roman" w:hAnsi="inherit" w:cs="Consolas"/>
              <w:color w:val="4284AE"/>
              <w:sz w:val="25"/>
            </w:rPr>
          </w:rPrChange>
        </w:rPr>
        <w:t>AllowAll</w:t>
      </w:r>
      <w:r w:rsidRPr="008C6831">
        <w:rPr>
          <w:rFonts w:ascii="Maiandra GD" w:eastAsia="Times New Roman" w:hAnsi="Maiandra GD" w:cs="Consolas"/>
          <w:b/>
          <w:bCs/>
          <w:color w:val="6B7C8B"/>
          <w:sz w:val="24"/>
          <w:szCs w:val="24"/>
          <w:rPrChange w:id="605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6058"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05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6060" w:author="Narendra" w:date="2021-08-21T13:02:00Z">
            <w:rPr>
              <w:rFonts w:ascii="inherit" w:eastAsia="Times New Roman" w:hAnsi="inherit" w:cs="Consolas"/>
              <w:color w:val="CFD5E0"/>
              <w:sz w:val="25"/>
            </w:rPr>
          </w:rPrChange>
        </w:rPr>
        <w:t xml:space="preserve">OAuthAuthorizationServerOptions options = </w:t>
      </w:r>
      <w:r w:rsidRPr="008C6831">
        <w:rPr>
          <w:rFonts w:ascii="Maiandra GD" w:eastAsia="Times New Roman" w:hAnsi="Maiandra GD" w:cs="Consolas"/>
          <w:color w:val="4284AE"/>
          <w:sz w:val="24"/>
          <w:szCs w:val="24"/>
          <w:rPrChange w:id="6061"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6062" w:author="Narendra" w:date="2021-08-21T13:02:00Z">
            <w:rPr>
              <w:rFonts w:ascii="inherit" w:eastAsia="Times New Roman" w:hAnsi="inherit" w:cs="Consolas"/>
              <w:color w:val="CFD5E0"/>
              <w:sz w:val="25"/>
            </w:rPr>
          </w:rPrChange>
        </w:rPr>
        <w:t xml:space="preserve"> OAuthAuthorizationServerOptions</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06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6064"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06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6066" w:author="Narendra" w:date="2021-08-21T13:02:00Z">
            <w:rPr>
              <w:rFonts w:ascii="inherit" w:eastAsia="Times New Roman" w:hAnsi="inherit" w:cs="Consolas"/>
              <w:color w:val="CFD5E0"/>
              <w:sz w:val="25"/>
            </w:rPr>
          </w:rPrChange>
        </w:rPr>
        <w:lastRenderedPageBreak/>
        <w:t xml:space="preserve">AllowInsecureHttp = </w:t>
      </w:r>
      <w:r w:rsidRPr="008C6831">
        <w:rPr>
          <w:rFonts w:ascii="Maiandra GD" w:eastAsia="Times New Roman" w:hAnsi="Maiandra GD" w:cs="Consolas"/>
          <w:b/>
          <w:bCs/>
          <w:color w:val="D171DD"/>
          <w:sz w:val="24"/>
          <w:szCs w:val="24"/>
          <w:rPrChange w:id="6067" w:author="Narendra" w:date="2021-08-21T13:02:00Z">
            <w:rPr>
              <w:rFonts w:ascii="inherit" w:eastAsia="Times New Roman" w:hAnsi="inherit" w:cs="Consolas"/>
              <w:b/>
              <w:bCs/>
              <w:color w:val="D171DD"/>
              <w:sz w:val="25"/>
            </w:rPr>
          </w:rPrChange>
        </w:rPr>
        <w:t>true</w:t>
      </w:r>
      <w:r w:rsidRPr="008C6831">
        <w:rPr>
          <w:rFonts w:ascii="Maiandra GD" w:eastAsia="Times New Roman" w:hAnsi="Maiandra GD" w:cs="Consolas"/>
          <w:color w:val="CFD5E0"/>
          <w:sz w:val="24"/>
          <w:szCs w:val="24"/>
          <w:rPrChange w:id="6068"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06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6070" w:author="Narendra" w:date="2021-08-21T13:02:00Z">
            <w:rPr>
              <w:rFonts w:ascii="inherit" w:eastAsia="Times New Roman" w:hAnsi="inherit" w:cs="Consolas"/>
              <w:color w:val="6B7C8B"/>
              <w:sz w:val="25"/>
            </w:rPr>
          </w:rPrChange>
        </w:rPr>
        <w:t>//The Path For generating the Toekn</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07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6072" w:author="Narendra" w:date="2021-08-21T13:02:00Z">
            <w:rPr>
              <w:rFonts w:ascii="inherit" w:eastAsia="Times New Roman" w:hAnsi="inherit" w:cs="Consolas"/>
              <w:color w:val="CFD5E0"/>
              <w:sz w:val="25"/>
            </w:rPr>
          </w:rPrChange>
        </w:rPr>
        <w:t xml:space="preserve">TokenEndpointPath = </w:t>
      </w:r>
      <w:r w:rsidRPr="008C6831">
        <w:rPr>
          <w:rFonts w:ascii="Maiandra GD" w:eastAsia="Times New Roman" w:hAnsi="Maiandra GD" w:cs="Consolas"/>
          <w:color w:val="4284AE"/>
          <w:sz w:val="24"/>
          <w:szCs w:val="24"/>
          <w:rPrChange w:id="6073"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6074"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6075" w:author="Narendra" w:date="2021-08-21T13:02:00Z">
            <w:rPr>
              <w:rFonts w:ascii="inherit" w:eastAsia="Times New Roman" w:hAnsi="inherit" w:cs="Consolas"/>
              <w:color w:val="4284AE"/>
              <w:sz w:val="25"/>
            </w:rPr>
          </w:rPrChange>
        </w:rPr>
        <w:t>PathString</w:t>
      </w:r>
      <w:r w:rsidRPr="008C6831">
        <w:rPr>
          <w:rFonts w:ascii="Maiandra GD" w:eastAsia="Times New Roman" w:hAnsi="Maiandra GD" w:cs="Consolas"/>
          <w:b/>
          <w:bCs/>
          <w:color w:val="6B7C8B"/>
          <w:sz w:val="24"/>
          <w:szCs w:val="24"/>
          <w:rPrChange w:id="6076"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7CC379"/>
          <w:sz w:val="24"/>
          <w:szCs w:val="24"/>
          <w:rPrChange w:id="6077" w:author="Narendra" w:date="2021-08-21T13:02:00Z">
            <w:rPr>
              <w:rFonts w:ascii="inherit" w:eastAsia="Times New Roman" w:hAnsi="inherit" w:cs="Consolas"/>
              <w:color w:val="7CC379"/>
              <w:sz w:val="25"/>
            </w:rPr>
          </w:rPrChange>
        </w:rPr>
        <w:t>"/token"</w:t>
      </w:r>
      <w:r w:rsidRPr="008C6831">
        <w:rPr>
          <w:rFonts w:ascii="Maiandra GD" w:eastAsia="Times New Roman" w:hAnsi="Maiandra GD" w:cs="Consolas"/>
          <w:b/>
          <w:bCs/>
          <w:color w:val="6B7C8B"/>
          <w:sz w:val="24"/>
          <w:szCs w:val="24"/>
          <w:rPrChange w:id="607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6079"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08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6081" w:author="Narendra" w:date="2021-08-21T13:02:00Z">
            <w:rPr>
              <w:rFonts w:ascii="inherit" w:eastAsia="Times New Roman" w:hAnsi="inherit" w:cs="Consolas"/>
              <w:color w:val="6B7C8B"/>
              <w:sz w:val="25"/>
            </w:rPr>
          </w:rPrChange>
        </w:rPr>
        <w:t>//Setting the Token Expired Time (24 hours)</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08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6083" w:author="Narendra" w:date="2021-08-21T13:02:00Z">
            <w:rPr>
              <w:rFonts w:ascii="inherit" w:eastAsia="Times New Roman" w:hAnsi="inherit" w:cs="Consolas"/>
              <w:color w:val="CFD5E0"/>
              <w:sz w:val="25"/>
            </w:rPr>
          </w:rPrChange>
        </w:rPr>
        <w:t>AccessTokenExpireTimeSpan = TimeSpan.</w:t>
      </w:r>
      <w:r w:rsidRPr="008C6831">
        <w:rPr>
          <w:rFonts w:ascii="Maiandra GD" w:eastAsia="Times New Roman" w:hAnsi="Maiandra GD" w:cs="Consolas"/>
          <w:color w:val="4284AE"/>
          <w:sz w:val="24"/>
          <w:szCs w:val="24"/>
          <w:rPrChange w:id="6084" w:author="Narendra" w:date="2021-08-21T13:02:00Z">
            <w:rPr>
              <w:rFonts w:ascii="inherit" w:eastAsia="Times New Roman" w:hAnsi="inherit" w:cs="Consolas"/>
              <w:color w:val="4284AE"/>
              <w:sz w:val="25"/>
            </w:rPr>
          </w:rPrChange>
        </w:rPr>
        <w:t>FromDays</w:t>
      </w:r>
      <w:r w:rsidRPr="008C6831">
        <w:rPr>
          <w:rFonts w:ascii="Maiandra GD" w:eastAsia="Times New Roman" w:hAnsi="Maiandra GD" w:cs="Consolas"/>
          <w:b/>
          <w:bCs/>
          <w:color w:val="6B7C8B"/>
          <w:sz w:val="24"/>
          <w:szCs w:val="24"/>
          <w:rPrChange w:id="6085"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D19A66"/>
          <w:sz w:val="24"/>
          <w:szCs w:val="24"/>
          <w:rPrChange w:id="6086" w:author="Narendra" w:date="2021-08-21T13:02:00Z">
            <w:rPr>
              <w:rFonts w:ascii="inherit" w:eastAsia="Times New Roman" w:hAnsi="inherit" w:cs="Consolas"/>
              <w:color w:val="D19A66"/>
              <w:sz w:val="25"/>
            </w:rPr>
          </w:rPrChange>
        </w:rPr>
        <w:t>1</w:t>
      </w:r>
      <w:r w:rsidRPr="008C6831">
        <w:rPr>
          <w:rFonts w:ascii="Maiandra GD" w:eastAsia="Times New Roman" w:hAnsi="Maiandra GD" w:cs="Consolas"/>
          <w:b/>
          <w:bCs/>
          <w:color w:val="6B7C8B"/>
          <w:sz w:val="24"/>
          <w:szCs w:val="24"/>
          <w:rPrChange w:id="608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6088"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08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6090" w:author="Narendra" w:date="2021-08-21T13:02:00Z">
            <w:rPr>
              <w:rFonts w:ascii="inherit" w:eastAsia="Times New Roman" w:hAnsi="inherit" w:cs="Consolas"/>
              <w:color w:val="6B7C8B"/>
              <w:sz w:val="25"/>
            </w:rPr>
          </w:rPrChange>
        </w:rPr>
        <w:t>//MyAuthorizationServerProvider class will validate the user credentials</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09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6092" w:author="Narendra" w:date="2021-08-21T13:02:00Z">
            <w:rPr>
              <w:rFonts w:ascii="inherit" w:eastAsia="Times New Roman" w:hAnsi="inherit" w:cs="Consolas"/>
              <w:color w:val="CFD5E0"/>
              <w:sz w:val="25"/>
            </w:rPr>
          </w:rPrChange>
        </w:rPr>
        <w:t xml:space="preserve">Provider = </w:t>
      </w:r>
      <w:r w:rsidRPr="008C6831">
        <w:rPr>
          <w:rFonts w:ascii="Maiandra GD" w:eastAsia="Times New Roman" w:hAnsi="Maiandra GD" w:cs="Consolas"/>
          <w:color w:val="4284AE"/>
          <w:sz w:val="24"/>
          <w:szCs w:val="24"/>
          <w:rPrChange w:id="6093"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6094"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6095" w:author="Narendra" w:date="2021-08-21T13:02:00Z">
            <w:rPr>
              <w:rFonts w:ascii="inherit" w:eastAsia="Times New Roman" w:hAnsi="inherit" w:cs="Consolas"/>
              <w:color w:val="4284AE"/>
              <w:sz w:val="25"/>
            </w:rPr>
          </w:rPrChange>
        </w:rPr>
        <w:t>MyAuthorizationServerProvider</w:t>
      </w:r>
      <w:r w:rsidRPr="008C6831">
        <w:rPr>
          <w:rFonts w:ascii="Maiandra GD" w:eastAsia="Times New Roman" w:hAnsi="Maiandra GD" w:cs="Consolas"/>
          <w:b/>
          <w:bCs/>
          <w:color w:val="6B7C8B"/>
          <w:sz w:val="24"/>
          <w:szCs w:val="24"/>
          <w:rPrChange w:id="6096"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09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609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6099"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10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6101" w:author="Narendra" w:date="2021-08-21T13:02:00Z">
            <w:rPr>
              <w:rFonts w:ascii="inherit" w:eastAsia="Times New Roman" w:hAnsi="inherit" w:cs="Consolas"/>
              <w:color w:val="6B7C8B"/>
              <w:sz w:val="25"/>
            </w:rPr>
          </w:rPrChange>
        </w:rPr>
        <w:t>//Token Generations</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10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6103" w:author="Narendra" w:date="2021-08-21T13:02:00Z">
            <w:rPr>
              <w:rFonts w:ascii="inherit" w:eastAsia="Times New Roman" w:hAnsi="inherit" w:cs="Consolas"/>
              <w:color w:val="CFD5E0"/>
              <w:sz w:val="25"/>
            </w:rPr>
          </w:rPrChange>
        </w:rPr>
        <w:t>app.</w:t>
      </w:r>
      <w:r w:rsidRPr="008C6831">
        <w:rPr>
          <w:rFonts w:ascii="Maiandra GD" w:eastAsia="Times New Roman" w:hAnsi="Maiandra GD" w:cs="Consolas"/>
          <w:color w:val="4284AE"/>
          <w:sz w:val="24"/>
          <w:szCs w:val="24"/>
          <w:rPrChange w:id="6104" w:author="Narendra" w:date="2021-08-21T13:02:00Z">
            <w:rPr>
              <w:rFonts w:ascii="inherit" w:eastAsia="Times New Roman" w:hAnsi="inherit" w:cs="Consolas"/>
              <w:color w:val="4284AE"/>
              <w:sz w:val="25"/>
            </w:rPr>
          </w:rPrChange>
        </w:rPr>
        <w:t>UseOAuthAuthorizationServer</w:t>
      </w:r>
      <w:r w:rsidRPr="008C6831">
        <w:rPr>
          <w:rFonts w:ascii="Maiandra GD" w:eastAsia="Times New Roman" w:hAnsi="Maiandra GD" w:cs="Consolas"/>
          <w:b/>
          <w:bCs/>
          <w:color w:val="6B7C8B"/>
          <w:sz w:val="24"/>
          <w:szCs w:val="24"/>
          <w:rPrChange w:id="6105"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6106" w:author="Narendra" w:date="2021-08-21T13:02:00Z">
            <w:rPr>
              <w:rFonts w:ascii="inherit" w:eastAsia="Times New Roman" w:hAnsi="inherit" w:cs="Consolas"/>
              <w:color w:val="CFD5E0"/>
              <w:sz w:val="25"/>
            </w:rPr>
          </w:rPrChange>
        </w:rPr>
        <w:t>options</w:t>
      </w:r>
      <w:r w:rsidRPr="008C6831">
        <w:rPr>
          <w:rFonts w:ascii="Maiandra GD" w:eastAsia="Times New Roman" w:hAnsi="Maiandra GD" w:cs="Consolas"/>
          <w:b/>
          <w:bCs/>
          <w:color w:val="6B7C8B"/>
          <w:sz w:val="24"/>
          <w:szCs w:val="24"/>
          <w:rPrChange w:id="610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6108"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10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6110" w:author="Narendra" w:date="2021-08-21T13:02:00Z">
            <w:rPr>
              <w:rFonts w:ascii="inherit" w:eastAsia="Times New Roman" w:hAnsi="inherit" w:cs="Consolas"/>
              <w:color w:val="CFD5E0"/>
              <w:sz w:val="25"/>
            </w:rPr>
          </w:rPrChange>
        </w:rPr>
        <w:t>app.</w:t>
      </w:r>
      <w:r w:rsidRPr="008C6831">
        <w:rPr>
          <w:rFonts w:ascii="Maiandra GD" w:eastAsia="Times New Roman" w:hAnsi="Maiandra GD" w:cs="Consolas"/>
          <w:color w:val="4284AE"/>
          <w:sz w:val="24"/>
          <w:szCs w:val="24"/>
          <w:rPrChange w:id="6111" w:author="Narendra" w:date="2021-08-21T13:02:00Z">
            <w:rPr>
              <w:rFonts w:ascii="inherit" w:eastAsia="Times New Roman" w:hAnsi="inherit" w:cs="Consolas"/>
              <w:color w:val="4284AE"/>
              <w:sz w:val="25"/>
            </w:rPr>
          </w:rPrChange>
        </w:rPr>
        <w:t>UseOAuthBearerAuthentication</w:t>
      </w:r>
      <w:r w:rsidRPr="008C6831">
        <w:rPr>
          <w:rFonts w:ascii="Maiandra GD" w:eastAsia="Times New Roman" w:hAnsi="Maiandra GD" w:cs="Consolas"/>
          <w:b/>
          <w:bCs/>
          <w:color w:val="6B7C8B"/>
          <w:sz w:val="24"/>
          <w:szCs w:val="24"/>
          <w:rPrChange w:id="611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4284AE"/>
          <w:sz w:val="24"/>
          <w:szCs w:val="24"/>
          <w:rPrChange w:id="6113"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6114"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6115" w:author="Narendra" w:date="2021-08-21T13:02:00Z">
            <w:rPr>
              <w:rFonts w:ascii="inherit" w:eastAsia="Times New Roman" w:hAnsi="inherit" w:cs="Consolas"/>
              <w:color w:val="4284AE"/>
              <w:sz w:val="25"/>
            </w:rPr>
          </w:rPrChange>
        </w:rPr>
        <w:t>OAuthBearerAuthenticationOptions</w:t>
      </w:r>
      <w:r w:rsidRPr="008C6831">
        <w:rPr>
          <w:rFonts w:ascii="Maiandra GD" w:eastAsia="Times New Roman" w:hAnsi="Maiandra GD" w:cs="Consolas"/>
          <w:b/>
          <w:bCs/>
          <w:color w:val="6B7C8B"/>
          <w:sz w:val="24"/>
          <w:szCs w:val="24"/>
          <w:rPrChange w:id="6116"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6117"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11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6119" w:author="Narendra" w:date="2021-08-21T13:02:00Z">
            <w:rPr>
              <w:rFonts w:ascii="inherit" w:eastAsia="Times New Roman" w:hAnsi="inherit" w:cs="Consolas"/>
              <w:color w:val="CFD5E0"/>
              <w:sz w:val="25"/>
            </w:rPr>
          </w:rPrChange>
        </w:rPr>
        <w:t xml:space="preserve">HttpConfiguration config = </w:t>
      </w:r>
      <w:r w:rsidRPr="008C6831">
        <w:rPr>
          <w:rFonts w:ascii="Maiandra GD" w:eastAsia="Times New Roman" w:hAnsi="Maiandra GD" w:cs="Consolas"/>
          <w:color w:val="4284AE"/>
          <w:sz w:val="24"/>
          <w:szCs w:val="24"/>
          <w:rPrChange w:id="6120"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6121"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6122" w:author="Narendra" w:date="2021-08-21T13:02:00Z">
            <w:rPr>
              <w:rFonts w:ascii="inherit" w:eastAsia="Times New Roman" w:hAnsi="inherit" w:cs="Consolas"/>
              <w:color w:val="4284AE"/>
              <w:sz w:val="25"/>
            </w:rPr>
          </w:rPrChange>
        </w:rPr>
        <w:t>HttpConfiguration</w:t>
      </w:r>
      <w:r w:rsidRPr="008C6831">
        <w:rPr>
          <w:rFonts w:ascii="Maiandra GD" w:eastAsia="Times New Roman" w:hAnsi="Maiandra GD" w:cs="Consolas"/>
          <w:b/>
          <w:bCs/>
          <w:color w:val="6B7C8B"/>
          <w:sz w:val="24"/>
          <w:szCs w:val="24"/>
          <w:rPrChange w:id="612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6124"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12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6126" w:author="Narendra" w:date="2021-08-21T13:02:00Z">
            <w:rPr>
              <w:rFonts w:ascii="inherit" w:eastAsia="Times New Roman" w:hAnsi="inherit" w:cs="Consolas"/>
              <w:color w:val="CFD5E0"/>
              <w:sz w:val="25"/>
            </w:rPr>
          </w:rPrChange>
        </w:rPr>
        <w:t>WebApiConfig.</w:t>
      </w:r>
      <w:r w:rsidRPr="008C6831">
        <w:rPr>
          <w:rFonts w:ascii="Maiandra GD" w:eastAsia="Times New Roman" w:hAnsi="Maiandra GD" w:cs="Consolas"/>
          <w:color w:val="4284AE"/>
          <w:sz w:val="24"/>
          <w:szCs w:val="24"/>
          <w:rPrChange w:id="6127" w:author="Narendra" w:date="2021-08-21T13:02:00Z">
            <w:rPr>
              <w:rFonts w:ascii="inherit" w:eastAsia="Times New Roman" w:hAnsi="inherit" w:cs="Consolas"/>
              <w:color w:val="4284AE"/>
              <w:sz w:val="25"/>
            </w:rPr>
          </w:rPrChange>
        </w:rPr>
        <w:t>Register</w:t>
      </w:r>
      <w:r w:rsidRPr="008C6831">
        <w:rPr>
          <w:rFonts w:ascii="Maiandra GD" w:eastAsia="Times New Roman" w:hAnsi="Maiandra GD" w:cs="Consolas"/>
          <w:b/>
          <w:bCs/>
          <w:color w:val="6B7C8B"/>
          <w:sz w:val="24"/>
          <w:szCs w:val="24"/>
          <w:rPrChange w:id="612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6129" w:author="Narendra" w:date="2021-08-21T13:02:00Z">
            <w:rPr>
              <w:rFonts w:ascii="inherit" w:eastAsia="Times New Roman" w:hAnsi="inherit" w:cs="Consolas"/>
              <w:color w:val="CFD5E0"/>
              <w:sz w:val="25"/>
            </w:rPr>
          </w:rPrChange>
        </w:rPr>
        <w:t>config</w:t>
      </w:r>
      <w:r w:rsidRPr="008C6831">
        <w:rPr>
          <w:rFonts w:ascii="Maiandra GD" w:eastAsia="Times New Roman" w:hAnsi="Maiandra GD" w:cs="Consolas"/>
          <w:b/>
          <w:bCs/>
          <w:color w:val="6B7C8B"/>
          <w:sz w:val="24"/>
          <w:szCs w:val="24"/>
          <w:rPrChange w:id="6130"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6131"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13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6133"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13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6135"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line="384" w:lineRule="atLeast"/>
        <w:textAlignment w:val="baseline"/>
        <w:rPr>
          <w:rFonts w:ascii="Maiandra GD" w:eastAsia="Times New Roman" w:hAnsi="Maiandra GD" w:cs="Consolas"/>
          <w:color w:val="596174"/>
          <w:sz w:val="24"/>
          <w:szCs w:val="24"/>
          <w:rPrChange w:id="613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6137"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FFFFFF"/>
        <w:spacing w:after="0" w:line="240" w:lineRule="auto"/>
        <w:textAlignment w:val="baseline"/>
        <w:outlineLvl w:val="4"/>
        <w:rPr>
          <w:rFonts w:ascii="Maiandra GD" w:eastAsia="Times New Roman" w:hAnsi="Maiandra GD" w:cs="Segoe UI"/>
          <w:color w:val="3A3A3A"/>
          <w:sz w:val="24"/>
          <w:szCs w:val="24"/>
          <w:rPrChange w:id="6138" w:author="Narendra" w:date="2021-08-21T13:02:00Z">
            <w:rPr>
              <w:rFonts w:ascii="Segoe UI" w:eastAsia="Times New Roman" w:hAnsi="Segoe UI" w:cs="Segoe UI"/>
              <w:color w:val="3A3A3A"/>
              <w:sz w:val="20"/>
              <w:szCs w:val="20"/>
            </w:rPr>
          </w:rPrChange>
        </w:rPr>
      </w:pPr>
      <w:r w:rsidRPr="008C6831">
        <w:rPr>
          <w:rFonts w:ascii="Maiandra GD" w:eastAsia="Times New Roman" w:hAnsi="Maiandra GD" w:cs="Arial"/>
          <w:b/>
          <w:bCs/>
          <w:color w:val="000000"/>
          <w:sz w:val="24"/>
          <w:szCs w:val="24"/>
          <w:rPrChange w:id="6139" w:author="Narendra" w:date="2021-08-21T13:02:00Z">
            <w:rPr>
              <w:rFonts w:ascii="Arial" w:eastAsia="Times New Roman" w:hAnsi="Arial" w:cs="Arial"/>
              <w:b/>
              <w:bCs/>
              <w:color w:val="000000"/>
              <w:sz w:val="27"/>
            </w:rPr>
          </w:rPrChange>
        </w:rPr>
        <w:t>Understanding the Owin Startup class code:</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6140"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6141" w:author="Narendra" w:date="2021-08-21T13:02:00Z">
            <w:rPr>
              <w:rFonts w:ascii="Arial" w:eastAsia="Times New Roman" w:hAnsi="Arial" w:cs="Arial"/>
              <w:color w:val="000000"/>
              <w:sz w:val="23"/>
              <w:szCs w:val="23"/>
              <w:bdr w:val="none" w:sz="0" w:space="0" w:color="auto" w:frame="1"/>
            </w:rPr>
          </w:rPrChange>
        </w:rPr>
        <w:t>Here we created a new instance of the </w:t>
      </w:r>
      <w:r w:rsidRPr="008C6831">
        <w:rPr>
          <w:rFonts w:ascii="Maiandra GD" w:eastAsia="Times New Roman" w:hAnsi="Maiandra GD" w:cs="Arial"/>
          <w:b/>
          <w:bCs/>
          <w:color w:val="0000FF"/>
          <w:sz w:val="24"/>
          <w:szCs w:val="24"/>
          <w:rPrChange w:id="6142" w:author="Narendra" w:date="2021-08-21T13:02:00Z">
            <w:rPr>
              <w:rFonts w:ascii="Arial" w:eastAsia="Times New Roman" w:hAnsi="Arial" w:cs="Arial"/>
              <w:b/>
              <w:bCs/>
              <w:color w:val="0000FF"/>
              <w:sz w:val="23"/>
            </w:rPr>
          </w:rPrChange>
        </w:rPr>
        <w:t>OAuthAuthorizationServerOptions</w:t>
      </w:r>
      <w:r w:rsidRPr="008C6831">
        <w:rPr>
          <w:rFonts w:ascii="Maiandra GD" w:eastAsia="Times New Roman" w:hAnsi="Maiandra GD" w:cs="Arial"/>
          <w:color w:val="000000"/>
          <w:sz w:val="24"/>
          <w:szCs w:val="24"/>
          <w:bdr w:val="none" w:sz="0" w:space="0" w:color="auto" w:frame="1"/>
          <w:rPrChange w:id="6143" w:author="Narendra" w:date="2021-08-21T13:02:00Z">
            <w:rPr>
              <w:rFonts w:ascii="Arial" w:eastAsia="Times New Roman" w:hAnsi="Arial" w:cs="Arial"/>
              <w:color w:val="000000"/>
              <w:sz w:val="23"/>
              <w:szCs w:val="23"/>
              <w:bdr w:val="none" w:sz="0" w:space="0" w:color="auto" w:frame="1"/>
            </w:rPr>
          </w:rPrChange>
        </w:rPr>
        <w:t> class and then set its options as follows:</w:t>
      </w:r>
    </w:p>
    <w:p w:rsidR="006E519F" w:rsidRPr="008C6831" w:rsidRDefault="006E519F" w:rsidP="006E519F">
      <w:pPr>
        <w:numPr>
          <w:ilvl w:val="0"/>
          <w:numId w:val="19"/>
        </w:numPr>
        <w:shd w:val="clear" w:color="auto" w:fill="FFFFFF"/>
        <w:spacing w:after="0" w:line="240" w:lineRule="auto"/>
        <w:jc w:val="both"/>
        <w:textAlignment w:val="baseline"/>
        <w:rPr>
          <w:rFonts w:ascii="Maiandra GD" w:eastAsia="Times New Roman" w:hAnsi="Maiandra GD" w:cs="Segoe UI"/>
          <w:color w:val="212529"/>
          <w:sz w:val="24"/>
          <w:szCs w:val="24"/>
          <w:rPrChange w:id="6144"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6145" w:author="Narendra" w:date="2021-08-21T13:02:00Z">
            <w:rPr>
              <w:rFonts w:ascii="Arial" w:eastAsia="Times New Roman" w:hAnsi="Arial" w:cs="Arial"/>
              <w:color w:val="000000"/>
              <w:sz w:val="23"/>
              <w:szCs w:val="23"/>
              <w:bdr w:val="none" w:sz="0" w:space="0" w:color="auto" w:frame="1"/>
            </w:rPr>
          </w:rPrChange>
        </w:rPr>
        <w:t>Here, we set the path for generating the tokens as</w:t>
      </w:r>
      <w:r w:rsidRPr="008C6831">
        <w:rPr>
          <w:rFonts w:ascii="Maiandra GD" w:eastAsia="Times New Roman" w:hAnsi="Maiandra GD" w:cs="Arial"/>
          <w:color w:val="212529"/>
          <w:sz w:val="24"/>
          <w:szCs w:val="24"/>
          <w:bdr w:val="none" w:sz="0" w:space="0" w:color="auto" w:frame="1"/>
          <w:rPrChange w:id="6146" w:author="Narendra" w:date="2021-08-21T13:02:00Z">
            <w:rPr>
              <w:rFonts w:ascii="Arial" w:eastAsia="Times New Roman" w:hAnsi="Arial" w:cs="Arial"/>
              <w:color w:val="212529"/>
              <w:sz w:val="23"/>
              <w:szCs w:val="23"/>
              <w:bdr w:val="none" w:sz="0" w:space="0" w:color="auto" w:frame="1"/>
            </w:rPr>
          </w:rPrChange>
        </w:rPr>
        <w:t> “</w:t>
      </w:r>
      <w:r w:rsidRPr="008C6831">
        <w:rPr>
          <w:rFonts w:ascii="Maiandra GD" w:eastAsia="Times New Roman" w:hAnsi="Maiandra GD" w:cs="Arial"/>
          <w:b/>
          <w:bCs/>
          <w:color w:val="0000FF"/>
          <w:sz w:val="24"/>
          <w:szCs w:val="24"/>
          <w:rPrChange w:id="6147" w:author="Narendra" w:date="2021-08-21T13:02:00Z">
            <w:rPr>
              <w:rFonts w:ascii="Arial" w:eastAsia="Times New Roman" w:hAnsi="Arial" w:cs="Arial"/>
              <w:b/>
              <w:bCs/>
              <w:color w:val="0000FF"/>
              <w:sz w:val="23"/>
            </w:rPr>
          </w:rPrChange>
        </w:rPr>
        <w:t>http://localhost:portnumber/token</w:t>
      </w:r>
      <w:r w:rsidRPr="008C6831">
        <w:rPr>
          <w:rFonts w:ascii="Maiandra GD" w:eastAsia="Times New Roman" w:hAnsi="Maiandra GD" w:cs="Arial"/>
          <w:color w:val="212529"/>
          <w:sz w:val="24"/>
          <w:szCs w:val="24"/>
          <w:bdr w:val="none" w:sz="0" w:space="0" w:color="auto" w:frame="1"/>
          <w:rPrChange w:id="6148" w:author="Narendra" w:date="2021-08-21T13:02:00Z">
            <w:rPr>
              <w:rFonts w:ascii="Arial" w:eastAsia="Times New Roman" w:hAnsi="Arial" w:cs="Arial"/>
              <w:color w:val="212529"/>
              <w:sz w:val="23"/>
              <w:szCs w:val="23"/>
              <w:bdr w:val="none" w:sz="0" w:space="0" w:color="auto" w:frame="1"/>
            </w:rPr>
          </w:rPrChange>
        </w:rPr>
        <w:t>”.</w:t>
      </w:r>
      <w:r w:rsidRPr="008C6831">
        <w:rPr>
          <w:rFonts w:ascii="Maiandra GD" w:eastAsia="Times New Roman" w:hAnsi="Maiandra GD" w:cs="Arial"/>
          <w:color w:val="000000"/>
          <w:sz w:val="24"/>
          <w:szCs w:val="24"/>
          <w:bdr w:val="none" w:sz="0" w:space="0" w:color="auto" w:frame="1"/>
          <w:rPrChange w:id="6149" w:author="Narendra" w:date="2021-08-21T13:02:00Z">
            <w:rPr>
              <w:rFonts w:ascii="Arial" w:eastAsia="Times New Roman" w:hAnsi="Arial" w:cs="Arial"/>
              <w:color w:val="000000"/>
              <w:sz w:val="23"/>
              <w:szCs w:val="23"/>
              <w:bdr w:val="none" w:sz="0" w:space="0" w:color="auto" w:frame="1"/>
            </w:rPr>
          </w:rPrChange>
        </w:rPr>
        <w:t> Later we will see how to issue an HTTP Post request to generate the access token.</w:t>
      </w:r>
    </w:p>
    <w:p w:rsidR="006E519F" w:rsidRPr="008C6831" w:rsidRDefault="006E519F" w:rsidP="006E519F">
      <w:pPr>
        <w:numPr>
          <w:ilvl w:val="0"/>
          <w:numId w:val="19"/>
        </w:numPr>
        <w:shd w:val="clear" w:color="auto" w:fill="FFFFFF"/>
        <w:spacing w:after="0" w:line="240" w:lineRule="auto"/>
        <w:jc w:val="both"/>
        <w:textAlignment w:val="baseline"/>
        <w:rPr>
          <w:rFonts w:ascii="Maiandra GD" w:eastAsia="Times New Roman" w:hAnsi="Maiandra GD" w:cs="Segoe UI"/>
          <w:color w:val="212529"/>
          <w:sz w:val="24"/>
          <w:szCs w:val="24"/>
          <w:rPrChange w:id="6150"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6151" w:author="Narendra" w:date="2021-08-21T13:02:00Z">
            <w:rPr>
              <w:rFonts w:ascii="Arial" w:eastAsia="Times New Roman" w:hAnsi="Arial" w:cs="Arial"/>
              <w:color w:val="000000"/>
              <w:sz w:val="23"/>
              <w:szCs w:val="23"/>
              <w:bdr w:val="none" w:sz="0" w:space="0" w:color="auto" w:frame="1"/>
            </w:rPr>
          </w:rPrChange>
        </w:rPr>
        <w:t>We have specified the expiry time for the access token as </w:t>
      </w:r>
      <w:r w:rsidRPr="008C6831">
        <w:rPr>
          <w:rFonts w:ascii="Maiandra GD" w:eastAsia="Times New Roman" w:hAnsi="Maiandra GD" w:cs="Arial"/>
          <w:b/>
          <w:bCs/>
          <w:color w:val="000000"/>
          <w:sz w:val="24"/>
          <w:szCs w:val="24"/>
          <w:rPrChange w:id="6152" w:author="Narendra" w:date="2021-08-21T13:02:00Z">
            <w:rPr>
              <w:rFonts w:ascii="Arial" w:eastAsia="Times New Roman" w:hAnsi="Arial" w:cs="Arial"/>
              <w:b/>
              <w:bCs/>
              <w:color w:val="000000"/>
              <w:sz w:val="23"/>
            </w:rPr>
          </w:rPrChange>
        </w:rPr>
        <w:t>24 hours</w:t>
      </w:r>
      <w:r w:rsidRPr="008C6831">
        <w:rPr>
          <w:rFonts w:ascii="Maiandra GD" w:eastAsia="Times New Roman" w:hAnsi="Maiandra GD" w:cs="Arial"/>
          <w:color w:val="000000"/>
          <w:sz w:val="24"/>
          <w:szCs w:val="24"/>
          <w:bdr w:val="none" w:sz="0" w:space="0" w:color="auto" w:frame="1"/>
          <w:rPrChange w:id="6153" w:author="Narendra" w:date="2021-08-21T13:02:00Z">
            <w:rPr>
              <w:rFonts w:ascii="Arial" w:eastAsia="Times New Roman" w:hAnsi="Arial" w:cs="Arial"/>
              <w:color w:val="000000"/>
              <w:sz w:val="23"/>
              <w:szCs w:val="23"/>
              <w:bdr w:val="none" w:sz="0" w:space="0" w:color="auto" w:frame="1"/>
            </w:rPr>
          </w:rPrChange>
        </w:rPr>
        <w:t>. So if the user tried to use the same access token after 24 hours from the issue time, then this request will be rejected and </w:t>
      </w:r>
      <w:r w:rsidRPr="008C6831">
        <w:rPr>
          <w:rFonts w:ascii="Maiandra GD" w:eastAsia="Times New Roman" w:hAnsi="Maiandra GD" w:cs="Arial"/>
          <w:b/>
          <w:bCs/>
          <w:color w:val="000000"/>
          <w:sz w:val="24"/>
          <w:szCs w:val="24"/>
          <w:rPrChange w:id="6154" w:author="Narendra" w:date="2021-08-21T13:02:00Z">
            <w:rPr>
              <w:rFonts w:ascii="Arial" w:eastAsia="Times New Roman" w:hAnsi="Arial" w:cs="Arial"/>
              <w:b/>
              <w:bCs/>
              <w:color w:val="000000"/>
              <w:sz w:val="23"/>
            </w:rPr>
          </w:rPrChange>
        </w:rPr>
        <w:t>HTTP status code 40</w:t>
      </w:r>
      <w:r w:rsidRPr="008C6831">
        <w:rPr>
          <w:rFonts w:ascii="Maiandra GD" w:eastAsia="Times New Roman" w:hAnsi="Maiandra GD" w:cs="Arial"/>
          <w:color w:val="000000"/>
          <w:sz w:val="24"/>
          <w:szCs w:val="24"/>
          <w:bdr w:val="none" w:sz="0" w:space="0" w:color="auto" w:frame="1"/>
          <w:rPrChange w:id="6155" w:author="Narendra" w:date="2021-08-21T13:02:00Z">
            <w:rPr>
              <w:rFonts w:ascii="Arial" w:eastAsia="Times New Roman" w:hAnsi="Arial" w:cs="Arial"/>
              <w:color w:val="000000"/>
              <w:sz w:val="23"/>
              <w:szCs w:val="23"/>
              <w:bdr w:val="none" w:sz="0" w:space="0" w:color="auto" w:frame="1"/>
            </w:rPr>
          </w:rPrChange>
        </w:rPr>
        <w:t>1 will be returned.</w:t>
      </w:r>
    </w:p>
    <w:p w:rsidR="006E519F" w:rsidRPr="008C6831" w:rsidRDefault="006E519F" w:rsidP="006E519F">
      <w:pPr>
        <w:numPr>
          <w:ilvl w:val="0"/>
          <w:numId w:val="19"/>
        </w:numPr>
        <w:shd w:val="clear" w:color="auto" w:fill="FFFFFF"/>
        <w:spacing w:after="0" w:line="240" w:lineRule="auto"/>
        <w:jc w:val="both"/>
        <w:textAlignment w:val="baseline"/>
        <w:rPr>
          <w:rFonts w:ascii="Maiandra GD" w:eastAsia="Times New Roman" w:hAnsi="Maiandra GD" w:cs="Segoe UI"/>
          <w:color w:val="212529"/>
          <w:sz w:val="24"/>
          <w:szCs w:val="24"/>
          <w:rPrChange w:id="6156"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6157" w:author="Narendra" w:date="2021-08-21T13:02:00Z">
            <w:rPr>
              <w:rFonts w:ascii="Arial" w:eastAsia="Times New Roman" w:hAnsi="Arial" w:cs="Arial"/>
              <w:color w:val="000000"/>
              <w:sz w:val="23"/>
              <w:szCs w:val="23"/>
              <w:bdr w:val="none" w:sz="0" w:space="0" w:color="auto" w:frame="1"/>
            </w:rPr>
          </w:rPrChange>
        </w:rPr>
        <w:t>We also specified the implementation on how to </w:t>
      </w:r>
      <w:r w:rsidRPr="008C6831">
        <w:rPr>
          <w:rFonts w:ascii="Maiandra GD" w:eastAsia="Times New Roman" w:hAnsi="Maiandra GD" w:cs="Arial"/>
          <w:b/>
          <w:bCs/>
          <w:color w:val="000000"/>
          <w:sz w:val="24"/>
          <w:szCs w:val="24"/>
          <w:rPrChange w:id="6158" w:author="Narendra" w:date="2021-08-21T13:02:00Z">
            <w:rPr>
              <w:rFonts w:ascii="Arial" w:eastAsia="Times New Roman" w:hAnsi="Arial" w:cs="Arial"/>
              <w:b/>
              <w:bCs/>
              <w:color w:val="000000"/>
              <w:sz w:val="23"/>
            </w:rPr>
          </w:rPrChange>
        </w:rPr>
        <w:t>validate the client credentials for users asking for the access tokens</w:t>
      </w:r>
      <w:r w:rsidRPr="008C6831">
        <w:rPr>
          <w:rFonts w:ascii="Maiandra GD" w:eastAsia="Times New Roman" w:hAnsi="Maiandra GD" w:cs="Arial"/>
          <w:color w:val="000000"/>
          <w:sz w:val="24"/>
          <w:szCs w:val="24"/>
          <w:bdr w:val="none" w:sz="0" w:space="0" w:color="auto" w:frame="1"/>
          <w:rPrChange w:id="6159" w:author="Narendra" w:date="2021-08-21T13:02:00Z">
            <w:rPr>
              <w:rFonts w:ascii="Arial" w:eastAsia="Times New Roman" w:hAnsi="Arial" w:cs="Arial"/>
              <w:color w:val="000000"/>
              <w:sz w:val="23"/>
              <w:szCs w:val="23"/>
              <w:bdr w:val="none" w:sz="0" w:space="0" w:color="auto" w:frame="1"/>
            </w:rPr>
          </w:rPrChange>
        </w:rPr>
        <w:t> in the custom class named </w:t>
      </w:r>
      <w:r w:rsidRPr="008C6831">
        <w:rPr>
          <w:rFonts w:ascii="Maiandra GD" w:eastAsia="Times New Roman" w:hAnsi="Maiandra GD" w:cs="Arial"/>
          <w:b/>
          <w:bCs/>
          <w:color w:val="0000FF"/>
          <w:sz w:val="24"/>
          <w:szCs w:val="24"/>
          <w:rPrChange w:id="6160" w:author="Narendra" w:date="2021-08-21T13:02:00Z">
            <w:rPr>
              <w:rFonts w:ascii="Arial" w:eastAsia="Times New Roman" w:hAnsi="Arial" w:cs="Arial"/>
              <w:b/>
              <w:bCs/>
              <w:color w:val="0000FF"/>
              <w:sz w:val="23"/>
            </w:rPr>
          </w:rPrChange>
        </w:rPr>
        <w:t>MyAuthorizationServerProvider</w:t>
      </w:r>
      <w:r w:rsidRPr="008C6831">
        <w:rPr>
          <w:rFonts w:ascii="Maiandra GD" w:eastAsia="Times New Roman" w:hAnsi="Maiandra GD" w:cs="Arial"/>
          <w:color w:val="000000"/>
          <w:sz w:val="24"/>
          <w:szCs w:val="24"/>
          <w:bdr w:val="none" w:sz="0" w:space="0" w:color="auto" w:frame="1"/>
          <w:rPrChange w:id="6161" w:author="Narendra" w:date="2021-08-21T13:02:00Z">
            <w:rPr>
              <w:rFonts w:ascii="Arial" w:eastAsia="Times New Roman" w:hAnsi="Arial" w:cs="Arial"/>
              <w:color w:val="000000"/>
              <w:sz w:val="23"/>
              <w:szCs w:val="23"/>
              <w:bdr w:val="none" w:sz="0" w:space="0" w:color="auto" w:frame="1"/>
            </w:rPr>
          </w:rPrChange>
        </w:rPr>
        <w:t>.</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6162"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6163" w:author="Narendra" w:date="2021-08-21T13:02:00Z">
            <w:rPr>
              <w:rFonts w:ascii="Arial" w:eastAsia="Times New Roman" w:hAnsi="Arial" w:cs="Arial"/>
              <w:color w:val="000000"/>
              <w:sz w:val="23"/>
              <w:szCs w:val="23"/>
              <w:bdr w:val="none" w:sz="0" w:space="0" w:color="auto" w:frame="1"/>
            </w:rPr>
          </w:rPrChange>
        </w:rPr>
        <w:t>Finally, we passed the </w:t>
      </w:r>
      <w:r w:rsidRPr="008C6831">
        <w:rPr>
          <w:rFonts w:ascii="Maiandra GD" w:eastAsia="Times New Roman" w:hAnsi="Maiandra GD" w:cs="Arial"/>
          <w:b/>
          <w:bCs/>
          <w:color w:val="000000"/>
          <w:sz w:val="24"/>
          <w:szCs w:val="24"/>
          <w:rPrChange w:id="6164" w:author="Narendra" w:date="2021-08-21T13:02:00Z">
            <w:rPr>
              <w:rFonts w:ascii="Arial" w:eastAsia="Times New Roman" w:hAnsi="Arial" w:cs="Arial"/>
              <w:b/>
              <w:bCs/>
              <w:color w:val="000000"/>
              <w:sz w:val="23"/>
            </w:rPr>
          </w:rPrChange>
        </w:rPr>
        <w:t>options</w:t>
      </w:r>
      <w:r w:rsidRPr="008C6831">
        <w:rPr>
          <w:rFonts w:ascii="Maiandra GD" w:eastAsia="Times New Roman" w:hAnsi="Maiandra GD" w:cs="Arial"/>
          <w:color w:val="000000"/>
          <w:sz w:val="24"/>
          <w:szCs w:val="24"/>
          <w:bdr w:val="none" w:sz="0" w:space="0" w:color="auto" w:frame="1"/>
          <w:rPrChange w:id="6165" w:author="Narendra" w:date="2021-08-21T13:02:00Z">
            <w:rPr>
              <w:rFonts w:ascii="Arial" w:eastAsia="Times New Roman" w:hAnsi="Arial" w:cs="Arial"/>
              <w:color w:val="000000"/>
              <w:sz w:val="23"/>
              <w:szCs w:val="23"/>
              <w:bdr w:val="none" w:sz="0" w:space="0" w:color="auto" w:frame="1"/>
            </w:rPr>
          </w:rPrChange>
        </w:rPr>
        <w:t> to the extension method </w:t>
      </w:r>
      <w:r w:rsidRPr="008C6831">
        <w:rPr>
          <w:rFonts w:ascii="Maiandra GD" w:eastAsia="Times New Roman" w:hAnsi="Maiandra GD" w:cs="Arial"/>
          <w:b/>
          <w:bCs/>
          <w:color w:val="000000"/>
          <w:sz w:val="24"/>
          <w:szCs w:val="24"/>
          <w:rPrChange w:id="6166" w:author="Narendra" w:date="2021-08-21T13:02:00Z">
            <w:rPr>
              <w:rFonts w:ascii="Arial" w:eastAsia="Times New Roman" w:hAnsi="Arial" w:cs="Arial"/>
              <w:b/>
              <w:bCs/>
              <w:color w:val="000000"/>
              <w:sz w:val="23"/>
            </w:rPr>
          </w:rPrChange>
        </w:rPr>
        <w:t>UseOAuthAuthorizationServer</w:t>
      </w:r>
      <w:r w:rsidRPr="008C6831">
        <w:rPr>
          <w:rFonts w:ascii="Maiandra GD" w:eastAsia="Times New Roman" w:hAnsi="Maiandra GD" w:cs="Arial"/>
          <w:color w:val="000000"/>
          <w:sz w:val="24"/>
          <w:szCs w:val="24"/>
          <w:bdr w:val="none" w:sz="0" w:space="0" w:color="auto" w:frame="1"/>
          <w:rPrChange w:id="6167" w:author="Narendra" w:date="2021-08-21T13:02:00Z">
            <w:rPr>
              <w:rFonts w:ascii="Arial" w:eastAsia="Times New Roman" w:hAnsi="Arial" w:cs="Arial"/>
              <w:color w:val="000000"/>
              <w:sz w:val="23"/>
              <w:szCs w:val="23"/>
              <w:bdr w:val="none" w:sz="0" w:space="0" w:color="auto" w:frame="1"/>
            </w:rPr>
          </w:rPrChange>
        </w:rPr>
        <w:t> which will add the authentication middleware to the pipeline.</w:t>
      </w:r>
    </w:p>
    <w:p w:rsidR="006E519F" w:rsidRPr="008C6831" w:rsidRDefault="006E519F" w:rsidP="006E519F">
      <w:pPr>
        <w:shd w:val="clear" w:color="auto" w:fill="FFFFFF"/>
        <w:spacing w:after="0" w:line="240" w:lineRule="auto"/>
        <w:jc w:val="both"/>
        <w:textAlignment w:val="baseline"/>
        <w:outlineLvl w:val="4"/>
        <w:rPr>
          <w:rFonts w:ascii="Maiandra GD" w:eastAsia="Times New Roman" w:hAnsi="Maiandra GD" w:cs="Segoe UI"/>
          <w:color w:val="3A3A3A"/>
          <w:sz w:val="24"/>
          <w:szCs w:val="24"/>
          <w:rPrChange w:id="6168" w:author="Narendra" w:date="2021-08-21T13:02:00Z">
            <w:rPr>
              <w:rFonts w:ascii="Segoe UI" w:eastAsia="Times New Roman" w:hAnsi="Segoe UI" w:cs="Segoe UI"/>
              <w:color w:val="3A3A3A"/>
              <w:sz w:val="20"/>
              <w:szCs w:val="20"/>
            </w:rPr>
          </w:rPrChange>
        </w:rPr>
      </w:pPr>
      <w:r w:rsidRPr="008C6831">
        <w:rPr>
          <w:rFonts w:ascii="Maiandra GD" w:eastAsia="Times New Roman" w:hAnsi="Maiandra GD" w:cs="Arial"/>
          <w:b/>
          <w:bCs/>
          <w:color w:val="000000"/>
          <w:sz w:val="24"/>
          <w:szCs w:val="24"/>
          <w:rPrChange w:id="6169" w:author="Narendra" w:date="2021-08-21T13:02:00Z">
            <w:rPr>
              <w:rFonts w:ascii="Arial" w:eastAsia="Times New Roman" w:hAnsi="Arial" w:cs="Arial"/>
              <w:b/>
              <w:bCs/>
              <w:color w:val="000000"/>
              <w:sz w:val="27"/>
            </w:rPr>
          </w:rPrChange>
        </w:rPr>
        <w:t>Step8: Add a Web API Controller. </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6170"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6171" w:author="Narendra" w:date="2021-08-21T13:02:00Z">
            <w:rPr>
              <w:rFonts w:ascii="Arial" w:eastAsia="Times New Roman" w:hAnsi="Arial" w:cs="Arial"/>
              <w:color w:val="000000"/>
              <w:sz w:val="23"/>
              <w:szCs w:val="23"/>
              <w:bdr w:val="none" w:sz="0" w:space="0" w:color="auto" w:frame="1"/>
            </w:rPr>
          </w:rPrChange>
        </w:rPr>
        <w:t>Now we need to create Web API resources. To do so, add an empty Web API Controller, where we will add some action methods so that we can check the </w:t>
      </w:r>
      <w:r w:rsidRPr="008C6831">
        <w:rPr>
          <w:rFonts w:ascii="Maiandra GD" w:eastAsia="Times New Roman" w:hAnsi="Maiandra GD" w:cs="Arial"/>
          <w:b/>
          <w:bCs/>
          <w:color w:val="000000"/>
          <w:sz w:val="24"/>
          <w:szCs w:val="24"/>
          <w:rPrChange w:id="6172" w:author="Narendra" w:date="2021-08-21T13:02:00Z">
            <w:rPr>
              <w:rFonts w:ascii="Arial" w:eastAsia="Times New Roman" w:hAnsi="Arial" w:cs="Arial"/>
              <w:b/>
              <w:bCs/>
              <w:color w:val="000000"/>
              <w:sz w:val="23"/>
            </w:rPr>
          </w:rPrChange>
        </w:rPr>
        <w:t>Token-Based Authentication</w:t>
      </w:r>
      <w:r w:rsidRPr="008C6831">
        <w:rPr>
          <w:rFonts w:ascii="Maiandra GD" w:eastAsia="Times New Roman" w:hAnsi="Maiandra GD" w:cs="Arial"/>
          <w:color w:val="000000"/>
          <w:sz w:val="24"/>
          <w:szCs w:val="24"/>
          <w:bdr w:val="none" w:sz="0" w:space="0" w:color="auto" w:frame="1"/>
          <w:rPrChange w:id="6173" w:author="Narendra" w:date="2021-08-21T13:02:00Z">
            <w:rPr>
              <w:rFonts w:ascii="Arial" w:eastAsia="Times New Roman" w:hAnsi="Arial" w:cs="Arial"/>
              <w:color w:val="000000"/>
              <w:sz w:val="23"/>
              <w:szCs w:val="23"/>
              <w:bdr w:val="none" w:sz="0" w:space="0" w:color="auto" w:frame="1"/>
            </w:rPr>
          </w:rPrChange>
        </w:rPr>
        <w:t> is working fine or not.</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6174"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6175" w:author="Narendra" w:date="2021-08-21T13:02:00Z">
            <w:rPr>
              <w:rFonts w:ascii="Arial" w:eastAsia="Times New Roman" w:hAnsi="Arial" w:cs="Arial"/>
              <w:color w:val="000000"/>
              <w:sz w:val="23"/>
              <w:szCs w:val="23"/>
              <w:bdr w:val="none" w:sz="0" w:space="0" w:color="auto" w:frame="1"/>
            </w:rPr>
          </w:rPrChange>
        </w:rPr>
        <w:t>Go to </w:t>
      </w:r>
      <w:r w:rsidRPr="008C6831">
        <w:rPr>
          <w:rFonts w:ascii="Maiandra GD" w:eastAsia="Times New Roman" w:hAnsi="Maiandra GD" w:cs="Arial"/>
          <w:b/>
          <w:bCs/>
          <w:color w:val="000000"/>
          <w:sz w:val="24"/>
          <w:szCs w:val="24"/>
          <w:rPrChange w:id="6176" w:author="Narendra" w:date="2021-08-21T13:02:00Z">
            <w:rPr>
              <w:rFonts w:ascii="Arial" w:eastAsia="Times New Roman" w:hAnsi="Arial" w:cs="Arial"/>
              <w:b/>
              <w:bCs/>
              <w:color w:val="000000"/>
              <w:sz w:val="23"/>
            </w:rPr>
          </w:rPrChange>
        </w:rPr>
        <w:t>Solution Explorer</w:t>
      </w:r>
      <w:r w:rsidRPr="008C6831">
        <w:rPr>
          <w:rFonts w:ascii="Maiandra GD" w:eastAsia="Times New Roman" w:hAnsi="Maiandra GD" w:cs="Arial"/>
          <w:color w:val="000000"/>
          <w:sz w:val="24"/>
          <w:szCs w:val="24"/>
          <w:bdr w:val="none" w:sz="0" w:space="0" w:color="auto" w:frame="1"/>
          <w:rPrChange w:id="6177" w:author="Narendra" w:date="2021-08-21T13:02:00Z">
            <w:rPr>
              <w:rFonts w:ascii="Arial" w:eastAsia="Times New Roman" w:hAnsi="Arial" w:cs="Arial"/>
              <w:color w:val="000000"/>
              <w:sz w:val="23"/>
              <w:szCs w:val="23"/>
              <w:bdr w:val="none" w:sz="0" w:space="0" w:color="auto" w:frame="1"/>
            </w:rPr>
          </w:rPrChange>
        </w:rPr>
        <w:t> &gt; </w:t>
      </w:r>
      <w:r w:rsidRPr="008C6831">
        <w:rPr>
          <w:rFonts w:ascii="Maiandra GD" w:eastAsia="Times New Roman" w:hAnsi="Maiandra GD" w:cs="Arial"/>
          <w:b/>
          <w:bCs/>
          <w:color w:val="000000"/>
          <w:sz w:val="24"/>
          <w:szCs w:val="24"/>
          <w:rPrChange w:id="6178" w:author="Narendra" w:date="2021-08-21T13:02:00Z">
            <w:rPr>
              <w:rFonts w:ascii="Arial" w:eastAsia="Times New Roman" w:hAnsi="Arial" w:cs="Arial"/>
              <w:b/>
              <w:bCs/>
              <w:color w:val="000000"/>
              <w:sz w:val="23"/>
            </w:rPr>
          </w:rPrChange>
        </w:rPr>
        <w:t>Right click on the Controllers</w:t>
      </w:r>
      <w:r w:rsidRPr="008C6831">
        <w:rPr>
          <w:rFonts w:ascii="Maiandra GD" w:eastAsia="Times New Roman" w:hAnsi="Maiandra GD" w:cs="Arial"/>
          <w:color w:val="000000"/>
          <w:sz w:val="24"/>
          <w:szCs w:val="24"/>
          <w:bdr w:val="none" w:sz="0" w:space="0" w:color="auto" w:frame="1"/>
          <w:rPrChange w:id="6179" w:author="Narendra" w:date="2021-08-21T13:02:00Z">
            <w:rPr>
              <w:rFonts w:ascii="Arial" w:eastAsia="Times New Roman" w:hAnsi="Arial" w:cs="Arial"/>
              <w:color w:val="000000"/>
              <w:sz w:val="23"/>
              <w:szCs w:val="23"/>
              <w:bdr w:val="none" w:sz="0" w:space="0" w:color="auto" w:frame="1"/>
            </w:rPr>
          </w:rPrChange>
        </w:rPr>
        <w:t> folder &gt; </w:t>
      </w:r>
      <w:r w:rsidRPr="008C6831">
        <w:rPr>
          <w:rFonts w:ascii="Maiandra GD" w:eastAsia="Times New Roman" w:hAnsi="Maiandra GD" w:cs="Arial"/>
          <w:b/>
          <w:bCs/>
          <w:color w:val="000000"/>
          <w:sz w:val="24"/>
          <w:szCs w:val="24"/>
          <w:rPrChange w:id="6180" w:author="Narendra" w:date="2021-08-21T13:02:00Z">
            <w:rPr>
              <w:rFonts w:ascii="Arial" w:eastAsia="Times New Roman" w:hAnsi="Arial" w:cs="Arial"/>
              <w:b/>
              <w:bCs/>
              <w:color w:val="000000"/>
              <w:sz w:val="23"/>
            </w:rPr>
          </w:rPrChange>
        </w:rPr>
        <w:t>Add &gt; Controller &gt; Select WEB API 2 Controller – Empty</w:t>
      </w:r>
      <w:r w:rsidRPr="008C6831">
        <w:rPr>
          <w:rFonts w:ascii="Maiandra GD" w:eastAsia="Times New Roman" w:hAnsi="Maiandra GD" w:cs="Arial"/>
          <w:color w:val="000000"/>
          <w:sz w:val="24"/>
          <w:szCs w:val="24"/>
          <w:bdr w:val="none" w:sz="0" w:space="0" w:color="auto" w:frame="1"/>
          <w:rPrChange w:id="6181" w:author="Narendra" w:date="2021-08-21T13:02:00Z">
            <w:rPr>
              <w:rFonts w:ascii="Arial" w:eastAsia="Times New Roman" w:hAnsi="Arial" w:cs="Arial"/>
              <w:color w:val="000000"/>
              <w:sz w:val="23"/>
              <w:szCs w:val="23"/>
              <w:bdr w:val="none" w:sz="0" w:space="0" w:color="auto" w:frame="1"/>
            </w:rPr>
          </w:rPrChange>
        </w:rPr>
        <w:t> &gt; Click on the </w:t>
      </w:r>
      <w:r w:rsidRPr="008C6831">
        <w:rPr>
          <w:rFonts w:ascii="Maiandra GD" w:eastAsia="Times New Roman" w:hAnsi="Maiandra GD" w:cs="Arial"/>
          <w:b/>
          <w:bCs/>
          <w:color w:val="000000"/>
          <w:sz w:val="24"/>
          <w:szCs w:val="24"/>
          <w:rPrChange w:id="6182" w:author="Narendra" w:date="2021-08-21T13:02:00Z">
            <w:rPr>
              <w:rFonts w:ascii="Arial" w:eastAsia="Times New Roman" w:hAnsi="Arial" w:cs="Arial"/>
              <w:b/>
              <w:bCs/>
              <w:color w:val="000000"/>
              <w:sz w:val="23"/>
            </w:rPr>
          </w:rPrChange>
        </w:rPr>
        <w:t>Add</w:t>
      </w:r>
      <w:r w:rsidRPr="008C6831">
        <w:rPr>
          <w:rFonts w:ascii="Maiandra GD" w:eastAsia="Times New Roman" w:hAnsi="Maiandra GD" w:cs="Arial"/>
          <w:color w:val="000000"/>
          <w:sz w:val="24"/>
          <w:szCs w:val="24"/>
          <w:bdr w:val="none" w:sz="0" w:space="0" w:color="auto" w:frame="1"/>
          <w:rPrChange w:id="6183" w:author="Narendra" w:date="2021-08-21T13:02:00Z">
            <w:rPr>
              <w:rFonts w:ascii="Arial" w:eastAsia="Times New Roman" w:hAnsi="Arial" w:cs="Arial"/>
              <w:color w:val="000000"/>
              <w:sz w:val="23"/>
              <w:szCs w:val="23"/>
              <w:bdr w:val="none" w:sz="0" w:space="0" w:color="auto" w:frame="1"/>
            </w:rPr>
          </w:rPrChange>
        </w:rPr>
        <w:t xml:space="preserve"> button. &gt; Enter the </w:t>
      </w:r>
      <w:r w:rsidRPr="008C6831">
        <w:rPr>
          <w:rFonts w:ascii="Maiandra GD" w:eastAsia="Times New Roman" w:hAnsi="Maiandra GD" w:cs="Arial"/>
          <w:color w:val="000000"/>
          <w:sz w:val="24"/>
          <w:szCs w:val="24"/>
          <w:bdr w:val="none" w:sz="0" w:space="0" w:color="auto" w:frame="1"/>
          <w:rPrChange w:id="6184" w:author="Narendra" w:date="2021-08-21T13:02:00Z">
            <w:rPr>
              <w:rFonts w:ascii="Arial" w:eastAsia="Times New Roman" w:hAnsi="Arial" w:cs="Arial"/>
              <w:color w:val="000000"/>
              <w:sz w:val="23"/>
              <w:szCs w:val="23"/>
              <w:bdr w:val="none" w:sz="0" w:space="0" w:color="auto" w:frame="1"/>
            </w:rPr>
          </w:rPrChange>
        </w:rPr>
        <w:lastRenderedPageBreak/>
        <w:t>controller name as </w:t>
      </w:r>
      <w:r w:rsidRPr="008C6831">
        <w:rPr>
          <w:rFonts w:ascii="Maiandra GD" w:eastAsia="Times New Roman" w:hAnsi="Maiandra GD" w:cs="Arial"/>
          <w:b/>
          <w:bCs/>
          <w:color w:val="000000"/>
          <w:sz w:val="24"/>
          <w:szCs w:val="24"/>
          <w:rPrChange w:id="6185" w:author="Narendra" w:date="2021-08-21T13:02:00Z">
            <w:rPr>
              <w:rFonts w:ascii="Arial" w:eastAsia="Times New Roman" w:hAnsi="Arial" w:cs="Arial"/>
              <w:b/>
              <w:bCs/>
              <w:color w:val="000000"/>
              <w:sz w:val="23"/>
            </w:rPr>
          </w:rPrChange>
        </w:rPr>
        <w:t>TestController.cs</w:t>
      </w:r>
      <w:r w:rsidRPr="008C6831">
        <w:rPr>
          <w:rFonts w:ascii="Maiandra GD" w:eastAsia="Times New Roman" w:hAnsi="Maiandra GD" w:cs="Arial"/>
          <w:color w:val="000000"/>
          <w:sz w:val="24"/>
          <w:szCs w:val="24"/>
          <w:bdr w:val="none" w:sz="0" w:space="0" w:color="auto" w:frame="1"/>
          <w:rPrChange w:id="6186" w:author="Narendra" w:date="2021-08-21T13:02:00Z">
            <w:rPr>
              <w:rFonts w:ascii="Arial" w:eastAsia="Times New Roman" w:hAnsi="Arial" w:cs="Arial"/>
              <w:color w:val="000000"/>
              <w:sz w:val="23"/>
              <w:szCs w:val="23"/>
              <w:bdr w:val="none" w:sz="0" w:space="0" w:color="auto" w:frame="1"/>
            </w:rPr>
          </w:rPrChange>
        </w:rPr>
        <w:t> &gt; finally click on the </w:t>
      </w:r>
      <w:r w:rsidRPr="008C6831">
        <w:rPr>
          <w:rFonts w:ascii="Maiandra GD" w:eastAsia="Times New Roman" w:hAnsi="Maiandra GD" w:cs="Arial"/>
          <w:b/>
          <w:bCs/>
          <w:color w:val="000000"/>
          <w:sz w:val="24"/>
          <w:szCs w:val="24"/>
          <w:rPrChange w:id="6187" w:author="Narendra" w:date="2021-08-21T13:02:00Z">
            <w:rPr>
              <w:rFonts w:ascii="Arial" w:eastAsia="Times New Roman" w:hAnsi="Arial" w:cs="Arial"/>
              <w:b/>
              <w:bCs/>
              <w:color w:val="000000"/>
              <w:sz w:val="23"/>
            </w:rPr>
          </w:rPrChange>
        </w:rPr>
        <w:t>Add</w:t>
      </w:r>
      <w:r w:rsidRPr="008C6831">
        <w:rPr>
          <w:rFonts w:ascii="Maiandra GD" w:eastAsia="Times New Roman" w:hAnsi="Maiandra GD" w:cs="Arial"/>
          <w:color w:val="000000"/>
          <w:sz w:val="24"/>
          <w:szCs w:val="24"/>
          <w:bdr w:val="none" w:sz="0" w:space="0" w:color="auto" w:frame="1"/>
          <w:rPrChange w:id="6188" w:author="Narendra" w:date="2021-08-21T13:02:00Z">
            <w:rPr>
              <w:rFonts w:ascii="Arial" w:eastAsia="Times New Roman" w:hAnsi="Arial" w:cs="Arial"/>
              <w:color w:val="000000"/>
              <w:sz w:val="23"/>
              <w:szCs w:val="23"/>
              <w:bdr w:val="none" w:sz="0" w:space="0" w:color="auto" w:frame="1"/>
            </w:rPr>
          </w:rPrChange>
        </w:rPr>
        <w:t> button which will create the TestController.</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6189"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6190" w:author="Narendra" w:date="2021-08-21T13:02:00Z">
            <w:rPr>
              <w:rFonts w:ascii="Arial" w:eastAsia="Times New Roman" w:hAnsi="Arial" w:cs="Arial"/>
              <w:color w:val="000000"/>
              <w:sz w:val="23"/>
              <w:szCs w:val="23"/>
              <w:bdr w:val="none" w:sz="0" w:space="0" w:color="auto" w:frame="1"/>
            </w:rPr>
          </w:rPrChange>
        </w:rPr>
        <w:t>Once you created the </w:t>
      </w:r>
      <w:r w:rsidRPr="008C6831">
        <w:rPr>
          <w:rFonts w:ascii="Maiandra GD" w:eastAsia="Times New Roman" w:hAnsi="Maiandra GD" w:cs="Arial"/>
          <w:b/>
          <w:bCs/>
          <w:color w:val="000000"/>
          <w:sz w:val="24"/>
          <w:szCs w:val="24"/>
          <w:rPrChange w:id="6191" w:author="Narendra" w:date="2021-08-21T13:02:00Z">
            <w:rPr>
              <w:rFonts w:ascii="Arial" w:eastAsia="Times New Roman" w:hAnsi="Arial" w:cs="Arial"/>
              <w:b/>
              <w:bCs/>
              <w:color w:val="000000"/>
              <w:sz w:val="23"/>
            </w:rPr>
          </w:rPrChange>
        </w:rPr>
        <w:t>TestController</w:t>
      </w:r>
      <w:r w:rsidRPr="008C6831">
        <w:rPr>
          <w:rFonts w:ascii="Maiandra GD" w:eastAsia="Times New Roman" w:hAnsi="Maiandra GD" w:cs="Arial"/>
          <w:color w:val="000000"/>
          <w:sz w:val="24"/>
          <w:szCs w:val="24"/>
          <w:bdr w:val="none" w:sz="0" w:space="0" w:color="auto" w:frame="1"/>
          <w:rPrChange w:id="6192" w:author="Narendra" w:date="2021-08-21T13:02:00Z">
            <w:rPr>
              <w:rFonts w:ascii="Arial" w:eastAsia="Times New Roman" w:hAnsi="Arial" w:cs="Arial"/>
              <w:color w:val="000000"/>
              <w:sz w:val="23"/>
              <w:szCs w:val="23"/>
              <w:bdr w:val="none" w:sz="0" w:space="0" w:color="auto" w:frame="1"/>
            </w:rPr>
          </w:rPrChange>
        </w:rPr>
        <w:t>, then copy and paste the following code.</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19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6194"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6195" w:author="Narendra" w:date="2021-08-21T13:02:00Z">
            <w:rPr>
              <w:rFonts w:ascii="inherit" w:eastAsia="Times New Roman" w:hAnsi="inherit" w:cs="Consolas"/>
              <w:i/>
              <w:iCs/>
              <w:color w:val="4284AE"/>
              <w:sz w:val="25"/>
            </w:rPr>
          </w:rPrChange>
        </w:rPr>
        <w:t>System.Linq;</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19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6197"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6198" w:author="Narendra" w:date="2021-08-21T13:02:00Z">
            <w:rPr>
              <w:rFonts w:ascii="inherit" w:eastAsia="Times New Roman" w:hAnsi="inherit" w:cs="Consolas"/>
              <w:i/>
              <w:iCs/>
              <w:color w:val="4284AE"/>
              <w:sz w:val="25"/>
            </w:rPr>
          </w:rPrChange>
        </w:rPr>
        <w:t>System.Security.Claims;</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19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6200"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6201" w:author="Narendra" w:date="2021-08-21T13:02:00Z">
            <w:rPr>
              <w:rFonts w:ascii="inherit" w:eastAsia="Times New Roman" w:hAnsi="inherit" w:cs="Consolas"/>
              <w:i/>
              <w:iCs/>
              <w:color w:val="4284AE"/>
              <w:sz w:val="25"/>
            </w:rPr>
          </w:rPrChange>
        </w:rPr>
        <w:t>System.Web.Http;</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20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6203" w:author="Narendra" w:date="2021-08-21T13:02:00Z">
            <w:rPr>
              <w:rFonts w:ascii="inherit" w:eastAsia="Times New Roman" w:hAnsi="inherit" w:cs="Consolas"/>
              <w:b/>
              <w:bCs/>
              <w:color w:val="D171DD"/>
              <w:sz w:val="25"/>
            </w:rPr>
          </w:rPrChange>
        </w:rPr>
        <w:t xml:space="preserve">namespace </w:t>
      </w:r>
      <w:r w:rsidRPr="008C6831">
        <w:rPr>
          <w:rFonts w:ascii="Maiandra GD" w:eastAsia="Times New Roman" w:hAnsi="Maiandra GD" w:cs="Consolas"/>
          <w:i/>
          <w:iCs/>
          <w:color w:val="4284AE"/>
          <w:sz w:val="24"/>
          <w:szCs w:val="24"/>
          <w:rPrChange w:id="6204" w:author="Narendra" w:date="2021-08-21T13:02:00Z">
            <w:rPr>
              <w:rFonts w:ascii="inherit" w:eastAsia="Times New Roman" w:hAnsi="inherit" w:cs="Consolas"/>
              <w:i/>
              <w:iCs/>
              <w:color w:val="4284AE"/>
              <w:sz w:val="25"/>
            </w:rPr>
          </w:rPrChange>
        </w:rPr>
        <w:t>TokenAuthenticationInWebAPI.Controllers</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20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6206"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20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6208"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6209"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6210" w:author="Narendra" w:date="2021-08-21T13:02:00Z">
            <w:rPr>
              <w:rFonts w:ascii="inherit" w:eastAsia="Times New Roman" w:hAnsi="inherit" w:cs="Consolas"/>
              <w:b/>
              <w:bCs/>
              <w:color w:val="D171DD"/>
              <w:sz w:val="25"/>
            </w:rPr>
          </w:rPrChange>
        </w:rPr>
        <w:t>class</w:t>
      </w:r>
      <w:r w:rsidRPr="008C6831">
        <w:rPr>
          <w:rFonts w:ascii="Maiandra GD" w:eastAsia="Times New Roman" w:hAnsi="Maiandra GD" w:cs="Consolas"/>
          <w:color w:val="CFD5E0"/>
          <w:sz w:val="24"/>
          <w:szCs w:val="24"/>
          <w:rPrChange w:id="6211" w:author="Narendra" w:date="2021-08-21T13:02:00Z">
            <w:rPr>
              <w:rFonts w:ascii="inherit" w:eastAsia="Times New Roman" w:hAnsi="inherit" w:cs="Consolas"/>
              <w:color w:val="CFD5E0"/>
              <w:sz w:val="25"/>
            </w:rPr>
          </w:rPrChange>
        </w:rPr>
        <w:t xml:space="preserve"> TestController : ApiController</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21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6213"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21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6215" w:author="Narendra" w:date="2021-08-21T13:02:00Z">
            <w:rPr>
              <w:rFonts w:ascii="inherit" w:eastAsia="Times New Roman" w:hAnsi="inherit" w:cs="Consolas"/>
              <w:color w:val="6B7C8B"/>
              <w:sz w:val="25"/>
            </w:rPr>
          </w:rPrChange>
        </w:rPr>
        <w:t>//This resource is For all types of role</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21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621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4284AE"/>
          <w:sz w:val="24"/>
          <w:szCs w:val="24"/>
          <w:rPrChange w:id="6218" w:author="Narendra" w:date="2021-08-21T13:02:00Z">
            <w:rPr>
              <w:rFonts w:ascii="inherit" w:eastAsia="Times New Roman" w:hAnsi="inherit" w:cs="Consolas"/>
              <w:color w:val="4284AE"/>
              <w:sz w:val="25"/>
            </w:rPr>
          </w:rPrChange>
        </w:rPr>
        <w:t>Authorize</w:t>
      </w:r>
      <w:r w:rsidRPr="008C6831">
        <w:rPr>
          <w:rFonts w:ascii="Maiandra GD" w:eastAsia="Times New Roman" w:hAnsi="Maiandra GD" w:cs="Consolas"/>
          <w:b/>
          <w:bCs/>
          <w:color w:val="6B7C8B"/>
          <w:sz w:val="24"/>
          <w:szCs w:val="24"/>
          <w:rPrChange w:id="621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6220" w:author="Narendra" w:date="2021-08-21T13:02:00Z">
            <w:rPr>
              <w:rFonts w:ascii="inherit" w:eastAsia="Times New Roman" w:hAnsi="inherit" w:cs="Consolas"/>
              <w:color w:val="CFD5E0"/>
              <w:sz w:val="25"/>
            </w:rPr>
          </w:rPrChange>
        </w:rPr>
        <w:t xml:space="preserve">Roles = </w:t>
      </w:r>
      <w:r w:rsidRPr="008C6831">
        <w:rPr>
          <w:rFonts w:ascii="Maiandra GD" w:eastAsia="Times New Roman" w:hAnsi="Maiandra GD" w:cs="Consolas"/>
          <w:color w:val="7CC379"/>
          <w:sz w:val="24"/>
          <w:szCs w:val="24"/>
          <w:rPrChange w:id="6221" w:author="Narendra" w:date="2021-08-21T13:02:00Z">
            <w:rPr>
              <w:rFonts w:ascii="inherit" w:eastAsia="Times New Roman" w:hAnsi="inherit" w:cs="Consolas"/>
              <w:color w:val="7CC379"/>
              <w:sz w:val="25"/>
            </w:rPr>
          </w:rPrChange>
        </w:rPr>
        <w:t>"SuperAdmin, Admin, User"</w:t>
      </w:r>
      <w:r w:rsidRPr="008C6831">
        <w:rPr>
          <w:rFonts w:ascii="Maiandra GD" w:eastAsia="Times New Roman" w:hAnsi="Maiandra GD" w:cs="Consolas"/>
          <w:b/>
          <w:bCs/>
          <w:color w:val="6B7C8B"/>
          <w:sz w:val="24"/>
          <w:szCs w:val="24"/>
          <w:rPrChange w:id="6222"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22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6224"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6225" w:author="Narendra" w:date="2021-08-21T13:02:00Z">
            <w:rPr>
              <w:rFonts w:ascii="inherit" w:eastAsia="Times New Roman" w:hAnsi="inherit" w:cs="Consolas"/>
              <w:color w:val="CFD5E0"/>
              <w:sz w:val="25"/>
            </w:rPr>
          </w:rPrChange>
        </w:rPr>
        <w:t>HttpGet</w:t>
      </w:r>
      <w:r w:rsidRPr="008C6831">
        <w:rPr>
          <w:rFonts w:ascii="Maiandra GD" w:eastAsia="Times New Roman" w:hAnsi="Maiandra GD" w:cs="Consolas"/>
          <w:b/>
          <w:bCs/>
          <w:color w:val="6B7C8B"/>
          <w:sz w:val="24"/>
          <w:szCs w:val="24"/>
          <w:rPrChange w:id="6226"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22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622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4284AE"/>
          <w:sz w:val="24"/>
          <w:szCs w:val="24"/>
          <w:rPrChange w:id="6229" w:author="Narendra" w:date="2021-08-21T13:02:00Z">
            <w:rPr>
              <w:rFonts w:ascii="inherit" w:eastAsia="Times New Roman" w:hAnsi="inherit" w:cs="Consolas"/>
              <w:color w:val="4284AE"/>
              <w:sz w:val="25"/>
            </w:rPr>
          </w:rPrChange>
        </w:rPr>
        <w:t>Route</w:t>
      </w:r>
      <w:r w:rsidRPr="008C6831">
        <w:rPr>
          <w:rFonts w:ascii="Maiandra GD" w:eastAsia="Times New Roman" w:hAnsi="Maiandra GD" w:cs="Consolas"/>
          <w:b/>
          <w:bCs/>
          <w:color w:val="6B7C8B"/>
          <w:sz w:val="24"/>
          <w:szCs w:val="24"/>
          <w:rPrChange w:id="6230"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7CC379"/>
          <w:sz w:val="24"/>
          <w:szCs w:val="24"/>
          <w:rPrChange w:id="6231" w:author="Narendra" w:date="2021-08-21T13:02:00Z">
            <w:rPr>
              <w:rFonts w:ascii="inherit" w:eastAsia="Times New Roman" w:hAnsi="inherit" w:cs="Consolas"/>
              <w:color w:val="7CC379"/>
              <w:sz w:val="25"/>
            </w:rPr>
          </w:rPrChange>
        </w:rPr>
        <w:t>"api/test/resource1"</w:t>
      </w:r>
      <w:r w:rsidRPr="008C6831">
        <w:rPr>
          <w:rFonts w:ascii="Maiandra GD" w:eastAsia="Times New Roman" w:hAnsi="Maiandra GD" w:cs="Consolas"/>
          <w:b/>
          <w:bCs/>
          <w:color w:val="6B7C8B"/>
          <w:sz w:val="24"/>
          <w:szCs w:val="24"/>
          <w:rPrChange w:id="6232"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23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6234"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6235" w:author="Narendra" w:date="2021-08-21T13:02:00Z">
            <w:rPr>
              <w:rFonts w:ascii="inherit" w:eastAsia="Times New Roman" w:hAnsi="inherit" w:cs="Consolas"/>
              <w:color w:val="CFD5E0"/>
              <w:sz w:val="25"/>
            </w:rPr>
          </w:rPrChange>
        </w:rPr>
        <w:t xml:space="preserve"> IHttpActionResult </w:t>
      </w:r>
      <w:r w:rsidRPr="008C6831">
        <w:rPr>
          <w:rFonts w:ascii="Maiandra GD" w:eastAsia="Times New Roman" w:hAnsi="Maiandra GD" w:cs="Consolas"/>
          <w:color w:val="4284AE"/>
          <w:sz w:val="24"/>
          <w:szCs w:val="24"/>
          <w:rPrChange w:id="6236" w:author="Narendra" w:date="2021-08-21T13:02:00Z">
            <w:rPr>
              <w:rFonts w:ascii="inherit" w:eastAsia="Times New Roman" w:hAnsi="inherit" w:cs="Consolas"/>
              <w:color w:val="4284AE"/>
              <w:sz w:val="25"/>
            </w:rPr>
          </w:rPrChange>
        </w:rPr>
        <w:t>GetResource1</w:t>
      </w:r>
      <w:r w:rsidRPr="008C6831">
        <w:rPr>
          <w:rFonts w:ascii="Maiandra GD" w:eastAsia="Times New Roman" w:hAnsi="Maiandra GD" w:cs="Consolas"/>
          <w:b/>
          <w:bCs/>
          <w:color w:val="6B7C8B"/>
          <w:sz w:val="24"/>
          <w:szCs w:val="24"/>
          <w:rPrChange w:id="6237"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23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6239"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24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D19252"/>
          <w:sz w:val="24"/>
          <w:szCs w:val="24"/>
          <w:rPrChange w:id="6241" w:author="Narendra" w:date="2021-08-21T13:02:00Z">
            <w:rPr>
              <w:rFonts w:ascii="inherit" w:eastAsia="Times New Roman" w:hAnsi="inherit" w:cs="Consolas"/>
              <w:color w:val="D19252"/>
              <w:sz w:val="25"/>
            </w:rPr>
          </w:rPrChange>
        </w:rPr>
        <w:t>var</w:t>
      </w:r>
      <w:r w:rsidRPr="008C6831">
        <w:rPr>
          <w:rFonts w:ascii="Maiandra GD" w:eastAsia="Times New Roman" w:hAnsi="Maiandra GD" w:cs="Consolas"/>
          <w:color w:val="CFD5E0"/>
          <w:sz w:val="24"/>
          <w:szCs w:val="24"/>
          <w:rPrChange w:id="6242" w:author="Narendra" w:date="2021-08-21T13:02:00Z">
            <w:rPr>
              <w:rFonts w:ascii="inherit" w:eastAsia="Times New Roman" w:hAnsi="inherit" w:cs="Consolas"/>
              <w:color w:val="CFD5E0"/>
              <w:sz w:val="25"/>
            </w:rPr>
          </w:rPrChange>
        </w:rPr>
        <w:t xml:space="preserve"> identity = </w:t>
      </w:r>
      <w:r w:rsidRPr="008C6831">
        <w:rPr>
          <w:rFonts w:ascii="Maiandra GD" w:eastAsia="Times New Roman" w:hAnsi="Maiandra GD" w:cs="Consolas"/>
          <w:b/>
          <w:bCs/>
          <w:color w:val="6B7C8B"/>
          <w:sz w:val="24"/>
          <w:szCs w:val="24"/>
          <w:rPrChange w:id="624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6244" w:author="Narendra" w:date="2021-08-21T13:02:00Z">
            <w:rPr>
              <w:rFonts w:ascii="inherit" w:eastAsia="Times New Roman" w:hAnsi="inherit" w:cs="Consolas"/>
              <w:color w:val="CFD5E0"/>
              <w:sz w:val="25"/>
            </w:rPr>
          </w:rPrChange>
        </w:rPr>
        <w:t>ClaimsIdentity</w:t>
      </w:r>
      <w:r w:rsidRPr="008C6831">
        <w:rPr>
          <w:rFonts w:ascii="Maiandra GD" w:eastAsia="Times New Roman" w:hAnsi="Maiandra GD" w:cs="Consolas"/>
          <w:b/>
          <w:bCs/>
          <w:color w:val="6B7C8B"/>
          <w:sz w:val="24"/>
          <w:szCs w:val="24"/>
          <w:rPrChange w:id="6245"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6246" w:author="Narendra" w:date="2021-08-21T13:02:00Z">
            <w:rPr>
              <w:rFonts w:ascii="inherit" w:eastAsia="Times New Roman" w:hAnsi="inherit" w:cs="Consolas"/>
              <w:color w:val="CFD5E0"/>
              <w:sz w:val="25"/>
            </w:rPr>
          </w:rPrChange>
        </w:rPr>
        <w:t>User.</w:t>
      </w:r>
      <w:r w:rsidRPr="008C6831">
        <w:rPr>
          <w:rFonts w:ascii="Maiandra GD" w:eastAsia="Times New Roman" w:hAnsi="Maiandra GD" w:cs="Consolas"/>
          <w:color w:val="4284AE"/>
          <w:sz w:val="24"/>
          <w:szCs w:val="24"/>
          <w:rPrChange w:id="6247" w:author="Narendra" w:date="2021-08-21T13:02:00Z">
            <w:rPr>
              <w:rFonts w:ascii="inherit" w:eastAsia="Times New Roman" w:hAnsi="inherit" w:cs="Consolas"/>
              <w:color w:val="4284AE"/>
              <w:sz w:val="25"/>
            </w:rPr>
          </w:rPrChange>
        </w:rPr>
        <w:t>Identity</w:t>
      </w:r>
      <w:r w:rsidRPr="008C6831">
        <w:rPr>
          <w:rFonts w:ascii="Maiandra GD" w:eastAsia="Times New Roman" w:hAnsi="Maiandra GD" w:cs="Consolas"/>
          <w:color w:val="CFD5E0"/>
          <w:sz w:val="24"/>
          <w:szCs w:val="24"/>
          <w:rPrChange w:id="6248"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24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6250" w:author="Narendra" w:date="2021-08-21T13:02:00Z">
            <w:rPr>
              <w:rFonts w:ascii="inherit" w:eastAsia="Times New Roman" w:hAnsi="inherit" w:cs="Consolas"/>
              <w:b/>
              <w:bCs/>
              <w:color w:val="D171DD"/>
              <w:sz w:val="25"/>
            </w:rPr>
          </w:rPrChange>
        </w:rPr>
        <w:t>return</w:t>
      </w:r>
      <w:r w:rsidRPr="008C6831">
        <w:rPr>
          <w:rFonts w:ascii="Maiandra GD" w:eastAsia="Times New Roman" w:hAnsi="Maiandra GD" w:cs="Consolas"/>
          <w:color w:val="CFD5E0"/>
          <w:sz w:val="24"/>
          <w:szCs w:val="24"/>
          <w:rPrChange w:id="6251"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6252" w:author="Narendra" w:date="2021-08-21T13:02:00Z">
            <w:rPr>
              <w:rFonts w:ascii="inherit" w:eastAsia="Times New Roman" w:hAnsi="inherit" w:cs="Consolas"/>
              <w:color w:val="4284AE"/>
              <w:sz w:val="25"/>
            </w:rPr>
          </w:rPrChange>
        </w:rPr>
        <w:t>Ok</w:t>
      </w:r>
      <w:r w:rsidRPr="008C6831">
        <w:rPr>
          <w:rFonts w:ascii="Maiandra GD" w:eastAsia="Times New Roman" w:hAnsi="Maiandra GD" w:cs="Consolas"/>
          <w:b/>
          <w:bCs/>
          <w:color w:val="6B7C8B"/>
          <w:sz w:val="24"/>
          <w:szCs w:val="24"/>
          <w:rPrChange w:id="625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7CC379"/>
          <w:sz w:val="24"/>
          <w:szCs w:val="24"/>
          <w:rPrChange w:id="6254" w:author="Narendra" w:date="2021-08-21T13:02:00Z">
            <w:rPr>
              <w:rFonts w:ascii="inherit" w:eastAsia="Times New Roman" w:hAnsi="inherit" w:cs="Consolas"/>
              <w:color w:val="7CC379"/>
              <w:sz w:val="25"/>
            </w:rPr>
          </w:rPrChange>
        </w:rPr>
        <w:t>"Hello: "</w:t>
      </w:r>
      <w:r w:rsidRPr="008C6831">
        <w:rPr>
          <w:rFonts w:ascii="Maiandra GD" w:eastAsia="Times New Roman" w:hAnsi="Maiandra GD" w:cs="Consolas"/>
          <w:color w:val="CFD5E0"/>
          <w:sz w:val="24"/>
          <w:szCs w:val="24"/>
          <w:rPrChange w:id="6255" w:author="Narendra" w:date="2021-08-21T13:02:00Z">
            <w:rPr>
              <w:rFonts w:ascii="inherit" w:eastAsia="Times New Roman" w:hAnsi="inherit" w:cs="Consolas"/>
              <w:color w:val="CFD5E0"/>
              <w:sz w:val="25"/>
            </w:rPr>
          </w:rPrChange>
        </w:rPr>
        <w:t xml:space="preserve"> + identity.</w:t>
      </w:r>
      <w:r w:rsidRPr="008C6831">
        <w:rPr>
          <w:rFonts w:ascii="Maiandra GD" w:eastAsia="Times New Roman" w:hAnsi="Maiandra GD" w:cs="Consolas"/>
          <w:color w:val="4284AE"/>
          <w:sz w:val="24"/>
          <w:szCs w:val="24"/>
          <w:rPrChange w:id="6256" w:author="Narendra" w:date="2021-08-21T13:02:00Z">
            <w:rPr>
              <w:rFonts w:ascii="inherit" w:eastAsia="Times New Roman" w:hAnsi="inherit" w:cs="Consolas"/>
              <w:color w:val="4284AE"/>
              <w:sz w:val="25"/>
            </w:rPr>
          </w:rPrChange>
        </w:rPr>
        <w:t>Name</w:t>
      </w:r>
      <w:r w:rsidRPr="008C6831">
        <w:rPr>
          <w:rFonts w:ascii="Maiandra GD" w:eastAsia="Times New Roman" w:hAnsi="Maiandra GD" w:cs="Consolas"/>
          <w:b/>
          <w:bCs/>
          <w:color w:val="6B7C8B"/>
          <w:sz w:val="24"/>
          <w:szCs w:val="24"/>
          <w:rPrChange w:id="625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6258"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25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6260"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26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6262" w:author="Narendra" w:date="2021-08-21T13:02:00Z">
            <w:rPr>
              <w:rFonts w:ascii="inherit" w:eastAsia="Times New Roman" w:hAnsi="inherit" w:cs="Consolas"/>
              <w:color w:val="6B7C8B"/>
              <w:sz w:val="25"/>
            </w:rPr>
          </w:rPrChange>
        </w:rPr>
        <w:t>//This resource is only For Admin and SuperAdmin role</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26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6264"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4284AE"/>
          <w:sz w:val="24"/>
          <w:szCs w:val="24"/>
          <w:rPrChange w:id="6265" w:author="Narendra" w:date="2021-08-21T13:02:00Z">
            <w:rPr>
              <w:rFonts w:ascii="inherit" w:eastAsia="Times New Roman" w:hAnsi="inherit" w:cs="Consolas"/>
              <w:color w:val="4284AE"/>
              <w:sz w:val="25"/>
            </w:rPr>
          </w:rPrChange>
        </w:rPr>
        <w:t>Authorize</w:t>
      </w:r>
      <w:r w:rsidRPr="008C6831">
        <w:rPr>
          <w:rFonts w:ascii="Maiandra GD" w:eastAsia="Times New Roman" w:hAnsi="Maiandra GD" w:cs="Consolas"/>
          <w:b/>
          <w:bCs/>
          <w:color w:val="6B7C8B"/>
          <w:sz w:val="24"/>
          <w:szCs w:val="24"/>
          <w:rPrChange w:id="6266"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6267" w:author="Narendra" w:date="2021-08-21T13:02:00Z">
            <w:rPr>
              <w:rFonts w:ascii="inherit" w:eastAsia="Times New Roman" w:hAnsi="inherit" w:cs="Consolas"/>
              <w:color w:val="CFD5E0"/>
              <w:sz w:val="25"/>
            </w:rPr>
          </w:rPrChange>
        </w:rPr>
        <w:t xml:space="preserve">Roles = </w:t>
      </w:r>
      <w:r w:rsidRPr="008C6831">
        <w:rPr>
          <w:rFonts w:ascii="Maiandra GD" w:eastAsia="Times New Roman" w:hAnsi="Maiandra GD" w:cs="Consolas"/>
          <w:color w:val="7CC379"/>
          <w:sz w:val="24"/>
          <w:szCs w:val="24"/>
          <w:rPrChange w:id="6268" w:author="Narendra" w:date="2021-08-21T13:02:00Z">
            <w:rPr>
              <w:rFonts w:ascii="inherit" w:eastAsia="Times New Roman" w:hAnsi="inherit" w:cs="Consolas"/>
              <w:color w:val="7CC379"/>
              <w:sz w:val="25"/>
            </w:rPr>
          </w:rPrChange>
        </w:rPr>
        <w:t>"SuperAdmin, Admin"</w:t>
      </w:r>
      <w:r w:rsidRPr="008C6831">
        <w:rPr>
          <w:rFonts w:ascii="Maiandra GD" w:eastAsia="Times New Roman" w:hAnsi="Maiandra GD" w:cs="Consolas"/>
          <w:b/>
          <w:bCs/>
          <w:color w:val="6B7C8B"/>
          <w:sz w:val="24"/>
          <w:szCs w:val="24"/>
          <w:rPrChange w:id="6269"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27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627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6272" w:author="Narendra" w:date="2021-08-21T13:02:00Z">
            <w:rPr>
              <w:rFonts w:ascii="inherit" w:eastAsia="Times New Roman" w:hAnsi="inherit" w:cs="Consolas"/>
              <w:color w:val="CFD5E0"/>
              <w:sz w:val="25"/>
            </w:rPr>
          </w:rPrChange>
        </w:rPr>
        <w:t>HttpGet</w:t>
      </w:r>
      <w:r w:rsidRPr="008C6831">
        <w:rPr>
          <w:rFonts w:ascii="Maiandra GD" w:eastAsia="Times New Roman" w:hAnsi="Maiandra GD" w:cs="Consolas"/>
          <w:b/>
          <w:bCs/>
          <w:color w:val="6B7C8B"/>
          <w:sz w:val="24"/>
          <w:szCs w:val="24"/>
          <w:rPrChange w:id="6273"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27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6275"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4284AE"/>
          <w:sz w:val="24"/>
          <w:szCs w:val="24"/>
          <w:rPrChange w:id="6276" w:author="Narendra" w:date="2021-08-21T13:02:00Z">
            <w:rPr>
              <w:rFonts w:ascii="inherit" w:eastAsia="Times New Roman" w:hAnsi="inherit" w:cs="Consolas"/>
              <w:color w:val="4284AE"/>
              <w:sz w:val="25"/>
            </w:rPr>
          </w:rPrChange>
        </w:rPr>
        <w:t>Route</w:t>
      </w:r>
      <w:r w:rsidRPr="008C6831">
        <w:rPr>
          <w:rFonts w:ascii="Maiandra GD" w:eastAsia="Times New Roman" w:hAnsi="Maiandra GD" w:cs="Consolas"/>
          <w:b/>
          <w:bCs/>
          <w:color w:val="6B7C8B"/>
          <w:sz w:val="24"/>
          <w:szCs w:val="24"/>
          <w:rPrChange w:id="627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7CC379"/>
          <w:sz w:val="24"/>
          <w:szCs w:val="24"/>
          <w:rPrChange w:id="6278" w:author="Narendra" w:date="2021-08-21T13:02:00Z">
            <w:rPr>
              <w:rFonts w:ascii="inherit" w:eastAsia="Times New Roman" w:hAnsi="inherit" w:cs="Consolas"/>
              <w:color w:val="7CC379"/>
              <w:sz w:val="25"/>
            </w:rPr>
          </w:rPrChange>
        </w:rPr>
        <w:t>"api/test/resource2"</w:t>
      </w:r>
      <w:r w:rsidRPr="008C6831">
        <w:rPr>
          <w:rFonts w:ascii="Maiandra GD" w:eastAsia="Times New Roman" w:hAnsi="Maiandra GD" w:cs="Consolas"/>
          <w:b/>
          <w:bCs/>
          <w:color w:val="6B7C8B"/>
          <w:sz w:val="24"/>
          <w:szCs w:val="24"/>
          <w:rPrChange w:id="6279"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28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6281"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6282" w:author="Narendra" w:date="2021-08-21T13:02:00Z">
            <w:rPr>
              <w:rFonts w:ascii="inherit" w:eastAsia="Times New Roman" w:hAnsi="inherit" w:cs="Consolas"/>
              <w:color w:val="CFD5E0"/>
              <w:sz w:val="25"/>
            </w:rPr>
          </w:rPrChange>
        </w:rPr>
        <w:t xml:space="preserve"> IHttpActionResult </w:t>
      </w:r>
      <w:r w:rsidRPr="008C6831">
        <w:rPr>
          <w:rFonts w:ascii="Maiandra GD" w:eastAsia="Times New Roman" w:hAnsi="Maiandra GD" w:cs="Consolas"/>
          <w:color w:val="4284AE"/>
          <w:sz w:val="24"/>
          <w:szCs w:val="24"/>
          <w:rPrChange w:id="6283" w:author="Narendra" w:date="2021-08-21T13:02:00Z">
            <w:rPr>
              <w:rFonts w:ascii="inherit" w:eastAsia="Times New Roman" w:hAnsi="inherit" w:cs="Consolas"/>
              <w:color w:val="4284AE"/>
              <w:sz w:val="25"/>
            </w:rPr>
          </w:rPrChange>
        </w:rPr>
        <w:t>GetResource2</w:t>
      </w:r>
      <w:r w:rsidRPr="008C6831">
        <w:rPr>
          <w:rFonts w:ascii="Maiandra GD" w:eastAsia="Times New Roman" w:hAnsi="Maiandra GD" w:cs="Consolas"/>
          <w:b/>
          <w:bCs/>
          <w:color w:val="6B7C8B"/>
          <w:sz w:val="24"/>
          <w:szCs w:val="24"/>
          <w:rPrChange w:id="6284"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28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6286"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28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D19252"/>
          <w:sz w:val="24"/>
          <w:szCs w:val="24"/>
          <w:rPrChange w:id="6288" w:author="Narendra" w:date="2021-08-21T13:02:00Z">
            <w:rPr>
              <w:rFonts w:ascii="inherit" w:eastAsia="Times New Roman" w:hAnsi="inherit" w:cs="Consolas"/>
              <w:color w:val="D19252"/>
              <w:sz w:val="25"/>
            </w:rPr>
          </w:rPrChange>
        </w:rPr>
        <w:t>var</w:t>
      </w:r>
      <w:r w:rsidRPr="008C6831">
        <w:rPr>
          <w:rFonts w:ascii="Maiandra GD" w:eastAsia="Times New Roman" w:hAnsi="Maiandra GD" w:cs="Consolas"/>
          <w:color w:val="CFD5E0"/>
          <w:sz w:val="24"/>
          <w:szCs w:val="24"/>
          <w:rPrChange w:id="6289" w:author="Narendra" w:date="2021-08-21T13:02:00Z">
            <w:rPr>
              <w:rFonts w:ascii="inherit" w:eastAsia="Times New Roman" w:hAnsi="inherit" w:cs="Consolas"/>
              <w:color w:val="CFD5E0"/>
              <w:sz w:val="25"/>
            </w:rPr>
          </w:rPrChange>
        </w:rPr>
        <w:t xml:space="preserve"> identity = </w:t>
      </w:r>
      <w:r w:rsidRPr="008C6831">
        <w:rPr>
          <w:rFonts w:ascii="Maiandra GD" w:eastAsia="Times New Roman" w:hAnsi="Maiandra GD" w:cs="Consolas"/>
          <w:b/>
          <w:bCs/>
          <w:color w:val="6B7C8B"/>
          <w:sz w:val="24"/>
          <w:szCs w:val="24"/>
          <w:rPrChange w:id="6290"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6291" w:author="Narendra" w:date="2021-08-21T13:02:00Z">
            <w:rPr>
              <w:rFonts w:ascii="inherit" w:eastAsia="Times New Roman" w:hAnsi="inherit" w:cs="Consolas"/>
              <w:color w:val="CFD5E0"/>
              <w:sz w:val="25"/>
            </w:rPr>
          </w:rPrChange>
        </w:rPr>
        <w:t>ClaimsIdentity</w:t>
      </w:r>
      <w:r w:rsidRPr="008C6831">
        <w:rPr>
          <w:rFonts w:ascii="Maiandra GD" w:eastAsia="Times New Roman" w:hAnsi="Maiandra GD" w:cs="Consolas"/>
          <w:b/>
          <w:bCs/>
          <w:color w:val="6B7C8B"/>
          <w:sz w:val="24"/>
          <w:szCs w:val="24"/>
          <w:rPrChange w:id="629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6293" w:author="Narendra" w:date="2021-08-21T13:02:00Z">
            <w:rPr>
              <w:rFonts w:ascii="inherit" w:eastAsia="Times New Roman" w:hAnsi="inherit" w:cs="Consolas"/>
              <w:color w:val="CFD5E0"/>
              <w:sz w:val="25"/>
            </w:rPr>
          </w:rPrChange>
        </w:rPr>
        <w:t>User.</w:t>
      </w:r>
      <w:r w:rsidRPr="008C6831">
        <w:rPr>
          <w:rFonts w:ascii="Maiandra GD" w:eastAsia="Times New Roman" w:hAnsi="Maiandra GD" w:cs="Consolas"/>
          <w:color w:val="4284AE"/>
          <w:sz w:val="24"/>
          <w:szCs w:val="24"/>
          <w:rPrChange w:id="6294" w:author="Narendra" w:date="2021-08-21T13:02:00Z">
            <w:rPr>
              <w:rFonts w:ascii="inherit" w:eastAsia="Times New Roman" w:hAnsi="inherit" w:cs="Consolas"/>
              <w:color w:val="4284AE"/>
              <w:sz w:val="25"/>
            </w:rPr>
          </w:rPrChange>
        </w:rPr>
        <w:t>Identity</w:t>
      </w:r>
      <w:r w:rsidRPr="008C6831">
        <w:rPr>
          <w:rFonts w:ascii="Maiandra GD" w:eastAsia="Times New Roman" w:hAnsi="Maiandra GD" w:cs="Consolas"/>
          <w:color w:val="CFD5E0"/>
          <w:sz w:val="24"/>
          <w:szCs w:val="24"/>
          <w:rPrChange w:id="6295" w:author="Narendra" w:date="2021-08-21T13:02:00Z">
            <w:rPr>
              <w:rFonts w:ascii="inherit" w:eastAsia="Times New Roman" w:hAnsi="inherit" w:cs="Consolas"/>
              <w:color w:val="CFD5E0"/>
              <w:sz w:val="25"/>
            </w:rPr>
          </w:rPrChange>
        </w:rPr>
        <w:t xml:space="preserve">; </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29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D19252"/>
          <w:sz w:val="24"/>
          <w:szCs w:val="24"/>
          <w:rPrChange w:id="6297" w:author="Narendra" w:date="2021-08-21T13:02:00Z">
            <w:rPr>
              <w:rFonts w:ascii="inherit" w:eastAsia="Times New Roman" w:hAnsi="inherit" w:cs="Consolas"/>
              <w:color w:val="D19252"/>
              <w:sz w:val="25"/>
            </w:rPr>
          </w:rPrChange>
        </w:rPr>
        <w:t>var</w:t>
      </w:r>
      <w:r w:rsidRPr="008C6831">
        <w:rPr>
          <w:rFonts w:ascii="Maiandra GD" w:eastAsia="Times New Roman" w:hAnsi="Maiandra GD" w:cs="Consolas"/>
          <w:color w:val="CFD5E0"/>
          <w:sz w:val="24"/>
          <w:szCs w:val="24"/>
          <w:rPrChange w:id="6298" w:author="Narendra" w:date="2021-08-21T13:02:00Z">
            <w:rPr>
              <w:rFonts w:ascii="inherit" w:eastAsia="Times New Roman" w:hAnsi="inherit" w:cs="Consolas"/>
              <w:color w:val="CFD5E0"/>
              <w:sz w:val="25"/>
            </w:rPr>
          </w:rPrChange>
        </w:rPr>
        <w:t xml:space="preserve"> Email = identity.</w:t>
      </w:r>
      <w:r w:rsidRPr="008C6831">
        <w:rPr>
          <w:rFonts w:ascii="Maiandra GD" w:eastAsia="Times New Roman" w:hAnsi="Maiandra GD" w:cs="Consolas"/>
          <w:color w:val="4284AE"/>
          <w:sz w:val="24"/>
          <w:szCs w:val="24"/>
          <w:rPrChange w:id="6299" w:author="Narendra" w:date="2021-08-21T13:02:00Z">
            <w:rPr>
              <w:rFonts w:ascii="inherit" w:eastAsia="Times New Roman" w:hAnsi="inherit" w:cs="Consolas"/>
              <w:color w:val="4284AE"/>
              <w:sz w:val="25"/>
            </w:rPr>
          </w:rPrChange>
        </w:rPr>
        <w:t>Claims</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30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6301"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6302" w:author="Narendra" w:date="2021-08-21T13:02:00Z">
            <w:rPr>
              <w:rFonts w:ascii="inherit" w:eastAsia="Times New Roman" w:hAnsi="inherit" w:cs="Consolas"/>
              <w:color w:val="4284AE"/>
              <w:sz w:val="25"/>
            </w:rPr>
          </w:rPrChange>
        </w:rPr>
        <w:t>FirstOrDefault</w:t>
      </w:r>
      <w:r w:rsidRPr="008C6831">
        <w:rPr>
          <w:rFonts w:ascii="Maiandra GD" w:eastAsia="Times New Roman" w:hAnsi="Maiandra GD" w:cs="Consolas"/>
          <w:b/>
          <w:bCs/>
          <w:color w:val="6B7C8B"/>
          <w:sz w:val="24"/>
          <w:szCs w:val="24"/>
          <w:rPrChange w:id="630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6304" w:author="Narendra" w:date="2021-08-21T13:02:00Z">
            <w:rPr>
              <w:rFonts w:ascii="inherit" w:eastAsia="Times New Roman" w:hAnsi="inherit" w:cs="Consolas"/>
              <w:color w:val="CFD5E0"/>
              <w:sz w:val="25"/>
            </w:rPr>
          </w:rPrChange>
        </w:rPr>
        <w:t>c =</w:t>
      </w:r>
      <w:r w:rsidRPr="008C6831">
        <w:rPr>
          <w:rFonts w:ascii="Maiandra GD" w:eastAsia="Times New Roman" w:hAnsi="Maiandra GD" w:cs="Consolas"/>
          <w:b/>
          <w:bCs/>
          <w:color w:val="6B7C8B"/>
          <w:sz w:val="24"/>
          <w:szCs w:val="24"/>
          <w:rPrChange w:id="6305" w:author="Narendra" w:date="2021-08-21T13:02:00Z">
            <w:rPr>
              <w:rFonts w:ascii="inherit" w:eastAsia="Times New Roman" w:hAnsi="inherit" w:cs="Consolas"/>
              <w:b/>
              <w:bCs/>
              <w:color w:val="6B7C8B"/>
              <w:sz w:val="25"/>
            </w:rPr>
          </w:rPrChange>
        </w:rPr>
        <w:t>&gt;</w:t>
      </w:r>
      <w:r w:rsidRPr="008C6831">
        <w:rPr>
          <w:rFonts w:ascii="Maiandra GD" w:eastAsia="Times New Roman" w:hAnsi="Maiandra GD" w:cs="Consolas"/>
          <w:color w:val="CFD5E0"/>
          <w:sz w:val="24"/>
          <w:szCs w:val="24"/>
          <w:rPrChange w:id="6306" w:author="Narendra" w:date="2021-08-21T13:02:00Z">
            <w:rPr>
              <w:rFonts w:ascii="inherit" w:eastAsia="Times New Roman" w:hAnsi="inherit" w:cs="Consolas"/>
              <w:color w:val="CFD5E0"/>
              <w:sz w:val="25"/>
            </w:rPr>
          </w:rPrChange>
        </w:rPr>
        <w:t xml:space="preserve"> c.</w:t>
      </w:r>
      <w:r w:rsidRPr="008C6831">
        <w:rPr>
          <w:rFonts w:ascii="Maiandra GD" w:eastAsia="Times New Roman" w:hAnsi="Maiandra GD" w:cs="Consolas"/>
          <w:color w:val="4284AE"/>
          <w:sz w:val="24"/>
          <w:szCs w:val="24"/>
          <w:rPrChange w:id="6307" w:author="Narendra" w:date="2021-08-21T13:02:00Z">
            <w:rPr>
              <w:rFonts w:ascii="inherit" w:eastAsia="Times New Roman" w:hAnsi="inherit" w:cs="Consolas"/>
              <w:color w:val="4284AE"/>
              <w:sz w:val="25"/>
            </w:rPr>
          </w:rPrChange>
        </w:rPr>
        <w:t>Type</w:t>
      </w:r>
      <w:r w:rsidRPr="008C6831">
        <w:rPr>
          <w:rFonts w:ascii="Maiandra GD" w:eastAsia="Times New Roman" w:hAnsi="Maiandra GD" w:cs="Consolas"/>
          <w:color w:val="CFD5E0"/>
          <w:sz w:val="24"/>
          <w:szCs w:val="24"/>
          <w:rPrChange w:id="6308" w:author="Narendra" w:date="2021-08-21T13:02:00Z">
            <w:rPr>
              <w:rFonts w:ascii="inherit" w:eastAsia="Times New Roman" w:hAnsi="inherit" w:cs="Consolas"/>
              <w:color w:val="CFD5E0"/>
              <w:sz w:val="25"/>
            </w:rPr>
          </w:rPrChange>
        </w:rPr>
        <w:t xml:space="preserve"> == </w:t>
      </w:r>
      <w:r w:rsidRPr="008C6831">
        <w:rPr>
          <w:rFonts w:ascii="Maiandra GD" w:eastAsia="Times New Roman" w:hAnsi="Maiandra GD" w:cs="Consolas"/>
          <w:color w:val="7CC379"/>
          <w:sz w:val="24"/>
          <w:szCs w:val="24"/>
          <w:rPrChange w:id="6309" w:author="Narendra" w:date="2021-08-21T13:02:00Z">
            <w:rPr>
              <w:rFonts w:ascii="inherit" w:eastAsia="Times New Roman" w:hAnsi="inherit" w:cs="Consolas"/>
              <w:color w:val="7CC379"/>
              <w:sz w:val="25"/>
            </w:rPr>
          </w:rPrChange>
        </w:rPr>
        <w:t>"Email"</w:t>
      </w:r>
      <w:r w:rsidRPr="008C6831">
        <w:rPr>
          <w:rFonts w:ascii="Maiandra GD" w:eastAsia="Times New Roman" w:hAnsi="Maiandra GD" w:cs="Consolas"/>
          <w:b/>
          <w:bCs/>
          <w:color w:val="6B7C8B"/>
          <w:sz w:val="24"/>
          <w:szCs w:val="24"/>
          <w:rPrChange w:id="6310"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6311"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6312" w:author="Narendra" w:date="2021-08-21T13:02:00Z">
            <w:rPr>
              <w:rFonts w:ascii="inherit" w:eastAsia="Times New Roman" w:hAnsi="inherit" w:cs="Consolas"/>
              <w:color w:val="4284AE"/>
              <w:sz w:val="25"/>
            </w:rPr>
          </w:rPrChange>
        </w:rPr>
        <w:t>Value</w:t>
      </w:r>
      <w:r w:rsidRPr="008C6831">
        <w:rPr>
          <w:rFonts w:ascii="Maiandra GD" w:eastAsia="Times New Roman" w:hAnsi="Maiandra GD" w:cs="Consolas"/>
          <w:color w:val="CFD5E0"/>
          <w:sz w:val="24"/>
          <w:szCs w:val="24"/>
          <w:rPrChange w:id="6313"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31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D19252"/>
          <w:sz w:val="24"/>
          <w:szCs w:val="24"/>
          <w:rPrChange w:id="6315" w:author="Narendra" w:date="2021-08-21T13:02:00Z">
            <w:rPr>
              <w:rFonts w:ascii="inherit" w:eastAsia="Times New Roman" w:hAnsi="inherit" w:cs="Consolas"/>
              <w:color w:val="D19252"/>
              <w:sz w:val="25"/>
            </w:rPr>
          </w:rPrChange>
        </w:rPr>
        <w:t>var</w:t>
      </w:r>
      <w:r w:rsidRPr="008C6831">
        <w:rPr>
          <w:rFonts w:ascii="Maiandra GD" w:eastAsia="Times New Roman" w:hAnsi="Maiandra GD" w:cs="Consolas"/>
          <w:color w:val="CFD5E0"/>
          <w:sz w:val="24"/>
          <w:szCs w:val="24"/>
          <w:rPrChange w:id="6316" w:author="Narendra" w:date="2021-08-21T13:02:00Z">
            <w:rPr>
              <w:rFonts w:ascii="inherit" w:eastAsia="Times New Roman" w:hAnsi="inherit" w:cs="Consolas"/>
              <w:color w:val="CFD5E0"/>
              <w:sz w:val="25"/>
            </w:rPr>
          </w:rPrChange>
        </w:rPr>
        <w:t xml:space="preserve"> UserName = identity.</w:t>
      </w:r>
      <w:r w:rsidRPr="008C6831">
        <w:rPr>
          <w:rFonts w:ascii="Maiandra GD" w:eastAsia="Times New Roman" w:hAnsi="Maiandra GD" w:cs="Consolas"/>
          <w:color w:val="4284AE"/>
          <w:sz w:val="24"/>
          <w:szCs w:val="24"/>
          <w:rPrChange w:id="6317" w:author="Narendra" w:date="2021-08-21T13:02:00Z">
            <w:rPr>
              <w:rFonts w:ascii="inherit" w:eastAsia="Times New Roman" w:hAnsi="inherit" w:cs="Consolas"/>
              <w:color w:val="4284AE"/>
              <w:sz w:val="25"/>
            </w:rPr>
          </w:rPrChange>
        </w:rPr>
        <w:t>Name</w:t>
      </w:r>
      <w:r w:rsidRPr="008C6831">
        <w:rPr>
          <w:rFonts w:ascii="Maiandra GD" w:eastAsia="Times New Roman" w:hAnsi="Maiandra GD" w:cs="Consolas"/>
          <w:color w:val="CFD5E0"/>
          <w:sz w:val="24"/>
          <w:szCs w:val="24"/>
          <w:rPrChange w:id="6318"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31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6320" w:author="Narendra" w:date="2021-08-21T13:02:00Z">
            <w:rPr>
              <w:rFonts w:ascii="inherit" w:eastAsia="Times New Roman" w:hAnsi="inherit" w:cs="Consolas"/>
              <w:b/>
              <w:bCs/>
              <w:color w:val="D171DD"/>
              <w:sz w:val="25"/>
            </w:rPr>
          </w:rPrChange>
        </w:rPr>
        <w:t>return</w:t>
      </w:r>
      <w:r w:rsidRPr="008C6831">
        <w:rPr>
          <w:rFonts w:ascii="Maiandra GD" w:eastAsia="Times New Roman" w:hAnsi="Maiandra GD" w:cs="Consolas"/>
          <w:color w:val="CFD5E0"/>
          <w:sz w:val="24"/>
          <w:szCs w:val="24"/>
          <w:rPrChange w:id="6321"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6322" w:author="Narendra" w:date="2021-08-21T13:02:00Z">
            <w:rPr>
              <w:rFonts w:ascii="inherit" w:eastAsia="Times New Roman" w:hAnsi="inherit" w:cs="Consolas"/>
              <w:color w:val="4284AE"/>
              <w:sz w:val="25"/>
            </w:rPr>
          </w:rPrChange>
        </w:rPr>
        <w:t>Ok</w:t>
      </w:r>
      <w:r w:rsidRPr="008C6831">
        <w:rPr>
          <w:rFonts w:ascii="Maiandra GD" w:eastAsia="Times New Roman" w:hAnsi="Maiandra GD" w:cs="Consolas"/>
          <w:b/>
          <w:bCs/>
          <w:color w:val="6B7C8B"/>
          <w:sz w:val="24"/>
          <w:szCs w:val="24"/>
          <w:rPrChange w:id="632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7CC379"/>
          <w:sz w:val="24"/>
          <w:szCs w:val="24"/>
          <w:rPrChange w:id="6324" w:author="Narendra" w:date="2021-08-21T13:02:00Z">
            <w:rPr>
              <w:rFonts w:ascii="inherit" w:eastAsia="Times New Roman" w:hAnsi="inherit" w:cs="Consolas"/>
              <w:color w:val="7CC379"/>
              <w:sz w:val="25"/>
            </w:rPr>
          </w:rPrChange>
        </w:rPr>
        <w:t>"Hello "</w:t>
      </w:r>
      <w:r w:rsidRPr="008C6831">
        <w:rPr>
          <w:rFonts w:ascii="Maiandra GD" w:eastAsia="Times New Roman" w:hAnsi="Maiandra GD" w:cs="Consolas"/>
          <w:color w:val="CFD5E0"/>
          <w:sz w:val="24"/>
          <w:szCs w:val="24"/>
          <w:rPrChange w:id="6325" w:author="Narendra" w:date="2021-08-21T13:02:00Z">
            <w:rPr>
              <w:rFonts w:ascii="inherit" w:eastAsia="Times New Roman" w:hAnsi="inherit" w:cs="Consolas"/>
              <w:color w:val="CFD5E0"/>
              <w:sz w:val="25"/>
            </w:rPr>
          </w:rPrChange>
        </w:rPr>
        <w:t xml:space="preserve"> + UserName + </w:t>
      </w:r>
      <w:r w:rsidRPr="008C6831">
        <w:rPr>
          <w:rFonts w:ascii="Maiandra GD" w:eastAsia="Times New Roman" w:hAnsi="Maiandra GD" w:cs="Consolas"/>
          <w:color w:val="7CC379"/>
          <w:sz w:val="24"/>
          <w:szCs w:val="24"/>
          <w:rPrChange w:id="6326" w:author="Narendra" w:date="2021-08-21T13:02:00Z">
            <w:rPr>
              <w:rFonts w:ascii="inherit" w:eastAsia="Times New Roman" w:hAnsi="inherit" w:cs="Consolas"/>
              <w:color w:val="7CC379"/>
              <w:sz w:val="25"/>
            </w:rPr>
          </w:rPrChange>
        </w:rPr>
        <w:t>", Your Email ID is :"</w:t>
      </w:r>
      <w:r w:rsidRPr="008C6831">
        <w:rPr>
          <w:rFonts w:ascii="Maiandra GD" w:eastAsia="Times New Roman" w:hAnsi="Maiandra GD" w:cs="Consolas"/>
          <w:color w:val="CFD5E0"/>
          <w:sz w:val="24"/>
          <w:szCs w:val="24"/>
          <w:rPrChange w:id="6327" w:author="Narendra" w:date="2021-08-21T13:02:00Z">
            <w:rPr>
              <w:rFonts w:ascii="inherit" w:eastAsia="Times New Roman" w:hAnsi="inherit" w:cs="Consolas"/>
              <w:color w:val="CFD5E0"/>
              <w:sz w:val="25"/>
            </w:rPr>
          </w:rPrChange>
        </w:rPr>
        <w:t xml:space="preserve"> + Email</w:t>
      </w:r>
      <w:r w:rsidRPr="008C6831">
        <w:rPr>
          <w:rFonts w:ascii="Maiandra GD" w:eastAsia="Times New Roman" w:hAnsi="Maiandra GD" w:cs="Consolas"/>
          <w:b/>
          <w:bCs/>
          <w:color w:val="6B7C8B"/>
          <w:sz w:val="24"/>
          <w:szCs w:val="24"/>
          <w:rPrChange w:id="632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6329"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33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6331"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33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6333" w:author="Narendra" w:date="2021-08-21T13:02:00Z">
            <w:rPr>
              <w:rFonts w:ascii="inherit" w:eastAsia="Times New Roman" w:hAnsi="inherit" w:cs="Consolas"/>
              <w:color w:val="6B7C8B"/>
              <w:sz w:val="25"/>
            </w:rPr>
          </w:rPrChange>
        </w:rPr>
        <w:t>//This resource is only For SuperAdmin role</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33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6335"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4284AE"/>
          <w:sz w:val="24"/>
          <w:szCs w:val="24"/>
          <w:rPrChange w:id="6336" w:author="Narendra" w:date="2021-08-21T13:02:00Z">
            <w:rPr>
              <w:rFonts w:ascii="inherit" w:eastAsia="Times New Roman" w:hAnsi="inherit" w:cs="Consolas"/>
              <w:color w:val="4284AE"/>
              <w:sz w:val="25"/>
            </w:rPr>
          </w:rPrChange>
        </w:rPr>
        <w:t>Authorize</w:t>
      </w:r>
      <w:r w:rsidRPr="008C6831">
        <w:rPr>
          <w:rFonts w:ascii="Maiandra GD" w:eastAsia="Times New Roman" w:hAnsi="Maiandra GD" w:cs="Consolas"/>
          <w:b/>
          <w:bCs/>
          <w:color w:val="6B7C8B"/>
          <w:sz w:val="24"/>
          <w:szCs w:val="24"/>
          <w:rPrChange w:id="633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6338" w:author="Narendra" w:date="2021-08-21T13:02:00Z">
            <w:rPr>
              <w:rFonts w:ascii="inherit" w:eastAsia="Times New Roman" w:hAnsi="inherit" w:cs="Consolas"/>
              <w:color w:val="CFD5E0"/>
              <w:sz w:val="25"/>
            </w:rPr>
          </w:rPrChange>
        </w:rPr>
        <w:t xml:space="preserve">Roles = </w:t>
      </w:r>
      <w:r w:rsidRPr="008C6831">
        <w:rPr>
          <w:rFonts w:ascii="Maiandra GD" w:eastAsia="Times New Roman" w:hAnsi="Maiandra GD" w:cs="Consolas"/>
          <w:color w:val="7CC379"/>
          <w:sz w:val="24"/>
          <w:szCs w:val="24"/>
          <w:rPrChange w:id="6339" w:author="Narendra" w:date="2021-08-21T13:02:00Z">
            <w:rPr>
              <w:rFonts w:ascii="inherit" w:eastAsia="Times New Roman" w:hAnsi="inherit" w:cs="Consolas"/>
              <w:color w:val="7CC379"/>
              <w:sz w:val="25"/>
            </w:rPr>
          </w:rPrChange>
        </w:rPr>
        <w:t>"SuperAdmin"</w:t>
      </w:r>
      <w:r w:rsidRPr="008C6831">
        <w:rPr>
          <w:rFonts w:ascii="Maiandra GD" w:eastAsia="Times New Roman" w:hAnsi="Maiandra GD" w:cs="Consolas"/>
          <w:b/>
          <w:bCs/>
          <w:color w:val="6B7C8B"/>
          <w:sz w:val="24"/>
          <w:szCs w:val="24"/>
          <w:rPrChange w:id="6340"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34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634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6343" w:author="Narendra" w:date="2021-08-21T13:02:00Z">
            <w:rPr>
              <w:rFonts w:ascii="inherit" w:eastAsia="Times New Roman" w:hAnsi="inherit" w:cs="Consolas"/>
              <w:color w:val="CFD5E0"/>
              <w:sz w:val="25"/>
            </w:rPr>
          </w:rPrChange>
        </w:rPr>
        <w:t>HttpGet</w:t>
      </w:r>
      <w:r w:rsidRPr="008C6831">
        <w:rPr>
          <w:rFonts w:ascii="Maiandra GD" w:eastAsia="Times New Roman" w:hAnsi="Maiandra GD" w:cs="Consolas"/>
          <w:b/>
          <w:bCs/>
          <w:color w:val="6B7C8B"/>
          <w:sz w:val="24"/>
          <w:szCs w:val="24"/>
          <w:rPrChange w:id="6344"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34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6346" w:author="Narendra" w:date="2021-08-21T13:02:00Z">
            <w:rPr>
              <w:rFonts w:ascii="inherit" w:eastAsia="Times New Roman" w:hAnsi="inherit" w:cs="Consolas"/>
              <w:b/>
              <w:bCs/>
              <w:color w:val="6B7C8B"/>
              <w:sz w:val="25"/>
            </w:rPr>
          </w:rPrChange>
        </w:rPr>
        <w:lastRenderedPageBreak/>
        <w:t>[</w:t>
      </w:r>
      <w:r w:rsidRPr="008C6831">
        <w:rPr>
          <w:rFonts w:ascii="Maiandra GD" w:eastAsia="Times New Roman" w:hAnsi="Maiandra GD" w:cs="Consolas"/>
          <w:color w:val="4284AE"/>
          <w:sz w:val="24"/>
          <w:szCs w:val="24"/>
          <w:rPrChange w:id="6347" w:author="Narendra" w:date="2021-08-21T13:02:00Z">
            <w:rPr>
              <w:rFonts w:ascii="inherit" w:eastAsia="Times New Roman" w:hAnsi="inherit" w:cs="Consolas"/>
              <w:color w:val="4284AE"/>
              <w:sz w:val="25"/>
            </w:rPr>
          </w:rPrChange>
        </w:rPr>
        <w:t>Route</w:t>
      </w:r>
      <w:r w:rsidRPr="008C6831">
        <w:rPr>
          <w:rFonts w:ascii="Maiandra GD" w:eastAsia="Times New Roman" w:hAnsi="Maiandra GD" w:cs="Consolas"/>
          <w:b/>
          <w:bCs/>
          <w:color w:val="6B7C8B"/>
          <w:sz w:val="24"/>
          <w:szCs w:val="24"/>
          <w:rPrChange w:id="634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7CC379"/>
          <w:sz w:val="24"/>
          <w:szCs w:val="24"/>
          <w:rPrChange w:id="6349" w:author="Narendra" w:date="2021-08-21T13:02:00Z">
            <w:rPr>
              <w:rFonts w:ascii="inherit" w:eastAsia="Times New Roman" w:hAnsi="inherit" w:cs="Consolas"/>
              <w:color w:val="7CC379"/>
              <w:sz w:val="25"/>
            </w:rPr>
          </w:rPrChange>
        </w:rPr>
        <w:t>"api/test/resource3"</w:t>
      </w:r>
      <w:r w:rsidRPr="008C6831">
        <w:rPr>
          <w:rFonts w:ascii="Maiandra GD" w:eastAsia="Times New Roman" w:hAnsi="Maiandra GD" w:cs="Consolas"/>
          <w:b/>
          <w:bCs/>
          <w:color w:val="6B7C8B"/>
          <w:sz w:val="24"/>
          <w:szCs w:val="24"/>
          <w:rPrChange w:id="6350"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35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6352"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6353" w:author="Narendra" w:date="2021-08-21T13:02:00Z">
            <w:rPr>
              <w:rFonts w:ascii="inherit" w:eastAsia="Times New Roman" w:hAnsi="inherit" w:cs="Consolas"/>
              <w:color w:val="CFD5E0"/>
              <w:sz w:val="25"/>
            </w:rPr>
          </w:rPrChange>
        </w:rPr>
        <w:t xml:space="preserve"> IHttpActionResult </w:t>
      </w:r>
      <w:r w:rsidRPr="008C6831">
        <w:rPr>
          <w:rFonts w:ascii="Maiandra GD" w:eastAsia="Times New Roman" w:hAnsi="Maiandra GD" w:cs="Consolas"/>
          <w:color w:val="4284AE"/>
          <w:sz w:val="24"/>
          <w:szCs w:val="24"/>
          <w:rPrChange w:id="6354" w:author="Narendra" w:date="2021-08-21T13:02:00Z">
            <w:rPr>
              <w:rFonts w:ascii="inherit" w:eastAsia="Times New Roman" w:hAnsi="inherit" w:cs="Consolas"/>
              <w:color w:val="4284AE"/>
              <w:sz w:val="25"/>
            </w:rPr>
          </w:rPrChange>
        </w:rPr>
        <w:t>GetResource3</w:t>
      </w:r>
      <w:r w:rsidRPr="008C6831">
        <w:rPr>
          <w:rFonts w:ascii="Maiandra GD" w:eastAsia="Times New Roman" w:hAnsi="Maiandra GD" w:cs="Consolas"/>
          <w:b/>
          <w:bCs/>
          <w:color w:val="6B7C8B"/>
          <w:sz w:val="24"/>
          <w:szCs w:val="24"/>
          <w:rPrChange w:id="6355"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35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6357"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35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D19252"/>
          <w:sz w:val="24"/>
          <w:szCs w:val="24"/>
          <w:rPrChange w:id="6359" w:author="Narendra" w:date="2021-08-21T13:02:00Z">
            <w:rPr>
              <w:rFonts w:ascii="inherit" w:eastAsia="Times New Roman" w:hAnsi="inherit" w:cs="Consolas"/>
              <w:color w:val="D19252"/>
              <w:sz w:val="25"/>
            </w:rPr>
          </w:rPrChange>
        </w:rPr>
        <w:t>var</w:t>
      </w:r>
      <w:r w:rsidRPr="008C6831">
        <w:rPr>
          <w:rFonts w:ascii="Maiandra GD" w:eastAsia="Times New Roman" w:hAnsi="Maiandra GD" w:cs="Consolas"/>
          <w:color w:val="CFD5E0"/>
          <w:sz w:val="24"/>
          <w:szCs w:val="24"/>
          <w:rPrChange w:id="6360" w:author="Narendra" w:date="2021-08-21T13:02:00Z">
            <w:rPr>
              <w:rFonts w:ascii="inherit" w:eastAsia="Times New Roman" w:hAnsi="inherit" w:cs="Consolas"/>
              <w:color w:val="CFD5E0"/>
              <w:sz w:val="25"/>
            </w:rPr>
          </w:rPrChange>
        </w:rPr>
        <w:t xml:space="preserve"> identity = </w:t>
      </w:r>
      <w:r w:rsidRPr="008C6831">
        <w:rPr>
          <w:rFonts w:ascii="Maiandra GD" w:eastAsia="Times New Roman" w:hAnsi="Maiandra GD" w:cs="Consolas"/>
          <w:b/>
          <w:bCs/>
          <w:color w:val="6B7C8B"/>
          <w:sz w:val="24"/>
          <w:szCs w:val="24"/>
          <w:rPrChange w:id="636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6362" w:author="Narendra" w:date="2021-08-21T13:02:00Z">
            <w:rPr>
              <w:rFonts w:ascii="inherit" w:eastAsia="Times New Roman" w:hAnsi="inherit" w:cs="Consolas"/>
              <w:color w:val="CFD5E0"/>
              <w:sz w:val="25"/>
            </w:rPr>
          </w:rPrChange>
        </w:rPr>
        <w:t>ClaimsIdentity</w:t>
      </w:r>
      <w:r w:rsidRPr="008C6831">
        <w:rPr>
          <w:rFonts w:ascii="Maiandra GD" w:eastAsia="Times New Roman" w:hAnsi="Maiandra GD" w:cs="Consolas"/>
          <w:b/>
          <w:bCs/>
          <w:color w:val="6B7C8B"/>
          <w:sz w:val="24"/>
          <w:szCs w:val="24"/>
          <w:rPrChange w:id="636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6364" w:author="Narendra" w:date="2021-08-21T13:02:00Z">
            <w:rPr>
              <w:rFonts w:ascii="inherit" w:eastAsia="Times New Roman" w:hAnsi="inherit" w:cs="Consolas"/>
              <w:color w:val="CFD5E0"/>
              <w:sz w:val="25"/>
            </w:rPr>
          </w:rPrChange>
        </w:rPr>
        <w:t>User.</w:t>
      </w:r>
      <w:r w:rsidRPr="008C6831">
        <w:rPr>
          <w:rFonts w:ascii="Maiandra GD" w:eastAsia="Times New Roman" w:hAnsi="Maiandra GD" w:cs="Consolas"/>
          <w:color w:val="4284AE"/>
          <w:sz w:val="24"/>
          <w:szCs w:val="24"/>
          <w:rPrChange w:id="6365" w:author="Narendra" w:date="2021-08-21T13:02:00Z">
            <w:rPr>
              <w:rFonts w:ascii="inherit" w:eastAsia="Times New Roman" w:hAnsi="inherit" w:cs="Consolas"/>
              <w:color w:val="4284AE"/>
              <w:sz w:val="25"/>
            </w:rPr>
          </w:rPrChange>
        </w:rPr>
        <w:t>Identity</w:t>
      </w:r>
      <w:r w:rsidRPr="008C6831">
        <w:rPr>
          <w:rFonts w:ascii="Maiandra GD" w:eastAsia="Times New Roman" w:hAnsi="Maiandra GD" w:cs="Consolas"/>
          <w:color w:val="CFD5E0"/>
          <w:sz w:val="24"/>
          <w:szCs w:val="24"/>
          <w:rPrChange w:id="6366"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36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D19252"/>
          <w:sz w:val="24"/>
          <w:szCs w:val="24"/>
          <w:rPrChange w:id="6368" w:author="Narendra" w:date="2021-08-21T13:02:00Z">
            <w:rPr>
              <w:rFonts w:ascii="inherit" w:eastAsia="Times New Roman" w:hAnsi="inherit" w:cs="Consolas"/>
              <w:color w:val="D19252"/>
              <w:sz w:val="25"/>
            </w:rPr>
          </w:rPrChange>
        </w:rPr>
        <w:t>var</w:t>
      </w:r>
      <w:r w:rsidRPr="008C6831">
        <w:rPr>
          <w:rFonts w:ascii="Maiandra GD" w:eastAsia="Times New Roman" w:hAnsi="Maiandra GD" w:cs="Consolas"/>
          <w:color w:val="CFD5E0"/>
          <w:sz w:val="24"/>
          <w:szCs w:val="24"/>
          <w:rPrChange w:id="6369" w:author="Narendra" w:date="2021-08-21T13:02:00Z">
            <w:rPr>
              <w:rFonts w:ascii="inherit" w:eastAsia="Times New Roman" w:hAnsi="inherit" w:cs="Consolas"/>
              <w:color w:val="CFD5E0"/>
              <w:sz w:val="25"/>
            </w:rPr>
          </w:rPrChange>
        </w:rPr>
        <w:t xml:space="preserve"> roles = identity.</w:t>
      </w:r>
      <w:r w:rsidRPr="008C6831">
        <w:rPr>
          <w:rFonts w:ascii="Maiandra GD" w:eastAsia="Times New Roman" w:hAnsi="Maiandra GD" w:cs="Consolas"/>
          <w:color w:val="4284AE"/>
          <w:sz w:val="24"/>
          <w:szCs w:val="24"/>
          <w:rPrChange w:id="6370" w:author="Narendra" w:date="2021-08-21T13:02:00Z">
            <w:rPr>
              <w:rFonts w:ascii="inherit" w:eastAsia="Times New Roman" w:hAnsi="inherit" w:cs="Consolas"/>
              <w:color w:val="4284AE"/>
              <w:sz w:val="25"/>
            </w:rPr>
          </w:rPrChange>
        </w:rPr>
        <w:t>Claims</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37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6372"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6373" w:author="Narendra" w:date="2021-08-21T13:02:00Z">
            <w:rPr>
              <w:rFonts w:ascii="inherit" w:eastAsia="Times New Roman" w:hAnsi="inherit" w:cs="Consolas"/>
              <w:color w:val="4284AE"/>
              <w:sz w:val="25"/>
            </w:rPr>
          </w:rPrChange>
        </w:rPr>
        <w:t>Where</w:t>
      </w:r>
      <w:r w:rsidRPr="008C6831">
        <w:rPr>
          <w:rFonts w:ascii="Maiandra GD" w:eastAsia="Times New Roman" w:hAnsi="Maiandra GD" w:cs="Consolas"/>
          <w:b/>
          <w:bCs/>
          <w:color w:val="6B7C8B"/>
          <w:sz w:val="24"/>
          <w:szCs w:val="24"/>
          <w:rPrChange w:id="6374"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6375" w:author="Narendra" w:date="2021-08-21T13:02:00Z">
            <w:rPr>
              <w:rFonts w:ascii="inherit" w:eastAsia="Times New Roman" w:hAnsi="inherit" w:cs="Consolas"/>
              <w:color w:val="CFD5E0"/>
              <w:sz w:val="25"/>
            </w:rPr>
          </w:rPrChange>
        </w:rPr>
        <w:t>c =</w:t>
      </w:r>
      <w:r w:rsidRPr="008C6831">
        <w:rPr>
          <w:rFonts w:ascii="Maiandra GD" w:eastAsia="Times New Roman" w:hAnsi="Maiandra GD" w:cs="Consolas"/>
          <w:b/>
          <w:bCs/>
          <w:color w:val="6B7C8B"/>
          <w:sz w:val="24"/>
          <w:szCs w:val="24"/>
          <w:rPrChange w:id="6376" w:author="Narendra" w:date="2021-08-21T13:02:00Z">
            <w:rPr>
              <w:rFonts w:ascii="inherit" w:eastAsia="Times New Roman" w:hAnsi="inherit" w:cs="Consolas"/>
              <w:b/>
              <w:bCs/>
              <w:color w:val="6B7C8B"/>
              <w:sz w:val="25"/>
            </w:rPr>
          </w:rPrChange>
        </w:rPr>
        <w:t>&gt;</w:t>
      </w:r>
      <w:r w:rsidRPr="008C6831">
        <w:rPr>
          <w:rFonts w:ascii="Maiandra GD" w:eastAsia="Times New Roman" w:hAnsi="Maiandra GD" w:cs="Consolas"/>
          <w:color w:val="CFD5E0"/>
          <w:sz w:val="24"/>
          <w:szCs w:val="24"/>
          <w:rPrChange w:id="6377" w:author="Narendra" w:date="2021-08-21T13:02:00Z">
            <w:rPr>
              <w:rFonts w:ascii="inherit" w:eastAsia="Times New Roman" w:hAnsi="inherit" w:cs="Consolas"/>
              <w:color w:val="CFD5E0"/>
              <w:sz w:val="25"/>
            </w:rPr>
          </w:rPrChange>
        </w:rPr>
        <w:t xml:space="preserve"> c.</w:t>
      </w:r>
      <w:r w:rsidRPr="008C6831">
        <w:rPr>
          <w:rFonts w:ascii="Maiandra GD" w:eastAsia="Times New Roman" w:hAnsi="Maiandra GD" w:cs="Consolas"/>
          <w:color w:val="4284AE"/>
          <w:sz w:val="24"/>
          <w:szCs w:val="24"/>
          <w:rPrChange w:id="6378" w:author="Narendra" w:date="2021-08-21T13:02:00Z">
            <w:rPr>
              <w:rFonts w:ascii="inherit" w:eastAsia="Times New Roman" w:hAnsi="inherit" w:cs="Consolas"/>
              <w:color w:val="4284AE"/>
              <w:sz w:val="25"/>
            </w:rPr>
          </w:rPrChange>
        </w:rPr>
        <w:t>Type</w:t>
      </w:r>
      <w:r w:rsidRPr="008C6831">
        <w:rPr>
          <w:rFonts w:ascii="Maiandra GD" w:eastAsia="Times New Roman" w:hAnsi="Maiandra GD" w:cs="Consolas"/>
          <w:color w:val="CFD5E0"/>
          <w:sz w:val="24"/>
          <w:szCs w:val="24"/>
          <w:rPrChange w:id="6379" w:author="Narendra" w:date="2021-08-21T13:02:00Z">
            <w:rPr>
              <w:rFonts w:ascii="inherit" w:eastAsia="Times New Roman" w:hAnsi="inherit" w:cs="Consolas"/>
              <w:color w:val="CFD5E0"/>
              <w:sz w:val="25"/>
            </w:rPr>
          </w:rPrChange>
        </w:rPr>
        <w:t xml:space="preserve"> == ClaimTypes.</w:t>
      </w:r>
      <w:r w:rsidRPr="008C6831">
        <w:rPr>
          <w:rFonts w:ascii="Maiandra GD" w:eastAsia="Times New Roman" w:hAnsi="Maiandra GD" w:cs="Consolas"/>
          <w:color w:val="4284AE"/>
          <w:sz w:val="24"/>
          <w:szCs w:val="24"/>
          <w:rPrChange w:id="6380" w:author="Narendra" w:date="2021-08-21T13:02:00Z">
            <w:rPr>
              <w:rFonts w:ascii="inherit" w:eastAsia="Times New Roman" w:hAnsi="inherit" w:cs="Consolas"/>
              <w:color w:val="4284AE"/>
              <w:sz w:val="25"/>
            </w:rPr>
          </w:rPrChange>
        </w:rPr>
        <w:t>Role</w:t>
      </w:r>
      <w:r w:rsidRPr="008C6831">
        <w:rPr>
          <w:rFonts w:ascii="Maiandra GD" w:eastAsia="Times New Roman" w:hAnsi="Maiandra GD" w:cs="Consolas"/>
          <w:b/>
          <w:bCs/>
          <w:color w:val="6B7C8B"/>
          <w:sz w:val="24"/>
          <w:szCs w:val="24"/>
          <w:rPrChange w:id="6381"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38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6383"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6384" w:author="Narendra" w:date="2021-08-21T13:02:00Z">
            <w:rPr>
              <w:rFonts w:ascii="inherit" w:eastAsia="Times New Roman" w:hAnsi="inherit" w:cs="Consolas"/>
              <w:color w:val="4284AE"/>
              <w:sz w:val="25"/>
            </w:rPr>
          </w:rPrChange>
        </w:rPr>
        <w:t>Select</w:t>
      </w:r>
      <w:r w:rsidRPr="008C6831">
        <w:rPr>
          <w:rFonts w:ascii="Maiandra GD" w:eastAsia="Times New Roman" w:hAnsi="Maiandra GD" w:cs="Consolas"/>
          <w:b/>
          <w:bCs/>
          <w:color w:val="6B7C8B"/>
          <w:sz w:val="24"/>
          <w:szCs w:val="24"/>
          <w:rPrChange w:id="6385"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6386" w:author="Narendra" w:date="2021-08-21T13:02:00Z">
            <w:rPr>
              <w:rFonts w:ascii="inherit" w:eastAsia="Times New Roman" w:hAnsi="inherit" w:cs="Consolas"/>
              <w:color w:val="CFD5E0"/>
              <w:sz w:val="25"/>
            </w:rPr>
          </w:rPrChange>
        </w:rPr>
        <w:t>c =</w:t>
      </w:r>
      <w:r w:rsidRPr="008C6831">
        <w:rPr>
          <w:rFonts w:ascii="Maiandra GD" w:eastAsia="Times New Roman" w:hAnsi="Maiandra GD" w:cs="Consolas"/>
          <w:b/>
          <w:bCs/>
          <w:color w:val="6B7C8B"/>
          <w:sz w:val="24"/>
          <w:szCs w:val="24"/>
          <w:rPrChange w:id="6387" w:author="Narendra" w:date="2021-08-21T13:02:00Z">
            <w:rPr>
              <w:rFonts w:ascii="inherit" w:eastAsia="Times New Roman" w:hAnsi="inherit" w:cs="Consolas"/>
              <w:b/>
              <w:bCs/>
              <w:color w:val="6B7C8B"/>
              <w:sz w:val="25"/>
            </w:rPr>
          </w:rPrChange>
        </w:rPr>
        <w:t>&gt;</w:t>
      </w:r>
      <w:r w:rsidRPr="008C6831">
        <w:rPr>
          <w:rFonts w:ascii="Maiandra GD" w:eastAsia="Times New Roman" w:hAnsi="Maiandra GD" w:cs="Consolas"/>
          <w:color w:val="CFD5E0"/>
          <w:sz w:val="24"/>
          <w:szCs w:val="24"/>
          <w:rPrChange w:id="6388" w:author="Narendra" w:date="2021-08-21T13:02:00Z">
            <w:rPr>
              <w:rFonts w:ascii="inherit" w:eastAsia="Times New Roman" w:hAnsi="inherit" w:cs="Consolas"/>
              <w:color w:val="CFD5E0"/>
              <w:sz w:val="25"/>
            </w:rPr>
          </w:rPrChange>
        </w:rPr>
        <w:t xml:space="preserve"> c.</w:t>
      </w:r>
      <w:r w:rsidRPr="008C6831">
        <w:rPr>
          <w:rFonts w:ascii="Maiandra GD" w:eastAsia="Times New Roman" w:hAnsi="Maiandra GD" w:cs="Consolas"/>
          <w:color w:val="4284AE"/>
          <w:sz w:val="24"/>
          <w:szCs w:val="24"/>
          <w:rPrChange w:id="6389" w:author="Narendra" w:date="2021-08-21T13:02:00Z">
            <w:rPr>
              <w:rFonts w:ascii="inherit" w:eastAsia="Times New Roman" w:hAnsi="inherit" w:cs="Consolas"/>
              <w:color w:val="4284AE"/>
              <w:sz w:val="25"/>
            </w:rPr>
          </w:rPrChange>
        </w:rPr>
        <w:t>Value</w:t>
      </w:r>
      <w:r w:rsidRPr="008C6831">
        <w:rPr>
          <w:rFonts w:ascii="Maiandra GD" w:eastAsia="Times New Roman" w:hAnsi="Maiandra GD" w:cs="Consolas"/>
          <w:b/>
          <w:bCs/>
          <w:color w:val="6B7C8B"/>
          <w:sz w:val="24"/>
          <w:szCs w:val="24"/>
          <w:rPrChange w:id="6390"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6391"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39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6393" w:author="Narendra" w:date="2021-08-21T13:02:00Z">
            <w:rPr>
              <w:rFonts w:ascii="inherit" w:eastAsia="Times New Roman" w:hAnsi="inherit" w:cs="Consolas"/>
              <w:b/>
              <w:bCs/>
              <w:color w:val="D171DD"/>
              <w:sz w:val="25"/>
            </w:rPr>
          </w:rPrChange>
        </w:rPr>
        <w:t>return</w:t>
      </w:r>
      <w:r w:rsidRPr="008C6831">
        <w:rPr>
          <w:rFonts w:ascii="Maiandra GD" w:eastAsia="Times New Roman" w:hAnsi="Maiandra GD" w:cs="Consolas"/>
          <w:color w:val="CFD5E0"/>
          <w:sz w:val="24"/>
          <w:szCs w:val="24"/>
          <w:rPrChange w:id="6394"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6395" w:author="Narendra" w:date="2021-08-21T13:02:00Z">
            <w:rPr>
              <w:rFonts w:ascii="inherit" w:eastAsia="Times New Roman" w:hAnsi="inherit" w:cs="Consolas"/>
              <w:color w:val="4284AE"/>
              <w:sz w:val="25"/>
            </w:rPr>
          </w:rPrChange>
        </w:rPr>
        <w:t>Ok</w:t>
      </w:r>
      <w:r w:rsidRPr="008C6831">
        <w:rPr>
          <w:rFonts w:ascii="Maiandra GD" w:eastAsia="Times New Roman" w:hAnsi="Maiandra GD" w:cs="Consolas"/>
          <w:b/>
          <w:bCs/>
          <w:color w:val="6B7C8B"/>
          <w:sz w:val="24"/>
          <w:szCs w:val="24"/>
          <w:rPrChange w:id="6396"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7CC379"/>
          <w:sz w:val="24"/>
          <w:szCs w:val="24"/>
          <w:rPrChange w:id="6397" w:author="Narendra" w:date="2021-08-21T13:02:00Z">
            <w:rPr>
              <w:rFonts w:ascii="inherit" w:eastAsia="Times New Roman" w:hAnsi="inherit" w:cs="Consolas"/>
              <w:color w:val="7CC379"/>
              <w:sz w:val="25"/>
            </w:rPr>
          </w:rPrChange>
        </w:rPr>
        <w:t>"Hello "</w:t>
      </w:r>
      <w:r w:rsidRPr="008C6831">
        <w:rPr>
          <w:rFonts w:ascii="Maiandra GD" w:eastAsia="Times New Roman" w:hAnsi="Maiandra GD" w:cs="Consolas"/>
          <w:color w:val="CFD5E0"/>
          <w:sz w:val="24"/>
          <w:szCs w:val="24"/>
          <w:rPrChange w:id="6398" w:author="Narendra" w:date="2021-08-21T13:02:00Z">
            <w:rPr>
              <w:rFonts w:ascii="inherit" w:eastAsia="Times New Roman" w:hAnsi="inherit" w:cs="Consolas"/>
              <w:color w:val="CFD5E0"/>
              <w:sz w:val="25"/>
            </w:rPr>
          </w:rPrChange>
        </w:rPr>
        <w:t xml:space="preserve"> + identity.</w:t>
      </w:r>
      <w:r w:rsidRPr="008C6831">
        <w:rPr>
          <w:rFonts w:ascii="Maiandra GD" w:eastAsia="Times New Roman" w:hAnsi="Maiandra GD" w:cs="Consolas"/>
          <w:color w:val="4284AE"/>
          <w:sz w:val="24"/>
          <w:szCs w:val="24"/>
          <w:rPrChange w:id="6399" w:author="Narendra" w:date="2021-08-21T13:02:00Z">
            <w:rPr>
              <w:rFonts w:ascii="inherit" w:eastAsia="Times New Roman" w:hAnsi="inherit" w:cs="Consolas"/>
              <w:color w:val="4284AE"/>
              <w:sz w:val="25"/>
            </w:rPr>
          </w:rPrChange>
        </w:rPr>
        <w:t>Name</w:t>
      </w:r>
      <w:r w:rsidRPr="008C6831">
        <w:rPr>
          <w:rFonts w:ascii="Maiandra GD" w:eastAsia="Times New Roman" w:hAnsi="Maiandra GD" w:cs="Consolas"/>
          <w:color w:val="CFD5E0"/>
          <w:sz w:val="24"/>
          <w:szCs w:val="24"/>
          <w:rPrChange w:id="6400" w:author="Narendra" w:date="2021-08-21T13:02:00Z">
            <w:rPr>
              <w:rFonts w:ascii="inherit" w:eastAsia="Times New Roman" w:hAnsi="inherit" w:cs="Consolas"/>
              <w:color w:val="CFD5E0"/>
              <w:sz w:val="25"/>
            </w:rPr>
          </w:rPrChange>
        </w:rPr>
        <w:t xml:space="preserve"> + </w:t>
      </w:r>
      <w:r w:rsidRPr="008C6831">
        <w:rPr>
          <w:rFonts w:ascii="Maiandra GD" w:eastAsia="Times New Roman" w:hAnsi="Maiandra GD" w:cs="Consolas"/>
          <w:color w:val="7CC379"/>
          <w:sz w:val="24"/>
          <w:szCs w:val="24"/>
          <w:rPrChange w:id="6401" w:author="Narendra" w:date="2021-08-21T13:02:00Z">
            <w:rPr>
              <w:rFonts w:ascii="inherit" w:eastAsia="Times New Roman" w:hAnsi="inherit" w:cs="Consolas"/>
              <w:color w:val="7CC379"/>
              <w:sz w:val="25"/>
            </w:rPr>
          </w:rPrChange>
        </w:rPr>
        <w:t>"Your Role(s) are: "</w:t>
      </w:r>
      <w:r w:rsidRPr="008C6831">
        <w:rPr>
          <w:rFonts w:ascii="Maiandra GD" w:eastAsia="Times New Roman" w:hAnsi="Maiandra GD" w:cs="Consolas"/>
          <w:color w:val="CFD5E0"/>
          <w:sz w:val="24"/>
          <w:szCs w:val="24"/>
          <w:rPrChange w:id="6402" w:author="Narendra" w:date="2021-08-21T13:02:00Z">
            <w:rPr>
              <w:rFonts w:ascii="inherit" w:eastAsia="Times New Roman" w:hAnsi="inherit" w:cs="Consolas"/>
              <w:color w:val="CFD5E0"/>
              <w:sz w:val="25"/>
            </w:rPr>
          </w:rPrChange>
        </w:rPr>
        <w:t xml:space="preserve"> + string.</w:t>
      </w:r>
      <w:r w:rsidRPr="008C6831">
        <w:rPr>
          <w:rFonts w:ascii="Maiandra GD" w:eastAsia="Times New Roman" w:hAnsi="Maiandra GD" w:cs="Consolas"/>
          <w:color w:val="4284AE"/>
          <w:sz w:val="24"/>
          <w:szCs w:val="24"/>
          <w:rPrChange w:id="6403" w:author="Narendra" w:date="2021-08-21T13:02:00Z">
            <w:rPr>
              <w:rFonts w:ascii="inherit" w:eastAsia="Times New Roman" w:hAnsi="inherit" w:cs="Consolas"/>
              <w:color w:val="4284AE"/>
              <w:sz w:val="25"/>
            </w:rPr>
          </w:rPrChange>
        </w:rPr>
        <w:t>Join</w:t>
      </w:r>
      <w:r w:rsidRPr="008C6831">
        <w:rPr>
          <w:rFonts w:ascii="Maiandra GD" w:eastAsia="Times New Roman" w:hAnsi="Maiandra GD" w:cs="Consolas"/>
          <w:b/>
          <w:bCs/>
          <w:color w:val="6B7C8B"/>
          <w:sz w:val="24"/>
          <w:szCs w:val="24"/>
          <w:rPrChange w:id="6404"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7CC379"/>
          <w:sz w:val="24"/>
          <w:szCs w:val="24"/>
          <w:rPrChange w:id="6405" w:author="Narendra" w:date="2021-08-21T13:02:00Z">
            <w:rPr>
              <w:rFonts w:ascii="inherit" w:eastAsia="Times New Roman" w:hAnsi="inherit" w:cs="Consolas"/>
              <w:color w:val="7CC379"/>
              <w:sz w:val="25"/>
            </w:rPr>
          </w:rPrChange>
        </w:rPr>
        <w:t>","</w:t>
      </w:r>
      <w:r w:rsidRPr="008C6831">
        <w:rPr>
          <w:rFonts w:ascii="Maiandra GD" w:eastAsia="Times New Roman" w:hAnsi="Maiandra GD" w:cs="Consolas"/>
          <w:color w:val="CFD5E0"/>
          <w:sz w:val="24"/>
          <w:szCs w:val="24"/>
          <w:rPrChange w:id="6406" w:author="Narendra" w:date="2021-08-21T13:02:00Z">
            <w:rPr>
              <w:rFonts w:ascii="inherit" w:eastAsia="Times New Roman" w:hAnsi="inherit" w:cs="Consolas"/>
              <w:color w:val="CFD5E0"/>
              <w:sz w:val="25"/>
            </w:rPr>
          </w:rPrChange>
        </w:rPr>
        <w:t>, roles.</w:t>
      </w:r>
      <w:r w:rsidRPr="008C6831">
        <w:rPr>
          <w:rFonts w:ascii="Maiandra GD" w:eastAsia="Times New Roman" w:hAnsi="Maiandra GD" w:cs="Consolas"/>
          <w:color w:val="4284AE"/>
          <w:sz w:val="24"/>
          <w:szCs w:val="24"/>
          <w:rPrChange w:id="6407" w:author="Narendra" w:date="2021-08-21T13:02:00Z">
            <w:rPr>
              <w:rFonts w:ascii="inherit" w:eastAsia="Times New Roman" w:hAnsi="inherit" w:cs="Consolas"/>
              <w:color w:val="4284AE"/>
              <w:sz w:val="25"/>
            </w:rPr>
          </w:rPrChange>
        </w:rPr>
        <w:t>ToList</w:t>
      </w:r>
      <w:r w:rsidRPr="008C6831">
        <w:rPr>
          <w:rFonts w:ascii="Maiandra GD" w:eastAsia="Times New Roman" w:hAnsi="Maiandra GD" w:cs="Consolas"/>
          <w:b/>
          <w:bCs/>
          <w:color w:val="6B7C8B"/>
          <w:sz w:val="24"/>
          <w:szCs w:val="24"/>
          <w:rPrChange w:id="640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6409"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41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6411"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41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6413"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line="384" w:lineRule="atLeast"/>
        <w:textAlignment w:val="baseline"/>
        <w:rPr>
          <w:rFonts w:ascii="Maiandra GD" w:eastAsia="Times New Roman" w:hAnsi="Maiandra GD" w:cs="Consolas"/>
          <w:color w:val="596174"/>
          <w:sz w:val="24"/>
          <w:szCs w:val="24"/>
          <w:rPrChange w:id="641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6415"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6416"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6417" w:author="Narendra" w:date="2021-08-21T13:02:00Z">
            <w:rPr>
              <w:rFonts w:ascii="Arial" w:eastAsia="Times New Roman" w:hAnsi="Arial" w:cs="Arial"/>
              <w:color w:val="000000"/>
              <w:sz w:val="23"/>
              <w:szCs w:val="23"/>
              <w:bdr w:val="none" w:sz="0" w:space="0" w:color="auto" w:frame="1"/>
            </w:rPr>
          </w:rPrChange>
        </w:rPr>
        <w:t>Here, in the above controller, we have created three resources as follows,</w:t>
      </w:r>
    </w:p>
    <w:p w:rsidR="006E519F" w:rsidRPr="008C6831" w:rsidRDefault="006E519F" w:rsidP="006E519F">
      <w:pPr>
        <w:numPr>
          <w:ilvl w:val="0"/>
          <w:numId w:val="20"/>
        </w:numPr>
        <w:shd w:val="clear" w:color="auto" w:fill="FFFFFF"/>
        <w:spacing w:after="0" w:line="240" w:lineRule="auto"/>
        <w:jc w:val="both"/>
        <w:textAlignment w:val="baseline"/>
        <w:rPr>
          <w:rFonts w:ascii="Maiandra GD" w:eastAsia="Times New Roman" w:hAnsi="Maiandra GD" w:cs="Segoe UI"/>
          <w:color w:val="212529"/>
          <w:sz w:val="24"/>
          <w:szCs w:val="24"/>
          <w:rPrChange w:id="6418"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color w:val="0000FF"/>
          <w:sz w:val="24"/>
          <w:szCs w:val="24"/>
          <w:rPrChange w:id="6419" w:author="Narendra" w:date="2021-08-21T13:02:00Z">
            <w:rPr>
              <w:rFonts w:ascii="Arial" w:eastAsia="Times New Roman" w:hAnsi="Arial" w:cs="Arial"/>
              <w:b/>
              <w:bCs/>
              <w:color w:val="0000FF"/>
              <w:sz w:val="23"/>
            </w:rPr>
          </w:rPrChange>
        </w:rPr>
        <w:t>/api/test/resource1</w:t>
      </w:r>
      <w:r w:rsidRPr="008C6831">
        <w:rPr>
          <w:rFonts w:ascii="Maiandra GD" w:eastAsia="Times New Roman" w:hAnsi="Maiandra GD" w:cs="Arial"/>
          <w:color w:val="0000FF"/>
          <w:sz w:val="24"/>
          <w:szCs w:val="24"/>
          <w:bdr w:val="none" w:sz="0" w:space="0" w:color="auto" w:frame="1"/>
          <w:rPrChange w:id="6420" w:author="Narendra" w:date="2021-08-21T13:02:00Z">
            <w:rPr>
              <w:rFonts w:ascii="Arial" w:eastAsia="Times New Roman" w:hAnsi="Arial" w:cs="Arial"/>
              <w:color w:val="0000FF"/>
              <w:sz w:val="23"/>
              <w:szCs w:val="23"/>
              <w:bdr w:val="none" w:sz="0" w:space="0" w:color="auto" w:frame="1"/>
            </w:rPr>
          </w:rPrChange>
        </w:rPr>
        <w:t> </w:t>
      </w:r>
      <w:r w:rsidRPr="008C6831">
        <w:rPr>
          <w:rFonts w:ascii="Maiandra GD" w:eastAsia="Times New Roman" w:hAnsi="Maiandra GD" w:cs="Arial"/>
          <w:color w:val="212529"/>
          <w:sz w:val="24"/>
          <w:szCs w:val="24"/>
          <w:bdr w:val="none" w:sz="0" w:space="0" w:color="auto" w:frame="1"/>
          <w:rPrChange w:id="6421" w:author="Narendra" w:date="2021-08-21T13:02:00Z">
            <w:rPr>
              <w:rFonts w:ascii="Arial" w:eastAsia="Times New Roman" w:hAnsi="Arial" w:cs="Arial"/>
              <w:color w:val="212529"/>
              <w:sz w:val="23"/>
              <w:szCs w:val="23"/>
              <w:bdr w:val="none" w:sz="0" w:space="0" w:color="auto" w:frame="1"/>
            </w:rPr>
          </w:rPrChange>
        </w:rPr>
        <w:t>– </w:t>
      </w:r>
      <w:r w:rsidRPr="008C6831">
        <w:rPr>
          <w:rFonts w:ascii="Maiandra GD" w:eastAsia="Times New Roman" w:hAnsi="Maiandra GD" w:cs="Arial"/>
          <w:color w:val="000000"/>
          <w:sz w:val="24"/>
          <w:szCs w:val="24"/>
          <w:bdr w:val="none" w:sz="0" w:space="0" w:color="auto" w:frame="1"/>
          <w:rPrChange w:id="6422" w:author="Narendra" w:date="2021-08-21T13:02:00Z">
            <w:rPr>
              <w:rFonts w:ascii="Arial" w:eastAsia="Times New Roman" w:hAnsi="Arial" w:cs="Arial"/>
              <w:color w:val="000000"/>
              <w:sz w:val="23"/>
              <w:szCs w:val="23"/>
              <w:bdr w:val="none" w:sz="0" w:space="0" w:color="auto" w:frame="1"/>
            </w:rPr>
          </w:rPrChange>
        </w:rPr>
        <w:t>This resource can be accessed by all three types of roles such as Admin, SuperAdmin, and User</w:t>
      </w:r>
    </w:p>
    <w:p w:rsidR="006E519F" w:rsidRPr="008C6831" w:rsidRDefault="006E519F" w:rsidP="006E519F">
      <w:pPr>
        <w:numPr>
          <w:ilvl w:val="0"/>
          <w:numId w:val="20"/>
        </w:numPr>
        <w:shd w:val="clear" w:color="auto" w:fill="FFFFFF"/>
        <w:spacing w:after="0" w:line="240" w:lineRule="auto"/>
        <w:jc w:val="both"/>
        <w:textAlignment w:val="baseline"/>
        <w:rPr>
          <w:rFonts w:ascii="Maiandra GD" w:eastAsia="Times New Roman" w:hAnsi="Maiandra GD" w:cs="Segoe UI"/>
          <w:color w:val="212529"/>
          <w:sz w:val="24"/>
          <w:szCs w:val="24"/>
          <w:rPrChange w:id="6423"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Segoe UI"/>
          <w:b/>
          <w:bCs/>
          <w:color w:val="0000FF"/>
          <w:sz w:val="24"/>
          <w:szCs w:val="24"/>
          <w:rPrChange w:id="6424" w:author="Narendra" w:date="2021-08-21T13:02:00Z">
            <w:rPr>
              <w:rFonts w:ascii="Segoe UI" w:eastAsia="Times New Roman" w:hAnsi="Segoe UI" w:cs="Segoe UI"/>
              <w:b/>
              <w:bCs/>
              <w:color w:val="0000FF"/>
              <w:sz w:val="23"/>
            </w:rPr>
          </w:rPrChange>
        </w:rPr>
        <w:t>/api</w:t>
      </w:r>
      <w:r w:rsidRPr="008C6831">
        <w:rPr>
          <w:rFonts w:ascii="Maiandra GD" w:eastAsia="Times New Roman" w:hAnsi="Maiandra GD" w:cs="Arial"/>
          <w:b/>
          <w:bCs/>
          <w:color w:val="0000FF"/>
          <w:sz w:val="24"/>
          <w:szCs w:val="24"/>
          <w:rPrChange w:id="6425" w:author="Narendra" w:date="2021-08-21T13:02:00Z">
            <w:rPr>
              <w:rFonts w:ascii="Arial" w:eastAsia="Times New Roman" w:hAnsi="Arial" w:cs="Arial"/>
              <w:b/>
              <w:bCs/>
              <w:color w:val="0000FF"/>
              <w:sz w:val="24"/>
              <w:szCs w:val="24"/>
            </w:rPr>
          </w:rPrChange>
        </w:rPr>
        <w:t>/test/resource2</w:t>
      </w:r>
      <w:r w:rsidRPr="008C6831">
        <w:rPr>
          <w:rFonts w:ascii="Maiandra GD" w:eastAsia="Times New Roman" w:hAnsi="Maiandra GD" w:cs="Arial"/>
          <w:color w:val="212529"/>
          <w:sz w:val="24"/>
          <w:szCs w:val="24"/>
          <w:bdr w:val="none" w:sz="0" w:space="0" w:color="auto" w:frame="1"/>
          <w:rPrChange w:id="6426" w:author="Narendra" w:date="2021-08-21T13:02:00Z">
            <w:rPr>
              <w:rFonts w:ascii="Arial" w:eastAsia="Times New Roman" w:hAnsi="Arial" w:cs="Arial"/>
              <w:color w:val="212529"/>
              <w:sz w:val="24"/>
              <w:szCs w:val="24"/>
              <w:bdr w:val="none" w:sz="0" w:space="0" w:color="auto" w:frame="1"/>
            </w:rPr>
          </w:rPrChange>
        </w:rPr>
        <w:t> – </w:t>
      </w:r>
      <w:r w:rsidRPr="008C6831">
        <w:rPr>
          <w:rFonts w:ascii="Maiandra GD" w:eastAsia="Times New Roman" w:hAnsi="Maiandra GD" w:cs="Arial"/>
          <w:color w:val="000000"/>
          <w:sz w:val="24"/>
          <w:szCs w:val="24"/>
          <w:bdr w:val="none" w:sz="0" w:space="0" w:color="auto" w:frame="1"/>
          <w:rPrChange w:id="6427" w:author="Narendra" w:date="2021-08-21T13:02:00Z">
            <w:rPr>
              <w:rFonts w:ascii="Arial" w:eastAsia="Times New Roman" w:hAnsi="Arial" w:cs="Arial"/>
              <w:color w:val="000000"/>
              <w:sz w:val="24"/>
              <w:szCs w:val="24"/>
              <w:bdr w:val="none" w:sz="0" w:space="0" w:color="auto" w:frame="1"/>
            </w:rPr>
          </w:rPrChange>
        </w:rPr>
        <w:t>This resource can be accessed by the users who are having the roles Admin and SuperAdmin</w:t>
      </w:r>
    </w:p>
    <w:p w:rsidR="006E519F" w:rsidRPr="008C6831" w:rsidRDefault="006E519F" w:rsidP="006E519F">
      <w:pPr>
        <w:numPr>
          <w:ilvl w:val="0"/>
          <w:numId w:val="20"/>
        </w:numPr>
        <w:shd w:val="clear" w:color="auto" w:fill="FFFFFF"/>
        <w:spacing w:after="0" w:line="240" w:lineRule="auto"/>
        <w:jc w:val="both"/>
        <w:textAlignment w:val="baseline"/>
        <w:rPr>
          <w:rFonts w:ascii="Maiandra GD" w:eastAsia="Times New Roman" w:hAnsi="Maiandra GD" w:cs="Segoe UI"/>
          <w:color w:val="212529"/>
          <w:sz w:val="24"/>
          <w:szCs w:val="24"/>
          <w:rPrChange w:id="6428"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Segoe UI"/>
          <w:b/>
          <w:bCs/>
          <w:color w:val="0000FF"/>
          <w:sz w:val="24"/>
          <w:szCs w:val="24"/>
          <w:rPrChange w:id="6429" w:author="Narendra" w:date="2021-08-21T13:02:00Z">
            <w:rPr>
              <w:rFonts w:ascii="Segoe UI" w:eastAsia="Times New Roman" w:hAnsi="Segoe UI" w:cs="Segoe UI"/>
              <w:b/>
              <w:bCs/>
              <w:color w:val="0000FF"/>
              <w:sz w:val="23"/>
            </w:rPr>
          </w:rPrChange>
        </w:rPr>
        <w:t>/api</w:t>
      </w:r>
      <w:r w:rsidRPr="008C6831">
        <w:rPr>
          <w:rFonts w:ascii="Maiandra GD" w:eastAsia="Times New Roman" w:hAnsi="Maiandra GD" w:cs="Arial"/>
          <w:b/>
          <w:bCs/>
          <w:color w:val="0000FF"/>
          <w:sz w:val="24"/>
          <w:szCs w:val="24"/>
          <w:rPrChange w:id="6430" w:author="Narendra" w:date="2021-08-21T13:02:00Z">
            <w:rPr>
              <w:rFonts w:ascii="Arial" w:eastAsia="Times New Roman" w:hAnsi="Arial" w:cs="Arial"/>
              <w:b/>
              <w:bCs/>
              <w:color w:val="0000FF"/>
              <w:sz w:val="24"/>
              <w:szCs w:val="24"/>
            </w:rPr>
          </w:rPrChange>
        </w:rPr>
        <w:t>/test/resource3</w:t>
      </w:r>
      <w:r w:rsidRPr="008C6831">
        <w:rPr>
          <w:rFonts w:ascii="Maiandra GD" w:eastAsia="Times New Roman" w:hAnsi="Maiandra GD" w:cs="Arial"/>
          <w:color w:val="212529"/>
          <w:sz w:val="24"/>
          <w:szCs w:val="24"/>
          <w:bdr w:val="none" w:sz="0" w:space="0" w:color="auto" w:frame="1"/>
          <w:rPrChange w:id="6431" w:author="Narendra" w:date="2021-08-21T13:02:00Z">
            <w:rPr>
              <w:rFonts w:ascii="Arial" w:eastAsia="Times New Roman" w:hAnsi="Arial" w:cs="Arial"/>
              <w:color w:val="212529"/>
              <w:sz w:val="24"/>
              <w:szCs w:val="24"/>
              <w:bdr w:val="none" w:sz="0" w:space="0" w:color="auto" w:frame="1"/>
            </w:rPr>
          </w:rPrChange>
        </w:rPr>
        <w:t> – </w:t>
      </w:r>
      <w:r w:rsidRPr="008C6831">
        <w:rPr>
          <w:rFonts w:ascii="Maiandra GD" w:eastAsia="Times New Roman" w:hAnsi="Maiandra GD" w:cs="Arial"/>
          <w:color w:val="000000"/>
          <w:sz w:val="24"/>
          <w:szCs w:val="24"/>
          <w:bdr w:val="none" w:sz="0" w:space="0" w:color="auto" w:frame="1"/>
          <w:rPrChange w:id="6432" w:author="Narendra" w:date="2021-08-21T13:02:00Z">
            <w:rPr>
              <w:rFonts w:ascii="Arial" w:eastAsia="Times New Roman" w:hAnsi="Arial" w:cs="Arial"/>
              <w:color w:val="000000"/>
              <w:sz w:val="24"/>
              <w:szCs w:val="24"/>
              <w:bdr w:val="none" w:sz="0" w:space="0" w:color="auto" w:frame="1"/>
            </w:rPr>
          </w:rPrChange>
        </w:rPr>
        <w:t>This resource can be accessed only by the users who are having the role SuperAdmin</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6433"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6434" w:author="Narendra" w:date="2021-08-21T13:02:00Z">
            <w:rPr>
              <w:rFonts w:ascii="Arial" w:eastAsia="Times New Roman" w:hAnsi="Arial" w:cs="Arial"/>
              <w:color w:val="000000"/>
              <w:sz w:val="23"/>
              <w:szCs w:val="23"/>
              <w:bdr w:val="none" w:sz="0" w:space="0" w:color="auto" w:frame="1"/>
            </w:rPr>
          </w:rPrChange>
        </w:rPr>
        <w:t>To test this we are going to use a client tool called </w:t>
      </w:r>
      <w:r w:rsidRPr="008C6831">
        <w:rPr>
          <w:rFonts w:ascii="Maiandra GD" w:eastAsia="Times New Roman" w:hAnsi="Maiandra GD" w:cs="Arial"/>
          <w:b/>
          <w:bCs/>
          <w:color w:val="000000"/>
          <w:sz w:val="24"/>
          <w:szCs w:val="24"/>
          <w:rPrChange w:id="6435" w:author="Narendra" w:date="2021-08-21T13:02:00Z">
            <w:rPr>
              <w:rFonts w:ascii="Arial" w:eastAsia="Times New Roman" w:hAnsi="Arial" w:cs="Arial"/>
              <w:b/>
              <w:bCs/>
              <w:color w:val="000000"/>
              <w:sz w:val="23"/>
            </w:rPr>
          </w:rPrChange>
        </w:rPr>
        <w:t>Postman</w:t>
      </w:r>
      <w:r w:rsidRPr="008C6831">
        <w:rPr>
          <w:rFonts w:ascii="Maiandra GD" w:eastAsia="Times New Roman" w:hAnsi="Maiandra GD" w:cs="Arial"/>
          <w:color w:val="000000"/>
          <w:sz w:val="24"/>
          <w:szCs w:val="24"/>
          <w:bdr w:val="none" w:sz="0" w:space="0" w:color="auto" w:frame="1"/>
          <w:rPrChange w:id="6436" w:author="Narendra" w:date="2021-08-21T13:02:00Z">
            <w:rPr>
              <w:rFonts w:ascii="Arial" w:eastAsia="Times New Roman" w:hAnsi="Arial" w:cs="Arial"/>
              <w:color w:val="000000"/>
              <w:sz w:val="23"/>
              <w:szCs w:val="23"/>
              <w:bdr w:val="none" w:sz="0" w:space="0" w:color="auto" w:frame="1"/>
            </w:rPr>
          </w:rPrChange>
        </w:rPr>
        <w:t>. First, you need to run your Web API application. If you are new to Postman then please read the following where we discussed how to use Postman to test Web API rest services.</w:t>
      </w:r>
    </w:p>
    <w:p w:rsidR="006E519F" w:rsidRPr="008C6831" w:rsidRDefault="006E519F" w:rsidP="006E519F">
      <w:pPr>
        <w:shd w:val="clear" w:color="auto" w:fill="FFFFFF"/>
        <w:spacing w:after="0" w:line="240" w:lineRule="auto"/>
        <w:textAlignment w:val="baseline"/>
        <w:rPr>
          <w:rFonts w:ascii="Maiandra GD" w:eastAsia="Times New Roman" w:hAnsi="Maiandra GD" w:cs="Segoe UI"/>
          <w:color w:val="212529"/>
          <w:sz w:val="24"/>
          <w:szCs w:val="24"/>
          <w:rPrChange w:id="6437"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Segoe UI"/>
          <w:color w:val="212529"/>
          <w:sz w:val="24"/>
          <w:szCs w:val="24"/>
          <w:rPrChange w:id="6438" w:author="Narendra" w:date="2021-08-21T13:02:00Z">
            <w:rPr>
              <w:rFonts w:ascii="Segoe UI" w:eastAsia="Times New Roman" w:hAnsi="Segoe UI" w:cs="Segoe UI"/>
              <w:color w:val="212529"/>
              <w:sz w:val="23"/>
              <w:szCs w:val="23"/>
            </w:rPr>
          </w:rPrChange>
        </w:rPr>
        <w:fldChar w:fldCharType="begin"/>
      </w:r>
      <w:r w:rsidRPr="008C6831">
        <w:rPr>
          <w:rFonts w:ascii="Maiandra GD" w:eastAsia="Times New Roman" w:hAnsi="Maiandra GD" w:cs="Segoe UI"/>
          <w:color w:val="212529"/>
          <w:sz w:val="24"/>
          <w:szCs w:val="24"/>
          <w:rPrChange w:id="6439" w:author="Narendra" w:date="2021-08-21T13:02:00Z">
            <w:rPr>
              <w:rFonts w:ascii="Segoe UI" w:eastAsia="Times New Roman" w:hAnsi="Segoe UI" w:cs="Segoe UI"/>
              <w:color w:val="212529"/>
              <w:sz w:val="23"/>
              <w:szCs w:val="23"/>
            </w:rPr>
          </w:rPrChange>
        </w:rPr>
        <w:instrText xml:space="preserve"> HYPERLINK "https://dotnettutorials.net/lesson/how-to-use-postman-to-test-web-api/" </w:instrText>
      </w:r>
      <w:r w:rsidRPr="008C6831">
        <w:rPr>
          <w:rFonts w:ascii="Maiandra GD" w:eastAsia="Times New Roman" w:hAnsi="Maiandra GD" w:cs="Segoe UI"/>
          <w:color w:val="212529"/>
          <w:sz w:val="24"/>
          <w:szCs w:val="24"/>
          <w:rPrChange w:id="6440" w:author="Narendra" w:date="2021-08-21T13:02:00Z">
            <w:rPr>
              <w:rFonts w:ascii="Segoe UI" w:eastAsia="Times New Roman" w:hAnsi="Segoe UI" w:cs="Segoe UI"/>
              <w:color w:val="212529"/>
              <w:sz w:val="23"/>
              <w:szCs w:val="23"/>
            </w:rPr>
          </w:rPrChange>
        </w:rPr>
        <w:fldChar w:fldCharType="separate"/>
      </w:r>
      <w:r w:rsidRPr="008C6831">
        <w:rPr>
          <w:rFonts w:ascii="Maiandra GD" w:eastAsia="Times New Roman" w:hAnsi="Maiandra GD" w:cs="Arial"/>
          <w:b/>
          <w:bCs/>
          <w:color w:val="007BFF"/>
          <w:sz w:val="24"/>
          <w:szCs w:val="24"/>
          <w:rPrChange w:id="6441" w:author="Narendra" w:date="2021-08-21T13:02:00Z">
            <w:rPr>
              <w:rFonts w:ascii="Arial" w:eastAsia="Times New Roman" w:hAnsi="Arial" w:cs="Arial"/>
              <w:b/>
              <w:bCs/>
              <w:color w:val="007BFF"/>
              <w:sz w:val="23"/>
            </w:rPr>
          </w:rPrChange>
        </w:rPr>
        <w:t>How to use Postman to test Rest Services?</w:t>
      </w:r>
      <w:r w:rsidRPr="008C6831">
        <w:rPr>
          <w:rFonts w:ascii="Maiandra GD" w:eastAsia="Times New Roman" w:hAnsi="Maiandra GD" w:cs="Segoe UI"/>
          <w:color w:val="212529"/>
          <w:sz w:val="24"/>
          <w:szCs w:val="24"/>
          <w:rPrChange w:id="6442" w:author="Narendra" w:date="2021-08-21T13:02:00Z">
            <w:rPr>
              <w:rFonts w:ascii="Segoe UI" w:eastAsia="Times New Roman" w:hAnsi="Segoe UI" w:cs="Segoe UI"/>
              <w:color w:val="212529"/>
              <w:sz w:val="23"/>
              <w:szCs w:val="23"/>
            </w:rPr>
          </w:rPrChange>
        </w:rPr>
        <w:fldChar w:fldCharType="end"/>
      </w:r>
    </w:p>
    <w:p w:rsidR="006E519F" w:rsidRPr="008C6831" w:rsidRDefault="006E519F" w:rsidP="006E519F">
      <w:pPr>
        <w:shd w:val="clear" w:color="auto" w:fill="FFFFFF"/>
        <w:spacing w:after="0" w:line="240" w:lineRule="auto"/>
        <w:jc w:val="both"/>
        <w:textAlignment w:val="baseline"/>
        <w:outlineLvl w:val="4"/>
        <w:rPr>
          <w:rFonts w:ascii="Maiandra GD" w:eastAsia="Times New Roman" w:hAnsi="Maiandra GD" w:cs="Segoe UI"/>
          <w:color w:val="3A3A3A"/>
          <w:sz w:val="24"/>
          <w:szCs w:val="24"/>
          <w:rPrChange w:id="6443" w:author="Narendra" w:date="2021-08-21T13:02:00Z">
            <w:rPr>
              <w:rFonts w:ascii="Segoe UI" w:eastAsia="Times New Roman" w:hAnsi="Segoe UI" w:cs="Segoe UI"/>
              <w:color w:val="3A3A3A"/>
              <w:sz w:val="20"/>
              <w:szCs w:val="20"/>
            </w:rPr>
          </w:rPrChange>
        </w:rPr>
      </w:pPr>
      <w:r w:rsidRPr="008C6831">
        <w:rPr>
          <w:rFonts w:ascii="Maiandra GD" w:eastAsia="Times New Roman" w:hAnsi="Maiandra GD" w:cs="Arial"/>
          <w:b/>
          <w:bCs/>
          <w:color w:val="000000"/>
          <w:sz w:val="24"/>
          <w:szCs w:val="24"/>
          <w:rPrChange w:id="6444" w:author="Narendra" w:date="2021-08-21T13:02:00Z">
            <w:rPr>
              <w:rFonts w:ascii="Arial" w:eastAsia="Times New Roman" w:hAnsi="Arial" w:cs="Arial"/>
              <w:b/>
              <w:bCs/>
              <w:color w:val="000000"/>
              <w:sz w:val="27"/>
            </w:rPr>
          </w:rPrChange>
        </w:rPr>
        <w:t>Step9: Testing the Token Authentication</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6445"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color w:val="000000"/>
          <w:sz w:val="24"/>
          <w:szCs w:val="24"/>
          <w:rPrChange w:id="6446" w:author="Narendra" w:date="2021-08-21T13:02:00Z">
            <w:rPr>
              <w:rFonts w:ascii="Arial" w:eastAsia="Times New Roman" w:hAnsi="Arial" w:cs="Arial"/>
              <w:b/>
              <w:bCs/>
              <w:color w:val="000000"/>
              <w:sz w:val="23"/>
            </w:rPr>
          </w:rPrChange>
        </w:rPr>
        <w:t>Test1: Without Access Token, try to make a request for following URI</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6447"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color w:val="0000FF"/>
          <w:sz w:val="24"/>
          <w:szCs w:val="24"/>
          <w:rPrChange w:id="6448" w:author="Narendra" w:date="2021-08-21T13:02:00Z">
            <w:rPr>
              <w:rFonts w:ascii="Arial" w:eastAsia="Times New Roman" w:hAnsi="Arial" w:cs="Arial"/>
              <w:b/>
              <w:bCs/>
              <w:color w:val="0000FF"/>
              <w:sz w:val="23"/>
            </w:rPr>
          </w:rPrChange>
        </w:rPr>
        <w:t>http://localhost:xxxxx/api/test/resource1</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6449"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6450" w:author="Narendra" w:date="2021-08-21T13:02:00Z">
            <w:rPr>
              <w:rFonts w:ascii="Arial" w:eastAsia="Times New Roman" w:hAnsi="Arial" w:cs="Arial"/>
              <w:color w:val="000000"/>
              <w:sz w:val="23"/>
              <w:szCs w:val="23"/>
              <w:bdr w:val="none" w:sz="0" w:space="0" w:color="auto" w:frame="1"/>
            </w:rPr>
          </w:rPrChange>
        </w:rPr>
        <w:t>You need to change the port number. You have to provide the port number where your Web API application is running.</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6451"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noProof/>
          <w:color w:val="212529"/>
          <w:sz w:val="24"/>
          <w:szCs w:val="24"/>
          <w:bdr w:val="none" w:sz="0" w:space="0" w:color="auto" w:frame="1"/>
          <w:rPrChange w:id="6452" w:author="Narendra" w:date="2021-08-21T13:02:00Z">
            <w:rPr>
              <w:rFonts w:ascii="Arial" w:eastAsia="Times New Roman" w:hAnsi="Arial" w:cs="Arial"/>
              <w:noProof/>
              <w:color w:val="212529"/>
              <w:sz w:val="23"/>
              <w:szCs w:val="23"/>
              <w:bdr w:val="none" w:sz="0" w:space="0" w:color="auto" w:frame="1"/>
            </w:rPr>
          </w:rPrChange>
        </w:rPr>
        <w:drawing>
          <wp:inline distT="0" distB="0" distL="0" distR="0">
            <wp:extent cx="6015038" cy="1543050"/>
            <wp:effectExtent l="19050" t="0" r="4762" b="0"/>
            <wp:docPr id="90" name="Picture 90" descr="Securing Web API Resouces Using Token-Based Authent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Securing Web API Resouces Using Token-Based Authentication"/>
                    <pic:cNvPicPr>
                      <a:picLocks noChangeAspect="1" noChangeArrowheads="1"/>
                    </pic:cNvPicPr>
                  </pic:nvPicPr>
                  <pic:blipFill>
                    <a:blip r:embed="rId51"/>
                    <a:srcRect/>
                    <a:stretch>
                      <a:fillRect/>
                    </a:stretch>
                  </pic:blipFill>
                  <pic:spPr bwMode="auto">
                    <a:xfrm>
                      <a:off x="0" y="0"/>
                      <a:ext cx="6015038" cy="1543050"/>
                    </a:xfrm>
                    <a:prstGeom prst="rect">
                      <a:avLst/>
                    </a:prstGeom>
                    <a:noFill/>
                    <a:ln w="9525">
                      <a:noFill/>
                      <a:miter lim="800000"/>
                      <a:headEnd/>
                      <a:tailEnd/>
                    </a:ln>
                  </pic:spPr>
                </pic:pic>
              </a:graphicData>
            </a:graphic>
          </wp:inline>
        </w:drawing>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6453"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6454" w:author="Narendra" w:date="2021-08-21T13:02:00Z">
            <w:rPr>
              <w:rFonts w:ascii="Arial" w:eastAsia="Times New Roman" w:hAnsi="Arial" w:cs="Arial"/>
              <w:color w:val="000000"/>
              <w:sz w:val="23"/>
              <w:szCs w:val="23"/>
              <w:bdr w:val="none" w:sz="0" w:space="0" w:color="auto" w:frame="1"/>
            </w:rPr>
          </w:rPrChange>
        </w:rPr>
        <w:t>As expected you got 401 unauthorized responses</w:t>
      </w:r>
    </w:p>
    <w:p w:rsidR="006E519F" w:rsidRPr="008C6831" w:rsidRDefault="006E519F" w:rsidP="006E519F">
      <w:pPr>
        <w:shd w:val="clear" w:color="auto" w:fill="FFFFFF"/>
        <w:spacing w:after="0" w:line="240" w:lineRule="auto"/>
        <w:jc w:val="both"/>
        <w:textAlignment w:val="baseline"/>
        <w:outlineLvl w:val="5"/>
        <w:rPr>
          <w:rFonts w:ascii="Maiandra GD" w:eastAsia="Times New Roman" w:hAnsi="Maiandra GD" w:cs="Segoe UI"/>
          <w:color w:val="3A3A3A"/>
          <w:sz w:val="24"/>
          <w:szCs w:val="24"/>
          <w:rPrChange w:id="6455" w:author="Narendra" w:date="2021-08-21T13:02:00Z">
            <w:rPr>
              <w:rFonts w:ascii="Segoe UI" w:eastAsia="Times New Roman" w:hAnsi="Segoe UI" w:cs="Segoe UI"/>
              <w:color w:val="3A3A3A"/>
              <w:sz w:val="15"/>
              <w:szCs w:val="15"/>
            </w:rPr>
          </w:rPrChange>
        </w:rPr>
      </w:pPr>
      <w:r w:rsidRPr="008C6831">
        <w:rPr>
          <w:rFonts w:ascii="Maiandra GD" w:eastAsia="Times New Roman" w:hAnsi="Maiandra GD" w:cs="Arial"/>
          <w:b/>
          <w:bCs/>
          <w:color w:val="000000"/>
          <w:sz w:val="24"/>
          <w:szCs w:val="24"/>
          <w:rPrChange w:id="6456" w:author="Narendra" w:date="2021-08-21T13:02:00Z">
            <w:rPr>
              <w:rFonts w:ascii="Arial" w:eastAsia="Times New Roman" w:hAnsi="Arial" w:cs="Arial"/>
              <w:b/>
              <w:bCs/>
              <w:color w:val="000000"/>
              <w:sz w:val="23"/>
            </w:rPr>
          </w:rPrChange>
        </w:rPr>
        <w:t>Test2: Try to create the Access token with invalid credentials</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6457"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6458" w:author="Narendra" w:date="2021-08-21T13:02:00Z">
            <w:rPr>
              <w:rFonts w:ascii="Arial" w:eastAsia="Times New Roman" w:hAnsi="Arial" w:cs="Arial"/>
              <w:color w:val="000000"/>
              <w:sz w:val="23"/>
              <w:szCs w:val="23"/>
              <w:bdr w:val="none" w:sz="0" w:space="0" w:color="auto" w:frame="1"/>
            </w:rPr>
          </w:rPrChange>
        </w:rPr>
        <w:lastRenderedPageBreak/>
        <w:t>As we don’t have any user with the name test, so let’s try to create the Access Token for the test user. Select the method type as POST (1), enter the URL as </w:t>
      </w:r>
      <w:r w:rsidRPr="008C6831">
        <w:rPr>
          <w:rFonts w:ascii="Maiandra GD" w:eastAsia="Times New Roman" w:hAnsi="Maiandra GD" w:cs="Arial"/>
          <w:b/>
          <w:bCs/>
          <w:color w:val="0000FF"/>
          <w:sz w:val="24"/>
          <w:szCs w:val="24"/>
          <w:rPrChange w:id="6459" w:author="Narendra" w:date="2021-08-21T13:02:00Z">
            <w:rPr>
              <w:rFonts w:ascii="Arial" w:eastAsia="Times New Roman" w:hAnsi="Arial" w:cs="Arial"/>
              <w:b/>
              <w:bCs/>
              <w:color w:val="0000FF"/>
              <w:sz w:val="23"/>
            </w:rPr>
          </w:rPrChange>
        </w:rPr>
        <w:t>http://localhost:PortNumber/token</w:t>
      </w:r>
      <w:r w:rsidRPr="008C6831">
        <w:rPr>
          <w:rFonts w:ascii="Maiandra GD" w:eastAsia="Times New Roman" w:hAnsi="Maiandra GD" w:cs="Arial"/>
          <w:color w:val="000000"/>
          <w:sz w:val="24"/>
          <w:szCs w:val="24"/>
          <w:bdr w:val="none" w:sz="0" w:space="0" w:color="auto" w:frame="1"/>
          <w:rPrChange w:id="6460" w:author="Narendra" w:date="2021-08-21T13:02:00Z">
            <w:rPr>
              <w:rFonts w:ascii="Arial" w:eastAsia="Times New Roman" w:hAnsi="Arial" w:cs="Arial"/>
              <w:color w:val="000000"/>
              <w:sz w:val="23"/>
              <w:szCs w:val="23"/>
              <w:bdr w:val="none" w:sz="0" w:space="0" w:color="auto" w:frame="1"/>
            </w:rPr>
          </w:rPrChange>
        </w:rPr>
        <w:t> (2) and then click on body tab (3) and then select </w:t>
      </w:r>
      <w:r w:rsidRPr="008C6831">
        <w:rPr>
          <w:rFonts w:ascii="Maiandra GD" w:eastAsia="Times New Roman" w:hAnsi="Maiandra GD" w:cs="Arial"/>
          <w:b/>
          <w:bCs/>
          <w:color w:val="000000"/>
          <w:sz w:val="24"/>
          <w:szCs w:val="24"/>
          <w:rPrChange w:id="6461" w:author="Narendra" w:date="2021-08-21T13:02:00Z">
            <w:rPr>
              <w:rFonts w:ascii="Arial" w:eastAsia="Times New Roman" w:hAnsi="Arial" w:cs="Arial"/>
              <w:b/>
              <w:bCs/>
              <w:color w:val="000000"/>
              <w:sz w:val="23"/>
            </w:rPr>
          </w:rPrChange>
        </w:rPr>
        <w:t>x-www-form-urlencoded</w:t>
      </w:r>
      <w:r w:rsidRPr="008C6831">
        <w:rPr>
          <w:rFonts w:ascii="Maiandra GD" w:eastAsia="Times New Roman" w:hAnsi="Maiandra GD" w:cs="Arial"/>
          <w:color w:val="000000"/>
          <w:sz w:val="24"/>
          <w:szCs w:val="24"/>
          <w:bdr w:val="none" w:sz="0" w:space="0" w:color="auto" w:frame="1"/>
          <w:rPrChange w:id="6462" w:author="Narendra" w:date="2021-08-21T13:02:00Z">
            <w:rPr>
              <w:rFonts w:ascii="Arial" w:eastAsia="Times New Roman" w:hAnsi="Arial" w:cs="Arial"/>
              <w:color w:val="000000"/>
              <w:sz w:val="23"/>
              <w:szCs w:val="23"/>
              <w:bdr w:val="none" w:sz="0" w:space="0" w:color="auto" w:frame="1"/>
            </w:rPr>
          </w:rPrChange>
        </w:rPr>
        <w:t> (4) and then enter 3 parameters (5)</w:t>
      </w:r>
    </w:p>
    <w:p w:rsidR="006E519F" w:rsidRPr="008C6831" w:rsidRDefault="006E519F" w:rsidP="006E519F">
      <w:pPr>
        <w:numPr>
          <w:ilvl w:val="0"/>
          <w:numId w:val="21"/>
        </w:numPr>
        <w:shd w:val="clear" w:color="auto" w:fill="FFFFFF"/>
        <w:spacing w:after="0" w:line="240" w:lineRule="auto"/>
        <w:jc w:val="both"/>
        <w:textAlignment w:val="baseline"/>
        <w:rPr>
          <w:rFonts w:ascii="Maiandra GD" w:eastAsia="Times New Roman" w:hAnsi="Maiandra GD" w:cs="Segoe UI"/>
          <w:color w:val="212529"/>
          <w:sz w:val="24"/>
          <w:szCs w:val="24"/>
          <w:rPrChange w:id="6463"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color w:val="0000FF"/>
          <w:sz w:val="24"/>
          <w:szCs w:val="24"/>
          <w:rPrChange w:id="6464" w:author="Narendra" w:date="2021-08-21T13:02:00Z">
            <w:rPr>
              <w:rFonts w:ascii="Arial" w:eastAsia="Times New Roman" w:hAnsi="Arial" w:cs="Arial"/>
              <w:b/>
              <w:bCs/>
              <w:color w:val="0000FF"/>
              <w:sz w:val="23"/>
            </w:rPr>
          </w:rPrChange>
        </w:rPr>
        <w:t>username (value : test)</w:t>
      </w:r>
    </w:p>
    <w:p w:rsidR="006E519F" w:rsidRPr="008C6831" w:rsidRDefault="006E519F" w:rsidP="006E519F">
      <w:pPr>
        <w:numPr>
          <w:ilvl w:val="0"/>
          <w:numId w:val="21"/>
        </w:numPr>
        <w:shd w:val="clear" w:color="auto" w:fill="FFFFFF"/>
        <w:spacing w:after="0" w:line="240" w:lineRule="auto"/>
        <w:jc w:val="both"/>
        <w:textAlignment w:val="baseline"/>
        <w:rPr>
          <w:rFonts w:ascii="Maiandra GD" w:eastAsia="Times New Roman" w:hAnsi="Maiandra GD" w:cs="Segoe UI"/>
          <w:color w:val="212529"/>
          <w:sz w:val="24"/>
          <w:szCs w:val="24"/>
          <w:rPrChange w:id="6465"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color w:val="0000FF"/>
          <w:sz w:val="24"/>
          <w:szCs w:val="24"/>
          <w:rPrChange w:id="6466" w:author="Narendra" w:date="2021-08-21T13:02:00Z">
            <w:rPr>
              <w:rFonts w:ascii="Arial" w:eastAsia="Times New Roman" w:hAnsi="Arial" w:cs="Arial"/>
              <w:b/>
              <w:bCs/>
              <w:color w:val="0000FF"/>
              <w:sz w:val="23"/>
            </w:rPr>
          </w:rPrChange>
        </w:rPr>
        <w:t>password (value: test)</w:t>
      </w:r>
    </w:p>
    <w:p w:rsidR="006E519F" w:rsidRPr="008C6831" w:rsidRDefault="006E519F" w:rsidP="006E519F">
      <w:pPr>
        <w:numPr>
          <w:ilvl w:val="0"/>
          <w:numId w:val="21"/>
        </w:numPr>
        <w:shd w:val="clear" w:color="auto" w:fill="FFFFFF"/>
        <w:spacing w:after="0" w:line="240" w:lineRule="auto"/>
        <w:jc w:val="both"/>
        <w:textAlignment w:val="baseline"/>
        <w:rPr>
          <w:rFonts w:ascii="Maiandra GD" w:eastAsia="Times New Roman" w:hAnsi="Maiandra GD" w:cs="Segoe UI"/>
          <w:color w:val="212529"/>
          <w:sz w:val="24"/>
          <w:szCs w:val="24"/>
          <w:rPrChange w:id="6467"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color w:val="0000FF"/>
          <w:sz w:val="24"/>
          <w:szCs w:val="24"/>
          <w:rPrChange w:id="6468" w:author="Narendra" w:date="2021-08-21T13:02:00Z">
            <w:rPr>
              <w:rFonts w:ascii="Arial" w:eastAsia="Times New Roman" w:hAnsi="Arial" w:cs="Arial"/>
              <w:b/>
              <w:bCs/>
              <w:color w:val="0000FF"/>
              <w:sz w:val="23"/>
            </w:rPr>
          </w:rPrChange>
        </w:rPr>
        <w:t>grant_type (value: password)</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6469"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6470" w:author="Narendra" w:date="2021-08-21T13:02:00Z">
            <w:rPr>
              <w:rFonts w:ascii="Arial" w:eastAsia="Times New Roman" w:hAnsi="Arial" w:cs="Arial"/>
              <w:color w:val="000000"/>
              <w:sz w:val="23"/>
              <w:szCs w:val="23"/>
              <w:bdr w:val="none" w:sz="0" w:space="0" w:color="auto" w:frame="1"/>
            </w:rPr>
          </w:rPrChange>
        </w:rPr>
        <w:t>And then click on the Send button (6).</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6471"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noProof/>
          <w:color w:val="212529"/>
          <w:sz w:val="24"/>
          <w:szCs w:val="24"/>
          <w:bdr w:val="none" w:sz="0" w:space="0" w:color="auto" w:frame="1"/>
          <w:rPrChange w:id="6472" w:author="Narendra" w:date="2021-08-21T13:02:00Z">
            <w:rPr>
              <w:rFonts w:ascii="Arial" w:eastAsia="Times New Roman" w:hAnsi="Arial" w:cs="Arial"/>
              <w:noProof/>
              <w:color w:val="212529"/>
              <w:sz w:val="23"/>
              <w:szCs w:val="23"/>
              <w:bdr w:val="none" w:sz="0" w:space="0" w:color="auto" w:frame="1"/>
            </w:rPr>
          </w:rPrChange>
        </w:rPr>
        <w:drawing>
          <wp:inline distT="0" distB="0" distL="0" distR="0">
            <wp:extent cx="6305143" cy="2295525"/>
            <wp:effectExtent l="19050" t="0" r="407" b="0"/>
            <wp:docPr id="91" name="Picture 91" descr="Securing Web API Resouces Using Token-Based Authent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Securing Web API Resouces Using Token-Based Authentication"/>
                    <pic:cNvPicPr>
                      <a:picLocks noChangeAspect="1" noChangeArrowheads="1"/>
                    </pic:cNvPicPr>
                  </pic:nvPicPr>
                  <pic:blipFill>
                    <a:blip r:embed="rId52"/>
                    <a:srcRect/>
                    <a:stretch>
                      <a:fillRect/>
                    </a:stretch>
                  </pic:blipFill>
                  <pic:spPr bwMode="auto">
                    <a:xfrm>
                      <a:off x="0" y="0"/>
                      <a:ext cx="6305143" cy="2295525"/>
                    </a:xfrm>
                    <a:prstGeom prst="rect">
                      <a:avLst/>
                    </a:prstGeom>
                    <a:noFill/>
                    <a:ln w="9525">
                      <a:noFill/>
                      <a:miter lim="800000"/>
                      <a:headEnd/>
                      <a:tailEnd/>
                    </a:ln>
                  </pic:spPr>
                </pic:pic>
              </a:graphicData>
            </a:graphic>
          </wp:inline>
        </w:drawing>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6473"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6474" w:author="Narendra" w:date="2021-08-21T13:02:00Z">
            <w:rPr>
              <w:rFonts w:ascii="Arial" w:eastAsia="Times New Roman" w:hAnsi="Arial" w:cs="Arial"/>
              <w:color w:val="000000"/>
              <w:sz w:val="23"/>
              <w:szCs w:val="23"/>
              <w:bdr w:val="none" w:sz="0" w:space="0" w:color="auto" w:frame="1"/>
            </w:rPr>
          </w:rPrChange>
        </w:rPr>
        <w:t>Once you click on the send button, you will get status as 400 Bad Request as expected and it also tells that in the error description that the provided username and password are incorrect. Let’s generate the access token with valid credentials for the user Anurag whose password us 123456 as shown in the below image.</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6475"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noProof/>
          <w:color w:val="212529"/>
          <w:sz w:val="24"/>
          <w:szCs w:val="24"/>
          <w:bdr w:val="none" w:sz="0" w:space="0" w:color="auto" w:frame="1"/>
          <w:rPrChange w:id="6476" w:author="Narendra" w:date="2021-08-21T13:02:00Z">
            <w:rPr>
              <w:rFonts w:ascii="Arial" w:eastAsia="Times New Roman" w:hAnsi="Arial" w:cs="Arial"/>
              <w:noProof/>
              <w:color w:val="212529"/>
              <w:sz w:val="23"/>
              <w:szCs w:val="23"/>
              <w:bdr w:val="none" w:sz="0" w:space="0" w:color="auto" w:frame="1"/>
            </w:rPr>
          </w:rPrChange>
        </w:rPr>
        <w:drawing>
          <wp:inline distT="0" distB="0" distL="0" distR="0">
            <wp:extent cx="6067425" cy="3009900"/>
            <wp:effectExtent l="19050" t="0" r="9525" b="0"/>
            <wp:docPr id="92" name="Picture 92" descr="Authentication in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Authentication in Web API"/>
                    <pic:cNvPicPr>
                      <a:picLocks noChangeAspect="1" noChangeArrowheads="1"/>
                    </pic:cNvPicPr>
                  </pic:nvPicPr>
                  <pic:blipFill>
                    <a:blip r:embed="rId53"/>
                    <a:srcRect/>
                    <a:stretch>
                      <a:fillRect/>
                    </a:stretch>
                  </pic:blipFill>
                  <pic:spPr bwMode="auto">
                    <a:xfrm>
                      <a:off x="0" y="0"/>
                      <a:ext cx="6067425" cy="3009900"/>
                    </a:xfrm>
                    <a:prstGeom prst="rect">
                      <a:avLst/>
                    </a:prstGeom>
                    <a:noFill/>
                    <a:ln w="9525">
                      <a:noFill/>
                      <a:miter lim="800000"/>
                      <a:headEnd/>
                      <a:tailEnd/>
                    </a:ln>
                  </pic:spPr>
                </pic:pic>
              </a:graphicData>
            </a:graphic>
          </wp:inline>
        </w:drawing>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6477"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6478" w:author="Narendra" w:date="2021-08-21T13:02:00Z">
            <w:rPr>
              <w:rFonts w:ascii="Arial" w:eastAsia="Times New Roman" w:hAnsi="Arial" w:cs="Arial"/>
              <w:color w:val="000000"/>
              <w:sz w:val="23"/>
              <w:szCs w:val="23"/>
              <w:bdr w:val="none" w:sz="0" w:space="0" w:color="auto" w:frame="1"/>
            </w:rPr>
          </w:rPrChange>
        </w:rPr>
        <w:t>As you can see when you click on the send button, you will get status code 200 Ok along with you will get the access token which contains enough information to identify the user Anurag. You can also see in the Response section that the token type is Bearer and the token expire time in seconds.</w:t>
      </w:r>
    </w:p>
    <w:p w:rsidR="006E519F" w:rsidRPr="008C6831" w:rsidRDefault="006E519F" w:rsidP="006E519F">
      <w:pPr>
        <w:shd w:val="clear" w:color="auto" w:fill="FFFFFF"/>
        <w:spacing w:after="0" w:line="240" w:lineRule="auto"/>
        <w:jc w:val="both"/>
        <w:textAlignment w:val="baseline"/>
        <w:outlineLvl w:val="4"/>
        <w:rPr>
          <w:rFonts w:ascii="Maiandra GD" w:eastAsia="Times New Roman" w:hAnsi="Maiandra GD" w:cs="Segoe UI"/>
          <w:color w:val="3A3A3A"/>
          <w:sz w:val="24"/>
          <w:szCs w:val="24"/>
          <w:rPrChange w:id="6479" w:author="Narendra" w:date="2021-08-21T13:02:00Z">
            <w:rPr>
              <w:rFonts w:ascii="Segoe UI" w:eastAsia="Times New Roman" w:hAnsi="Segoe UI" w:cs="Segoe UI"/>
              <w:color w:val="3A3A3A"/>
              <w:sz w:val="20"/>
              <w:szCs w:val="20"/>
            </w:rPr>
          </w:rPrChange>
        </w:rPr>
      </w:pPr>
      <w:r w:rsidRPr="008C6831">
        <w:rPr>
          <w:rFonts w:ascii="Maiandra GD" w:eastAsia="Times New Roman" w:hAnsi="Maiandra GD" w:cs="Arial"/>
          <w:b/>
          <w:bCs/>
          <w:color w:val="000000"/>
          <w:sz w:val="24"/>
          <w:szCs w:val="24"/>
          <w:rPrChange w:id="6480" w:author="Narendra" w:date="2021-08-21T13:02:00Z">
            <w:rPr>
              <w:rFonts w:ascii="Arial" w:eastAsia="Times New Roman" w:hAnsi="Arial" w:cs="Arial"/>
              <w:b/>
              <w:bCs/>
              <w:color w:val="000000"/>
              <w:sz w:val="27"/>
            </w:rPr>
          </w:rPrChange>
        </w:rPr>
        <w:lastRenderedPageBreak/>
        <w:t>Test3: Access restricted resources with the access token.</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6481"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color w:val="0000FF"/>
          <w:sz w:val="24"/>
          <w:szCs w:val="24"/>
          <w:rPrChange w:id="6482" w:author="Narendra" w:date="2021-08-21T13:02:00Z">
            <w:rPr>
              <w:rFonts w:ascii="Arial" w:eastAsia="Times New Roman" w:hAnsi="Arial" w:cs="Arial"/>
              <w:b/>
              <w:bCs/>
              <w:color w:val="0000FF"/>
              <w:sz w:val="23"/>
            </w:rPr>
          </w:rPrChange>
        </w:rPr>
        <w:t>/api/test/resource2</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6483"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6484" w:author="Narendra" w:date="2021-08-21T13:02:00Z">
            <w:rPr>
              <w:rFonts w:ascii="Arial" w:eastAsia="Times New Roman" w:hAnsi="Arial" w:cs="Arial"/>
              <w:color w:val="000000"/>
              <w:sz w:val="23"/>
              <w:szCs w:val="23"/>
              <w:bdr w:val="none" w:sz="0" w:space="0" w:color="auto" w:frame="1"/>
            </w:rPr>
          </w:rPrChange>
        </w:rPr>
        <w:t>First copy the access token that we just generated in the previous example that we are going to use the token as shown below.</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6485"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color w:val="0000FF"/>
          <w:sz w:val="24"/>
          <w:szCs w:val="24"/>
          <w:rPrChange w:id="6486" w:author="Narendra" w:date="2021-08-21T13:02:00Z">
            <w:rPr>
              <w:rFonts w:ascii="Arial" w:eastAsia="Times New Roman" w:hAnsi="Arial" w:cs="Arial"/>
              <w:b/>
              <w:bCs/>
              <w:color w:val="0000FF"/>
              <w:sz w:val="23"/>
            </w:rPr>
          </w:rPrChange>
        </w:rPr>
        <w:t>Authorization: Bearer Access_Token(value)</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6487"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noProof/>
          <w:color w:val="212529"/>
          <w:sz w:val="24"/>
          <w:szCs w:val="24"/>
          <w:bdr w:val="none" w:sz="0" w:space="0" w:color="auto" w:frame="1"/>
          <w:rPrChange w:id="6488" w:author="Narendra" w:date="2021-08-21T13:02:00Z">
            <w:rPr>
              <w:rFonts w:ascii="Arial" w:eastAsia="Times New Roman" w:hAnsi="Arial" w:cs="Arial"/>
              <w:noProof/>
              <w:color w:val="212529"/>
              <w:sz w:val="23"/>
              <w:szCs w:val="23"/>
              <w:bdr w:val="none" w:sz="0" w:space="0" w:color="auto" w:frame="1"/>
            </w:rPr>
          </w:rPrChange>
        </w:rPr>
        <w:drawing>
          <wp:inline distT="0" distB="0" distL="0" distR="0">
            <wp:extent cx="5876925" cy="1531262"/>
            <wp:effectExtent l="19050" t="0" r="9525" b="0"/>
            <wp:docPr id="93" name="Picture 93" descr="Authentication in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Authentication in Web API"/>
                    <pic:cNvPicPr>
                      <a:picLocks noChangeAspect="1" noChangeArrowheads="1"/>
                    </pic:cNvPicPr>
                  </pic:nvPicPr>
                  <pic:blipFill>
                    <a:blip r:embed="rId54"/>
                    <a:srcRect/>
                    <a:stretch>
                      <a:fillRect/>
                    </a:stretch>
                  </pic:blipFill>
                  <pic:spPr bwMode="auto">
                    <a:xfrm>
                      <a:off x="0" y="0"/>
                      <a:ext cx="5876925" cy="1531262"/>
                    </a:xfrm>
                    <a:prstGeom prst="rect">
                      <a:avLst/>
                    </a:prstGeom>
                    <a:noFill/>
                    <a:ln w="9525">
                      <a:noFill/>
                      <a:miter lim="800000"/>
                      <a:headEnd/>
                      <a:tailEnd/>
                    </a:ln>
                  </pic:spPr>
                </pic:pic>
              </a:graphicData>
            </a:graphic>
          </wp:inline>
        </w:drawing>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6489"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6490" w:author="Narendra" w:date="2021-08-21T13:02:00Z">
            <w:rPr>
              <w:rFonts w:ascii="Arial" w:eastAsia="Times New Roman" w:hAnsi="Arial" w:cs="Arial"/>
              <w:color w:val="000000"/>
              <w:sz w:val="23"/>
              <w:szCs w:val="23"/>
              <w:bdr w:val="none" w:sz="0" w:space="0" w:color="auto" w:frame="1"/>
            </w:rPr>
          </w:rPrChange>
        </w:rPr>
        <w:t>You can see that, when you click on the Send button, you will get 200 Ok as expected because the resource </w:t>
      </w:r>
      <w:r w:rsidRPr="008C6831">
        <w:rPr>
          <w:rFonts w:ascii="Maiandra GD" w:eastAsia="Times New Roman" w:hAnsi="Maiandra GD" w:cs="Arial"/>
          <w:b/>
          <w:bCs/>
          <w:color w:val="0000FF"/>
          <w:sz w:val="24"/>
          <w:szCs w:val="24"/>
          <w:rPrChange w:id="6491" w:author="Narendra" w:date="2021-08-21T13:02:00Z">
            <w:rPr>
              <w:rFonts w:ascii="Arial" w:eastAsia="Times New Roman" w:hAnsi="Arial" w:cs="Arial"/>
              <w:b/>
              <w:bCs/>
              <w:color w:val="0000FF"/>
              <w:sz w:val="23"/>
            </w:rPr>
          </w:rPrChange>
        </w:rPr>
        <w:t>/api/test/resource2</w:t>
      </w:r>
      <w:r w:rsidRPr="008C6831">
        <w:rPr>
          <w:rFonts w:ascii="Maiandra GD" w:eastAsia="Times New Roman" w:hAnsi="Maiandra GD" w:cs="Arial"/>
          <w:color w:val="000000"/>
          <w:sz w:val="24"/>
          <w:szCs w:val="24"/>
          <w:bdr w:val="none" w:sz="0" w:space="0" w:color="auto" w:frame="1"/>
          <w:rPrChange w:id="6492" w:author="Narendra" w:date="2021-08-21T13:02:00Z">
            <w:rPr>
              <w:rFonts w:ascii="Arial" w:eastAsia="Times New Roman" w:hAnsi="Arial" w:cs="Arial"/>
              <w:color w:val="000000"/>
              <w:sz w:val="23"/>
              <w:szCs w:val="23"/>
              <w:bdr w:val="none" w:sz="0" w:space="0" w:color="auto" w:frame="1"/>
            </w:rPr>
          </w:rPrChange>
        </w:rPr>
        <w:t> has been accessed by the Roles Admin and SuperAdmin and here the user Anurag has the Role Admin so, we get the above response.</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6493"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6494" w:author="Narendra" w:date="2021-08-21T13:02:00Z">
            <w:rPr>
              <w:rFonts w:ascii="Arial" w:eastAsia="Times New Roman" w:hAnsi="Arial" w:cs="Arial"/>
              <w:color w:val="000000"/>
              <w:sz w:val="23"/>
              <w:szCs w:val="23"/>
              <w:bdr w:val="none" w:sz="0" w:space="0" w:color="auto" w:frame="1"/>
            </w:rPr>
          </w:rPrChange>
        </w:rPr>
        <w:t>But the above user cannot access the resource </w:t>
      </w:r>
      <w:r w:rsidRPr="008C6831">
        <w:rPr>
          <w:rFonts w:ascii="Maiandra GD" w:eastAsia="Times New Roman" w:hAnsi="Maiandra GD" w:cs="Arial"/>
          <w:b/>
          <w:bCs/>
          <w:color w:val="0000FF"/>
          <w:sz w:val="24"/>
          <w:szCs w:val="24"/>
          <w:rPrChange w:id="6495" w:author="Narendra" w:date="2021-08-21T13:02:00Z">
            <w:rPr>
              <w:rFonts w:ascii="Arial" w:eastAsia="Times New Roman" w:hAnsi="Arial" w:cs="Arial"/>
              <w:b/>
              <w:bCs/>
              <w:color w:val="0000FF"/>
              <w:sz w:val="23"/>
            </w:rPr>
          </w:rPrChange>
        </w:rPr>
        <w:t>/api/test/resource3</w:t>
      </w:r>
      <w:r w:rsidRPr="008C6831">
        <w:rPr>
          <w:rFonts w:ascii="Maiandra GD" w:eastAsia="Times New Roman" w:hAnsi="Maiandra GD" w:cs="Arial"/>
          <w:color w:val="000000"/>
          <w:sz w:val="24"/>
          <w:szCs w:val="24"/>
          <w:bdr w:val="none" w:sz="0" w:space="0" w:color="auto" w:frame="1"/>
          <w:rPrChange w:id="6496" w:author="Narendra" w:date="2021-08-21T13:02:00Z">
            <w:rPr>
              <w:rFonts w:ascii="Arial" w:eastAsia="Times New Roman" w:hAnsi="Arial" w:cs="Arial"/>
              <w:color w:val="000000"/>
              <w:sz w:val="23"/>
              <w:szCs w:val="23"/>
              <w:bdr w:val="none" w:sz="0" w:space="0" w:color="auto" w:frame="1"/>
            </w:rPr>
          </w:rPrChange>
        </w:rPr>
        <w:t> because the resource3 can only be accessed by the user whose role is SuperAdmin. Let’s prove this.</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6497"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noProof/>
          <w:color w:val="212529"/>
          <w:sz w:val="24"/>
          <w:szCs w:val="24"/>
          <w:bdr w:val="none" w:sz="0" w:space="0" w:color="auto" w:frame="1"/>
          <w:rPrChange w:id="6498" w:author="Narendra" w:date="2021-08-21T13:02:00Z">
            <w:rPr>
              <w:rFonts w:ascii="Arial" w:eastAsia="Times New Roman" w:hAnsi="Arial" w:cs="Arial"/>
              <w:noProof/>
              <w:color w:val="212529"/>
              <w:sz w:val="23"/>
              <w:szCs w:val="23"/>
              <w:bdr w:val="none" w:sz="0" w:space="0" w:color="auto" w:frame="1"/>
            </w:rPr>
          </w:rPrChange>
        </w:rPr>
        <w:drawing>
          <wp:inline distT="0" distB="0" distL="0" distR="0">
            <wp:extent cx="6324073" cy="1666875"/>
            <wp:effectExtent l="19050" t="0" r="527" b="0"/>
            <wp:docPr id="94" name="Picture 94" descr="Web API Token-Based Authent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Web API Token-Based Authentication"/>
                    <pic:cNvPicPr>
                      <a:picLocks noChangeAspect="1" noChangeArrowheads="1"/>
                    </pic:cNvPicPr>
                  </pic:nvPicPr>
                  <pic:blipFill>
                    <a:blip r:embed="rId55"/>
                    <a:srcRect/>
                    <a:stretch>
                      <a:fillRect/>
                    </a:stretch>
                  </pic:blipFill>
                  <pic:spPr bwMode="auto">
                    <a:xfrm>
                      <a:off x="0" y="0"/>
                      <a:ext cx="6324073" cy="1666875"/>
                    </a:xfrm>
                    <a:prstGeom prst="rect">
                      <a:avLst/>
                    </a:prstGeom>
                    <a:noFill/>
                    <a:ln w="9525">
                      <a:noFill/>
                      <a:miter lim="800000"/>
                      <a:headEnd/>
                      <a:tailEnd/>
                    </a:ln>
                  </pic:spPr>
                </pic:pic>
              </a:graphicData>
            </a:graphic>
          </wp:inline>
        </w:drawing>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6499"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6500" w:author="Narendra" w:date="2021-08-21T13:02:00Z">
            <w:rPr>
              <w:rFonts w:ascii="Arial" w:eastAsia="Times New Roman" w:hAnsi="Arial" w:cs="Arial"/>
              <w:color w:val="000000"/>
              <w:sz w:val="23"/>
              <w:szCs w:val="23"/>
              <w:bdr w:val="none" w:sz="0" w:space="0" w:color="auto" w:frame="1"/>
            </w:rPr>
          </w:rPrChange>
        </w:rPr>
        <w:t>As you can see, the response is 401 unauthorized. But you generate the token for the user whose Role is SuperAdmin, then you can access this resource.</w:t>
      </w:r>
    </w:p>
    <w:p w:rsidR="006E519F" w:rsidRPr="008C6831" w:rsidRDefault="006E519F" w:rsidP="006E519F">
      <w:pPr>
        <w:shd w:val="clear" w:color="auto" w:fill="FFFFFF"/>
        <w:spacing w:after="0" w:line="240" w:lineRule="auto"/>
        <w:jc w:val="both"/>
        <w:textAlignment w:val="baseline"/>
        <w:outlineLvl w:val="4"/>
        <w:rPr>
          <w:rFonts w:ascii="Maiandra GD" w:eastAsia="Times New Roman" w:hAnsi="Maiandra GD" w:cs="Segoe UI"/>
          <w:color w:val="3A3A3A"/>
          <w:sz w:val="24"/>
          <w:szCs w:val="24"/>
          <w:rPrChange w:id="6501" w:author="Narendra" w:date="2021-08-21T13:02:00Z">
            <w:rPr>
              <w:rFonts w:ascii="Segoe UI" w:eastAsia="Times New Roman" w:hAnsi="Segoe UI" w:cs="Segoe UI"/>
              <w:color w:val="3A3A3A"/>
              <w:sz w:val="20"/>
              <w:szCs w:val="20"/>
            </w:rPr>
          </w:rPrChange>
        </w:rPr>
      </w:pPr>
      <w:r w:rsidRPr="008C6831">
        <w:rPr>
          <w:rFonts w:ascii="Maiandra GD" w:eastAsia="Times New Roman" w:hAnsi="Maiandra GD" w:cs="Arial"/>
          <w:b/>
          <w:bCs/>
          <w:color w:val="000000"/>
          <w:sz w:val="24"/>
          <w:szCs w:val="24"/>
          <w:rPrChange w:id="6502" w:author="Narendra" w:date="2021-08-21T13:02:00Z">
            <w:rPr>
              <w:rFonts w:ascii="Arial" w:eastAsia="Times New Roman" w:hAnsi="Arial" w:cs="Arial"/>
              <w:b/>
              <w:bCs/>
              <w:color w:val="000000"/>
              <w:sz w:val="27"/>
            </w:rPr>
          </w:rPrChange>
        </w:rPr>
        <w:t>Let’s have a look at the MyAuthorizationServiceProvider class</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6503"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noProof/>
          <w:color w:val="212529"/>
          <w:sz w:val="24"/>
          <w:szCs w:val="24"/>
          <w:bdr w:val="none" w:sz="0" w:space="0" w:color="auto" w:frame="1"/>
          <w:rPrChange w:id="6504" w:author="Narendra" w:date="2021-08-21T13:02:00Z">
            <w:rPr>
              <w:rFonts w:ascii="Arial" w:eastAsia="Times New Roman" w:hAnsi="Arial" w:cs="Arial"/>
              <w:noProof/>
              <w:color w:val="212529"/>
              <w:sz w:val="23"/>
              <w:szCs w:val="23"/>
              <w:bdr w:val="none" w:sz="0" w:space="0" w:color="auto" w:frame="1"/>
            </w:rPr>
          </w:rPrChange>
        </w:rPr>
        <w:drawing>
          <wp:inline distT="0" distB="0" distL="0" distR="0">
            <wp:extent cx="5636998" cy="1381125"/>
            <wp:effectExtent l="19050" t="0" r="1802" b="0"/>
            <wp:docPr id="95" name="Picture 95" descr="Web API Token-Based Authent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Web API Token-Based Authentication"/>
                    <pic:cNvPicPr>
                      <a:picLocks noChangeAspect="1" noChangeArrowheads="1"/>
                    </pic:cNvPicPr>
                  </pic:nvPicPr>
                  <pic:blipFill>
                    <a:blip r:embed="rId56"/>
                    <a:srcRect/>
                    <a:stretch>
                      <a:fillRect/>
                    </a:stretch>
                  </pic:blipFill>
                  <pic:spPr bwMode="auto">
                    <a:xfrm>
                      <a:off x="0" y="0"/>
                      <a:ext cx="5636998" cy="1381125"/>
                    </a:xfrm>
                    <a:prstGeom prst="rect">
                      <a:avLst/>
                    </a:prstGeom>
                    <a:noFill/>
                    <a:ln w="9525">
                      <a:noFill/>
                      <a:miter lim="800000"/>
                      <a:headEnd/>
                      <a:tailEnd/>
                    </a:ln>
                  </pic:spPr>
                </pic:pic>
              </a:graphicData>
            </a:graphic>
          </wp:inline>
        </w:drawing>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6505"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6506" w:author="Narendra" w:date="2021-08-21T13:02:00Z">
            <w:rPr>
              <w:rFonts w:ascii="Arial" w:eastAsia="Times New Roman" w:hAnsi="Arial" w:cs="Arial"/>
              <w:color w:val="000000"/>
              <w:sz w:val="23"/>
              <w:szCs w:val="23"/>
              <w:bdr w:val="none" w:sz="0" w:space="0" w:color="auto" w:frame="1"/>
            </w:rPr>
          </w:rPrChange>
        </w:rPr>
        <w:t>The first method i.e. ValidateClientAuthentication method is responsible for validating the Client, in this example, we assume that we have only one client so we’ll always return that it is validated successfully. But in real-time you may have multiple clients and you need to validate the clients. So In the next article, we will discuss</w:t>
      </w:r>
      <w:r w:rsidRPr="008C6831">
        <w:rPr>
          <w:rFonts w:ascii="Maiandra GD" w:eastAsia="Times New Roman" w:hAnsi="Maiandra GD" w:cs="Arial"/>
          <w:color w:val="212529"/>
          <w:sz w:val="24"/>
          <w:szCs w:val="24"/>
          <w:bdr w:val="none" w:sz="0" w:space="0" w:color="auto" w:frame="1"/>
          <w:rPrChange w:id="6507" w:author="Narendra" w:date="2021-08-21T13:02:00Z">
            <w:rPr>
              <w:rFonts w:ascii="Arial" w:eastAsia="Times New Roman" w:hAnsi="Arial" w:cs="Arial"/>
              <w:color w:val="212529"/>
              <w:sz w:val="23"/>
              <w:szCs w:val="23"/>
              <w:bdr w:val="none" w:sz="0" w:space="0" w:color="auto" w:frame="1"/>
            </w:rPr>
          </w:rPrChange>
        </w:rPr>
        <w:t> </w:t>
      </w:r>
      <w:r w:rsidRPr="008C6831">
        <w:rPr>
          <w:rFonts w:ascii="Maiandra GD" w:eastAsia="Times New Roman" w:hAnsi="Maiandra GD" w:cs="Arial"/>
          <w:color w:val="212529"/>
          <w:sz w:val="24"/>
          <w:szCs w:val="24"/>
          <w:bdr w:val="none" w:sz="0" w:space="0" w:color="auto" w:frame="1"/>
          <w:rPrChange w:id="6508" w:author="Narendra" w:date="2021-08-21T13:02:00Z">
            <w:rPr>
              <w:rFonts w:ascii="Arial" w:eastAsia="Times New Roman" w:hAnsi="Arial" w:cs="Arial"/>
              <w:color w:val="212529"/>
              <w:sz w:val="23"/>
              <w:szCs w:val="23"/>
              <w:bdr w:val="none" w:sz="0" w:space="0" w:color="auto" w:frame="1"/>
            </w:rPr>
          </w:rPrChange>
        </w:rPr>
        <w:fldChar w:fldCharType="begin"/>
      </w:r>
      <w:r w:rsidRPr="008C6831">
        <w:rPr>
          <w:rFonts w:ascii="Maiandra GD" w:eastAsia="Times New Roman" w:hAnsi="Maiandra GD" w:cs="Arial"/>
          <w:color w:val="212529"/>
          <w:sz w:val="24"/>
          <w:szCs w:val="24"/>
          <w:bdr w:val="none" w:sz="0" w:space="0" w:color="auto" w:frame="1"/>
          <w:rPrChange w:id="6509" w:author="Narendra" w:date="2021-08-21T13:02:00Z">
            <w:rPr>
              <w:rFonts w:ascii="Arial" w:eastAsia="Times New Roman" w:hAnsi="Arial" w:cs="Arial"/>
              <w:color w:val="212529"/>
              <w:sz w:val="23"/>
              <w:szCs w:val="23"/>
              <w:bdr w:val="none" w:sz="0" w:space="0" w:color="auto" w:frame="1"/>
            </w:rPr>
          </w:rPrChange>
        </w:rPr>
        <w:instrText xml:space="preserve"> HYPERLINK "https://dotnettutorials.net/lesson/client-validation-using-basic-authentication-web-api/" </w:instrText>
      </w:r>
      <w:r w:rsidRPr="008C6831">
        <w:rPr>
          <w:rFonts w:ascii="Maiandra GD" w:eastAsia="Times New Roman" w:hAnsi="Maiandra GD" w:cs="Arial"/>
          <w:color w:val="212529"/>
          <w:sz w:val="24"/>
          <w:szCs w:val="24"/>
          <w:bdr w:val="none" w:sz="0" w:space="0" w:color="auto" w:frame="1"/>
          <w:rPrChange w:id="6510" w:author="Narendra" w:date="2021-08-21T13:02:00Z">
            <w:rPr>
              <w:rFonts w:ascii="Arial" w:eastAsia="Times New Roman" w:hAnsi="Arial" w:cs="Arial"/>
              <w:color w:val="212529"/>
              <w:sz w:val="23"/>
              <w:szCs w:val="23"/>
              <w:bdr w:val="none" w:sz="0" w:space="0" w:color="auto" w:frame="1"/>
            </w:rPr>
          </w:rPrChange>
        </w:rPr>
        <w:fldChar w:fldCharType="separate"/>
      </w:r>
      <w:r w:rsidRPr="008C6831">
        <w:rPr>
          <w:rFonts w:ascii="Maiandra GD" w:eastAsia="Times New Roman" w:hAnsi="Maiandra GD" w:cs="Arial"/>
          <w:b/>
          <w:bCs/>
          <w:color w:val="007BFF"/>
          <w:sz w:val="24"/>
          <w:szCs w:val="24"/>
          <w:rPrChange w:id="6511" w:author="Narendra" w:date="2021-08-21T13:02:00Z">
            <w:rPr>
              <w:rFonts w:ascii="Arial" w:eastAsia="Times New Roman" w:hAnsi="Arial" w:cs="Arial"/>
              <w:b/>
              <w:bCs/>
              <w:color w:val="007BFF"/>
              <w:sz w:val="23"/>
            </w:rPr>
          </w:rPrChange>
        </w:rPr>
        <w:t>how to use the ValidateClientAuthentication method to validate the client</w:t>
      </w:r>
      <w:r w:rsidRPr="008C6831">
        <w:rPr>
          <w:rFonts w:ascii="Maiandra GD" w:eastAsia="Times New Roman" w:hAnsi="Maiandra GD" w:cs="Arial"/>
          <w:color w:val="212529"/>
          <w:sz w:val="24"/>
          <w:szCs w:val="24"/>
          <w:bdr w:val="none" w:sz="0" w:space="0" w:color="auto" w:frame="1"/>
          <w:rPrChange w:id="6512" w:author="Narendra" w:date="2021-08-21T13:02:00Z">
            <w:rPr>
              <w:rFonts w:ascii="Arial" w:eastAsia="Times New Roman" w:hAnsi="Arial" w:cs="Arial"/>
              <w:color w:val="212529"/>
              <w:sz w:val="23"/>
              <w:szCs w:val="23"/>
              <w:bdr w:val="none" w:sz="0" w:space="0" w:color="auto" w:frame="1"/>
            </w:rPr>
          </w:rPrChange>
        </w:rPr>
        <w:fldChar w:fldCharType="end"/>
      </w:r>
      <w:r w:rsidRPr="008C6831">
        <w:rPr>
          <w:rFonts w:ascii="Maiandra GD" w:eastAsia="Times New Roman" w:hAnsi="Maiandra GD" w:cs="Arial"/>
          <w:color w:val="212529"/>
          <w:sz w:val="24"/>
          <w:szCs w:val="24"/>
          <w:bdr w:val="none" w:sz="0" w:space="0" w:color="auto" w:frame="1"/>
          <w:rPrChange w:id="6513" w:author="Narendra" w:date="2021-08-21T13:02:00Z">
            <w:rPr>
              <w:rFonts w:ascii="Arial" w:eastAsia="Times New Roman" w:hAnsi="Arial" w:cs="Arial"/>
              <w:color w:val="212529"/>
              <w:sz w:val="23"/>
              <w:szCs w:val="23"/>
              <w:bdr w:val="none" w:sz="0" w:space="0" w:color="auto" w:frame="1"/>
            </w:rPr>
          </w:rPrChange>
        </w:rPr>
        <w:t>.</w:t>
      </w:r>
    </w:p>
    <w:p w:rsidR="006E519F" w:rsidRPr="008C6831" w:rsidRDefault="006E519F" w:rsidP="006E519F">
      <w:pPr>
        <w:shd w:val="clear" w:color="auto" w:fill="FFFFFF"/>
        <w:spacing w:after="0" w:line="240" w:lineRule="auto"/>
        <w:jc w:val="both"/>
        <w:textAlignment w:val="baseline"/>
        <w:outlineLvl w:val="4"/>
        <w:rPr>
          <w:rFonts w:ascii="Maiandra GD" w:eastAsia="Times New Roman" w:hAnsi="Maiandra GD" w:cs="Segoe UI"/>
          <w:color w:val="3A3A3A"/>
          <w:sz w:val="24"/>
          <w:szCs w:val="24"/>
          <w:rPrChange w:id="6514" w:author="Narendra" w:date="2021-08-21T13:02:00Z">
            <w:rPr>
              <w:rFonts w:ascii="Segoe UI" w:eastAsia="Times New Roman" w:hAnsi="Segoe UI" w:cs="Segoe UI"/>
              <w:color w:val="3A3A3A"/>
              <w:sz w:val="20"/>
              <w:szCs w:val="20"/>
            </w:rPr>
          </w:rPrChange>
        </w:rPr>
      </w:pPr>
      <w:r w:rsidRPr="008C6831">
        <w:rPr>
          <w:rFonts w:ascii="Maiandra GD" w:eastAsia="Times New Roman" w:hAnsi="Maiandra GD" w:cs="Arial"/>
          <w:b/>
          <w:bCs/>
          <w:color w:val="000000"/>
          <w:sz w:val="24"/>
          <w:szCs w:val="24"/>
          <w:rPrChange w:id="6515" w:author="Narendra" w:date="2021-08-21T13:02:00Z">
            <w:rPr>
              <w:rFonts w:ascii="Arial" w:eastAsia="Times New Roman" w:hAnsi="Arial" w:cs="Arial"/>
              <w:b/>
              <w:bCs/>
              <w:color w:val="000000"/>
              <w:sz w:val="27"/>
            </w:rPr>
          </w:rPrChange>
        </w:rPr>
        <w:lastRenderedPageBreak/>
        <w:t>Advantages of using Token Based Authentication in ASP.NET Web API:</w:t>
      </w:r>
    </w:p>
    <w:p w:rsidR="006E519F" w:rsidRPr="008C6831" w:rsidRDefault="006E519F" w:rsidP="006E519F">
      <w:pPr>
        <w:shd w:val="clear" w:color="auto" w:fill="FFFFFF"/>
        <w:spacing w:after="0" w:line="240" w:lineRule="auto"/>
        <w:jc w:val="both"/>
        <w:textAlignment w:val="baseline"/>
        <w:outlineLvl w:val="5"/>
        <w:rPr>
          <w:rFonts w:ascii="Maiandra GD" w:eastAsia="Times New Roman" w:hAnsi="Maiandra GD" w:cs="Segoe UI"/>
          <w:color w:val="3A3A3A"/>
          <w:sz w:val="24"/>
          <w:szCs w:val="24"/>
          <w:rPrChange w:id="6516" w:author="Narendra" w:date="2021-08-21T13:02:00Z">
            <w:rPr>
              <w:rFonts w:ascii="Segoe UI" w:eastAsia="Times New Roman" w:hAnsi="Segoe UI" w:cs="Segoe UI"/>
              <w:color w:val="3A3A3A"/>
              <w:sz w:val="15"/>
              <w:szCs w:val="15"/>
            </w:rPr>
          </w:rPrChange>
        </w:rPr>
      </w:pPr>
      <w:r w:rsidRPr="008C6831">
        <w:rPr>
          <w:rFonts w:ascii="Maiandra GD" w:eastAsia="Times New Roman" w:hAnsi="Maiandra GD" w:cs="Arial"/>
          <w:b/>
          <w:bCs/>
          <w:color w:val="000000"/>
          <w:sz w:val="24"/>
          <w:szCs w:val="24"/>
          <w:rPrChange w:id="6517" w:author="Narendra" w:date="2021-08-21T13:02:00Z">
            <w:rPr>
              <w:rFonts w:ascii="Arial" w:eastAsia="Times New Roman" w:hAnsi="Arial" w:cs="Arial"/>
              <w:b/>
              <w:bCs/>
              <w:color w:val="000000"/>
              <w:sz w:val="23"/>
            </w:rPr>
          </w:rPrChange>
        </w:rPr>
        <w:t>Scalability of Servers:</w:t>
      </w:r>
      <w:r w:rsidRPr="008C6831">
        <w:rPr>
          <w:rFonts w:ascii="Maiandra GD" w:eastAsia="Times New Roman" w:hAnsi="Maiandra GD" w:cs="Arial"/>
          <w:color w:val="000000"/>
          <w:sz w:val="24"/>
          <w:szCs w:val="24"/>
          <w:bdr w:val="none" w:sz="0" w:space="0" w:color="auto" w:frame="1"/>
          <w:rPrChange w:id="6518" w:author="Narendra" w:date="2021-08-21T13:02:00Z">
            <w:rPr>
              <w:rFonts w:ascii="Arial" w:eastAsia="Times New Roman" w:hAnsi="Arial" w:cs="Arial"/>
              <w:color w:val="000000"/>
              <w:sz w:val="23"/>
              <w:szCs w:val="23"/>
              <w:bdr w:val="none" w:sz="0" w:space="0" w:color="auto" w:frame="1"/>
            </w:rPr>
          </w:rPrChange>
        </w:rPr>
        <w:t> </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6519"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6520" w:author="Narendra" w:date="2021-08-21T13:02:00Z">
            <w:rPr>
              <w:rFonts w:ascii="Arial" w:eastAsia="Times New Roman" w:hAnsi="Arial" w:cs="Arial"/>
              <w:color w:val="000000"/>
              <w:sz w:val="23"/>
              <w:szCs w:val="23"/>
              <w:bdr w:val="none" w:sz="0" w:space="0" w:color="auto" w:frame="1"/>
            </w:rPr>
          </w:rPrChange>
        </w:rPr>
        <w:t>The token which is sent to the server by the client is self-contained means it holds enough data to identify the user needed for authentication. As a result, you can add easily more servers to your web farm, there is no dependent on shared session stores.</w:t>
      </w:r>
    </w:p>
    <w:p w:rsidR="006E519F" w:rsidRPr="008C6831" w:rsidRDefault="006E519F" w:rsidP="006E519F">
      <w:pPr>
        <w:shd w:val="clear" w:color="auto" w:fill="FFFFFF"/>
        <w:spacing w:after="0" w:line="240" w:lineRule="auto"/>
        <w:jc w:val="both"/>
        <w:textAlignment w:val="baseline"/>
        <w:outlineLvl w:val="5"/>
        <w:rPr>
          <w:rFonts w:ascii="Maiandra GD" w:eastAsia="Times New Roman" w:hAnsi="Maiandra GD" w:cs="Segoe UI"/>
          <w:color w:val="3A3A3A"/>
          <w:sz w:val="24"/>
          <w:szCs w:val="24"/>
          <w:rPrChange w:id="6521" w:author="Narendra" w:date="2021-08-21T13:02:00Z">
            <w:rPr>
              <w:rFonts w:ascii="Segoe UI" w:eastAsia="Times New Roman" w:hAnsi="Segoe UI" w:cs="Segoe UI"/>
              <w:color w:val="3A3A3A"/>
              <w:sz w:val="15"/>
              <w:szCs w:val="15"/>
            </w:rPr>
          </w:rPrChange>
        </w:rPr>
      </w:pPr>
      <w:r w:rsidRPr="008C6831">
        <w:rPr>
          <w:rFonts w:ascii="Maiandra GD" w:eastAsia="Times New Roman" w:hAnsi="Maiandra GD" w:cs="Arial"/>
          <w:b/>
          <w:bCs/>
          <w:color w:val="000000"/>
          <w:sz w:val="24"/>
          <w:szCs w:val="24"/>
          <w:rPrChange w:id="6522" w:author="Narendra" w:date="2021-08-21T13:02:00Z">
            <w:rPr>
              <w:rFonts w:ascii="Arial" w:eastAsia="Times New Roman" w:hAnsi="Arial" w:cs="Arial"/>
              <w:b/>
              <w:bCs/>
              <w:color w:val="000000"/>
              <w:sz w:val="23"/>
            </w:rPr>
          </w:rPrChange>
        </w:rPr>
        <w:t>Loosely Coupling:</w:t>
      </w:r>
      <w:r w:rsidRPr="008C6831">
        <w:rPr>
          <w:rFonts w:ascii="Maiandra GD" w:eastAsia="Times New Roman" w:hAnsi="Maiandra GD" w:cs="Arial"/>
          <w:color w:val="000000"/>
          <w:sz w:val="24"/>
          <w:szCs w:val="24"/>
          <w:bdr w:val="none" w:sz="0" w:space="0" w:color="auto" w:frame="1"/>
          <w:rPrChange w:id="6523" w:author="Narendra" w:date="2021-08-21T13:02:00Z">
            <w:rPr>
              <w:rFonts w:ascii="Arial" w:eastAsia="Times New Roman" w:hAnsi="Arial" w:cs="Arial"/>
              <w:color w:val="000000"/>
              <w:sz w:val="23"/>
              <w:szCs w:val="23"/>
              <w:bdr w:val="none" w:sz="0" w:space="0" w:color="auto" w:frame="1"/>
            </w:rPr>
          </w:rPrChange>
        </w:rPr>
        <w:t> </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6524"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6525" w:author="Narendra" w:date="2021-08-21T13:02:00Z">
            <w:rPr>
              <w:rFonts w:ascii="Arial" w:eastAsia="Times New Roman" w:hAnsi="Arial" w:cs="Arial"/>
              <w:color w:val="000000"/>
              <w:sz w:val="23"/>
              <w:szCs w:val="23"/>
              <w:bdr w:val="none" w:sz="0" w:space="0" w:color="auto" w:frame="1"/>
            </w:rPr>
          </w:rPrChange>
        </w:rPr>
        <w:t>The client application is not tied or coupled with any specific authentication mechanism. The token is generated, validated and perform the authentication are done by the server only.</w:t>
      </w:r>
    </w:p>
    <w:p w:rsidR="006E519F" w:rsidRPr="008C6831" w:rsidRDefault="006E519F" w:rsidP="006E519F">
      <w:pPr>
        <w:shd w:val="clear" w:color="auto" w:fill="FFFFFF"/>
        <w:spacing w:after="0" w:line="240" w:lineRule="auto"/>
        <w:jc w:val="both"/>
        <w:textAlignment w:val="baseline"/>
        <w:outlineLvl w:val="5"/>
        <w:rPr>
          <w:rFonts w:ascii="Maiandra GD" w:eastAsia="Times New Roman" w:hAnsi="Maiandra GD" w:cs="Segoe UI"/>
          <w:color w:val="3A3A3A"/>
          <w:sz w:val="24"/>
          <w:szCs w:val="24"/>
          <w:rPrChange w:id="6526" w:author="Narendra" w:date="2021-08-21T13:02:00Z">
            <w:rPr>
              <w:rFonts w:ascii="Segoe UI" w:eastAsia="Times New Roman" w:hAnsi="Segoe UI" w:cs="Segoe UI"/>
              <w:color w:val="3A3A3A"/>
              <w:sz w:val="15"/>
              <w:szCs w:val="15"/>
            </w:rPr>
          </w:rPrChange>
        </w:rPr>
      </w:pPr>
      <w:r w:rsidRPr="008C6831">
        <w:rPr>
          <w:rFonts w:ascii="Maiandra GD" w:eastAsia="Times New Roman" w:hAnsi="Maiandra GD" w:cs="Arial"/>
          <w:b/>
          <w:bCs/>
          <w:color w:val="000000"/>
          <w:sz w:val="24"/>
          <w:szCs w:val="24"/>
          <w:rPrChange w:id="6527" w:author="Narendra" w:date="2021-08-21T13:02:00Z">
            <w:rPr>
              <w:rFonts w:ascii="Arial" w:eastAsia="Times New Roman" w:hAnsi="Arial" w:cs="Arial"/>
              <w:b/>
              <w:bCs/>
              <w:color w:val="000000"/>
              <w:sz w:val="23"/>
            </w:rPr>
          </w:rPrChange>
        </w:rPr>
        <w:t>Mobile-Friendly:</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6528"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6529" w:author="Narendra" w:date="2021-08-21T13:02:00Z">
            <w:rPr>
              <w:rFonts w:ascii="Arial" w:eastAsia="Times New Roman" w:hAnsi="Arial" w:cs="Arial"/>
              <w:color w:val="000000"/>
              <w:sz w:val="23"/>
              <w:szCs w:val="23"/>
              <w:bdr w:val="none" w:sz="0" w:space="0" w:color="auto" w:frame="1"/>
            </w:rPr>
          </w:rPrChange>
        </w:rPr>
        <w:t>The Cookies and browsers like each other, but handling the cookies on native platforms like Android, iOS, Windows Phone is not an easy task. The token-based approach simplifies this a lot.</w:t>
      </w:r>
    </w:p>
    <w:p w:rsidR="006E519F" w:rsidRPr="008C6831" w:rsidRDefault="006E519F" w:rsidP="00E66B06">
      <w:pPr>
        <w:pBdr>
          <w:bottom w:val="double" w:sz="6" w:space="1" w:color="auto"/>
        </w:pBdr>
        <w:shd w:val="clear" w:color="auto" w:fill="FFFFFF"/>
        <w:spacing w:after="384" w:line="240" w:lineRule="auto"/>
        <w:textAlignment w:val="baseline"/>
        <w:rPr>
          <w:rFonts w:ascii="Maiandra GD" w:eastAsia="Times New Roman" w:hAnsi="Maiandra GD" w:cs="Segoe UI"/>
          <w:color w:val="212529"/>
          <w:sz w:val="24"/>
          <w:szCs w:val="24"/>
        </w:rPr>
      </w:pPr>
    </w:p>
    <w:p w:rsidR="006E519F" w:rsidRPr="0040295E" w:rsidRDefault="006E519F" w:rsidP="006E519F">
      <w:pPr>
        <w:spacing w:after="48" w:line="240" w:lineRule="auto"/>
        <w:textAlignment w:val="baseline"/>
        <w:outlineLvl w:val="0"/>
        <w:rPr>
          <w:rFonts w:ascii="Maiandra GD" w:eastAsia="Times New Roman" w:hAnsi="Maiandra GD" w:cs="Times New Roman"/>
          <w:b/>
          <w:color w:val="3A3A3A"/>
          <w:kern w:val="36"/>
          <w:sz w:val="24"/>
          <w:szCs w:val="24"/>
          <w:rPrChange w:id="6530" w:author="Narendra" w:date="2021-08-21T13:02:00Z">
            <w:rPr>
              <w:rFonts w:ascii="Times New Roman" w:eastAsia="Times New Roman" w:hAnsi="Times New Roman" w:cs="Times New Roman"/>
              <w:color w:val="3A3A3A"/>
              <w:kern w:val="36"/>
              <w:sz w:val="48"/>
              <w:szCs w:val="48"/>
            </w:rPr>
          </w:rPrChange>
        </w:rPr>
      </w:pPr>
      <w:r w:rsidRPr="0040295E">
        <w:rPr>
          <w:rFonts w:ascii="Maiandra GD" w:eastAsia="Times New Roman" w:hAnsi="Maiandra GD" w:cs="Times New Roman"/>
          <w:b/>
          <w:color w:val="3A3A3A"/>
          <w:kern w:val="36"/>
          <w:sz w:val="24"/>
          <w:szCs w:val="24"/>
          <w:highlight w:val="yellow"/>
          <w:rPrChange w:id="6531" w:author="Narendra" w:date="2021-08-21T13:02:00Z">
            <w:rPr>
              <w:rFonts w:ascii="Times New Roman" w:eastAsia="Times New Roman" w:hAnsi="Times New Roman" w:cs="Times New Roman"/>
              <w:color w:val="3A3A3A"/>
              <w:kern w:val="36"/>
              <w:sz w:val="48"/>
              <w:szCs w:val="48"/>
            </w:rPr>
          </w:rPrChange>
        </w:rPr>
        <w:t>Client Validation Using Basic Authentication in Web API</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6532"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6533" w:author="Narendra" w:date="2021-08-21T13:02:00Z">
            <w:rPr>
              <w:rFonts w:ascii="Arial" w:eastAsia="Times New Roman" w:hAnsi="Arial" w:cs="Arial"/>
              <w:color w:val="000000"/>
              <w:sz w:val="23"/>
              <w:szCs w:val="23"/>
              <w:bdr w:val="none" w:sz="0" w:space="0" w:color="auto" w:frame="1"/>
            </w:rPr>
          </w:rPrChange>
        </w:rPr>
        <w:t>In this article, I am going to discuss how to implement </w:t>
      </w:r>
      <w:r w:rsidRPr="008C6831">
        <w:rPr>
          <w:rFonts w:ascii="Maiandra GD" w:eastAsia="Times New Roman" w:hAnsi="Maiandra GD" w:cs="Arial"/>
          <w:b/>
          <w:bCs/>
          <w:color w:val="000000"/>
          <w:sz w:val="24"/>
          <w:szCs w:val="24"/>
          <w:rPrChange w:id="6534" w:author="Narendra" w:date="2021-08-21T13:02:00Z">
            <w:rPr>
              <w:rFonts w:ascii="Arial" w:eastAsia="Times New Roman" w:hAnsi="Arial" w:cs="Arial"/>
              <w:b/>
              <w:bCs/>
              <w:color w:val="000000"/>
              <w:sz w:val="23"/>
            </w:rPr>
          </w:rPrChange>
        </w:rPr>
        <w:t>Client Validation Using Basic Authentication in Web API</w:t>
      </w:r>
      <w:r w:rsidRPr="008C6831">
        <w:rPr>
          <w:rFonts w:ascii="Maiandra GD" w:eastAsia="Times New Roman" w:hAnsi="Maiandra GD" w:cs="Arial"/>
          <w:color w:val="000000"/>
          <w:sz w:val="24"/>
          <w:szCs w:val="24"/>
          <w:bdr w:val="none" w:sz="0" w:space="0" w:color="auto" w:frame="1"/>
          <w:rPrChange w:id="6535" w:author="Narendra" w:date="2021-08-21T13:02:00Z">
            <w:rPr>
              <w:rFonts w:ascii="Arial" w:eastAsia="Times New Roman" w:hAnsi="Arial" w:cs="Arial"/>
              <w:color w:val="000000"/>
              <w:sz w:val="23"/>
              <w:szCs w:val="23"/>
              <w:bdr w:val="none" w:sz="0" w:space="0" w:color="auto" w:frame="1"/>
            </w:rPr>
          </w:rPrChange>
        </w:rPr>
        <w:t>. Please read our previous article before proceeding to this article as we are going to work the same example. In our last article, we discussed how to implement</w:t>
      </w:r>
      <w:r w:rsidRPr="008C6831">
        <w:rPr>
          <w:rFonts w:ascii="Maiandra GD" w:eastAsia="Times New Roman" w:hAnsi="Maiandra GD" w:cs="Arial"/>
          <w:color w:val="212529"/>
          <w:sz w:val="24"/>
          <w:szCs w:val="24"/>
          <w:bdr w:val="none" w:sz="0" w:space="0" w:color="auto" w:frame="1"/>
          <w:rPrChange w:id="6536" w:author="Narendra" w:date="2021-08-21T13:02:00Z">
            <w:rPr>
              <w:rFonts w:ascii="Arial" w:eastAsia="Times New Roman" w:hAnsi="Arial" w:cs="Arial"/>
              <w:color w:val="212529"/>
              <w:sz w:val="23"/>
              <w:szCs w:val="23"/>
              <w:bdr w:val="none" w:sz="0" w:space="0" w:color="auto" w:frame="1"/>
            </w:rPr>
          </w:rPrChange>
        </w:rPr>
        <w:t> </w:t>
      </w:r>
      <w:r w:rsidRPr="008C6831">
        <w:rPr>
          <w:rFonts w:ascii="Maiandra GD" w:eastAsia="Times New Roman" w:hAnsi="Maiandra GD" w:cs="Arial"/>
          <w:color w:val="212529"/>
          <w:sz w:val="24"/>
          <w:szCs w:val="24"/>
          <w:bdr w:val="none" w:sz="0" w:space="0" w:color="auto" w:frame="1"/>
          <w:rPrChange w:id="6537" w:author="Narendra" w:date="2021-08-21T13:02:00Z">
            <w:rPr>
              <w:rFonts w:ascii="Arial" w:eastAsia="Times New Roman" w:hAnsi="Arial" w:cs="Arial"/>
              <w:color w:val="212529"/>
              <w:sz w:val="23"/>
              <w:szCs w:val="23"/>
              <w:bdr w:val="none" w:sz="0" w:space="0" w:color="auto" w:frame="1"/>
            </w:rPr>
          </w:rPrChange>
        </w:rPr>
        <w:fldChar w:fldCharType="begin"/>
      </w:r>
      <w:r w:rsidRPr="008C6831">
        <w:rPr>
          <w:rFonts w:ascii="Maiandra GD" w:eastAsia="Times New Roman" w:hAnsi="Maiandra GD" w:cs="Arial"/>
          <w:color w:val="212529"/>
          <w:sz w:val="24"/>
          <w:szCs w:val="24"/>
          <w:bdr w:val="none" w:sz="0" w:space="0" w:color="auto" w:frame="1"/>
          <w:rPrChange w:id="6538" w:author="Narendra" w:date="2021-08-21T13:02:00Z">
            <w:rPr>
              <w:rFonts w:ascii="Arial" w:eastAsia="Times New Roman" w:hAnsi="Arial" w:cs="Arial"/>
              <w:color w:val="212529"/>
              <w:sz w:val="23"/>
              <w:szCs w:val="23"/>
              <w:bdr w:val="none" w:sz="0" w:space="0" w:color="auto" w:frame="1"/>
            </w:rPr>
          </w:rPrChange>
        </w:rPr>
        <w:instrText xml:space="preserve"> HYPERLINK "https://dotnettutorials.net/lesson/token-based-authentication-web-api/" </w:instrText>
      </w:r>
      <w:r w:rsidRPr="008C6831">
        <w:rPr>
          <w:rFonts w:ascii="Maiandra GD" w:eastAsia="Times New Roman" w:hAnsi="Maiandra GD" w:cs="Arial"/>
          <w:color w:val="212529"/>
          <w:sz w:val="24"/>
          <w:szCs w:val="24"/>
          <w:bdr w:val="none" w:sz="0" w:space="0" w:color="auto" w:frame="1"/>
          <w:rPrChange w:id="6539" w:author="Narendra" w:date="2021-08-21T13:02:00Z">
            <w:rPr>
              <w:rFonts w:ascii="Arial" w:eastAsia="Times New Roman" w:hAnsi="Arial" w:cs="Arial"/>
              <w:color w:val="212529"/>
              <w:sz w:val="23"/>
              <w:szCs w:val="23"/>
              <w:bdr w:val="none" w:sz="0" w:space="0" w:color="auto" w:frame="1"/>
            </w:rPr>
          </w:rPrChange>
        </w:rPr>
        <w:fldChar w:fldCharType="separate"/>
      </w:r>
      <w:r w:rsidRPr="008C6831">
        <w:rPr>
          <w:rFonts w:ascii="Maiandra GD" w:eastAsia="Times New Roman" w:hAnsi="Maiandra GD" w:cs="Arial"/>
          <w:b/>
          <w:bCs/>
          <w:color w:val="007BFF"/>
          <w:sz w:val="24"/>
          <w:szCs w:val="24"/>
          <w:rPrChange w:id="6540" w:author="Narendra" w:date="2021-08-21T13:02:00Z">
            <w:rPr>
              <w:rFonts w:ascii="Arial" w:eastAsia="Times New Roman" w:hAnsi="Arial" w:cs="Arial"/>
              <w:b/>
              <w:bCs/>
              <w:color w:val="007BFF"/>
              <w:sz w:val="23"/>
            </w:rPr>
          </w:rPrChange>
        </w:rPr>
        <w:t>Token Based Authentication in ASP.NET Web API</w:t>
      </w:r>
      <w:r w:rsidRPr="008C6831">
        <w:rPr>
          <w:rFonts w:ascii="Maiandra GD" w:eastAsia="Times New Roman" w:hAnsi="Maiandra GD" w:cs="Arial"/>
          <w:color w:val="212529"/>
          <w:sz w:val="24"/>
          <w:szCs w:val="24"/>
          <w:bdr w:val="none" w:sz="0" w:space="0" w:color="auto" w:frame="1"/>
          <w:rPrChange w:id="6541" w:author="Narendra" w:date="2021-08-21T13:02:00Z">
            <w:rPr>
              <w:rFonts w:ascii="Arial" w:eastAsia="Times New Roman" w:hAnsi="Arial" w:cs="Arial"/>
              <w:color w:val="212529"/>
              <w:sz w:val="23"/>
              <w:szCs w:val="23"/>
              <w:bdr w:val="none" w:sz="0" w:space="0" w:color="auto" w:frame="1"/>
            </w:rPr>
          </w:rPrChange>
        </w:rPr>
        <w:fldChar w:fldCharType="end"/>
      </w:r>
      <w:r w:rsidRPr="008C6831">
        <w:rPr>
          <w:rFonts w:ascii="Maiandra GD" w:eastAsia="Times New Roman" w:hAnsi="Maiandra GD" w:cs="Arial"/>
          <w:color w:val="212529"/>
          <w:sz w:val="24"/>
          <w:szCs w:val="24"/>
          <w:bdr w:val="none" w:sz="0" w:space="0" w:color="auto" w:frame="1"/>
          <w:rPrChange w:id="6542" w:author="Narendra" w:date="2021-08-21T13:02:00Z">
            <w:rPr>
              <w:rFonts w:ascii="Arial" w:eastAsia="Times New Roman" w:hAnsi="Arial" w:cs="Arial"/>
              <w:color w:val="212529"/>
              <w:sz w:val="23"/>
              <w:szCs w:val="23"/>
              <w:bdr w:val="none" w:sz="0" w:space="0" w:color="auto" w:frame="1"/>
            </w:rPr>
          </w:rPrChange>
        </w:rPr>
        <w:t>.</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6543"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212529"/>
          <w:sz w:val="24"/>
          <w:szCs w:val="24"/>
          <w:bdr w:val="none" w:sz="0" w:space="0" w:color="auto" w:frame="1"/>
          <w:rPrChange w:id="6544" w:author="Narendra" w:date="2021-08-21T13:02:00Z">
            <w:rPr>
              <w:rFonts w:ascii="Arial" w:eastAsia="Times New Roman" w:hAnsi="Arial" w:cs="Arial"/>
              <w:color w:val="212529"/>
              <w:sz w:val="23"/>
              <w:szCs w:val="23"/>
              <w:bdr w:val="none" w:sz="0" w:space="0" w:color="auto" w:frame="1"/>
            </w:rPr>
          </w:rPrChange>
        </w:rPr>
        <w:t>I</w:t>
      </w:r>
      <w:r w:rsidRPr="008C6831">
        <w:rPr>
          <w:rFonts w:ascii="Maiandra GD" w:eastAsia="Times New Roman" w:hAnsi="Maiandra GD" w:cs="Arial"/>
          <w:color w:val="000000"/>
          <w:sz w:val="24"/>
          <w:szCs w:val="24"/>
          <w:bdr w:val="none" w:sz="0" w:space="0" w:color="auto" w:frame="1"/>
          <w:rPrChange w:id="6545" w:author="Narendra" w:date="2021-08-21T13:02:00Z">
            <w:rPr>
              <w:rFonts w:ascii="Arial" w:eastAsia="Times New Roman" w:hAnsi="Arial" w:cs="Arial"/>
              <w:color w:val="000000"/>
              <w:sz w:val="23"/>
              <w:szCs w:val="23"/>
              <w:bdr w:val="none" w:sz="0" w:space="0" w:color="auto" w:frame="1"/>
            </w:rPr>
          </w:rPrChange>
        </w:rPr>
        <w:t>f you observed in the last article, we have created the following MyAuthorizationServiceProvider class.</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6546"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noProof/>
          <w:color w:val="212529"/>
          <w:sz w:val="24"/>
          <w:szCs w:val="24"/>
          <w:bdr w:val="none" w:sz="0" w:space="0" w:color="auto" w:frame="1"/>
          <w:rPrChange w:id="6547" w:author="Narendra" w:date="2021-08-21T13:02:00Z">
            <w:rPr>
              <w:rFonts w:ascii="Arial" w:eastAsia="Times New Roman" w:hAnsi="Arial" w:cs="Arial"/>
              <w:noProof/>
              <w:color w:val="212529"/>
              <w:sz w:val="23"/>
              <w:szCs w:val="23"/>
              <w:bdr w:val="none" w:sz="0" w:space="0" w:color="auto" w:frame="1"/>
            </w:rPr>
          </w:rPrChange>
        </w:rPr>
        <w:drawing>
          <wp:inline distT="0" distB="0" distL="0" distR="0">
            <wp:extent cx="6075680" cy="1590675"/>
            <wp:effectExtent l="19050" t="0" r="1270" b="0"/>
            <wp:docPr id="107" name="Picture 107" descr="Client Validation Using Basic Authentication in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lient Validation Using Basic Authentication in Web API"/>
                    <pic:cNvPicPr>
                      <a:picLocks noChangeAspect="1" noChangeArrowheads="1"/>
                    </pic:cNvPicPr>
                  </pic:nvPicPr>
                  <pic:blipFill>
                    <a:blip r:embed="rId56"/>
                    <a:srcRect/>
                    <a:stretch>
                      <a:fillRect/>
                    </a:stretch>
                  </pic:blipFill>
                  <pic:spPr bwMode="auto">
                    <a:xfrm>
                      <a:off x="0" y="0"/>
                      <a:ext cx="6082314" cy="1592412"/>
                    </a:xfrm>
                    <a:prstGeom prst="rect">
                      <a:avLst/>
                    </a:prstGeom>
                    <a:noFill/>
                    <a:ln w="9525">
                      <a:noFill/>
                      <a:miter lim="800000"/>
                      <a:headEnd/>
                      <a:tailEnd/>
                    </a:ln>
                  </pic:spPr>
                </pic:pic>
              </a:graphicData>
            </a:graphic>
          </wp:inline>
        </w:drawing>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6548"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6549" w:author="Narendra" w:date="2021-08-21T13:02:00Z">
            <w:rPr>
              <w:rFonts w:ascii="Arial" w:eastAsia="Times New Roman" w:hAnsi="Arial" w:cs="Arial"/>
              <w:color w:val="000000"/>
              <w:sz w:val="23"/>
              <w:szCs w:val="23"/>
              <w:bdr w:val="none" w:sz="0" w:space="0" w:color="auto" w:frame="1"/>
            </w:rPr>
          </w:rPrChange>
        </w:rPr>
        <w:t>The first method i.e. ValidateClientAuthentication method is responsible for validating the Client, in the above example, we assume that we have only one client so we’ll always return that it is validated successfully.</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6550"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6551" w:author="Narendra" w:date="2021-08-21T13:02:00Z">
            <w:rPr>
              <w:rFonts w:ascii="Arial" w:eastAsia="Times New Roman" w:hAnsi="Arial" w:cs="Arial"/>
              <w:color w:val="000000"/>
              <w:sz w:val="23"/>
              <w:szCs w:val="23"/>
              <w:bdr w:val="none" w:sz="0" w:space="0" w:color="auto" w:frame="1"/>
            </w:rPr>
          </w:rPrChange>
        </w:rPr>
        <w:t>Let’s change the requirement. Assume that we have </w:t>
      </w:r>
      <w:r w:rsidRPr="008C6831">
        <w:rPr>
          <w:rFonts w:ascii="Maiandra GD" w:eastAsia="Times New Roman" w:hAnsi="Maiandra GD" w:cs="Segoe UI"/>
          <w:color w:val="000000"/>
          <w:sz w:val="24"/>
          <w:szCs w:val="24"/>
          <w:bdr w:val="none" w:sz="0" w:space="0" w:color="auto" w:frame="1"/>
          <w:rPrChange w:id="6552" w:author="Narendra" w:date="2021-08-21T13:02:00Z">
            <w:rPr>
              <w:rFonts w:ascii="Segoe UI" w:eastAsia="Times New Roman" w:hAnsi="Segoe UI" w:cs="Segoe UI"/>
              <w:color w:val="000000"/>
              <w:sz w:val="23"/>
              <w:szCs w:val="23"/>
              <w:bdr w:val="none" w:sz="0" w:space="0" w:color="auto" w:frame="1"/>
            </w:rPr>
          </w:rPrChange>
        </w:rPr>
        <w:t>more</w:t>
      </w:r>
      <w:r w:rsidRPr="008C6831">
        <w:rPr>
          <w:rFonts w:ascii="Maiandra GD" w:eastAsia="Times New Roman" w:hAnsi="Maiandra GD" w:cs="Arial"/>
          <w:color w:val="000000"/>
          <w:sz w:val="24"/>
          <w:szCs w:val="24"/>
          <w:bdr w:val="none" w:sz="0" w:space="0" w:color="auto" w:frame="1"/>
          <w:rPrChange w:id="6553" w:author="Narendra" w:date="2021-08-21T13:02:00Z">
            <w:rPr>
              <w:rFonts w:ascii="Arial" w:eastAsia="Times New Roman" w:hAnsi="Arial" w:cs="Arial"/>
              <w:color w:val="000000"/>
              <w:sz w:val="23"/>
              <w:szCs w:val="23"/>
              <w:bdr w:val="none" w:sz="0" w:space="0" w:color="auto" w:frame="1"/>
            </w:rPr>
          </w:rPrChange>
        </w:rPr>
        <w:t> than one client, who </w:t>
      </w:r>
      <w:r w:rsidRPr="008C6831">
        <w:rPr>
          <w:rFonts w:ascii="Maiandra GD" w:eastAsia="Times New Roman" w:hAnsi="Maiandra GD" w:cs="Segoe UI"/>
          <w:color w:val="000000"/>
          <w:sz w:val="24"/>
          <w:szCs w:val="24"/>
          <w:bdr w:val="none" w:sz="0" w:space="0" w:color="auto" w:frame="1"/>
          <w:rPrChange w:id="6554" w:author="Narendra" w:date="2021-08-21T13:02:00Z">
            <w:rPr>
              <w:rFonts w:ascii="Segoe UI" w:eastAsia="Times New Roman" w:hAnsi="Segoe UI" w:cs="Segoe UI"/>
              <w:color w:val="000000"/>
              <w:sz w:val="23"/>
              <w:szCs w:val="23"/>
              <w:bdr w:val="none" w:sz="0" w:space="0" w:color="auto" w:frame="1"/>
            </w:rPr>
          </w:rPrChange>
        </w:rPr>
        <w:t>is</w:t>
      </w:r>
      <w:r w:rsidRPr="008C6831">
        <w:rPr>
          <w:rFonts w:ascii="Maiandra GD" w:eastAsia="Times New Roman" w:hAnsi="Maiandra GD" w:cs="Arial"/>
          <w:color w:val="000000"/>
          <w:sz w:val="24"/>
          <w:szCs w:val="24"/>
          <w:bdr w:val="none" w:sz="0" w:space="0" w:color="auto" w:frame="1"/>
          <w:rPrChange w:id="6555" w:author="Narendra" w:date="2021-08-21T13:02:00Z">
            <w:rPr>
              <w:rFonts w:ascii="Arial" w:eastAsia="Times New Roman" w:hAnsi="Arial" w:cs="Arial"/>
              <w:color w:val="000000"/>
              <w:sz w:val="23"/>
              <w:szCs w:val="23"/>
              <w:bdr w:val="none" w:sz="0" w:space="0" w:color="auto" w:frame="1"/>
            </w:rPr>
          </w:rPrChange>
        </w:rPr>
        <w:t> going to consume our service. In such </w:t>
      </w:r>
      <w:r w:rsidRPr="008C6831">
        <w:rPr>
          <w:rFonts w:ascii="Maiandra GD" w:eastAsia="Times New Roman" w:hAnsi="Maiandra GD" w:cs="Segoe UI"/>
          <w:color w:val="000000"/>
          <w:sz w:val="24"/>
          <w:szCs w:val="24"/>
          <w:bdr w:val="none" w:sz="0" w:space="0" w:color="auto" w:frame="1"/>
          <w:rPrChange w:id="6556" w:author="Narendra" w:date="2021-08-21T13:02:00Z">
            <w:rPr>
              <w:rFonts w:ascii="Segoe UI" w:eastAsia="Times New Roman" w:hAnsi="Segoe UI" w:cs="Segoe UI"/>
              <w:color w:val="000000"/>
              <w:sz w:val="23"/>
              <w:szCs w:val="23"/>
              <w:bdr w:val="none" w:sz="0" w:space="0" w:color="auto" w:frame="1"/>
            </w:rPr>
          </w:rPrChange>
        </w:rPr>
        <w:t>a case</w:t>
      </w:r>
      <w:r w:rsidRPr="008C6831">
        <w:rPr>
          <w:rFonts w:ascii="Maiandra GD" w:eastAsia="Times New Roman" w:hAnsi="Maiandra GD" w:cs="Arial"/>
          <w:color w:val="000000"/>
          <w:sz w:val="24"/>
          <w:szCs w:val="24"/>
          <w:bdr w:val="none" w:sz="0" w:space="0" w:color="auto" w:frame="1"/>
          <w:rPrChange w:id="6557" w:author="Narendra" w:date="2021-08-21T13:02:00Z">
            <w:rPr>
              <w:rFonts w:ascii="Arial" w:eastAsia="Times New Roman" w:hAnsi="Arial" w:cs="Arial"/>
              <w:color w:val="000000"/>
              <w:sz w:val="23"/>
              <w:szCs w:val="23"/>
              <w:bdr w:val="none" w:sz="0" w:space="0" w:color="auto" w:frame="1"/>
            </w:rPr>
          </w:rPrChange>
        </w:rPr>
        <w:t>, we need to validate the clients within the ValidateClientAuthentication method.</w:t>
      </w:r>
    </w:p>
    <w:p w:rsidR="006E519F" w:rsidRPr="008C6831" w:rsidRDefault="006E519F" w:rsidP="006E519F">
      <w:pPr>
        <w:shd w:val="clear" w:color="auto" w:fill="FFFFFF"/>
        <w:spacing w:after="0" w:line="240" w:lineRule="auto"/>
        <w:jc w:val="both"/>
        <w:textAlignment w:val="baseline"/>
        <w:outlineLvl w:val="4"/>
        <w:rPr>
          <w:rFonts w:ascii="Maiandra GD" w:eastAsia="Times New Roman" w:hAnsi="Maiandra GD" w:cs="Segoe UI"/>
          <w:color w:val="3A3A3A"/>
          <w:sz w:val="24"/>
          <w:szCs w:val="24"/>
          <w:rPrChange w:id="6558" w:author="Narendra" w:date="2021-08-21T13:02:00Z">
            <w:rPr>
              <w:rFonts w:ascii="Segoe UI" w:eastAsia="Times New Roman" w:hAnsi="Segoe UI" w:cs="Segoe UI"/>
              <w:color w:val="3A3A3A"/>
              <w:sz w:val="20"/>
              <w:szCs w:val="20"/>
            </w:rPr>
          </w:rPrChange>
        </w:rPr>
      </w:pPr>
      <w:r w:rsidRPr="008C6831">
        <w:rPr>
          <w:rFonts w:ascii="Maiandra GD" w:eastAsia="Times New Roman" w:hAnsi="Maiandra GD" w:cs="Arial"/>
          <w:b/>
          <w:bCs/>
          <w:color w:val="000000"/>
          <w:sz w:val="24"/>
          <w:szCs w:val="24"/>
          <w:rPrChange w:id="6559" w:author="Narendra" w:date="2021-08-21T13:02:00Z">
            <w:rPr>
              <w:rFonts w:ascii="Arial" w:eastAsia="Times New Roman" w:hAnsi="Arial" w:cs="Arial"/>
              <w:b/>
              <w:bCs/>
              <w:color w:val="000000"/>
              <w:sz w:val="27"/>
            </w:rPr>
          </w:rPrChange>
        </w:rPr>
        <w:t>Let’s see how to achieve this.</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6560"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6561" w:author="Narendra" w:date="2021-08-21T13:02:00Z">
            <w:rPr>
              <w:rFonts w:ascii="Arial" w:eastAsia="Times New Roman" w:hAnsi="Arial" w:cs="Arial"/>
              <w:color w:val="000000"/>
              <w:sz w:val="23"/>
              <w:szCs w:val="23"/>
              <w:bdr w:val="none" w:sz="0" w:space="0" w:color="auto" w:frame="1"/>
            </w:rPr>
          </w:rPrChange>
        </w:rPr>
        <w:t>For </w:t>
      </w:r>
      <w:r w:rsidRPr="008C6831">
        <w:rPr>
          <w:rFonts w:ascii="Maiandra GD" w:eastAsia="Times New Roman" w:hAnsi="Maiandra GD" w:cs="Segoe UI"/>
          <w:color w:val="000000"/>
          <w:sz w:val="24"/>
          <w:szCs w:val="24"/>
          <w:bdr w:val="none" w:sz="0" w:space="0" w:color="auto" w:frame="1"/>
          <w:rPrChange w:id="6562" w:author="Narendra" w:date="2021-08-21T13:02:00Z">
            <w:rPr>
              <w:rFonts w:ascii="Segoe UI" w:eastAsia="Times New Roman" w:hAnsi="Segoe UI" w:cs="Segoe UI"/>
              <w:color w:val="000000"/>
              <w:sz w:val="23"/>
              <w:szCs w:val="23"/>
              <w:bdr w:val="none" w:sz="0" w:space="0" w:color="auto" w:frame="1"/>
            </w:rPr>
          </w:rPrChange>
        </w:rPr>
        <w:t>this</w:t>
      </w:r>
      <w:r w:rsidRPr="008C6831">
        <w:rPr>
          <w:rFonts w:ascii="Maiandra GD" w:eastAsia="Times New Roman" w:hAnsi="Maiandra GD" w:cs="Arial"/>
          <w:color w:val="000000"/>
          <w:sz w:val="24"/>
          <w:szCs w:val="24"/>
          <w:bdr w:val="none" w:sz="0" w:space="0" w:color="auto" w:frame="1"/>
          <w:rPrChange w:id="6563" w:author="Narendra" w:date="2021-08-21T13:02:00Z">
            <w:rPr>
              <w:rFonts w:ascii="Arial" w:eastAsia="Times New Roman" w:hAnsi="Arial" w:cs="Arial"/>
              <w:color w:val="000000"/>
              <w:sz w:val="23"/>
              <w:szCs w:val="23"/>
              <w:bdr w:val="none" w:sz="0" w:space="0" w:color="auto" w:frame="1"/>
            </w:rPr>
          </w:rPrChange>
        </w:rPr>
        <w:t>, we are going to use the following ClientMaster table</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6564"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noProof/>
          <w:color w:val="212529"/>
          <w:sz w:val="24"/>
          <w:szCs w:val="24"/>
          <w:bdr w:val="none" w:sz="0" w:space="0" w:color="auto" w:frame="1"/>
          <w:rPrChange w:id="6565" w:author="Narendra" w:date="2021-08-21T13:02:00Z">
            <w:rPr>
              <w:rFonts w:ascii="Arial" w:eastAsia="Times New Roman" w:hAnsi="Arial" w:cs="Arial"/>
              <w:noProof/>
              <w:color w:val="212529"/>
              <w:sz w:val="23"/>
              <w:szCs w:val="23"/>
              <w:bdr w:val="none" w:sz="0" w:space="0" w:color="auto" w:frame="1"/>
            </w:rPr>
          </w:rPrChange>
        </w:rPr>
        <w:drawing>
          <wp:inline distT="0" distB="0" distL="0" distR="0">
            <wp:extent cx="6360315" cy="1019175"/>
            <wp:effectExtent l="19050" t="0" r="2385" b="0"/>
            <wp:docPr id="108" name="Picture 108" descr="Client Validation Using Basic Authentication in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lient Validation Using Basic Authentication in Web API"/>
                    <pic:cNvPicPr>
                      <a:picLocks noChangeAspect="1" noChangeArrowheads="1"/>
                    </pic:cNvPicPr>
                  </pic:nvPicPr>
                  <pic:blipFill>
                    <a:blip r:embed="rId57"/>
                    <a:srcRect/>
                    <a:stretch>
                      <a:fillRect/>
                    </a:stretch>
                  </pic:blipFill>
                  <pic:spPr bwMode="auto">
                    <a:xfrm>
                      <a:off x="0" y="0"/>
                      <a:ext cx="6371036" cy="1020893"/>
                    </a:xfrm>
                    <a:prstGeom prst="rect">
                      <a:avLst/>
                    </a:prstGeom>
                    <a:noFill/>
                    <a:ln w="9525">
                      <a:noFill/>
                      <a:miter lim="800000"/>
                      <a:headEnd/>
                      <a:tailEnd/>
                    </a:ln>
                  </pic:spPr>
                </pic:pic>
              </a:graphicData>
            </a:graphic>
          </wp:inline>
        </w:drawing>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6566"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color w:val="000000"/>
          <w:sz w:val="24"/>
          <w:szCs w:val="24"/>
          <w:rPrChange w:id="6567" w:author="Narendra" w:date="2021-08-21T13:02:00Z">
            <w:rPr>
              <w:rFonts w:ascii="Arial" w:eastAsia="Times New Roman" w:hAnsi="Arial" w:cs="Arial"/>
              <w:b/>
              <w:bCs/>
              <w:color w:val="000000"/>
              <w:sz w:val="23"/>
            </w:rPr>
          </w:rPrChange>
        </w:rPr>
        <w:lastRenderedPageBreak/>
        <w:t>Please use below SQL Script to create and populate the ClientMaster table with some test data.</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56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6569" w:author="Narendra" w:date="2021-08-21T13:02:00Z">
            <w:rPr>
              <w:rFonts w:ascii="inherit" w:eastAsia="Times New Roman" w:hAnsi="inherit" w:cs="Consolas"/>
              <w:b/>
              <w:bCs/>
              <w:color w:val="D171DD"/>
              <w:sz w:val="25"/>
            </w:rPr>
          </w:rPrChange>
        </w:rPr>
        <w:t>USE</w:t>
      </w:r>
      <w:r w:rsidRPr="008C6831">
        <w:rPr>
          <w:rFonts w:ascii="Maiandra GD" w:eastAsia="Times New Roman" w:hAnsi="Maiandra GD" w:cs="Consolas"/>
          <w:color w:val="CFD5E0"/>
          <w:sz w:val="24"/>
          <w:szCs w:val="24"/>
          <w:rPrChange w:id="6570" w:author="Narendra" w:date="2021-08-21T13:02:00Z">
            <w:rPr>
              <w:rFonts w:ascii="inherit" w:eastAsia="Times New Roman" w:hAnsi="inherit" w:cs="Consolas"/>
              <w:color w:val="CFD5E0"/>
              <w:sz w:val="25"/>
            </w:rPr>
          </w:rPrChange>
        </w:rPr>
        <w:t xml:space="preserve"> SECURITY_DB</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57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6572" w:author="Narendra" w:date="2021-08-21T13:02:00Z">
            <w:rPr>
              <w:rFonts w:ascii="inherit" w:eastAsia="Times New Roman" w:hAnsi="inherit" w:cs="Consolas"/>
              <w:b/>
              <w:bCs/>
              <w:color w:val="D171DD"/>
              <w:sz w:val="25"/>
            </w:rPr>
          </w:rPrChange>
        </w:rPr>
        <w:t>GO</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57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6574" w:author="Narendra" w:date="2021-08-21T13:02:00Z">
            <w:rPr>
              <w:rFonts w:ascii="inherit" w:eastAsia="Times New Roman" w:hAnsi="inherit" w:cs="Consolas"/>
              <w:color w:val="6B7C8B"/>
              <w:sz w:val="25"/>
            </w:rPr>
          </w:rPrChange>
        </w:rPr>
        <w:t>-- Create ClientMaster table</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57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6576" w:author="Narendra" w:date="2021-08-21T13:02:00Z">
            <w:rPr>
              <w:rFonts w:ascii="inherit" w:eastAsia="Times New Roman" w:hAnsi="inherit" w:cs="Consolas"/>
              <w:b/>
              <w:bCs/>
              <w:color w:val="D171DD"/>
              <w:sz w:val="25"/>
            </w:rPr>
          </w:rPrChange>
        </w:rPr>
        <w:t>CREATE</w:t>
      </w:r>
      <w:r w:rsidRPr="008C6831">
        <w:rPr>
          <w:rFonts w:ascii="Maiandra GD" w:eastAsia="Times New Roman" w:hAnsi="Maiandra GD" w:cs="Consolas"/>
          <w:color w:val="CFD5E0"/>
          <w:sz w:val="24"/>
          <w:szCs w:val="24"/>
          <w:rPrChange w:id="6577"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6578" w:author="Narendra" w:date="2021-08-21T13:02:00Z">
            <w:rPr>
              <w:rFonts w:ascii="inherit" w:eastAsia="Times New Roman" w:hAnsi="inherit" w:cs="Consolas"/>
              <w:b/>
              <w:bCs/>
              <w:color w:val="D171DD"/>
              <w:sz w:val="25"/>
            </w:rPr>
          </w:rPrChange>
        </w:rPr>
        <w:t>TABLE</w:t>
      </w:r>
      <w:r w:rsidRPr="008C6831">
        <w:rPr>
          <w:rFonts w:ascii="Maiandra GD" w:eastAsia="Times New Roman" w:hAnsi="Maiandra GD" w:cs="Consolas"/>
          <w:color w:val="CFD5E0"/>
          <w:sz w:val="24"/>
          <w:szCs w:val="24"/>
          <w:rPrChange w:id="6579" w:author="Narendra" w:date="2021-08-21T13:02:00Z">
            <w:rPr>
              <w:rFonts w:ascii="inherit" w:eastAsia="Times New Roman" w:hAnsi="inherit" w:cs="Consolas"/>
              <w:color w:val="CFD5E0"/>
              <w:sz w:val="25"/>
            </w:rPr>
          </w:rPrChange>
        </w:rPr>
        <w:t xml:space="preserve"> ClientMaster</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58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6581"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58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6583" w:author="Narendra" w:date="2021-08-21T13:02:00Z">
            <w:rPr>
              <w:rFonts w:ascii="inherit" w:eastAsia="Times New Roman" w:hAnsi="inherit" w:cs="Consolas"/>
              <w:color w:val="CFD5E0"/>
              <w:sz w:val="25"/>
            </w:rPr>
          </w:rPrChange>
        </w:rPr>
        <w:t xml:space="preserve">ClientKeyId </w:t>
      </w:r>
      <w:r w:rsidRPr="008C6831">
        <w:rPr>
          <w:rFonts w:ascii="Maiandra GD" w:eastAsia="Times New Roman" w:hAnsi="Maiandra GD" w:cs="Consolas"/>
          <w:b/>
          <w:bCs/>
          <w:color w:val="D171DD"/>
          <w:sz w:val="24"/>
          <w:szCs w:val="24"/>
          <w:rPrChange w:id="6584" w:author="Narendra" w:date="2021-08-21T13:02:00Z">
            <w:rPr>
              <w:rFonts w:ascii="inherit" w:eastAsia="Times New Roman" w:hAnsi="inherit" w:cs="Consolas"/>
              <w:b/>
              <w:bCs/>
              <w:color w:val="D171DD"/>
              <w:sz w:val="25"/>
            </w:rPr>
          </w:rPrChange>
        </w:rPr>
        <w:t>INT</w:t>
      </w:r>
      <w:r w:rsidRPr="008C6831">
        <w:rPr>
          <w:rFonts w:ascii="Maiandra GD" w:eastAsia="Times New Roman" w:hAnsi="Maiandra GD" w:cs="Consolas"/>
          <w:color w:val="CFD5E0"/>
          <w:sz w:val="24"/>
          <w:szCs w:val="24"/>
          <w:rPrChange w:id="6585"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6586" w:author="Narendra" w:date="2021-08-21T13:02:00Z">
            <w:rPr>
              <w:rFonts w:ascii="inherit" w:eastAsia="Times New Roman" w:hAnsi="inherit" w:cs="Consolas"/>
              <w:b/>
              <w:bCs/>
              <w:color w:val="D171DD"/>
              <w:sz w:val="25"/>
            </w:rPr>
          </w:rPrChange>
        </w:rPr>
        <w:t>PRIMARY</w:t>
      </w:r>
      <w:r w:rsidRPr="008C6831">
        <w:rPr>
          <w:rFonts w:ascii="Maiandra GD" w:eastAsia="Times New Roman" w:hAnsi="Maiandra GD" w:cs="Consolas"/>
          <w:color w:val="CFD5E0"/>
          <w:sz w:val="24"/>
          <w:szCs w:val="24"/>
          <w:rPrChange w:id="6587"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6588" w:author="Narendra" w:date="2021-08-21T13:02:00Z">
            <w:rPr>
              <w:rFonts w:ascii="inherit" w:eastAsia="Times New Roman" w:hAnsi="inherit" w:cs="Consolas"/>
              <w:b/>
              <w:bCs/>
              <w:color w:val="D171DD"/>
              <w:sz w:val="25"/>
            </w:rPr>
          </w:rPrChange>
        </w:rPr>
        <w:t>KEY</w:t>
      </w:r>
      <w:r w:rsidRPr="008C6831">
        <w:rPr>
          <w:rFonts w:ascii="Maiandra GD" w:eastAsia="Times New Roman" w:hAnsi="Maiandra GD" w:cs="Consolas"/>
          <w:color w:val="CFD5E0"/>
          <w:sz w:val="24"/>
          <w:szCs w:val="24"/>
          <w:rPrChange w:id="6589"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6590" w:author="Narendra" w:date="2021-08-21T13:02:00Z">
            <w:rPr>
              <w:rFonts w:ascii="inherit" w:eastAsia="Times New Roman" w:hAnsi="inherit" w:cs="Consolas"/>
              <w:b/>
              <w:bCs/>
              <w:color w:val="D171DD"/>
              <w:sz w:val="25"/>
            </w:rPr>
          </w:rPrChange>
        </w:rPr>
        <w:t>IDENTITY</w:t>
      </w:r>
      <w:r w:rsidRPr="008C6831">
        <w:rPr>
          <w:rFonts w:ascii="Maiandra GD" w:eastAsia="Times New Roman" w:hAnsi="Maiandra GD" w:cs="Consolas"/>
          <w:color w:val="CFD5E0"/>
          <w:sz w:val="24"/>
          <w:szCs w:val="24"/>
          <w:rPrChange w:id="6591"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59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6593" w:author="Narendra" w:date="2021-08-21T13:02:00Z">
            <w:rPr>
              <w:rFonts w:ascii="inherit" w:eastAsia="Times New Roman" w:hAnsi="inherit" w:cs="Consolas"/>
              <w:color w:val="CFD5E0"/>
              <w:sz w:val="25"/>
            </w:rPr>
          </w:rPrChange>
        </w:rPr>
        <w:t xml:space="preserve">ClientId </w:t>
      </w:r>
      <w:r w:rsidRPr="008C6831">
        <w:rPr>
          <w:rFonts w:ascii="Maiandra GD" w:eastAsia="Times New Roman" w:hAnsi="Maiandra GD" w:cs="Consolas"/>
          <w:b/>
          <w:bCs/>
          <w:color w:val="D171DD"/>
          <w:sz w:val="24"/>
          <w:szCs w:val="24"/>
          <w:rPrChange w:id="6594" w:author="Narendra" w:date="2021-08-21T13:02:00Z">
            <w:rPr>
              <w:rFonts w:ascii="inherit" w:eastAsia="Times New Roman" w:hAnsi="inherit" w:cs="Consolas"/>
              <w:b/>
              <w:bCs/>
              <w:color w:val="D171DD"/>
              <w:sz w:val="25"/>
            </w:rPr>
          </w:rPrChange>
        </w:rPr>
        <w:t>VARCHAR</w:t>
      </w:r>
      <w:r w:rsidRPr="008C6831">
        <w:rPr>
          <w:rFonts w:ascii="Maiandra GD" w:eastAsia="Times New Roman" w:hAnsi="Maiandra GD" w:cs="Consolas"/>
          <w:color w:val="CFD5E0"/>
          <w:sz w:val="24"/>
          <w:szCs w:val="24"/>
          <w:rPrChange w:id="6595"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D19A66"/>
          <w:sz w:val="24"/>
          <w:szCs w:val="24"/>
          <w:rPrChange w:id="6596" w:author="Narendra" w:date="2021-08-21T13:02:00Z">
            <w:rPr>
              <w:rFonts w:ascii="inherit" w:eastAsia="Times New Roman" w:hAnsi="inherit" w:cs="Consolas"/>
              <w:color w:val="D19A66"/>
              <w:sz w:val="25"/>
            </w:rPr>
          </w:rPrChange>
        </w:rPr>
        <w:t>500</w:t>
      </w:r>
      <w:r w:rsidRPr="008C6831">
        <w:rPr>
          <w:rFonts w:ascii="Maiandra GD" w:eastAsia="Times New Roman" w:hAnsi="Maiandra GD" w:cs="Consolas"/>
          <w:color w:val="CFD5E0"/>
          <w:sz w:val="24"/>
          <w:szCs w:val="24"/>
          <w:rPrChange w:id="6597"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59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6599" w:author="Narendra" w:date="2021-08-21T13:02:00Z">
            <w:rPr>
              <w:rFonts w:ascii="inherit" w:eastAsia="Times New Roman" w:hAnsi="inherit" w:cs="Consolas"/>
              <w:color w:val="CFD5E0"/>
              <w:sz w:val="25"/>
            </w:rPr>
          </w:rPrChange>
        </w:rPr>
        <w:t xml:space="preserve">ClientSecret </w:t>
      </w:r>
      <w:r w:rsidRPr="008C6831">
        <w:rPr>
          <w:rFonts w:ascii="Maiandra GD" w:eastAsia="Times New Roman" w:hAnsi="Maiandra GD" w:cs="Consolas"/>
          <w:b/>
          <w:bCs/>
          <w:color w:val="D171DD"/>
          <w:sz w:val="24"/>
          <w:szCs w:val="24"/>
          <w:rPrChange w:id="6600" w:author="Narendra" w:date="2021-08-21T13:02:00Z">
            <w:rPr>
              <w:rFonts w:ascii="inherit" w:eastAsia="Times New Roman" w:hAnsi="inherit" w:cs="Consolas"/>
              <w:b/>
              <w:bCs/>
              <w:color w:val="D171DD"/>
              <w:sz w:val="25"/>
            </w:rPr>
          </w:rPrChange>
        </w:rPr>
        <w:t>VARCHAR</w:t>
      </w:r>
      <w:r w:rsidRPr="008C6831">
        <w:rPr>
          <w:rFonts w:ascii="Maiandra GD" w:eastAsia="Times New Roman" w:hAnsi="Maiandra GD" w:cs="Consolas"/>
          <w:color w:val="CFD5E0"/>
          <w:sz w:val="24"/>
          <w:szCs w:val="24"/>
          <w:rPrChange w:id="6601"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D19A66"/>
          <w:sz w:val="24"/>
          <w:szCs w:val="24"/>
          <w:rPrChange w:id="6602" w:author="Narendra" w:date="2021-08-21T13:02:00Z">
            <w:rPr>
              <w:rFonts w:ascii="inherit" w:eastAsia="Times New Roman" w:hAnsi="inherit" w:cs="Consolas"/>
              <w:color w:val="D19A66"/>
              <w:sz w:val="25"/>
            </w:rPr>
          </w:rPrChange>
        </w:rPr>
        <w:t>500</w:t>
      </w:r>
      <w:r w:rsidRPr="008C6831">
        <w:rPr>
          <w:rFonts w:ascii="Maiandra GD" w:eastAsia="Times New Roman" w:hAnsi="Maiandra GD" w:cs="Consolas"/>
          <w:color w:val="CFD5E0"/>
          <w:sz w:val="24"/>
          <w:szCs w:val="24"/>
          <w:rPrChange w:id="6603"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60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6605" w:author="Narendra" w:date="2021-08-21T13:02:00Z">
            <w:rPr>
              <w:rFonts w:ascii="inherit" w:eastAsia="Times New Roman" w:hAnsi="inherit" w:cs="Consolas"/>
              <w:color w:val="CFD5E0"/>
              <w:sz w:val="25"/>
            </w:rPr>
          </w:rPrChange>
        </w:rPr>
        <w:t xml:space="preserve">ClientName </w:t>
      </w:r>
      <w:r w:rsidRPr="008C6831">
        <w:rPr>
          <w:rFonts w:ascii="Maiandra GD" w:eastAsia="Times New Roman" w:hAnsi="Maiandra GD" w:cs="Consolas"/>
          <w:b/>
          <w:bCs/>
          <w:color w:val="D171DD"/>
          <w:sz w:val="24"/>
          <w:szCs w:val="24"/>
          <w:rPrChange w:id="6606" w:author="Narendra" w:date="2021-08-21T13:02:00Z">
            <w:rPr>
              <w:rFonts w:ascii="inherit" w:eastAsia="Times New Roman" w:hAnsi="inherit" w:cs="Consolas"/>
              <w:b/>
              <w:bCs/>
              <w:color w:val="D171DD"/>
              <w:sz w:val="25"/>
            </w:rPr>
          </w:rPrChange>
        </w:rPr>
        <w:t>VARCHAR</w:t>
      </w:r>
      <w:r w:rsidRPr="008C6831">
        <w:rPr>
          <w:rFonts w:ascii="Maiandra GD" w:eastAsia="Times New Roman" w:hAnsi="Maiandra GD" w:cs="Consolas"/>
          <w:color w:val="CFD5E0"/>
          <w:sz w:val="24"/>
          <w:szCs w:val="24"/>
          <w:rPrChange w:id="6607"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D19A66"/>
          <w:sz w:val="24"/>
          <w:szCs w:val="24"/>
          <w:rPrChange w:id="6608" w:author="Narendra" w:date="2021-08-21T13:02:00Z">
            <w:rPr>
              <w:rFonts w:ascii="inherit" w:eastAsia="Times New Roman" w:hAnsi="inherit" w:cs="Consolas"/>
              <w:color w:val="D19A66"/>
              <w:sz w:val="25"/>
            </w:rPr>
          </w:rPrChange>
        </w:rPr>
        <w:t>100</w:t>
      </w:r>
      <w:r w:rsidRPr="008C6831">
        <w:rPr>
          <w:rFonts w:ascii="Maiandra GD" w:eastAsia="Times New Roman" w:hAnsi="Maiandra GD" w:cs="Consolas"/>
          <w:color w:val="CFD5E0"/>
          <w:sz w:val="24"/>
          <w:szCs w:val="24"/>
          <w:rPrChange w:id="6609"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61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6611" w:author="Narendra" w:date="2021-08-21T13:02:00Z">
            <w:rPr>
              <w:rFonts w:ascii="inherit" w:eastAsia="Times New Roman" w:hAnsi="inherit" w:cs="Consolas"/>
              <w:color w:val="CFD5E0"/>
              <w:sz w:val="25"/>
            </w:rPr>
          </w:rPrChange>
        </w:rPr>
        <w:t>CreatedOn DateTime</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61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6613"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61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6615" w:author="Narendra" w:date="2021-08-21T13:02:00Z">
            <w:rPr>
              <w:rFonts w:ascii="inherit" w:eastAsia="Times New Roman" w:hAnsi="inherit" w:cs="Consolas"/>
              <w:b/>
              <w:bCs/>
              <w:color w:val="D171DD"/>
              <w:sz w:val="25"/>
            </w:rPr>
          </w:rPrChange>
        </w:rPr>
        <w:t>GO</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61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6617" w:author="Narendra" w:date="2021-08-21T13:02:00Z">
            <w:rPr>
              <w:rFonts w:ascii="inherit" w:eastAsia="Times New Roman" w:hAnsi="inherit" w:cs="Consolas"/>
              <w:color w:val="6B7C8B"/>
              <w:sz w:val="25"/>
            </w:rPr>
          </w:rPrChange>
        </w:rPr>
        <w:t>-- Populate the ClientMaster with test data</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61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6619" w:author="Narendra" w:date="2021-08-21T13:02:00Z">
            <w:rPr>
              <w:rFonts w:ascii="inherit" w:eastAsia="Times New Roman" w:hAnsi="inherit" w:cs="Consolas"/>
              <w:b/>
              <w:bCs/>
              <w:color w:val="D171DD"/>
              <w:sz w:val="25"/>
            </w:rPr>
          </w:rPrChange>
        </w:rPr>
        <w:t>INSERT</w:t>
      </w:r>
      <w:r w:rsidRPr="008C6831">
        <w:rPr>
          <w:rFonts w:ascii="Maiandra GD" w:eastAsia="Times New Roman" w:hAnsi="Maiandra GD" w:cs="Consolas"/>
          <w:color w:val="CFD5E0"/>
          <w:sz w:val="24"/>
          <w:szCs w:val="24"/>
          <w:rPrChange w:id="6620"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6621" w:author="Narendra" w:date="2021-08-21T13:02:00Z">
            <w:rPr>
              <w:rFonts w:ascii="inherit" w:eastAsia="Times New Roman" w:hAnsi="inherit" w:cs="Consolas"/>
              <w:b/>
              <w:bCs/>
              <w:color w:val="D171DD"/>
              <w:sz w:val="25"/>
            </w:rPr>
          </w:rPrChange>
        </w:rPr>
        <w:t>INTO</w:t>
      </w:r>
      <w:r w:rsidRPr="008C6831">
        <w:rPr>
          <w:rFonts w:ascii="Maiandra GD" w:eastAsia="Times New Roman" w:hAnsi="Maiandra GD" w:cs="Consolas"/>
          <w:color w:val="CFD5E0"/>
          <w:sz w:val="24"/>
          <w:szCs w:val="24"/>
          <w:rPrChange w:id="6622" w:author="Narendra" w:date="2021-08-21T13:02:00Z">
            <w:rPr>
              <w:rFonts w:ascii="inherit" w:eastAsia="Times New Roman" w:hAnsi="inherit" w:cs="Consolas"/>
              <w:color w:val="CFD5E0"/>
              <w:sz w:val="25"/>
            </w:rPr>
          </w:rPrChange>
        </w:rPr>
        <w:t xml:space="preserve"> ClientMaster(ClientId, ClientSecret, ClientName, CreatedOn) </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62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6624" w:author="Narendra" w:date="2021-08-21T13:02:00Z">
            <w:rPr>
              <w:rFonts w:ascii="inherit" w:eastAsia="Times New Roman" w:hAnsi="inherit" w:cs="Consolas"/>
              <w:b/>
              <w:bCs/>
              <w:color w:val="D171DD"/>
              <w:sz w:val="25"/>
            </w:rPr>
          </w:rPrChange>
        </w:rPr>
        <w:t>VALUES</w:t>
      </w:r>
      <w:r w:rsidRPr="008C6831">
        <w:rPr>
          <w:rFonts w:ascii="Maiandra GD" w:eastAsia="Times New Roman" w:hAnsi="Maiandra GD" w:cs="Consolas"/>
          <w:color w:val="CFD5E0"/>
          <w:sz w:val="24"/>
          <w:szCs w:val="24"/>
          <w:rPrChange w:id="6625"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b/>
          <w:bCs/>
          <w:color w:val="D171DD"/>
          <w:sz w:val="24"/>
          <w:szCs w:val="24"/>
          <w:rPrChange w:id="6626" w:author="Narendra" w:date="2021-08-21T13:02:00Z">
            <w:rPr>
              <w:rFonts w:ascii="inherit" w:eastAsia="Times New Roman" w:hAnsi="inherit" w:cs="Consolas"/>
              <w:b/>
              <w:bCs/>
              <w:color w:val="D171DD"/>
              <w:sz w:val="25"/>
            </w:rPr>
          </w:rPrChange>
        </w:rPr>
        <w:t>NEWID</w:t>
      </w:r>
      <w:r w:rsidRPr="008C6831">
        <w:rPr>
          <w:rFonts w:ascii="Maiandra GD" w:eastAsia="Times New Roman" w:hAnsi="Maiandra GD" w:cs="Consolas"/>
          <w:color w:val="CFD5E0"/>
          <w:sz w:val="24"/>
          <w:szCs w:val="24"/>
          <w:rPrChange w:id="6627"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6628" w:author="Narendra" w:date="2021-08-21T13:02:00Z">
            <w:rPr>
              <w:rFonts w:ascii="inherit" w:eastAsia="Times New Roman" w:hAnsi="inherit" w:cs="Consolas"/>
              <w:b/>
              <w:bCs/>
              <w:color w:val="D171DD"/>
              <w:sz w:val="25"/>
            </w:rPr>
          </w:rPrChange>
        </w:rPr>
        <w:t>NEWID</w:t>
      </w:r>
      <w:r w:rsidRPr="008C6831">
        <w:rPr>
          <w:rFonts w:ascii="Maiandra GD" w:eastAsia="Times New Roman" w:hAnsi="Maiandra GD" w:cs="Consolas"/>
          <w:color w:val="CFD5E0"/>
          <w:sz w:val="24"/>
          <w:szCs w:val="24"/>
          <w:rPrChange w:id="6629"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7CC379"/>
          <w:sz w:val="24"/>
          <w:szCs w:val="24"/>
          <w:rPrChange w:id="6630" w:author="Narendra" w:date="2021-08-21T13:02:00Z">
            <w:rPr>
              <w:rFonts w:ascii="inherit" w:eastAsia="Times New Roman" w:hAnsi="inherit" w:cs="Consolas"/>
              <w:color w:val="7CC379"/>
              <w:sz w:val="25"/>
            </w:rPr>
          </w:rPrChange>
        </w:rPr>
        <w:t>'My Client1'</w:t>
      </w:r>
      <w:r w:rsidRPr="008C6831">
        <w:rPr>
          <w:rFonts w:ascii="Maiandra GD" w:eastAsia="Times New Roman" w:hAnsi="Maiandra GD" w:cs="Consolas"/>
          <w:color w:val="CFD5E0"/>
          <w:sz w:val="24"/>
          <w:szCs w:val="24"/>
          <w:rPrChange w:id="6631"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6632" w:author="Narendra" w:date="2021-08-21T13:02:00Z">
            <w:rPr>
              <w:rFonts w:ascii="inherit" w:eastAsia="Times New Roman" w:hAnsi="inherit" w:cs="Consolas"/>
              <w:b/>
              <w:bCs/>
              <w:color w:val="D171DD"/>
              <w:sz w:val="25"/>
            </w:rPr>
          </w:rPrChange>
        </w:rPr>
        <w:t>GETDATE</w:t>
      </w:r>
      <w:r w:rsidRPr="008C6831">
        <w:rPr>
          <w:rFonts w:ascii="Maiandra GD" w:eastAsia="Times New Roman" w:hAnsi="Maiandra GD" w:cs="Consolas"/>
          <w:color w:val="CFD5E0"/>
          <w:sz w:val="24"/>
          <w:szCs w:val="24"/>
          <w:rPrChange w:id="6633"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63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6635" w:author="Narendra" w:date="2021-08-21T13:02:00Z">
            <w:rPr>
              <w:rFonts w:ascii="inherit" w:eastAsia="Times New Roman" w:hAnsi="inherit" w:cs="Consolas"/>
              <w:b/>
              <w:bCs/>
              <w:color w:val="D171DD"/>
              <w:sz w:val="25"/>
            </w:rPr>
          </w:rPrChange>
        </w:rPr>
        <w:t>INSERT</w:t>
      </w:r>
      <w:r w:rsidRPr="008C6831">
        <w:rPr>
          <w:rFonts w:ascii="Maiandra GD" w:eastAsia="Times New Roman" w:hAnsi="Maiandra GD" w:cs="Consolas"/>
          <w:color w:val="CFD5E0"/>
          <w:sz w:val="24"/>
          <w:szCs w:val="24"/>
          <w:rPrChange w:id="6636"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6637" w:author="Narendra" w:date="2021-08-21T13:02:00Z">
            <w:rPr>
              <w:rFonts w:ascii="inherit" w:eastAsia="Times New Roman" w:hAnsi="inherit" w:cs="Consolas"/>
              <w:b/>
              <w:bCs/>
              <w:color w:val="D171DD"/>
              <w:sz w:val="25"/>
            </w:rPr>
          </w:rPrChange>
        </w:rPr>
        <w:t>INTO</w:t>
      </w:r>
      <w:r w:rsidRPr="008C6831">
        <w:rPr>
          <w:rFonts w:ascii="Maiandra GD" w:eastAsia="Times New Roman" w:hAnsi="Maiandra GD" w:cs="Consolas"/>
          <w:color w:val="CFD5E0"/>
          <w:sz w:val="24"/>
          <w:szCs w:val="24"/>
          <w:rPrChange w:id="6638" w:author="Narendra" w:date="2021-08-21T13:02:00Z">
            <w:rPr>
              <w:rFonts w:ascii="inherit" w:eastAsia="Times New Roman" w:hAnsi="inherit" w:cs="Consolas"/>
              <w:color w:val="CFD5E0"/>
              <w:sz w:val="25"/>
            </w:rPr>
          </w:rPrChange>
        </w:rPr>
        <w:t xml:space="preserve"> ClientMaster(ClientId, ClientSecret, ClientName, CreatedOn) </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63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6640" w:author="Narendra" w:date="2021-08-21T13:02:00Z">
            <w:rPr>
              <w:rFonts w:ascii="inherit" w:eastAsia="Times New Roman" w:hAnsi="inherit" w:cs="Consolas"/>
              <w:b/>
              <w:bCs/>
              <w:color w:val="D171DD"/>
              <w:sz w:val="25"/>
            </w:rPr>
          </w:rPrChange>
        </w:rPr>
        <w:t>VALUES</w:t>
      </w:r>
      <w:r w:rsidRPr="008C6831">
        <w:rPr>
          <w:rFonts w:ascii="Maiandra GD" w:eastAsia="Times New Roman" w:hAnsi="Maiandra GD" w:cs="Consolas"/>
          <w:color w:val="CFD5E0"/>
          <w:sz w:val="24"/>
          <w:szCs w:val="24"/>
          <w:rPrChange w:id="6641"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b/>
          <w:bCs/>
          <w:color w:val="D171DD"/>
          <w:sz w:val="24"/>
          <w:szCs w:val="24"/>
          <w:rPrChange w:id="6642" w:author="Narendra" w:date="2021-08-21T13:02:00Z">
            <w:rPr>
              <w:rFonts w:ascii="inherit" w:eastAsia="Times New Roman" w:hAnsi="inherit" w:cs="Consolas"/>
              <w:b/>
              <w:bCs/>
              <w:color w:val="D171DD"/>
              <w:sz w:val="25"/>
            </w:rPr>
          </w:rPrChange>
        </w:rPr>
        <w:t>NEWID</w:t>
      </w:r>
      <w:r w:rsidRPr="008C6831">
        <w:rPr>
          <w:rFonts w:ascii="Maiandra GD" w:eastAsia="Times New Roman" w:hAnsi="Maiandra GD" w:cs="Consolas"/>
          <w:color w:val="CFD5E0"/>
          <w:sz w:val="24"/>
          <w:szCs w:val="24"/>
          <w:rPrChange w:id="6643"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6644" w:author="Narendra" w:date="2021-08-21T13:02:00Z">
            <w:rPr>
              <w:rFonts w:ascii="inherit" w:eastAsia="Times New Roman" w:hAnsi="inherit" w:cs="Consolas"/>
              <w:b/>
              <w:bCs/>
              <w:color w:val="D171DD"/>
              <w:sz w:val="25"/>
            </w:rPr>
          </w:rPrChange>
        </w:rPr>
        <w:t>NEWID</w:t>
      </w:r>
      <w:r w:rsidRPr="008C6831">
        <w:rPr>
          <w:rFonts w:ascii="Maiandra GD" w:eastAsia="Times New Roman" w:hAnsi="Maiandra GD" w:cs="Consolas"/>
          <w:color w:val="CFD5E0"/>
          <w:sz w:val="24"/>
          <w:szCs w:val="24"/>
          <w:rPrChange w:id="6645"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7CC379"/>
          <w:sz w:val="24"/>
          <w:szCs w:val="24"/>
          <w:rPrChange w:id="6646" w:author="Narendra" w:date="2021-08-21T13:02:00Z">
            <w:rPr>
              <w:rFonts w:ascii="inherit" w:eastAsia="Times New Roman" w:hAnsi="inherit" w:cs="Consolas"/>
              <w:color w:val="7CC379"/>
              <w:sz w:val="25"/>
            </w:rPr>
          </w:rPrChange>
        </w:rPr>
        <w:t>'My Client2'</w:t>
      </w:r>
      <w:r w:rsidRPr="008C6831">
        <w:rPr>
          <w:rFonts w:ascii="Maiandra GD" w:eastAsia="Times New Roman" w:hAnsi="Maiandra GD" w:cs="Consolas"/>
          <w:color w:val="CFD5E0"/>
          <w:sz w:val="24"/>
          <w:szCs w:val="24"/>
          <w:rPrChange w:id="6647"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6648" w:author="Narendra" w:date="2021-08-21T13:02:00Z">
            <w:rPr>
              <w:rFonts w:ascii="inherit" w:eastAsia="Times New Roman" w:hAnsi="inherit" w:cs="Consolas"/>
              <w:b/>
              <w:bCs/>
              <w:color w:val="D171DD"/>
              <w:sz w:val="25"/>
            </w:rPr>
          </w:rPrChange>
        </w:rPr>
        <w:t>GETDATE</w:t>
      </w:r>
      <w:r w:rsidRPr="008C6831">
        <w:rPr>
          <w:rFonts w:ascii="Maiandra GD" w:eastAsia="Times New Roman" w:hAnsi="Maiandra GD" w:cs="Consolas"/>
          <w:color w:val="CFD5E0"/>
          <w:sz w:val="24"/>
          <w:szCs w:val="24"/>
          <w:rPrChange w:id="6649"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65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6651" w:author="Narendra" w:date="2021-08-21T13:02:00Z">
            <w:rPr>
              <w:rFonts w:ascii="inherit" w:eastAsia="Times New Roman" w:hAnsi="inherit" w:cs="Consolas"/>
              <w:b/>
              <w:bCs/>
              <w:color w:val="D171DD"/>
              <w:sz w:val="25"/>
            </w:rPr>
          </w:rPrChange>
        </w:rPr>
        <w:t>INSERT</w:t>
      </w:r>
      <w:r w:rsidRPr="008C6831">
        <w:rPr>
          <w:rFonts w:ascii="Maiandra GD" w:eastAsia="Times New Roman" w:hAnsi="Maiandra GD" w:cs="Consolas"/>
          <w:color w:val="CFD5E0"/>
          <w:sz w:val="24"/>
          <w:szCs w:val="24"/>
          <w:rPrChange w:id="6652"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6653" w:author="Narendra" w:date="2021-08-21T13:02:00Z">
            <w:rPr>
              <w:rFonts w:ascii="inherit" w:eastAsia="Times New Roman" w:hAnsi="inherit" w:cs="Consolas"/>
              <w:b/>
              <w:bCs/>
              <w:color w:val="D171DD"/>
              <w:sz w:val="25"/>
            </w:rPr>
          </w:rPrChange>
        </w:rPr>
        <w:t>INTO</w:t>
      </w:r>
      <w:r w:rsidRPr="008C6831">
        <w:rPr>
          <w:rFonts w:ascii="Maiandra GD" w:eastAsia="Times New Roman" w:hAnsi="Maiandra GD" w:cs="Consolas"/>
          <w:color w:val="CFD5E0"/>
          <w:sz w:val="24"/>
          <w:szCs w:val="24"/>
          <w:rPrChange w:id="6654" w:author="Narendra" w:date="2021-08-21T13:02:00Z">
            <w:rPr>
              <w:rFonts w:ascii="inherit" w:eastAsia="Times New Roman" w:hAnsi="inherit" w:cs="Consolas"/>
              <w:color w:val="CFD5E0"/>
              <w:sz w:val="25"/>
            </w:rPr>
          </w:rPrChange>
        </w:rPr>
        <w:t xml:space="preserve"> ClientMaster(ClientId, ClientSecret, ClientName, CreatedOn) </w:t>
      </w:r>
    </w:p>
    <w:p w:rsidR="006E519F" w:rsidRPr="008C6831" w:rsidRDefault="006E519F" w:rsidP="006E519F">
      <w:pPr>
        <w:shd w:val="clear" w:color="auto" w:fill="272B33"/>
        <w:spacing w:line="384" w:lineRule="atLeast"/>
        <w:textAlignment w:val="baseline"/>
        <w:rPr>
          <w:rFonts w:ascii="Maiandra GD" w:eastAsia="Times New Roman" w:hAnsi="Maiandra GD" w:cs="Consolas"/>
          <w:color w:val="596174"/>
          <w:sz w:val="24"/>
          <w:szCs w:val="24"/>
          <w:rPrChange w:id="665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6656" w:author="Narendra" w:date="2021-08-21T13:02:00Z">
            <w:rPr>
              <w:rFonts w:ascii="inherit" w:eastAsia="Times New Roman" w:hAnsi="inherit" w:cs="Consolas"/>
              <w:b/>
              <w:bCs/>
              <w:color w:val="D171DD"/>
              <w:sz w:val="25"/>
            </w:rPr>
          </w:rPrChange>
        </w:rPr>
        <w:t>VALUES</w:t>
      </w:r>
      <w:r w:rsidRPr="008C6831">
        <w:rPr>
          <w:rFonts w:ascii="Maiandra GD" w:eastAsia="Times New Roman" w:hAnsi="Maiandra GD" w:cs="Consolas"/>
          <w:color w:val="CFD5E0"/>
          <w:sz w:val="24"/>
          <w:szCs w:val="24"/>
          <w:rPrChange w:id="6657"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b/>
          <w:bCs/>
          <w:color w:val="D171DD"/>
          <w:sz w:val="24"/>
          <w:szCs w:val="24"/>
          <w:rPrChange w:id="6658" w:author="Narendra" w:date="2021-08-21T13:02:00Z">
            <w:rPr>
              <w:rFonts w:ascii="inherit" w:eastAsia="Times New Roman" w:hAnsi="inherit" w:cs="Consolas"/>
              <w:b/>
              <w:bCs/>
              <w:color w:val="D171DD"/>
              <w:sz w:val="25"/>
            </w:rPr>
          </w:rPrChange>
        </w:rPr>
        <w:t>NEWID</w:t>
      </w:r>
      <w:r w:rsidRPr="008C6831">
        <w:rPr>
          <w:rFonts w:ascii="Maiandra GD" w:eastAsia="Times New Roman" w:hAnsi="Maiandra GD" w:cs="Consolas"/>
          <w:color w:val="CFD5E0"/>
          <w:sz w:val="24"/>
          <w:szCs w:val="24"/>
          <w:rPrChange w:id="6659"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6660" w:author="Narendra" w:date="2021-08-21T13:02:00Z">
            <w:rPr>
              <w:rFonts w:ascii="inherit" w:eastAsia="Times New Roman" w:hAnsi="inherit" w:cs="Consolas"/>
              <w:b/>
              <w:bCs/>
              <w:color w:val="D171DD"/>
              <w:sz w:val="25"/>
            </w:rPr>
          </w:rPrChange>
        </w:rPr>
        <w:t>NEWID</w:t>
      </w:r>
      <w:r w:rsidRPr="008C6831">
        <w:rPr>
          <w:rFonts w:ascii="Maiandra GD" w:eastAsia="Times New Roman" w:hAnsi="Maiandra GD" w:cs="Consolas"/>
          <w:color w:val="CFD5E0"/>
          <w:sz w:val="24"/>
          <w:szCs w:val="24"/>
          <w:rPrChange w:id="6661"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7CC379"/>
          <w:sz w:val="24"/>
          <w:szCs w:val="24"/>
          <w:rPrChange w:id="6662" w:author="Narendra" w:date="2021-08-21T13:02:00Z">
            <w:rPr>
              <w:rFonts w:ascii="inherit" w:eastAsia="Times New Roman" w:hAnsi="inherit" w:cs="Consolas"/>
              <w:color w:val="7CC379"/>
              <w:sz w:val="25"/>
            </w:rPr>
          </w:rPrChange>
        </w:rPr>
        <w:t>'My Client3'</w:t>
      </w:r>
      <w:r w:rsidRPr="008C6831">
        <w:rPr>
          <w:rFonts w:ascii="Maiandra GD" w:eastAsia="Times New Roman" w:hAnsi="Maiandra GD" w:cs="Consolas"/>
          <w:color w:val="CFD5E0"/>
          <w:sz w:val="24"/>
          <w:szCs w:val="24"/>
          <w:rPrChange w:id="6663"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6664" w:author="Narendra" w:date="2021-08-21T13:02:00Z">
            <w:rPr>
              <w:rFonts w:ascii="inherit" w:eastAsia="Times New Roman" w:hAnsi="inherit" w:cs="Consolas"/>
              <w:b/>
              <w:bCs/>
              <w:color w:val="D171DD"/>
              <w:sz w:val="25"/>
            </w:rPr>
          </w:rPrChange>
        </w:rPr>
        <w:t>GETDATE</w:t>
      </w:r>
      <w:r w:rsidRPr="008C6831">
        <w:rPr>
          <w:rFonts w:ascii="Maiandra GD" w:eastAsia="Times New Roman" w:hAnsi="Maiandra GD" w:cs="Consolas"/>
          <w:color w:val="CFD5E0"/>
          <w:sz w:val="24"/>
          <w:szCs w:val="24"/>
          <w:rPrChange w:id="6665"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6666"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6667" w:author="Narendra" w:date="2021-08-21T13:02:00Z">
            <w:rPr>
              <w:rFonts w:ascii="Arial" w:eastAsia="Times New Roman" w:hAnsi="Arial" w:cs="Arial"/>
              <w:color w:val="000000"/>
              <w:sz w:val="23"/>
              <w:szCs w:val="23"/>
              <w:bdr w:val="none" w:sz="0" w:space="0" w:color="auto" w:frame="1"/>
            </w:rPr>
          </w:rPrChange>
        </w:rPr>
        <w:t>Once you create the ClientMaster table, then you need to update the EDMX file to add the above ClientMaster table.</w:t>
      </w:r>
    </w:p>
    <w:p w:rsidR="006E519F" w:rsidRPr="008C6831" w:rsidRDefault="006E519F" w:rsidP="006E519F">
      <w:pPr>
        <w:shd w:val="clear" w:color="auto" w:fill="FFFFFF"/>
        <w:spacing w:after="0" w:line="240" w:lineRule="auto"/>
        <w:jc w:val="both"/>
        <w:textAlignment w:val="baseline"/>
        <w:outlineLvl w:val="5"/>
        <w:rPr>
          <w:rFonts w:ascii="Maiandra GD" w:eastAsia="Times New Roman" w:hAnsi="Maiandra GD" w:cs="Segoe UI"/>
          <w:color w:val="3A3A3A"/>
          <w:sz w:val="24"/>
          <w:szCs w:val="24"/>
          <w:rPrChange w:id="6668" w:author="Narendra" w:date="2021-08-21T13:02:00Z">
            <w:rPr>
              <w:rFonts w:ascii="Segoe UI" w:eastAsia="Times New Roman" w:hAnsi="Segoe UI" w:cs="Segoe UI"/>
              <w:color w:val="3A3A3A"/>
              <w:sz w:val="15"/>
              <w:szCs w:val="15"/>
            </w:rPr>
          </w:rPrChange>
        </w:rPr>
      </w:pPr>
      <w:r w:rsidRPr="008C6831">
        <w:rPr>
          <w:rFonts w:ascii="Maiandra GD" w:eastAsia="Times New Roman" w:hAnsi="Maiandra GD" w:cs="Arial"/>
          <w:b/>
          <w:bCs/>
          <w:color w:val="000000"/>
          <w:sz w:val="24"/>
          <w:szCs w:val="24"/>
          <w:rPrChange w:id="6669" w:author="Narendra" w:date="2021-08-21T13:02:00Z">
            <w:rPr>
              <w:rFonts w:ascii="Arial" w:eastAsia="Times New Roman" w:hAnsi="Arial" w:cs="Arial"/>
              <w:b/>
              <w:bCs/>
              <w:color w:val="000000"/>
              <w:sz w:val="23"/>
            </w:rPr>
          </w:rPrChange>
        </w:rPr>
        <w:t>Create a class file with the name ClientMasterRepository.cs and then copy and paste the following code.</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67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6671" w:author="Narendra" w:date="2021-08-21T13:02:00Z">
            <w:rPr>
              <w:rFonts w:ascii="inherit" w:eastAsia="Times New Roman" w:hAnsi="inherit" w:cs="Consolas"/>
              <w:b/>
              <w:bCs/>
              <w:color w:val="D171DD"/>
              <w:sz w:val="25"/>
            </w:rPr>
          </w:rPrChange>
        </w:rPr>
        <w:t xml:space="preserve">namespace </w:t>
      </w:r>
      <w:r w:rsidRPr="008C6831">
        <w:rPr>
          <w:rFonts w:ascii="Maiandra GD" w:eastAsia="Times New Roman" w:hAnsi="Maiandra GD" w:cs="Consolas"/>
          <w:i/>
          <w:iCs/>
          <w:color w:val="4284AE"/>
          <w:sz w:val="24"/>
          <w:szCs w:val="24"/>
          <w:rPrChange w:id="6672" w:author="Narendra" w:date="2021-08-21T13:02:00Z">
            <w:rPr>
              <w:rFonts w:ascii="inherit" w:eastAsia="Times New Roman" w:hAnsi="inherit" w:cs="Consolas"/>
              <w:i/>
              <w:iCs/>
              <w:color w:val="4284AE"/>
              <w:sz w:val="25"/>
            </w:rPr>
          </w:rPrChange>
        </w:rPr>
        <w:t>TokenAuthenticationInWebAPI.Models</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67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6674"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67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6676"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6677"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6678" w:author="Narendra" w:date="2021-08-21T13:02:00Z">
            <w:rPr>
              <w:rFonts w:ascii="inherit" w:eastAsia="Times New Roman" w:hAnsi="inherit" w:cs="Consolas"/>
              <w:b/>
              <w:bCs/>
              <w:color w:val="D171DD"/>
              <w:sz w:val="25"/>
            </w:rPr>
          </w:rPrChange>
        </w:rPr>
        <w:t>class</w:t>
      </w:r>
      <w:r w:rsidRPr="008C6831">
        <w:rPr>
          <w:rFonts w:ascii="Maiandra GD" w:eastAsia="Times New Roman" w:hAnsi="Maiandra GD" w:cs="Consolas"/>
          <w:color w:val="CFD5E0"/>
          <w:sz w:val="24"/>
          <w:szCs w:val="24"/>
          <w:rPrChange w:id="6679" w:author="Narendra" w:date="2021-08-21T13:02:00Z">
            <w:rPr>
              <w:rFonts w:ascii="inherit" w:eastAsia="Times New Roman" w:hAnsi="inherit" w:cs="Consolas"/>
              <w:color w:val="CFD5E0"/>
              <w:sz w:val="25"/>
            </w:rPr>
          </w:rPrChange>
        </w:rPr>
        <w:t xml:space="preserve"> ClientMasterRepository : IDisposable</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68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6681"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68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6683" w:author="Narendra" w:date="2021-08-21T13:02:00Z">
            <w:rPr>
              <w:rFonts w:ascii="inherit" w:eastAsia="Times New Roman" w:hAnsi="inherit" w:cs="Consolas"/>
              <w:color w:val="6B7C8B"/>
              <w:sz w:val="25"/>
            </w:rPr>
          </w:rPrChange>
        </w:rPr>
        <w:t>// SECURITY_DBEntities it is your context class</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68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6685" w:author="Narendra" w:date="2021-08-21T13:02:00Z">
            <w:rPr>
              <w:rFonts w:ascii="inherit" w:eastAsia="Times New Roman" w:hAnsi="inherit" w:cs="Consolas"/>
              <w:color w:val="CFD5E0"/>
              <w:sz w:val="25"/>
            </w:rPr>
          </w:rPrChange>
        </w:rPr>
        <w:t xml:space="preserve">SECURITY_DBEntities context = </w:t>
      </w:r>
      <w:r w:rsidRPr="008C6831">
        <w:rPr>
          <w:rFonts w:ascii="Maiandra GD" w:eastAsia="Times New Roman" w:hAnsi="Maiandra GD" w:cs="Consolas"/>
          <w:color w:val="4284AE"/>
          <w:sz w:val="24"/>
          <w:szCs w:val="24"/>
          <w:rPrChange w:id="6686"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6687"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6688" w:author="Narendra" w:date="2021-08-21T13:02:00Z">
            <w:rPr>
              <w:rFonts w:ascii="inherit" w:eastAsia="Times New Roman" w:hAnsi="inherit" w:cs="Consolas"/>
              <w:color w:val="4284AE"/>
              <w:sz w:val="25"/>
            </w:rPr>
          </w:rPrChange>
        </w:rPr>
        <w:t>SECURITY_DBEntities</w:t>
      </w:r>
      <w:r w:rsidRPr="008C6831">
        <w:rPr>
          <w:rFonts w:ascii="Maiandra GD" w:eastAsia="Times New Roman" w:hAnsi="Maiandra GD" w:cs="Consolas"/>
          <w:b/>
          <w:bCs/>
          <w:color w:val="6B7C8B"/>
          <w:sz w:val="24"/>
          <w:szCs w:val="24"/>
          <w:rPrChange w:id="668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6690"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69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6692" w:author="Narendra" w:date="2021-08-21T13:02:00Z">
            <w:rPr>
              <w:rFonts w:ascii="inherit" w:eastAsia="Times New Roman" w:hAnsi="inherit" w:cs="Consolas"/>
              <w:color w:val="6B7C8B"/>
              <w:sz w:val="25"/>
            </w:rPr>
          </w:rPrChange>
        </w:rPr>
        <w:t>//This method is used to check and validate the Client credentials</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69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6694"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6695" w:author="Narendra" w:date="2021-08-21T13:02:00Z">
            <w:rPr>
              <w:rFonts w:ascii="inherit" w:eastAsia="Times New Roman" w:hAnsi="inherit" w:cs="Consolas"/>
              <w:color w:val="CFD5E0"/>
              <w:sz w:val="25"/>
            </w:rPr>
          </w:rPrChange>
        </w:rPr>
        <w:t xml:space="preserve"> ClientMaster </w:t>
      </w:r>
      <w:r w:rsidRPr="008C6831">
        <w:rPr>
          <w:rFonts w:ascii="Maiandra GD" w:eastAsia="Times New Roman" w:hAnsi="Maiandra GD" w:cs="Consolas"/>
          <w:color w:val="4284AE"/>
          <w:sz w:val="24"/>
          <w:szCs w:val="24"/>
          <w:rPrChange w:id="6696" w:author="Narendra" w:date="2021-08-21T13:02:00Z">
            <w:rPr>
              <w:rFonts w:ascii="inherit" w:eastAsia="Times New Roman" w:hAnsi="inherit" w:cs="Consolas"/>
              <w:color w:val="4284AE"/>
              <w:sz w:val="25"/>
            </w:rPr>
          </w:rPrChange>
        </w:rPr>
        <w:t>ValidateClient</w:t>
      </w:r>
      <w:r w:rsidRPr="008C6831">
        <w:rPr>
          <w:rFonts w:ascii="Maiandra GD" w:eastAsia="Times New Roman" w:hAnsi="Maiandra GD" w:cs="Consolas"/>
          <w:b/>
          <w:bCs/>
          <w:color w:val="6B7C8B"/>
          <w:sz w:val="24"/>
          <w:szCs w:val="24"/>
          <w:rPrChange w:id="669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6698" w:author="Narendra" w:date="2021-08-21T13:02:00Z">
            <w:rPr>
              <w:rFonts w:ascii="inherit" w:eastAsia="Times New Roman" w:hAnsi="inherit" w:cs="Consolas"/>
              <w:color w:val="CFD5E0"/>
              <w:sz w:val="25"/>
            </w:rPr>
          </w:rPrChange>
        </w:rPr>
        <w:t>string ClientID, string ClientSecret</w:t>
      </w:r>
      <w:r w:rsidRPr="008C6831">
        <w:rPr>
          <w:rFonts w:ascii="Maiandra GD" w:eastAsia="Times New Roman" w:hAnsi="Maiandra GD" w:cs="Consolas"/>
          <w:b/>
          <w:bCs/>
          <w:color w:val="6B7C8B"/>
          <w:sz w:val="24"/>
          <w:szCs w:val="24"/>
          <w:rPrChange w:id="6699"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70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6701"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70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6703" w:author="Narendra" w:date="2021-08-21T13:02:00Z">
            <w:rPr>
              <w:rFonts w:ascii="inherit" w:eastAsia="Times New Roman" w:hAnsi="inherit" w:cs="Consolas"/>
              <w:b/>
              <w:bCs/>
              <w:color w:val="D171DD"/>
              <w:sz w:val="25"/>
            </w:rPr>
          </w:rPrChange>
        </w:rPr>
        <w:lastRenderedPageBreak/>
        <w:t>return</w:t>
      </w:r>
      <w:r w:rsidRPr="008C6831">
        <w:rPr>
          <w:rFonts w:ascii="Maiandra GD" w:eastAsia="Times New Roman" w:hAnsi="Maiandra GD" w:cs="Consolas"/>
          <w:color w:val="CFD5E0"/>
          <w:sz w:val="24"/>
          <w:szCs w:val="24"/>
          <w:rPrChange w:id="6704" w:author="Narendra" w:date="2021-08-21T13:02:00Z">
            <w:rPr>
              <w:rFonts w:ascii="inherit" w:eastAsia="Times New Roman" w:hAnsi="inherit" w:cs="Consolas"/>
              <w:color w:val="CFD5E0"/>
              <w:sz w:val="25"/>
            </w:rPr>
          </w:rPrChange>
        </w:rPr>
        <w:t xml:space="preserve"> context.</w:t>
      </w:r>
      <w:r w:rsidRPr="008C6831">
        <w:rPr>
          <w:rFonts w:ascii="Maiandra GD" w:eastAsia="Times New Roman" w:hAnsi="Maiandra GD" w:cs="Consolas"/>
          <w:color w:val="4284AE"/>
          <w:sz w:val="24"/>
          <w:szCs w:val="24"/>
          <w:rPrChange w:id="6705" w:author="Narendra" w:date="2021-08-21T13:02:00Z">
            <w:rPr>
              <w:rFonts w:ascii="inherit" w:eastAsia="Times New Roman" w:hAnsi="inherit" w:cs="Consolas"/>
              <w:color w:val="4284AE"/>
              <w:sz w:val="25"/>
            </w:rPr>
          </w:rPrChange>
        </w:rPr>
        <w:t>ClientMasters</w:t>
      </w:r>
      <w:r w:rsidRPr="008C6831">
        <w:rPr>
          <w:rFonts w:ascii="Maiandra GD" w:eastAsia="Times New Roman" w:hAnsi="Maiandra GD" w:cs="Consolas"/>
          <w:color w:val="CFD5E0"/>
          <w:sz w:val="24"/>
          <w:szCs w:val="24"/>
          <w:rPrChange w:id="6706"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6707" w:author="Narendra" w:date="2021-08-21T13:02:00Z">
            <w:rPr>
              <w:rFonts w:ascii="inherit" w:eastAsia="Times New Roman" w:hAnsi="inherit" w:cs="Consolas"/>
              <w:color w:val="4284AE"/>
              <w:sz w:val="25"/>
            </w:rPr>
          </w:rPrChange>
        </w:rPr>
        <w:t>FirstOrDefault</w:t>
      </w:r>
      <w:r w:rsidRPr="008C6831">
        <w:rPr>
          <w:rFonts w:ascii="Maiandra GD" w:eastAsia="Times New Roman" w:hAnsi="Maiandra GD" w:cs="Consolas"/>
          <w:b/>
          <w:bCs/>
          <w:color w:val="6B7C8B"/>
          <w:sz w:val="24"/>
          <w:szCs w:val="24"/>
          <w:rPrChange w:id="670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6709" w:author="Narendra" w:date="2021-08-21T13:02:00Z">
            <w:rPr>
              <w:rFonts w:ascii="inherit" w:eastAsia="Times New Roman" w:hAnsi="inherit" w:cs="Consolas"/>
              <w:color w:val="CFD5E0"/>
              <w:sz w:val="25"/>
            </w:rPr>
          </w:rPrChange>
        </w:rPr>
        <w:t>user =</w:t>
      </w:r>
      <w:r w:rsidRPr="008C6831">
        <w:rPr>
          <w:rFonts w:ascii="Maiandra GD" w:eastAsia="Times New Roman" w:hAnsi="Maiandra GD" w:cs="Consolas"/>
          <w:b/>
          <w:bCs/>
          <w:color w:val="6B7C8B"/>
          <w:sz w:val="24"/>
          <w:szCs w:val="24"/>
          <w:rPrChange w:id="6710" w:author="Narendra" w:date="2021-08-21T13:02:00Z">
            <w:rPr>
              <w:rFonts w:ascii="inherit" w:eastAsia="Times New Roman" w:hAnsi="inherit" w:cs="Consolas"/>
              <w:b/>
              <w:bCs/>
              <w:color w:val="6B7C8B"/>
              <w:sz w:val="25"/>
            </w:rPr>
          </w:rPrChange>
        </w:rPr>
        <w:t>&gt;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71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6712" w:author="Narendra" w:date="2021-08-21T13:02:00Z">
            <w:rPr>
              <w:rFonts w:ascii="inherit" w:eastAsia="Times New Roman" w:hAnsi="inherit" w:cs="Consolas"/>
              <w:color w:val="CFD5E0"/>
              <w:sz w:val="25"/>
            </w:rPr>
          </w:rPrChange>
        </w:rPr>
        <w:t>user.</w:t>
      </w:r>
      <w:r w:rsidRPr="008C6831">
        <w:rPr>
          <w:rFonts w:ascii="Maiandra GD" w:eastAsia="Times New Roman" w:hAnsi="Maiandra GD" w:cs="Consolas"/>
          <w:color w:val="4284AE"/>
          <w:sz w:val="24"/>
          <w:szCs w:val="24"/>
          <w:rPrChange w:id="6713" w:author="Narendra" w:date="2021-08-21T13:02:00Z">
            <w:rPr>
              <w:rFonts w:ascii="inherit" w:eastAsia="Times New Roman" w:hAnsi="inherit" w:cs="Consolas"/>
              <w:color w:val="4284AE"/>
              <w:sz w:val="25"/>
            </w:rPr>
          </w:rPrChange>
        </w:rPr>
        <w:t>ClientId</w:t>
      </w:r>
      <w:r w:rsidRPr="008C6831">
        <w:rPr>
          <w:rFonts w:ascii="Maiandra GD" w:eastAsia="Times New Roman" w:hAnsi="Maiandra GD" w:cs="Consolas"/>
          <w:color w:val="CFD5E0"/>
          <w:sz w:val="24"/>
          <w:szCs w:val="24"/>
          <w:rPrChange w:id="6714" w:author="Narendra" w:date="2021-08-21T13:02:00Z">
            <w:rPr>
              <w:rFonts w:ascii="inherit" w:eastAsia="Times New Roman" w:hAnsi="inherit" w:cs="Consolas"/>
              <w:color w:val="CFD5E0"/>
              <w:sz w:val="25"/>
            </w:rPr>
          </w:rPrChange>
        </w:rPr>
        <w:t xml:space="preserve"> == ClientID</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71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6716" w:author="Narendra" w:date="2021-08-21T13:02:00Z">
            <w:rPr>
              <w:rFonts w:ascii="inherit" w:eastAsia="Times New Roman" w:hAnsi="inherit" w:cs="Consolas"/>
              <w:color w:val="CFD5E0"/>
              <w:sz w:val="25"/>
            </w:rPr>
          </w:rPrChange>
        </w:rPr>
        <w:t>&amp;&amp; user.</w:t>
      </w:r>
      <w:r w:rsidRPr="008C6831">
        <w:rPr>
          <w:rFonts w:ascii="Maiandra GD" w:eastAsia="Times New Roman" w:hAnsi="Maiandra GD" w:cs="Consolas"/>
          <w:color w:val="4284AE"/>
          <w:sz w:val="24"/>
          <w:szCs w:val="24"/>
          <w:rPrChange w:id="6717" w:author="Narendra" w:date="2021-08-21T13:02:00Z">
            <w:rPr>
              <w:rFonts w:ascii="inherit" w:eastAsia="Times New Roman" w:hAnsi="inherit" w:cs="Consolas"/>
              <w:color w:val="4284AE"/>
              <w:sz w:val="25"/>
            </w:rPr>
          </w:rPrChange>
        </w:rPr>
        <w:t>ClientSecret</w:t>
      </w:r>
      <w:r w:rsidRPr="008C6831">
        <w:rPr>
          <w:rFonts w:ascii="Maiandra GD" w:eastAsia="Times New Roman" w:hAnsi="Maiandra GD" w:cs="Consolas"/>
          <w:color w:val="CFD5E0"/>
          <w:sz w:val="24"/>
          <w:szCs w:val="24"/>
          <w:rPrChange w:id="6718" w:author="Narendra" w:date="2021-08-21T13:02:00Z">
            <w:rPr>
              <w:rFonts w:ascii="inherit" w:eastAsia="Times New Roman" w:hAnsi="inherit" w:cs="Consolas"/>
              <w:color w:val="CFD5E0"/>
              <w:sz w:val="25"/>
            </w:rPr>
          </w:rPrChange>
        </w:rPr>
        <w:t xml:space="preserve"> == ClientSecret</w:t>
      </w:r>
      <w:r w:rsidRPr="008C6831">
        <w:rPr>
          <w:rFonts w:ascii="Maiandra GD" w:eastAsia="Times New Roman" w:hAnsi="Maiandra GD" w:cs="Consolas"/>
          <w:b/>
          <w:bCs/>
          <w:color w:val="6B7C8B"/>
          <w:sz w:val="24"/>
          <w:szCs w:val="24"/>
          <w:rPrChange w:id="671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6720"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72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6722"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72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6724"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6725"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6726" w:author="Narendra" w:date="2021-08-21T13:02:00Z">
            <w:rPr>
              <w:rFonts w:ascii="inherit" w:eastAsia="Times New Roman" w:hAnsi="inherit" w:cs="Consolas"/>
              <w:b/>
              <w:bCs/>
              <w:color w:val="D171DD"/>
              <w:sz w:val="25"/>
            </w:rPr>
          </w:rPrChange>
        </w:rPr>
        <w:t>void</w:t>
      </w:r>
      <w:r w:rsidRPr="008C6831">
        <w:rPr>
          <w:rFonts w:ascii="Maiandra GD" w:eastAsia="Times New Roman" w:hAnsi="Maiandra GD" w:cs="Consolas"/>
          <w:color w:val="CFD5E0"/>
          <w:sz w:val="24"/>
          <w:szCs w:val="24"/>
          <w:rPrChange w:id="6727"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6728" w:author="Narendra" w:date="2021-08-21T13:02:00Z">
            <w:rPr>
              <w:rFonts w:ascii="inherit" w:eastAsia="Times New Roman" w:hAnsi="inherit" w:cs="Consolas"/>
              <w:color w:val="4284AE"/>
              <w:sz w:val="25"/>
            </w:rPr>
          </w:rPrChange>
        </w:rPr>
        <w:t>Dispose</w:t>
      </w:r>
      <w:r w:rsidRPr="008C6831">
        <w:rPr>
          <w:rFonts w:ascii="Maiandra GD" w:eastAsia="Times New Roman" w:hAnsi="Maiandra GD" w:cs="Consolas"/>
          <w:b/>
          <w:bCs/>
          <w:color w:val="6B7C8B"/>
          <w:sz w:val="24"/>
          <w:szCs w:val="24"/>
          <w:rPrChange w:id="6729"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73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6731"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73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6733" w:author="Narendra" w:date="2021-08-21T13:02:00Z">
            <w:rPr>
              <w:rFonts w:ascii="inherit" w:eastAsia="Times New Roman" w:hAnsi="inherit" w:cs="Consolas"/>
              <w:color w:val="CFD5E0"/>
              <w:sz w:val="25"/>
            </w:rPr>
          </w:rPrChange>
        </w:rPr>
        <w:t>context.</w:t>
      </w:r>
      <w:r w:rsidRPr="008C6831">
        <w:rPr>
          <w:rFonts w:ascii="Maiandra GD" w:eastAsia="Times New Roman" w:hAnsi="Maiandra GD" w:cs="Consolas"/>
          <w:color w:val="4284AE"/>
          <w:sz w:val="24"/>
          <w:szCs w:val="24"/>
          <w:rPrChange w:id="6734" w:author="Narendra" w:date="2021-08-21T13:02:00Z">
            <w:rPr>
              <w:rFonts w:ascii="inherit" w:eastAsia="Times New Roman" w:hAnsi="inherit" w:cs="Consolas"/>
              <w:color w:val="4284AE"/>
              <w:sz w:val="25"/>
            </w:rPr>
          </w:rPrChange>
        </w:rPr>
        <w:t>Dispose</w:t>
      </w:r>
      <w:r w:rsidRPr="008C6831">
        <w:rPr>
          <w:rFonts w:ascii="Maiandra GD" w:eastAsia="Times New Roman" w:hAnsi="Maiandra GD" w:cs="Consolas"/>
          <w:b/>
          <w:bCs/>
          <w:color w:val="6B7C8B"/>
          <w:sz w:val="24"/>
          <w:szCs w:val="24"/>
          <w:rPrChange w:id="6735"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6736"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73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6738"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73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6740"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line="384" w:lineRule="atLeast"/>
        <w:textAlignment w:val="baseline"/>
        <w:rPr>
          <w:rFonts w:ascii="Maiandra GD" w:eastAsia="Times New Roman" w:hAnsi="Maiandra GD" w:cs="Consolas"/>
          <w:color w:val="596174"/>
          <w:sz w:val="24"/>
          <w:szCs w:val="24"/>
          <w:rPrChange w:id="674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6742"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6743"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6744" w:author="Narendra" w:date="2021-08-21T13:02:00Z">
            <w:rPr>
              <w:rFonts w:ascii="Arial" w:eastAsia="Times New Roman" w:hAnsi="Arial" w:cs="Arial"/>
              <w:color w:val="000000"/>
              <w:sz w:val="23"/>
              <w:szCs w:val="23"/>
              <w:bdr w:val="none" w:sz="0" w:space="0" w:color="auto" w:frame="1"/>
            </w:rPr>
          </w:rPrChange>
        </w:rPr>
        <w:t>Here we create the ValidateClient method which is very straightforward. It’s the ClientID and ClientSecret as input parameter and checks in the ClientMaster table whether the client is valid or not and it simply returns the client details.</w:t>
      </w:r>
    </w:p>
    <w:p w:rsidR="006E519F" w:rsidRPr="008C6831" w:rsidRDefault="006E519F" w:rsidP="006E519F">
      <w:pPr>
        <w:shd w:val="clear" w:color="auto" w:fill="FFFFFF"/>
        <w:spacing w:after="0" w:line="240" w:lineRule="auto"/>
        <w:jc w:val="both"/>
        <w:textAlignment w:val="baseline"/>
        <w:outlineLvl w:val="5"/>
        <w:rPr>
          <w:rFonts w:ascii="Maiandra GD" w:eastAsia="Times New Roman" w:hAnsi="Maiandra GD" w:cs="Segoe UI"/>
          <w:color w:val="3A3A3A"/>
          <w:sz w:val="24"/>
          <w:szCs w:val="24"/>
          <w:rPrChange w:id="6745" w:author="Narendra" w:date="2021-08-21T13:02:00Z">
            <w:rPr>
              <w:rFonts w:ascii="Segoe UI" w:eastAsia="Times New Roman" w:hAnsi="Segoe UI" w:cs="Segoe UI"/>
              <w:color w:val="3A3A3A"/>
              <w:sz w:val="15"/>
              <w:szCs w:val="15"/>
            </w:rPr>
          </w:rPrChange>
        </w:rPr>
      </w:pPr>
      <w:r w:rsidRPr="008C6831">
        <w:rPr>
          <w:rFonts w:ascii="Maiandra GD" w:eastAsia="Times New Roman" w:hAnsi="Maiandra GD" w:cs="Arial"/>
          <w:b/>
          <w:bCs/>
          <w:color w:val="000000"/>
          <w:sz w:val="24"/>
          <w:szCs w:val="24"/>
          <w:rPrChange w:id="6746" w:author="Narendra" w:date="2021-08-21T13:02:00Z">
            <w:rPr>
              <w:rFonts w:ascii="Arial" w:eastAsia="Times New Roman" w:hAnsi="Arial" w:cs="Arial"/>
              <w:b/>
              <w:bCs/>
              <w:color w:val="000000"/>
              <w:sz w:val="23"/>
            </w:rPr>
          </w:rPrChange>
        </w:rPr>
        <w:t>Now we need to modify the ValidateClientAuthentication() method of MyAuthorizationServerProvider class as shown below.</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74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6748"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6749"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6750" w:author="Narendra" w:date="2021-08-21T13:02:00Z">
            <w:rPr>
              <w:rFonts w:ascii="inherit" w:eastAsia="Times New Roman" w:hAnsi="inherit" w:cs="Consolas"/>
              <w:b/>
              <w:bCs/>
              <w:color w:val="D171DD"/>
              <w:sz w:val="25"/>
            </w:rPr>
          </w:rPrChange>
        </w:rPr>
        <w:t>override</w:t>
      </w:r>
      <w:r w:rsidRPr="008C6831">
        <w:rPr>
          <w:rFonts w:ascii="Maiandra GD" w:eastAsia="Times New Roman" w:hAnsi="Maiandra GD" w:cs="Consolas"/>
          <w:color w:val="CFD5E0"/>
          <w:sz w:val="24"/>
          <w:szCs w:val="24"/>
          <w:rPrChange w:id="6751"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6752" w:author="Narendra" w:date="2021-08-21T13:02:00Z">
            <w:rPr>
              <w:rFonts w:ascii="inherit" w:eastAsia="Times New Roman" w:hAnsi="inherit" w:cs="Consolas"/>
              <w:b/>
              <w:bCs/>
              <w:color w:val="D171DD"/>
              <w:sz w:val="25"/>
            </w:rPr>
          </w:rPrChange>
        </w:rPr>
        <w:t>async</w:t>
      </w:r>
      <w:r w:rsidRPr="008C6831">
        <w:rPr>
          <w:rFonts w:ascii="Maiandra GD" w:eastAsia="Times New Roman" w:hAnsi="Maiandra GD" w:cs="Consolas"/>
          <w:color w:val="CFD5E0"/>
          <w:sz w:val="24"/>
          <w:szCs w:val="24"/>
          <w:rPrChange w:id="6753" w:author="Narendra" w:date="2021-08-21T13:02:00Z">
            <w:rPr>
              <w:rFonts w:ascii="inherit" w:eastAsia="Times New Roman" w:hAnsi="inherit" w:cs="Consolas"/>
              <w:color w:val="CFD5E0"/>
              <w:sz w:val="25"/>
            </w:rPr>
          </w:rPrChange>
        </w:rPr>
        <w:t xml:space="preserve"> Task </w:t>
      </w:r>
      <w:r w:rsidRPr="008C6831">
        <w:rPr>
          <w:rFonts w:ascii="Maiandra GD" w:eastAsia="Times New Roman" w:hAnsi="Maiandra GD" w:cs="Consolas"/>
          <w:color w:val="4284AE"/>
          <w:sz w:val="24"/>
          <w:szCs w:val="24"/>
          <w:rPrChange w:id="6754" w:author="Narendra" w:date="2021-08-21T13:02:00Z">
            <w:rPr>
              <w:rFonts w:ascii="inherit" w:eastAsia="Times New Roman" w:hAnsi="inherit" w:cs="Consolas"/>
              <w:color w:val="4284AE"/>
              <w:sz w:val="25"/>
            </w:rPr>
          </w:rPrChange>
        </w:rPr>
        <w:t>ValidateClientAuthentication</w:t>
      </w:r>
      <w:r w:rsidRPr="008C6831">
        <w:rPr>
          <w:rFonts w:ascii="Maiandra GD" w:eastAsia="Times New Roman" w:hAnsi="Maiandra GD" w:cs="Consolas"/>
          <w:b/>
          <w:bCs/>
          <w:color w:val="6B7C8B"/>
          <w:sz w:val="24"/>
          <w:szCs w:val="24"/>
          <w:rPrChange w:id="6755"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6756" w:author="Narendra" w:date="2021-08-21T13:02:00Z">
            <w:rPr>
              <w:rFonts w:ascii="inherit" w:eastAsia="Times New Roman" w:hAnsi="inherit" w:cs="Consolas"/>
              <w:color w:val="CFD5E0"/>
              <w:sz w:val="25"/>
            </w:rPr>
          </w:rPrChange>
        </w:rPr>
        <w:t>OAuthValidateClientAuthenticationContext context</w:t>
      </w:r>
      <w:r w:rsidRPr="008C6831">
        <w:rPr>
          <w:rFonts w:ascii="Maiandra GD" w:eastAsia="Times New Roman" w:hAnsi="Maiandra GD" w:cs="Consolas"/>
          <w:b/>
          <w:bCs/>
          <w:color w:val="6B7C8B"/>
          <w:sz w:val="24"/>
          <w:szCs w:val="24"/>
          <w:rPrChange w:id="6757"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75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6759"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76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6761" w:author="Narendra" w:date="2021-08-21T13:02:00Z">
            <w:rPr>
              <w:rFonts w:ascii="inherit" w:eastAsia="Times New Roman" w:hAnsi="inherit" w:cs="Consolas"/>
              <w:color w:val="CFD5E0"/>
              <w:sz w:val="25"/>
            </w:rPr>
          </w:rPrChange>
        </w:rPr>
        <w:t>string clientId = string.</w:t>
      </w:r>
      <w:r w:rsidRPr="008C6831">
        <w:rPr>
          <w:rFonts w:ascii="Maiandra GD" w:eastAsia="Times New Roman" w:hAnsi="Maiandra GD" w:cs="Consolas"/>
          <w:color w:val="4284AE"/>
          <w:sz w:val="24"/>
          <w:szCs w:val="24"/>
          <w:rPrChange w:id="6762" w:author="Narendra" w:date="2021-08-21T13:02:00Z">
            <w:rPr>
              <w:rFonts w:ascii="inherit" w:eastAsia="Times New Roman" w:hAnsi="inherit" w:cs="Consolas"/>
              <w:color w:val="4284AE"/>
              <w:sz w:val="25"/>
            </w:rPr>
          </w:rPrChange>
        </w:rPr>
        <w:t>Empty</w:t>
      </w:r>
      <w:r w:rsidRPr="008C6831">
        <w:rPr>
          <w:rFonts w:ascii="Maiandra GD" w:eastAsia="Times New Roman" w:hAnsi="Maiandra GD" w:cs="Consolas"/>
          <w:color w:val="CFD5E0"/>
          <w:sz w:val="24"/>
          <w:szCs w:val="24"/>
          <w:rPrChange w:id="6763"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76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6765" w:author="Narendra" w:date="2021-08-21T13:02:00Z">
            <w:rPr>
              <w:rFonts w:ascii="inherit" w:eastAsia="Times New Roman" w:hAnsi="inherit" w:cs="Consolas"/>
              <w:color w:val="CFD5E0"/>
              <w:sz w:val="25"/>
            </w:rPr>
          </w:rPrChange>
        </w:rPr>
        <w:t>string clientSecret = string.</w:t>
      </w:r>
      <w:r w:rsidRPr="008C6831">
        <w:rPr>
          <w:rFonts w:ascii="Maiandra GD" w:eastAsia="Times New Roman" w:hAnsi="Maiandra GD" w:cs="Consolas"/>
          <w:color w:val="4284AE"/>
          <w:sz w:val="24"/>
          <w:szCs w:val="24"/>
          <w:rPrChange w:id="6766" w:author="Narendra" w:date="2021-08-21T13:02:00Z">
            <w:rPr>
              <w:rFonts w:ascii="inherit" w:eastAsia="Times New Roman" w:hAnsi="inherit" w:cs="Consolas"/>
              <w:color w:val="4284AE"/>
              <w:sz w:val="25"/>
            </w:rPr>
          </w:rPrChange>
        </w:rPr>
        <w:t>Empty</w:t>
      </w:r>
      <w:r w:rsidRPr="008C6831">
        <w:rPr>
          <w:rFonts w:ascii="Maiandra GD" w:eastAsia="Times New Roman" w:hAnsi="Maiandra GD" w:cs="Consolas"/>
          <w:color w:val="CFD5E0"/>
          <w:sz w:val="24"/>
          <w:szCs w:val="24"/>
          <w:rPrChange w:id="6767"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76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6769" w:author="Narendra" w:date="2021-08-21T13:02:00Z">
            <w:rPr>
              <w:rFonts w:ascii="inherit" w:eastAsia="Times New Roman" w:hAnsi="inherit" w:cs="Consolas"/>
              <w:color w:val="6B7C8B"/>
              <w:sz w:val="25"/>
            </w:rPr>
          </w:rPrChange>
        </w:rPr>
        <w:t>// The TryGetBasicCredentials method checks the Authorization header and</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77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6771" w:author="Narendra" w:date="2021-08-21T13:02:00Z">
            <w:rPr>
              <w:rFonts w:ascii="inherit" w:eastAsia="Times New Roman" w:hAnsi="inherit" w:cs="Consolas"/>
              <w:color w:val="6B7C8B"/>
              <w:sz w:val="25"/>
            </w:rPr>
          </w:rPrChange>
        </w:rPr>
        <w:t>// Return the ClientId and clientSecret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77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6773" w:author="Narendra" w:date="2021-08-21T13:02:00Z">
            <w:rPr>
              <w:rFonts w:ascii="inherit" w:eastAsia="Times New Roman" w:hAnsi="inherit" w:cs="Consolas"/>
              <w:b/>
              <w:bCs/>
              <w:color w:val="D171DD"/>
              <w:sz w:val="25"/>
            </w:rPr>
          </w:rPrChange>
        </w:rPr>
        <w:t>if</w:t>
      </w:r>
      <w:r w:rsidRPr="008C6831">
        <w:rPr>
          <w:rFonts w:ascii="Maiandra GD" w:eastAsia="Times New Roman" w:hAnsi="Maiandra GD" w:cs="Consolas"/>
          <w:color w:val="CFD5E0"/>
          <w:sz w:val="24"/>
          <w:szCs w:val="24"/>
          <w:rPrChange w:id="6774"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6775"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6776" w:author="Narendra" w:date="2021-08-21T13:02:00Z">
            <w:rPr>
              <w:rFonts w:ascii="inherit" w:eastAsia="Times New Roman" w:hAnsi="inherit" w:cs="Consolas"/>
              <w:color w:val="CFD5E0"/>
              <w:sz w:val="25"/>
            </w:rPr>
          </w:rPrChange>
        </w:rPr>
        <w:t>!context.</w:t>
      </w:r>
      <w:r w:rsidRPr="008C6831">
        <w:rPr>
          <w:rFonts w:ascii="Maiandra GD" w:eastAsia="Times New Roman" w:hAnsi="Maiandra GD" w:cs="Consolas"/>
          <w:color w:val="4284AE"/>
          <w:sz w:val="24"/>
          <w:szCs w:val="24"/>
          <w:rPrChange w:id="6777" w:author="Narendra" w:date="2021-08-21T13:02:00Z">
            <w:rPr>
              <w:rFonts w:ascii="inherit" w:eastAsia="Times New Roman" w:hAnsi="inherit" w:cs="Consolas"/>
              <w:color w:val="4284AE"/>
              <w:sz w:val="25"/>
            </w:rPr>
          </w:rPrChange>
        </w:rPr>
        <w:t>TryGetBasicCredentials</w:t>
      </w:r>
      <w:r w:rsidRPr="008C6831">
        <w:rPr>
          <w:rFonts w:ascii="Maiandra GD" w:eastAsia="Times New Roman" w:hAnsi="Maiandra GD" w:cs="Consolas"/>
          <w:b/>
          <w:bCs/>
          <w:color w:val="6B7C8B"/>
          <w:sz w:val="24"/>
          <w:szCs w:val="24"/>
          <w:rPrChange w:id="677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4284AE"/>
          <w:sz w:val="24"/>
          <w:szCs w:val="24"/>
          <w:rPrChange w:id="6779" w:author="Narendra" w:date="2021-08-21T13:02:00Z">
            <w:rPr>
              <w:rFonts w:ascii="inherit" w:eastAsia="Times New Roman" w:hAnsi="inherit" w:cs="Consolas"/>
              <w:color w:val="4284AE"/>
              <w:sz w:val="25"/>
            </w:rPr>
          </w:rPrChange>
        </w:rPr>
        <w:t>out</w:t>
      </w:r>
      <w:r w:rsidRPr="008C6831">
        <w:rPr>
          <w:rFonts w:ascii="Maiandra GD" w:eastAsia="Times New Roman" w:hAnsi="Maiandra GD" w:cs="Consolas"/>
          <w:color w:val="CFD5E0"/>
          <w:sz w:val="24"/>
          <w:szCs w:val="24"/>
          <w:rPrChange w:id="6780" w:author="Narendra" w:date="2021-08-21T13:02:00Z">
            <w:rPr>
              <w:rFonts w:ascii="inherit" w:eastAsia="Times New Roman" w:hAnsi="inherit" w:cs="Consolas"/>
              <w:color w:val="CFD5E0"/>
              <w:sz w:val="25"/>
            </w:rPr>
          </w:rPrChange>
        </w:rPr>
        <w:t xml:space="preserve"> clientId, </w:t>
      </w:r>
      <w:r w:rsidRPr="008C6831">
        <w:rPr>
          <w:rFonts w:ascii="Maiandra GD" w:eastAsia="Times New Roman" w:hAnsi="Maiandra GD" w:cs="Consolas"/>
          <w:color w:val="4284AE"/>
          <w:sz w:val="24"/>
          <w:szCs w:val="24"/>
          <w:rPrChange w:id="6781" w:author="Narendra" w:date="2021-08-21T13:02:00Z">
            <w:rPr>
              <w:rFonts w:ascii="inherit" w:eastAsia="Times New Roman" w:hAnsi="inherit" w:cs="Consolas"/>
              <w:color w:val="4284AE"/>
              <w:sz w:val="25"/>
            </w:rPr>
          </w:rPrChange>
        </w:rPr>
        <w:t>out</w:t>
      </w:r>
      <w:r w:rsidRPr="008C6831">
        <w:rPr>
          <w:rFonts w:ascii="Maiandra GD" w:eastAsia="Times New Roman" w:hAnsi="Maiandra GD" w:cs="Consolas"/>
          <w:color w:val="CFD5E0"/>
          <w:sz w:val="24"/>
          <w:szCs w:val="24"/>
          <w:rPrChange w:id="6782" w:author="Narendra" w:date="2021-08-21T13:02:00Z">
            <w:rPr>
              <w:rFonts w:ascii="inherit" w:eastAsia="Times New Roman" w:hAnsi="inherit" w:cs="Consolas"/>
              <w:color w:val="CFD5E0"/>
              <w:sz w:val="25"/>
            </w:rPr>
          </w:rPrChange>
        </w:rPr>
        <w:t xml:space="preserve"> clientSecret</w:t>
      </w:r>
      <w:r w:rsidRPr="008C6831">
        <w:rPr>
          <w:rFonts w:ascii="Maiandra GD" w:eastAsia="Times New Roman" w:hAnsi="Maiandra GD" w:cs="Consolas"/>
          <w:b/>
          <w:bCs/>
          <w:color w:val="6B7C8B"/>
          <w:sz w:val="24"/>
          <w:szCs w:val="24"/>
          <w:rPrChange w:id="6783"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78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6785"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78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6787" w:author="Narendra" w:date="2021-08-21T13:02:00Z">
            <w:rPr>
              <w:rFonts w:ascii="inherit" w:eastAsia="Times New Roman" w:hAnsi="inherit" w:cs="Consolas"/>
              <w:color w:val="CFD5E0"/>
              <w:sz w:val="25"/>
            </w:rPr>
          </w:rPrChange>
        </w:rPr>
        <w:t>context.</w:t>
      </w:r>
      <w:r w:rsidRPr="008C6831">
        <w:rPr>
          <w:rFonts w:ascii="Maiandra GD" w:eastAsia="Times New Roman" w:hAnsi="Maiandra GD" w:cs="Consolas"/>
          <w:color w:val="4284AE"/>
          <w:sz w:val="24"/>
          <w:szCs w:val="24"/>
          <w:rPrChange w:id="6788" w:author="Narendra" w:date="2021-08-21T13:02:00Z">
            <w:rPr>
              <w:rFonts w:ascii="inherit" w:eastAsia="Times New Roman" w:hAnsi="inherit" w:cs="Consolas"/>
              <w:color w:val="4284AE"/>
              <w:sz w:val="25"/>
            </w:rPr>
          </w:rPrChange>
        </w:rPr>
        <w:t>SetError</w:t>
      </w:r>
      <w:r w:rsidRPr="008C6831">
        <w:rPr>
          <w:rFonts w:ascii="Maiandra GD" w:eastAsia="Times New Roman" w:hAnsi="Maiandra GD" w:cs="Consolas"/>
          <w:b/>
          <w:bCs/>
          <w:color w:val="6B7C8B"/>
          <w:sz w:val="24"/>
          <w:szCs w:val="24"/>
          <w:rPrChange w:id="678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7CC379"/>
          <w:sz w:val="24"/>
          <w:szCs w:val="24"/>
          <w:rPrChange w:id="6790" w:author="Narendra" w:date="2021-08-21T13:02:00Z">
            <w:rPr>
              <w:rFonts w:ascii="inherit" w:eastAsia="Times New Roman" w:hAnsi="inherit" w:cs="Consolas"/>
              <w:color w:val="7CC379"/>
              <w:sz w:val="25"/>
            </w:rPr>
          </w:rPrChange>
        </w:rPr>
        <w:t>"invalid_client"</w:t>
      </w:r>
      <w:r w:rsidRPr="008C6831">
        <w:rPr>
          <w:rFonts w:ascii="Maiandra GD" w:eastAsia="Times New Roman" w:hAnsi="Maiandra GD" w:cs="Consolas"/>
          <w:color w:val="CFD5E0"/>
          <w:sz w:val="24"/>
          <w:szCs w:val="24"/>
          <w:rPrChange w:id="6791"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7CC379"/>
          <w:sz w:val="24"/>
          <w:szCs w:val="24"/>
          <w:rPrChange w:id="6792" w:author="Narendra" w:date="2021-08-21T13:02:00Z">
            <w:rPr>
              <w:rFonts w:ascii="inherit" w:eastAsia="Times New Roman" w:hAnsi="inherit" w:cs="Consolas"/>
              <w:color w:val="7CC379"/>
              <w:sz w:val="25"/>
            </w:rPr>
          </w:rPrChange>
        </w:rPr>
        <w:t>"Client credentials could not be retrieved through the Authorization header."</w:t>
      </w:r>
      <w:r w:rsidRPr="008C6831">
        <w:rPr>
          <w:rFonts w:ascii="Maiandra GD" w:eastAsia="Times New Roman" w:hAnsi="Maiandra GD" w:cs="Consolas"/>
          <w:b/>
          <w:bCs/>
          <w:color w:val="6B7C8B"/>
          <w:sz w:val="24"/>
          <w:szCs w:val="24"/>
          <w:rPrChange w:id="679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6794"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79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6796" w:author="Narendra" w:date="2021-08-21T13:02:00Z">
            <w:rPr>
              <w:rFonts w:ascii="inherit" w:eastAsia="Times New Roman" w:hAnsi="inherit" w:cs="Consolas"/>
              <w:color w:val="CFD5E0"/>
              <w:sz w:val="25"/>
            </w:rPr>
          </w:rPrChange>
        </w:rPr>
        <w:t>context.</w:t>
      </w:r>
      <w:r w:rsidRPr="008C6831">
        <w:rPr>
          <w:rFonts w:ascii="Maiandra GD" w:eastAsia="Times New Roman" w:hAnsi="Maiandra GD" w:cs="Consolas"/>
          <w:color w:val="4284AE"/>
          <w:sz w:val="24"/>
          <w:szCs w:val="24"/>
          <w:rPrChange w:id="6797" w:author="Narendra" w:date="2021-08-21T13:02:00Z">
            <w:rPr>
              <w:rFonts w:ascii="inherit" w:eastAsia="Times New Roman" w:hAnsi="inherit" w:cs="Consolas"/>
              <w:color w:val="4284AE"/>
              <w:sz w:val="25"/>
            </w:rPr>
          </w:rPrChange>
        </w:rPr>
        <w:t>Rejected</w:t>
      </w:r>
      <w:r w:rsidRPr="008C6831">
        <w:rPr>
          <w:rFonts w:ascii="Maiandra GD" w:eastAsia="Times New Roman" w:hAnsi="Maiandra GD" w:cs="Consolas"/>
          <w:b/>
          <w:bCs/>
          <w:color w:val="6B7C8B"/>
          <w:sz w:val="24"/>
          <w:szCs w:val="24"/>
          <w:rPrChange w:id="679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6799"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80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6801" w:author="Narendra" w:date="2021-08-21T13:02:00Z">
            <w:rPr>
              <w:rFonts w:ascii="inherit" w:eastAsia="Times New Roman" w:hAnsi="inherit" w:cs="Consolas"/>
              <w:b/>
              <w:bCs/>
              <w:color w:val="D171DD"/>
              <w:sz w:val="25"/>
            </w:rPr>
          </w:rPrChange>
        </w:rPr>
        <w:t>return</w:t>
      </w:r>
      <w:r w:rsidRPr="008C6831">
        <w:rPr>
          <w:rFonts w:ascii="Maiandra GD" w:eastAsia="Times New Roman" w:hAnsi="Maiandra GD" w:cs="Consolas"/>
          <w:color w:val="CFD5E0"/>
          <w:sz w:val="24"/>
          <w:szCs w:val="24"/>
          <w:rPrChange w:id="6802"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80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6804"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80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6806" w:author="Narendra" w:date="2021-08-21T13:02:00Z">
            <w:rPr>
              <w:rFonts w:ascii="inherit" w:eastAsia="Times New Roman" w:hAnsi="inherit" w:cs="Consolas"/>
              <w:color w:val="6B7C8B"/>
              <w:sz w:val="25"/>
            </w:rPr>
          </w:rPrChange>
        </w:rPr>
        <w:t>//Check the existence of by calling the ValidateClient method</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80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6808" w:author="Narendra" w:date="2021-08-21T13:02:00Z">
            <w:rPr>
              <w:rFonts w:ascii="inherit" w:eastAsia="Times New Roman" w:hAnsi="inherit" w:cs="Consolas"/>
              <w:color w:val="CFD5E0"/>
              <w:sz w:val="25"/>
            </w:rPr>
          </w:rPrChange>
        </w:rPr>
        <w:t xml:space="preserve">ClientMaster client = </w:t>
      </w:r>
      <w:r w:rsidRPr="008C6831">
        <w:rPr>
          <w:rFonts w:ascii="Maiandra GD" w:eastAsia="Times New Roman" w:hAnsi="Maiandra GD" w:cs="Consolas"/>
          <w:b/>
          <w:bCs/>
          <w:color w:val="6B7C8B"/>
          <w:sz w:val="24"/>
          <w:szCs w:val="24"/>
          <w:rPrChange w:id="680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4284AE"/>
          <w:sz w:val="24"/>
          <w:szCs w:val="24"/>
          <w:rPrChange w:id="6810"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6811"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6812" w:author="Narendra" w:date="2021-08-21T13:02:00Z">
            <w:rPr>
              <w:rFonts w:ascii="inherit" w:eastAsia="Times New Roman" w:hAnsi="inherit" w:cs="Consolas"/>
              <w:color w:val="4284AE"/>
              <w:sz w:val="25"/>
            </w:rPr>
          </w:rPrChange>
        </w:rPr>
        <w:t>ClientMasterRepository</w:t>
      </w:r>
      <w:r w:rsidRPr="008C6831">
        <w:rPr>
          <w:rFonts w:ascii="Maiandra GD" w:eastAsia="Times New Roman" w:hAnsi="Maiandra GD" w:cs="Consolas"/>
          <w:b/>
          <w:bCs/>
          <w:color w:val="6B7C8B"/>
          <w:sz w:val="24"/>
          <w:szCs w:val="24"/>
          <w:rPrChange w:id="681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6814"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6815" w:author="Narendra" w:date="2021-08-21T13:02:00Z">
            <w:rPr>
              <w:rFonts w:ascii="inherit" w:eastAsia="Times New Roman" w:hAnsi="inherit" w:cs="Consolas"/>
              <w:color w:val="4284AE"/>
              <w:sz w:val="25"/>
            </w:rPr>
          </w:rPrChange>
        </w:rPr>
        <w:t>ValidateClient</w:t>
      </w:r>
      <w:r w:rsidRPr="008C6831">
        <w:rPr>
          <w:rFonts w:ascii="Maiandra GD" w:eastAsia="Times New Roman" w:hAnsi="Maiandra GD" w:cs="Consolas"/>
          <w:b/>
          <w:bCs/>
          <w:color w:val="6B7C8B"/>
          <w:sz w:val="24"/>
          <w:szCs w:val="24"/>
          <w:rPrChange w:id="6816"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6817" w:author="Narendra" w:date="2021-08-21T13:02:00Z">
            <w:rPr>
              <w:rFonts w:ascii="inherit" w:eastAsia="Times New Roman" w:hAnsi="inherit" w:cs="Consolas"/>
              <w:color w:val="CFD5E0"/>
              <w:sz w:val="25"/>
            </w:rPr>
          </w:rPrChange>
        </w:rPr>
        <w:t>clientId, clientSecret</w:t>
      </w:r>
      <w:r w:rsidRPr="008C6831">
        <w:rPr>
          <w:rFonts w:ascii="Maiandra GD" w:eastAsia="Times New Roman" w:hAnsi="Maiandra GD" w:cs="Consolas"/>
          <w:b/>
          <w:bCs/>
          <w:color w:val="6B7C8B"/>
          <w:sz w:val="24"/>
          <w:szCs w:val="24"/>
          <w:rPrChange w:id="681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6819"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82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6821" w:author="Narendra" w:date="2021-08-21T13:02:00Z">
            <w:rPr>
              <w:rFonts w:ascii="inherit" w:eastAsia="Times New Roman" w:hAnsi="inherit" w:cs="Consolas"/>
              <w:b/>
              <w:bCs/>
              <w:color w:val="D171DD"/>
              <w:sz w:val="25"/>
            </w:rPr>
          </w:rPrChange>
        </w:rPr>
        <w:t>if</w:t>
      </w:r>
      <w:r w:rsidRPr="008C6831">
        <w:rPr>
          <w:rFonts w:ascii="Maiandra GD" w:eastAsia="Times New Roman" w:hAnsi="Maiandra GD" w:cs="Consolas"/>
          <w:color w:val="CFD5E0"/>
          <w:sz w:val="24"/>
          <w:szCs w:val="24"/>
          <w:rPrChange w:id="6822"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682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6824" w:author="Narendra" w:date="2021-08-21T13:02:00Z">
            <w:rPr>
              <w:rFonts w:ascii="inherit" w:eastAsia="Times New Roman" w:hAnsi="inherit" w:cs="Consolas"/>
              <w:color w:val="CFD5E0"/>
              <w:sz w:val="25"/>
            </w:rPr>
          </w:rPrChange>
        </w:rPr>
        <w:t xml:space="preserve">client != </w:t>
      </w:r>
      <w:r w:rsidRPr="008C6831">
        <w:rPr>
          <w:rFonts w:ascii="Maiandra GD" w:eastAsia="Times New Roman" w:hAnsi="Maiandra GD" w:cs="Consolas"/>
          <w:b/>
          <w:bCs/>
          <w:color w:val="D171DD"/>
          <w:sz w:val="24"/>
          <w:szCs w:val="24"/>
          <w:rPrChange w:id="6825" w:author="Narendra" w:date="2021-08-21T13:02:00Z">
            <w:rPr>
              <w:rFonts w:ascii="inherit" w:eastAsia="Times New Roman" w:hAnsi="inherit" w:cs="Consolas"/>
              <w:b/>
              <w:bCs/>
              <w:color w:val="D171DD"/>
              <w:sz w:val="25"/>
            </w:rPr>
          </w:rPrChange>
        </w:rPr>
        <w:t>null</w:t>
      </w:r>
      <w:r w:rsidRPr="008C6831">
        <w:rPr>
          <w:rFonts w:ascii="Maiandra GD" w:eastAsia="Times New Roman" w:hAnsi="Maiandra GD" w:cs="Consolas"/>
          <w:b/>
          <w:bCs/>
          <w:color w:val="6B7C8B"/>
          <w:sz w:val="24"/>
          <w:szCs w:val="24"/>
          <w:rPrChange w:id="6826"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82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6828"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82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6830" w:author="Narendra" w:date="2021-08-21T13:02:00Z">
            <w:rPr>
              <w:rFonts w:ascii="inherit" w:eastAsia="Times New Roman" w:hAnsi="inherit" w:cs="Consolas"/>
              <w:color w:val="6B7C8B"/>
              <w:sz w:val="25"/>
            </w:rPr>
          </w:rPrChange>
        </w:rPr>
        <w:lastRenderedPageBreak/>
        <w:t>// Client has been verified.</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83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6832" w:author="Narendra" w:date="2021-08-21T13:02:00Z">
            <w:rPr>
              <w:rFonts w:ascii="inherit" w:eastAsia="Times New Roman" w:hAnsi="inherit" w:cs="Consolas"/>
              <w:color w:val="CFD5E0"/>
              <w:sz w:val="25"/>
            </w:rPr>
          </w:rPrChange>
        </w:rPr>
        <w:t>context.</w:t>
      </w:r>
      <w:r w:rsidRPr="008C6831">
        <w:rPr>
          <w:rFonts w:ascii="Maiandra GD" w:eastAsia="Times New Roman" w:hAnsi="Maiandra GD" w:cs="Consolas"/>
          <w:color w:val="4284AE"/>
          <w:sz w:val="24"/>
          <w:szCs w:val="24"/>
          <w:rPrChange w:id="6833" w:author="Narendra" w:date="2021-08-21T13:02:00Z">
            <w:rPr>
              <w:rFonts w:ascii="inherit" w:eastAsia="Times New Roman" w:hAnsi="inherit" w:cs="Consolas"/>
              <w:color w:val="4284AE"/>
              <w:sz w:val="25"/>
            </w:rPr>
          </w:rPrChange>
        </w:rPr>
        <w:t>OwinContext</w:t>
      </w:r>
      <w:r w:rsidRPr="008C6831">
        <w:rPr>
          <w:rFonts w:ascii="Maiandra GD" w:eastAsia="Times New Roman" w:hAnsi="Maiandra GD" w:cs="Consolas"/>
          <w:color w:val="CFD5E0"/>
          <w:sz w:val="24"/>
          <w:szCs w:val="24"/>
          <w:rPrChange w:id="6834"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6835" w:author="Narendra" w:date="2021-08-21T13:02:00Z">
            <w:rPr>
              <w:rFonts w:ascii="inherit" w:eastAsia="Times New Roman" w:hAnsi="inherit" w:cs="Consolas"/>
              <w:color w:val="4284AE"/>
              <w:sz w:val="25"/>
            </w:rPr>
          </w:rPrChange>
        </w:rPr>
        <w:t>Set</w:t>
      </w:r>
      <w:r w:rsidRPr="008C6831">
        <w:rPr>
          <w:rFonts w:ascii="Maiandra GD" w:eastAsia="Times New Roman" w:hAnsi="Maiandra GD" w:cs="Consolas"/>
          <w:b/>
          <w:bCs/>
          <w:color w:val="6B7C8B"/>
          <w:sz w:val="24"/>
          <w:szCs w:val="24"/>
          <w:rPrChange w:id="6836" w:author="Narendra" w:date="2021-08-21T13:02:00Z">
            <w:rPr>
              <w:rFonts w:ascii="inherit" w:eastAsia="Times New Roman" w:hAnsi="inherit" w:cs="Consolas"/>
              <w:b/>
              <w:bCs/>
              <w:color w:val="6B7C8B"/>
              <w:sz w:val="25"/>
            </w:rPr>
          </w:rPrChange>
        </w:rPr>
        <w:t>&lt;</w:t>
      </w:r>
      <w:r w:rsidRPr="008C6831">
        <w:rPr>
          <w:rFonts w:ascii="Maiandra GD" w:eastAsia="Times New Roman" w:hAnsi="Maiandra GD" w:cs="Consolas"/>
          <w:color w:val="CFD5E0"/>
          <w:sz w:val="24"/>
          <w:szCs w:val="24"/>
          <w:rPrChange w:id="6837" w:author="Narendra" w:date="2021-08-21T13:02:00Z">
            <w:rPr>
              <w:rFonts w:ascii="inherit" w:eastAsia="Times New Roman" w:hAnsi="inherit" w:cs="Consolas"/>
              <w:color w:val="CFD5E0"/>
              <w:sz w:val="25"/>
            </w:rPr>
          </w:rPrChange>
        </w:rPr>
        <w:t>ClientMaster</w:t>
      </w:r>
      <w:r w:rsidRPr="008C6831">
        <w:rPr>
          <w:rFonts w:ascii="Maiandra GD" w:eastAsia="Times New Roman" w:hAnsi="Maiandra GD" w:cs="Consolas"/>
          <w:b/>
          <w:bCs/>
          <w:color w:val="6B7C8B"/>
          <w:sz w:val="24"/>
          <w:szCs w:val="24"/>
          <w:rPrChange w:id="6838" w:author="Narendra" w:date="2021-08-21T13:02:00Z">
            <w:rPr>
              <w:rFonts w:ascii="inherit" w:eastAsia="Times New Roman" w:hAnsi="inherit" w:cs="Consolas"/>
              <w:b/>
              <w:bCs/>
              <w:color w:val="6B7C8B"/>
              <w:sz w:val="25"/>
            </w:rPr>
          </w:rPrChange>
        </w:rPr>
        <w:t>&gt;(</w:t>
      </w:r>
      <w:r w:rsidRPr="008C6831">
        <w:rPr>
          <w:rFonts w:ascii="Maiandra GD" w:eastAsia="Times New Roman" w:hAnsi="Maiandra GD" w:cs="Consolas"/>
          <w:color w:val="7CC379"/>
          <w:sz w:val="24"/>
          <w:szCs w:val="24"/>
          <w:rPrChange w:id="6839" w:author="Narendra" w:date="2021-08-21T13:02:00Z">
            <w:rPr>
              <w:rFonts w:ascii="inherit" w:eastAsia="Times New Roman" w:hAnsi="inherit" w:cs="Consolas"/>
              <w:color w:val="7CC379"/>
              <w:sz w:val="25"/>
            </w:rPr>
          </w:rPrChange>
        </w:rPr>
        <w:t>"oauth:client"</w:t>
      </w:r>
      <w:r w:rsidRPr="008C6831">
        <w:rPr>
          <w:rFonts w:ascii="Maiandra GD" w:eastAsia="Times New Roman" w:hAnsi="Maiandra GD" w:cs="Consolas"/>
          <w:color w:val="CFD5E0"/>
          <w:sz w:val="24"/>
          <w:szCs w:val="24"/>
          <w:rPrChange w:id="6840" w:author="Narendra" w:date="2021-08-21T13:02:00Z">
            <w:rPr>
              <w:rFonts w:ascii="inherit" w:eastAsia="Times New Roman" w:hAnsi="inherit" w:cs="Consolas"/>
              <w:color w:val="CFD5E0"/>
              <w:sz w:val="25"/>
            </w:rPr>
          </w:rPrChange>
        </w:rPr>
        <w:t>, client</w:t>
      </w:r>
      <w:r w:rsidRPr="008C6831">
        <w:rPr>
          <w:rFonts w:ascii="Maiandra GD" w:eastAsia="Times New Roman" w:hAnsi="Maiandra GD" w:cs="Consolas"/>
          <w:b/>
          <w:bCs/>
          <w:color w:val="6B7C8B"/>
          <w:sz w:val="24"/>
          <w:szCs w:val="24"/>
          <w:rPrChange w:id="684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6842"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84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6844" w:author="Narendra" w:date="2021-08-21T13:02:00Z">
            <w:rPr>
              <w:rFonts w:ascii="inherit" w:eastAsia="Times New Roman" w:hAnsi="inherit" w:cs="Consolas"/>
              <w:color w:val="CFD5E0"/>
              <w:sz w:val="25"/>
            </w:rPr>
          </w:rPrChange>
        </w:rPr>
        <w:t>context.</w:t>
      </w:r>
      <w:r w:rsidRPr="008C6831">
        <w:rPr>
          <w:rFonts w:ascii="Maiandra GD" w:eastAsia="Times New Roman" w:hAnsi="Maiandra GD" w:cs="Consolas"/>
          <w:color w:val="4284AE"/>
          <w:sz w:val="24"/>
          <w:szCs w:val="24"/>
          <w:rPrChange w:id="6845" w:author="Narendra" w:date="2021-08-21T13:02:00Z">
            <w:rPr>
              <w:rFonts w:ascii="inherit" w:eastAsia="Times New Roman" w:hAnsi="inherit" w:cs="Consolas"/>
              <w:color w:val="4284AE"/>
              <w:sz w:val="25"/>
            </w:rPr>
          </w:rPrChange>
        </w:rPr>
        <w:t>Validated</w:t>
      </w:r>
      <w:r w:rsidRPr="008C6831">
        <w:rPr>
          <w:rFonts w:ascii="Maiandra GD" w:eastAsia="Times New Roman" w:hAnsi="Maiandra GD" w:cs="Consolas"/>
          <w:b/>
          <w:bCs/>
          <w:color w:val="6B7C8B"/>
          <w:sz w:val="24"/>
          <w:szCs w:val="24"/>
          <w:rPrChange w:id="6846"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6847" w:author="Narendra" w:date="2021-08-21T13:02:00Z">
            <w:rPr>
              <w:rFonts w:ascii="inherit" w:eastAsia="Times New Roman" w:hAnsi="inherit" w:cs="Consolas"/>
              <w:color w:val="CFD5E0"/>
              <w:sz w:val="25"/>
            </w:rPr>
          </w:rPrChange>
        </w:rPr>
        <w:t>clientId</w:t>
      </w:r>
      <w:r w:rsidRPr="008C6831">
        <w:rPr>
          <w:rFonts w:ascii="Maiandra GD" w:eastAsia="Times New Roman" w:hAnsi="Maiandra GD" w:cs="Consolas"/>
          <w:b/>
          <w:bCs/>
          <w:color w:val="6B7C8B"/>
          <w:sz w:val="24"/>
          <w:szCs w:val="24"/>
          <w:rPrChange w:id="684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6849"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85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6851"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85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6853" w:author="Narendra" w:date="2021-08-21T13:02:00Z">
            <w:rPr>
              <w:rFonts w:ascii="inherit" w:eastAsia="Times New Roman" w:hAnsi="inherit" w:cs="Consolas"/>
              <w:b/>
              <w:bCs/>
              <w:color w:val="D171DD"/>
              <w:sz w:val="25"/>
            </w:rPr>
          </w:rPrChange>
        </w:rPr>
        <w:t>else</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85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6855"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85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6857" w:author="Narendra" w:date="2021-08-21T13:02:00Z">
            <w:rPr>
              <w:rFonts w:ascii="inherit" w:eastAsia="Times New Roman" w:hAnsi="inherit" w:cs="Consolas"/>
              <w:color w:val="6B7C8B"/>
              <w:sz w:val="25"/>
            </w:rPr>
          </w:rPrChange>
        </w:rPr>
        <w:t>// Client could not be validated.</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85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6859" w:author="Narendra" w:date="2021-08-21T13:02:00Z">
            <w:rPr>
              <w:rFonts w:ascii="inherit" w:eastAsia="Times New Roman" w:hAnsi="inherit" w:cs="Consolas"/>
              <w:color w:val="CFD5E0"/>
              <w:sz w:val="25"/>
            </w:rPr>
          </w:rPrChange>
        </w:rPr>
        <w:t>context.</w:t>
      </w:r>
      <w:r w:rsidRPr="008C6831">
        <w:rPr>
          <w:rFonts w:ascii="Maiandra GD" w:eastAsia="Times New Roman" w:hAnsi="Maiandra GD" w:cs="Consolas"/>
          <w:color w:val="4284AE"/>
          <w:sz w:val="24"/>
          <w:szCs w:val="24"/>
          <w:rPrChange w:id="6860" w:author="Narendra" w:date="2021-08-21T13:02:00Z">
            <w:rPr>
              <w:rFonts w:ascii="inherit" w:eastAsia="Times New Roman" w:hAnsi="inherit" w:cs="Consolas"/>
              <w:color w:val="4284AE"/>
              <w:sz w:val="25"/>
            </w:rPr>
          </w:rPrChange>
        </w:rPr>
        <w:t>SetError</w:t>
      </w:r>
      <w:r w:rsidRPr="008C6831">
        <w:rPr>
          <w:rFonts w:ascii="Maiandra GD" w:eastAsia="Times New Roman" w:hAnsi="Maiandra GD" w:cs="Consolas"/>
          <w:b/>
          <w:bCs/>
          <w:color w:val="6B7C8B"/>
          <w:sz w:val="24"/>
          <w:szCs w:val="24"/>
          <w:rPrChange w:id="686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7CC379"/>
          <w:sz w:val="24"/>
          <w:szCs w:val="24"/>
          <w:rPrChange w:id="6862" w:author="Narendra" w:date="2021-08-21T13:02:00Z">
            <w:rPr>
              <w:rFonts w:ascii="inherit" w:eastAsia="Times New Roman" w:hAnsi="inherit" w:cs="Consolas"/>
              <w:color w:val="7CC379"/>
              <w:sz w:val="25"/>
            </w:rPr>
          </w:rPrChange>
        </w:rPr>
        <w:t>"invalid_client"</w:t>
      </w:r>
      <w:r w:rsidRPr="008C6831">
        <w:rPr>
          <w:rFonts w:ascii="Maiandra GD" w:eastAsia="Times New Roman" w:hAnsi="Maiandra GD" w:cs="Consolas"/>
          <w:color w:val="CFD5E0"/>
          <w:sz w:val="24"/>
          <w:szCs w:val="24"/>
          <w:rPrChange w:id="6863"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7CC379"/>
          <w:sz w:val="24"/>
          <w:szCs w:val="24"/>
          <w:rPrChange w:id="6864" w:author="Narendra" w:date="2021-08-21T13:02:00Z">
            <w:rPr>
              <w:rFonts w:ascii="inherit" w:eastAsia="Times New Roman" w:hAnsi="inherit" w:cs="Consolas"/>
              <w:color w:val="7CC379"/>
              <w:sz w:val="25"/>
            </w:rPr>
          </w:rPrChange>
        </w:rPr>
        <w:t>"Client credentials are invalid."</w:t>
      </w:r>
      <w:r w:rsidRPr="008C6831">
        <w:rPr>
          <w:rFonts w:ascii="Maiandra GD" w:eastAsia="Times New Roman" w:hAnsi="Maiandra GD" w:cs="Consolas"/>
          <w:b/>
          <w:bCs/>
          <w:color w:val="6B7C8B"/>
          <w:sz w:val="24"/>
          <w:szCs w:val="24"/>
          <w:rPrChange w:id="6865"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6866"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86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6868" w:author="Narendra" w:date="2021-08-21T13:02:00Z">
            <w:rPr>
              <w:rFonts w:ascii="inherit" w:eastAsia="Times New Roman" w:hAnsi="inherit" w:cs="Consolas"/>
              <w:color w:val="CFD5E0"/>
              <w:sz w:val="25"/>
            </w:rPr>
          </w:rPrChange>
        </w:rPr>
        <w:t>context.</w:t>
      </w:r>
      <w:r w:rsidRPr="008C6831">
        <w:rPr>
          <w:rFonts w:ascii="Maiandra GD" w:eastAsia="Times New Roman" w:hAnsi="Maiandra GD" w:cs="Consolas"/>
          <w:color w:val="4284AE"/>
          <w:sz w:val="24"/>
          <w:szCs w:val="24"/>
          <w:rPrChange w:id="6869" w:author="Narendra" w:date="2021-08-21T13:02:00Z">
            <w:rPr>
              <w:rFonts w:ascii="inherit" w:eastAsia="Times New Roman" w:hAnsi="inherit" w:cs="Consolas"/>
              <w:color w:val="4284AE"/>
              <w:sz w:val="25"/>
            </w:rPr>
          </w:rPrChange>
        </w:rPr>
        <w:t>Rejected</w:t>
      </w:r>
      <w:r w:rsidRPr="008C6831">
        <w:rPr>
          <w:rFonts w:ascii="Maiandra GD" w:eastAsia="Times New Roman" w:hAnsi="Maiandra GD" w:cs="Consolas"/>
          <w:b/>
          <w:bCs/>
          <w:color w:val="6B7C8B"/>
          <w:sz w:val="24"/>
          <w:szCs w:val="24"/>
          <w:rPrChange w:id="6870"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6871"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87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6873"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687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6875" w:author="Narendra" w:date="2021-08-21T13:02:00Z">
            <w:rPr>
              <w:rFonts w:ascii="inherit" w:eastAsia="Times New Roman" w:hAnsi="inherit" w:cs="Consolas"/>
              <w:color w:val="CFD5E0"/>
              <w:sz w:val="25"/>
            </w:rPr>
          </w:rPrChange>
        </w:rPr>
        <w:t>context.</w:t>
      </w:r>
      <w:r w:rsidRPr="008C6831">
        <w:rPr>
          <w:rFonts w:ascii="Maiandra GD" w:eastAsia="Times New Roman" w:hAnsi="Maiandra GD" w:cs="Consolas"/>
          <w:color w:val="4284AE"/>
          <w:sz w:val="24"/>
          <w:szCs w:val="24"/>
          <w:rPrChange w:id="6876" w:author="Narendra" w:date="2021-08-21T13:02:00Z">
            <w:rPr>
              <w:rFonts w:ascii="inherit" w:eastAsia="Times New Roman" w:hAnsi="inherit" w:cs="Consolas"/>
              <w:color w:val="4284AE"/>
              <w:sz w:val="25"/>
            </w:rPr>
          </w:rPrChange>
        </w:rPr>
        <w:t>Validated</w:t>
      </w:r>
      <w:r w:rsidRPr="008C6831">
        <w:rPr>
          <w:rFonts w:ascii="Maiandra GD" w:eastAsia="Times New Roman" w:hAnsi="Maiandra GD" w:cs="Consolas"/>
          <w:b/>
          <w:bCs/>
          <w:color w:val="6B7C8B"/>
          <w:sz w:val="24"/>
          <w:szCs w:val="24"/>
          <w:rPrChange w:id="687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6878"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line="384" w:lineRule="atLeast"/>
        <w:textAlignment w:val="baseline"/>
        <w:rPr>
          <w:rFonts w:ascii="Maiandra GD" w:eastAsia="Times New Roman" w:hAnsi="Maiandra GD" w:cs="Consolas"/>
          <w:color w:val="596174"/>
          <w:sz w:val="24"/>
          <w:szCs w:val="24"/>
          <w:rPrChange w:id="687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6880"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6881"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color w:val="000000"/>
          <w:sz w:val="24"/>
          <w:szCs w:val="24"/>
          <w:rPrChange w:id="6882" w:author="Narendra" w:date="2021-08-21T13:02:00Z">
            <w:rPr>
              <w:rFonts w:ascii="Arial" w:eastAsia="Times New Roman" w:hAnsi="Arial" w:cs="Arial"/>
              <w:b/>
              <w:bCs/>
              <w:color w:val="000000"/>
              <w:sz w:val="23"/>
            </w:rPr>
          </w:rPrChange>
        </w:rPr>
        <w:t>Note:</w:t>
      </w:r>
      <w:r w:rsidRPr="008C6831">
        <w:rPr>
          <w:rFonts w:ascii="Maiandra GD" w:eastAsia="Times New Roman" w:hAnsi="Maiandra GD" w:cs="Arial"/>
          <w:color w:val="000000"/>
          <w:sz w:val="24"/>
          <w:szCs w:val="24"/>
          <w:bdr w:val="none" w:sz="0" w:space="0" w:color="auto" w:frame="1"/>
          <w:rPrChange w:id="6883" w:author="Narendra" w:date="2021-08-21T13:02:00Z">
            <w:rPr>
              <w:rFonts w:ascii="Arial" w:eastAsia="Times New Roman" w:hAnsi="Arial" w:cs="Arial"/>
              <w:color w:val="000000"/>
              <w:sz w:val="23"/>
              <w:szCs w:val="23"/>
              <w:bdr w:val="none" w:sz="0" w:space="0" w:color="auto" w:frame="1"/>
            </w:rPr>
          </w:rPrChange>
        </w:rPr>
        <w:t> We need to pass the ClientId and ClientSecret using the Basic authentication in the authorization header i.e. in Base64 encoded format.</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6884"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color w:val="000000"/>
          <w:sz w:val="24"/>
          <w:szCs w:val="24"/>
          <w:rPrChange w:id="6885" w:author="Narendra" w:date="2021-08-21T13:02:00Z">
            <w:rPr>
              <w:rFonts w:ascii="Arial" w:eastAsia="Times New Roman" w:hAnsi="Arial" w:cs="Arial"/>
              <w:b/>
              <w:bCs/>
              <w:color w:val="000000"/>
              <w:sz w:val="23"/>
            </w:rPr>
          </w:rPrChange>
        </w:rPr>
        <w:t>Modify the GetResource1 action method of the TestController as shown below.</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6886"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noProof/>
          <w:color w:val="212529"/>
          <w:sz w:val="24"/>
          <w:szCs w:val="24"/>
          <w:bdr w:val="none" w:sz="0" w:space="0" w:color="auto" w:frame="1"/>
          <w:rPrChange w:id="6887" w:author="Narendra" w:date="2021-08-21T13:02:00Z">
            <w:rPr>
              <w:rFonts w:ascii="Arial" w:eastAsia="Times New Roman" w:hAnsi="Arial" w:cs="Arial"/>
              <w:noProof/>
              <w:color w:val="212529"/>
              <w:sz w:val="23"/>
              <w:szCs w:val="23"/>
              <w:bdr w:val="none" w:sz="0" w:space="0" w:color="auto" w:frame="1"/>
            </w:rPr>
          </w:rPrChange>
        </w:rPr>
        <w:drawing>
          <wp:inline distT="0" distB="0" distL="0" distR="0">
            <wp:extent cx="6905625" cy="3228975"/>
            <wp:effectExtent l="19050" t="0" r="9525" b="0"/>
            <wp:docPr id="109" name="Picture 109" descr="Client Validation Using Basic Authentication in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lient Validation Using Basic Authentication in Web API"/>
                    <pic:cNvPicPr>
                      <a:picLocks noChangeAspect="1" noChangeArrowheads="1"/>
                    </pic:cNvPicPr>
                  </pic:nvPicPr>
                  <pic:blipFill>
                    <a:blip r:embed="rId58"/>
                    <a:srcRect/>
                    <a:stretch>
                      <a:fillRect/>
                    </a:stretch>
                  </pic:blipFill>
                  <pic:spPr bwMode="auto">
                    <a:xfrm>
                      <a:off x="0" y="0"/>
                      <a:ext cx="6905625" cy="3228975"/>
                    </a:xfrm>
                    <a:prstGeom prst="rect">
                      <a:avLst/>
                    </a:prstGeom>
                    <a:noFill/>
                    <a:ln w="9525">
                      <a:noFill/>
                      <a:miter lim="800000"/>
                      <a:headEnd/>
                      <a:tailEnd/>
                    </a:ln>
                  </pic:spPr>
                </pic:pic>
              </a:graphicData>
            </a:graphic>
          </wp:inline>
        </w:drawing>
      </w:r>
    </w:p>
    <w:p w:rsidR="006E519F" w:rsidRPr="008C6831" w:rsidRDefault="006E519F" w:rsidP="006E519F">
      <w:pPr>
        <w:shd w:val="clear" w:color="auto" w:fill="FFFFFF"/>
        <w:spacing w:after="0" w:line="240" w:lineRule="auto"/>
        <w:jc w:val="both"/>
        <w:textAlignment w:val="baseline"/>
        <w:outlineLvl w:val="4"/>
        <w:rPr>
          <w:rFonts w:ascii="Maiandra GD" w:eastAsia="Times New Roman" w:hAnsi="Maiandra GD" w:cs="Segoe UI"/>
          <w:color w:val="3A3A3A"/>
          <w:sz w:val="24"/>
          <w:szCs w:val="24"/>
          <w:rPrChange w:id="6888" w:author="Narendra" w:date="2021-08-21T13:02:00Z">
            <w:rPr>
              <w:rFonts w:ascii="Segoe UI" w:eastAsia="Times New Roman" w:hAnsi="Segoe UI" w:cs="Segoe UI"/>
              <w:color w:val="3A3A3A"/>
              <w:sz w:val="20"/>
              <w:szCs w:val="20"/>
            </w:rPr>
          </w:rPrChange>
        </w:rPr>
      </w:pPr>
      <w:r w:rsidRPr="008C6831">
        <w:rPr>
          <w:rFonts w:ascii="Maiandra GD" w:eastAsia="Times New Roman" w:hAnsi="Maiandra GD" w:cs="Arial"/>
          <w:b/>
          <w:bCs/>
          <w:color w:val="000000"/>
          <w:sz w:val="24"/>
          <w:szCs w:val="24"/>
          <w:rPrChange w:id="6889" w:author="Narendra" w:date="2021-08-21T13:02:00Z">
            <w:rPr>
              <w:rFonts w:ascii="Arial" w:eastAsia="Times New Roman" w:hAnsi="Arial" w:cs="Arial"/>
              <w:b/>
              <w:bCs/>
              <w:color w:val="000000"/>
              <w:sz w:val="27"/>
            </w:rPr>
          </w:rPrChange>
        </w:rPr>
        <w:t>Testing the API using Postman:</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6890"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6891" w:author="Narendra" w:date="2021-08-21T13:02:00Z">
            <w:rPr>
              <w:rFonts w:ascii="Arial" w:eastAsia="Times New Roman" w:hAnsi="Arial" w:cs="Arial"/>
              <w:color w:val="000000"/>
              <w:sz w:val="23"/>
              <w:szCs w:val="23"/>
              <w:bdr w:val="none" w:sz="0" w:space="0" w:color="auto" w:frame="1"/>
            </w:rPr>
          </w:rPrChange>
        </w:rPr>
        <w:t>Let’s first create the Base64 Encode value by for the ClientID and ClientSecret by using the following website</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6892"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212529"/>
          <w:sz w:val="24"/>
          <w:szCs w:val="24"/>
          <w:bdr w:val="none" w:sz="0" w:space="0" w:color="auto" w:frame="1"/>
          <w:rPrChange w:id="6893" w:author="Narendra" w:date="2021-08-21T13:02:00Z">
            <w:rPr>
              <w:rFonts w:ascii="Arial" w:eastAsia="Times New Roman" w:hAnsi="Arial" w:cs="Arial"/>
              <w:color w:val="212529"/>
              <w:sz w:val="23"/>
              <w:szCs w:val="23"/>
              <w:bdr w:val="none" w:sz="0" w:space="0" w:color="auto" w:frame="1"/>
            </w:rPr>
          </w:rPrChange>
        </w:rPr>
        <w:fldChar w:fldCharType="begin"/>
      </w:r>
      <w:r w:rsidRPr="008C6831">
        <w:rPr>
          <w:rFonts w:ascii="Maiandra GD" w:eastAsia="Times New Roman" w:hAnsi="Maiandra GD" w:cs="Arial"/>
          <w:color w:val="212529"/>
          <w:sz w:val="24"/>
          <w:szCs w:val="24"/>
          <w:bdr w:val="none" w:sz="0" w:space="0" w:color="auto" w:frame="1"/>
          <w:rPrChange w:id="6894" w:author="Narendra" w:date="2021-08-21T13:02:00Z">
            <w:rPr>
              <w:rFonts w:ascii="Arial" w:eastAsia="Times New Roman" w:hAnsi="Arial" w:cs="Arial"/>
              <w:color w:val="212529"/>
              <w:sz w:val="23"/>
              <w:szCs w:val="23"/>
              <w:bdr w:val="none" w:sz="0" w:space="0" w:color="auto" w:frame="1"/>
            </w:rPr>
          </w:rPrChange>
        </w:rPr>
        <w:instrText xml:space="preserve"> HYPERLINK "https://www.base64encode.org/" </w:instrText>
      </w:r>
      <w:r w:rsidRPr="008C6831">
        <w:rPr>
          <w:rFonts w:ascii="Maiandra GD" w:eastAsia="Times New Roman" w:hAnsi="Maiandra GD" w:cs="Arial"/>
          <w:color w:val="212529"/>
          <w:sz w:val="24"/>
          <w:szCs w:val="24"/>
          <w:bdr w:val="none" w:sz="0" w:space="0" w:color="auto" w:frame="1"/>
          <w:rPrChange w:id="6895" w:author="Narendra" w:date="2021-08-21T13:02:00Z">
            <w:rPr>
              <w:rFonts w:ascii="Arial" w:eastAsia="Times New Roman" w:hAnsi="Arial" w:cs="Arial"/>
              <w:color w:val="212529"/>
              <w:sz w:val="23"/>
              <w:szCs w:val="23"/>
              <w:bdr w:val="none" w:sz="0" w:space="0" w:color="auto" w:frame="1"/>
            </w:rPr>
          </w:rPrChange>
        </w:rPr>
        <w:fldChar w:fldCharType="separate"/>
      </w:r>
      <w:r w:rsidRPr="008C6831">
        <w:rPr>
          <w:rFonts w:ascii="Maiandra GD" w:eastAsia="Times New Roman" w:hAnsi="Maiandra GD" w:cs="Arial"/>
          <w:color w:val="007BFF"/>
          <w:sz w:val="24"/>
          <w:szCs w:val="24"/>
          <w:u w:val="single"/>
          <w:rPrChange w:id="6896" w:author="Narendra" w:date="2021-08-21T13:02:00Z">
            <w:rPr>
              <w:rFonts w:ascii="Arial" w:eastAsia="Times New Roman" w:hAnsi="Arial" w:cs="Arial"/>
              <w:color w:val="007BFF"/>
              <w:sz w:val="23"/>
              <w:u w:val="single"/>
            </w:rPr>
          </w:rPrChange>
        </w:rPr>
        <w:t>https://www.base64encode.org/</w:t>
      </w:r>
      <w:r w:rsidRPr="008C6831">
        <w:rPr>
          <w:rFonts w:ascii="Maiandra GD" w:eastAsia="Times New Roman" w:hAnsi="Maiandra GD" w:cs="Arial"/>
          <w:color w:val="212529"/>
          <w:sz w:val="24"/>
          <w:szCs w:val="24"/>
          <w:bdr w:val="none" w:sz="0" w:space="0" w:color="auto" w:frame="1"/>
          <w:rPrChange w:id="6897" w:author="Narendra" w:date="2021-08-21T13:02:00Z">
            <w:rPr>
              <w:rFonts w:ascii="Arial" w:eastAsia="Times New Roman" w:hAnsi="Arial" w:cs="Arial"/>
              <w:color w:val="212529"/>
              <w:sz w:val="23"/>
              <w:szCs w:val="23"/>
              <w:bdr w:val="none" w:sz="0" w:space="0" w:color="auto" w:frame="1"/>
            </w:rPr>
          </w:rPrChange>
        </w:rPr>
        <w:fldChar w:fldCharType="end"/>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6898"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6899" w:author="Narendra" w:date="2021-08-21T13:02:00Z">
            <w:rPr>
              <w:rFonts w:ascii="Arial" w:eastAsia="Times New Roman" w:hAnsi="Arial" w:cs="Arial"/>
              <w:color w:val="000000"/>
              <w:sz w:val="23"/>
              <w:szCs w:val="23"/>
              <w:bdr w:val="none" w:sz="0" w:space="0" w:color="auto" w:frame="1"/>
            </w:rPr>
          </w:rPrChange>
        </w:rPr>
        <w:t>Enter the ClientID and ClientSecret separated by a colon (:) in </w:t>
      </w:r>
      <w:r w:rsidRPr="008C6831">
        <w:rPr>
          <w:rFonts w:ascii="Maiandra GD" w:eastAsia="Times New Roman" w:hAnsi="Maiandra GD" w:cs="Arial"/>
          <w:b/>
          <w:bCs/>
          <w:color w:val="000000"/>
          <w:sz w:val="24"/>
          <w:szCs w:val="24"/>
          <w:rPrChange w:id="6900" w:author="Narendra" w:date="2021-08-21T13:02:00Z">
            <w:rPr>
              <w:rFonts w:ascii="Arial" w:eastAsia="Times New Roman" w:hAnsi="Arial" w:cs="Arial"/>
              <w:b/>
              <w:bCs/>
              <w:color w:val="000000"/>
              <w:sz w:val="23"/>
            </w:rPr>
          </w:rPrChange>
        </w:rPr>
        <w:t>“Encode to Base64 format”</w:t>
      </w:r>
      <w:r w:rsidRPr="008C6831">
        <w:rPr>
          <w:rFonts w:ascii="Maiandra GD" w:eastAsia="Times New Roman" w:hAnsi="Maiandra GD" w:cs="Arial"/>
          <w:color w:val="000000"/>
          <w:sz w:val="24"/>
          <w:szCs w:val="24"/>
          <w:bdr w:val="none" w:sz="0" w:space="0" w:color="auto" w:frame="1"/>
          <w:rPrChange w:id="6901" w:author="Narendra" w:date="2021-08-21T13:02:00Z">
            <w:rPr>
              <w:rFonts w:ascii="Arial" w:eastAsia="Times New Roman" w:hAnsi="Arial" w:cs="Arial"/>
              <w:color w:val="000000"/>
              <w:sz w:val="23"/>
              <w:szCs w:val="23"/>
              <w:bdr w:val="none" w:sz="0" w:space="0" w:color="auto" w:frame="1"/>
            </w:rPr>
          </w:rPrChange>
        </w:rPr>
        <w:t> textbox, and then click on the </w:t>
      </w:r>
      <w:r w:rsidRPr="008C6831">
        <w:rPr>
          <w:rFonts w:ascii="Maiandra GD" w:eastAsia="Times New Roman" w:hAnsi="Maiandra GD" w:cs="Arial"/>
          <w:b/>
          <w:bCs/>
          <w:color w:val="000000"/>
          <w:sz w:val="24"/>
          <w:szCs w:val="24"/>
          <w:rPrChange w:id="6902" w:author="Narendra" w:date="2021-08-21T13:02:00Z">
            <w:rPr>
              <w:rFonts w:ascii="Arial" w:eastAsia="Times New Roman" w:hAnsi="Arial" w:cs="Arial"/>
              <w:b/>
              <w:bCs/>
              <w:color w:val="000000"/>
              <w:sz w:val="23"/>
            </w:rPr>
          </w:rPrChange>
        </w:rPr>
        <w:t>“Encode” </w:t>
      </w:r>
      <w:r w:rsidRPr="008C6831">
        <w:rPr>
          <w:rFonts w:ascii="Maiandra GD" w:eastAsia="Times New Roman" w:hAnsi="Maiandra GD" w:cs="Arial"/>
          <w:color w:val="000000"/>
          <w:sz w:val="24"/>
          <w:szCs w:val="24"/>
          <w:bdr w:val="none" w:sz="0" w:space="0" w:color="auto" w:frame="1"/>
          <w:rPrChange w:id="6903" w:author="Narendra" w:date="2021-08-21T13:02:00Z">
            <w:rPr>
              <w:rFonts w:ascii="Arial" w:eastAsia="Times New Roman" w:hAnsi="Arial" w:cs="Arial"/>
              <w:color w:val="000000"/>
              <w:sz w:val="23"/>
              <w:szCs w:val="23"/>
              <w:bdr w:val="none" w:sz="0" w:space="0" w:color="auto" w:frame="1"/>
            </w:rPr>
          </w:rPrChange>
        </w:rPr>
        <w:t>button as shown in the below diagram which will </w:t>
      </w:r>
      <w:r w:rsidRPr="008C6831">
        <w:rPr>
          <w:rFonts w:ascii="Maiandra GD" w:eastAsia="Times New Roman" w:hAnsi="Maiandra GD" w:cs="Segoe UI"/>
          <w:color w:val="000000"/>
          <w:sz w:val="24"/>
          <w:szCs w:val="24"/>
          <w:bdr w:val="none" w:sz="0" w:space="0" w:color="auto" w:frame="1"/>
          <w:rPrChange w:id="6904" w:author="Narendra" w:date="2021-08-21T13:02:00Z">
            <w:rPr>
              <w:rFonts w:ascii="Segoe UI" w:eastAsia="Times New Roman" w:hAnsi="Segoe UI" w:cs="Segoe UI"/>
              <w:color w:val="000000"/>
              <w:sz w:val="23"/>
              <w:szCs w:val="23"/>
              <w:bdr w:val="none" w:sz="0" w:space="0" w:color="auto" w:frame="1"/>
            </w:rPr>
          </w:rPrChange>
        </w:rPr>
        <w:t>generate</w:t>
      </w:r>
      <w:r w:rsidRPr="008C6831">
        <w:rPr>
          <w:rFonts w:ascii="Maiandra GD" w:eastAsia="Times New Roman" w:hAnsi="Maiandra GD" w:cs="Arial"/>
          <w:color w:val="000000"/>
          <w:sz w:val="24"/>
          <w:szCs w:val="24"/>
          <w:bdr w:val="none" w:sz="0" w:space="0" w:color="auto" w:frame="1"/>
          <w:rPrChange w:id="6905" w:author="Narendra" w:date="2021-08-21T13:02:00Z">
            <w:rPr>
              <w:rFonts w:ascii="Arial" w:eastAsia="Times New Roman" w:hAnsi="Arial" w:cs="Arial"/>
              <w:color w:val="000000"/>
              <w:sz w:val="23"/>
              <w:szCs w:val="23"/>
              <w:bdr w:val="none" w:sz="0" w:space="0" w:color="auto" w:frame="1"/>
            </w:rPr>
          </w:rPrChange>
        </w:rPr>
        <w:t> the Base64 encoded value.</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6906"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noProof/>
          <w:color w:val="212529"/>
          <w:sz w:val="24"/>
          <w:szCs w:val="24"/>
          <w:bdr w:val="none" w:sz="0" w:space="0" w:color="auto" w:frame="1"/>
          <w:rPrChange w:id="6907" w:author="Narendra" w:date="2021-08-21T13:02:00Z">
            <w:rPr>
              <w:rFonts w:ascii="Arial" w:eastAsia="Times New Roman" w:hAnsi="Arial" w:cs="Arial"/>
              <w:noProof/>
              <w:color w:val="212529"/>
              <w:sz w:val="23"/>
              <w:szCs w:val="23"/>
              <w:bdr w:val="none" w:sz="0" w:space="0" w:color="auto" w:frame="1"/>
            </w:rPr>
          </w:rPrChange>
        </w:rPr>
        <w:lastRenderedPageBreak/>
        <w:drawing>
          <wp:inline distT="0" distB="0" distL="0" distR="0">
            <wp:extent cx="5686425" cy="2712717"/>
            <wp:effectExtent l="19050" t="0" r="9525" b="0"/>
            <wp:docPr id="110" name="Picture 110" descr="Client Validation Using Basic Authentication in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lient Validation Using Basic Authentication in Web API"/>
                    <pic:cNvPicPr>
                      <a:picLocks noChangeAspect="1" noChangeArrowheads="1"/>
                    </pic:cNvPicPr>
                  </pic:nvPicPr>
                  <pic:blipFill>
                    <a:blip r:embed="rId59"/>
                    <a:srcRect/>
                    <a:stretch>
                      <a:fillRect/>
                    </a:stretch>
                  </pic:blipFill>
                  <pic:spPr bwMode="auto">
                    <a:xfrm>
                      <a:off x="0" y="0"/>
                      <a:ext cx="5686425" cy="2712717"/>
                    </a:xfrm>
                    <a:prstGeom prst="rect">
                      <a:avLst/>
                    </a:prstGeom>
                    <a:noFill/>
                    <a:ln w="9525">
                      <a:noFill/>
                      <a:miter lim="800000"/>
                      <a:headEnd/>
                      <a:tailEnd/>
                    </a:ln>
                  </pic:spPr>
                </pic:pic>
              </a:graphicData>
            </a:graphic>
          </wp:inline>
        </w:drawing>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6908"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6909" w:author="Narendra" w:date="2021-08-21T13:02:00Z">
            <w:rPr>
              <w:rFonts w:ascii="Arial" w:eastAsia="Times New Roman" w:hAnsi="Arial" w:cs="Arial"/>
              <w:color w:val="000000"/>
              <w:sz w:val="23"/>
              <w:szCs w:val="23"/>
              <w:bdr w:val="none" w:sz="0" w:space="0" w:color="auto" w:frame="1"/>
            </w:rPr>
          </w:rPrChange>
        </w:rPr>
        <w:t>Once you generate the Base64 encoded string, let’s see how to use basic authentication in the header to pass the Base64 encoded value.</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6910"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6911" w:author="Narendra" w:date="2021-08-21T13:02:00Z">
            <w:rPr>
              <w:rFonts w:ascii="Arial" w:eastAsia="Times New Roman" w:hAnsi="Arial" w:cs="Arial"/>
              <w:color w:val="000000"/>
              <w:sz w:val="23"/>
              <w:szCs w:val="23"/>
              <w:bdr w:val="none" w:sz="0" w:space="0" w:color="auto" w:frame="1"/>
            </w:rPr>
          </w:rPrChange>
        </w:rPr>
        <w:t>Here we need to use the Authorization header and the value will be the Base64 encoded string followed the “BASIC” as shown below.</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6912"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sz w:val="24"/>
          <w:szCs w:val="24"/>
          <w:rPrChange w:id="6913" w:author="Narendra" w:date="2021-08-21T13:02:00Z">
            <w:rPr>
              <w:rFonts w:ascii="Arial" w:eastAsia="Times New Roman" w:hAnsi="Arial" w:cs="Arial"/>
              <w:b/>
              <w:bCs/>
              <w:sz w:val="23"/>
            </w:rPr>
          </w:rPrChange>
        </w:rPr>
        <w:t>Authorization: BASIC QzFBMDNCMTAtN0Q1OS00MDdBLUE5M0UtQjcxQUIxN0FEOEMyOjE3N0UzMjk1LTA2NTYtNDMxNy1CQzkxLUREMjcxQTE5QUNGRg==</w:t>
      </w:r>
    </w:p>
    <w:p w:rsidR="006E519F" w:rsidRPr="008C6831" w:rsidRDefault="006E519F" w:rsidP="006E519F">
      <w:pPr>
        <w:shd w:val="clear" w:color="auto" w:fill="FFFFFF"/>
        <w:spacing w:after="0" w:line="240" w:lineRule="auto"/>
        <w:jc w:val="both"/>
        <w:textAlignment w:val="baseline"/>
        <w:outlineLvl w:val="4"/>
        <w:rPr>
          <w:rFonts w:ascii="Maiandra GD" w:eastAsia="Times New Roman" w:hAnsi="Maiandra GD" w:cs="Segoe UI"/>
          <w:color w:val="3A3A3A"/>
          <w:sz w:val="24"/>
          <w:szCs w:val="24"/>
          <w:rPrChange w:id="6914" w:author="Narendra" w:date="2021-08-21T13:02:00Z">
            <w:rPr>
              <w:rFonts w:ascii="Segoe UI" w:eastAsia="Times New Roman" w:hAnsi="Segoe UI" w:cs="Segoe UI"/>
              <w:color w:val="3A3A3A"/>
              <w:sz w:val="20"/>
              <w:szCs w:val="20"/>
            </w:rPr>
          </w:rPrChange>
        </w:rPr>
      </w:pPr>
      <w:r w:rsidRPr="008C6831">
        <w:rPr>
          <w:rFonts w:ascii="Maiandra GD" w:eastAsia="Times New Roman" w:hAnsi="Maiandra GD" w:cs="Arial"/>
          <w:b/>
          <w:bCs/>
          <w:color w:val="000000"/>
          <w:sz w:val="24"/>
          <w:szCs w:val="24"/>
          <w:rPrChange w:id="6915" w:author="Narendra" w:date="2021-08-21T13:02:00Z">
            <w:rPr>
              <w:rFonts w:ascii="Arial" w:eastAsia="Times New Roman" w:hAnsi="Arial" w:cs="Arial"/>
              <w:b/>
              <w:bCs/>
              <w:color w:val="000000"/>
              <w:sz w:val="27"/>
            </w:rPr>
          </w:rPrChange>
        </w:rPr>
        <w:t>Let’s see step by step procedure to use the Postman to generate the Access Token</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6916"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color w:val="000000"/>
          <w:sz w:val="24"/>
          <w:szCs w:val="24"/>
          <w:rPrChange w:id="6917" w:author="Narendra" w:date="2021-08-21T13:02:00Z">
            <w:rPr>
              <w:rFonts w:ascii="Arial" w:eastAsia="Times New Roman" w:hAnsi="Arial" w:cs="Arial"/>
              <w:b/>
              <w:bCs/>
              <w:color w:val="000000"/>
              <w:sz w:val="23"/>
            </w:rPr>
          </w:rPrChange>
        </w:rPr>
        <w:t>Step1:</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6918"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6919" w:author="Narendra" w:date="2021-08-21T13:02:00Z">
            <w:rPr>
              <w:rFonts w:ascii="Arial" w:eastAsia="Times New Roman" w:hAnsi="Arial" w:cs="Arial"/>
              <w:color w:val="000000"/>
              <w:sz w:val="23"/>
              <w:szCs w:val="23"/>
              <w:bdr w:val="none" w:sz="0" w:space="0" w:color="auto" w:frame="1"/>
            </w:rPr>
          </w:rPrChange>
        </w:rPr>
        <w:t>Select the Method as </w:t>
      </w:r>
      <w:r w:rsidRPr="008C6831">
        <w:rPr>
          <w:rFonts w:ascii="Maiandra GD" w:eastAsia="Times New Roman" w:hAnsi="Maiandra GD" w:cs="Segoe UI"/>
          <w:color w:val="000000"/>
          <w:sz w:val="24"/>
          <w:szCs w:val="24"/>
          <w:bdr w:val="none" w:sz="0" w:space="0" w:color="auto" w:frame="1"/>
          <w:rPrChange w:id="6920" w:author="Narendra" w:date="2021-08-21T13:02:00Z">
            <w:rPr>
              <w:rFonts w:ascii="Segoe UI" w:eastAsia="Times New Roman" w:hAnsi="Segoe UI" w:cs="Segoe UI"/>
              <w:color w:val="000000"/>
              <w:sz w:val="23"/>
              <w:szCs w:val="23"/>
              <w:bdr w:val="none" w:sz="0" w:space="0" w:color="auto" w:frame="1"/>
            </w:rPr>
          </w:rPrChange>
        </w:rPr>
        <w:t>POST</w:t>
      </w:r>
      <w:r w:rsidRPr="008C6831">
        <w:rPr>
          <w:rFonts w:ascii="Maiandra GD" w:eastAsia="Times New Roman" w:hAnsi="Maiandra GD" w:cs="Arial"/>
          <w:color w:val="000000"/>
          <w:sz w:val="24"/>
          <w:szCs w:val="24"/>
          <w:bdr w:val="none" w:sz="0" w:space="0" w:color="auto" w:frame="1"/>
          <w:rPrChange w:id="6921" w:author="Narendra" w:date="2021-08-21T13:02:00Z">
            <w:rPr>
              <w:rFonts w:ascii="Arial" w:eastAsia="Times New Roman" w:hAnsi="Arial" w:cs="Arial"/>
              <w:color w:val="000000"/>
              <w:sz w:val="23"/>
              <w:szCs w:val="23"/>
              <w:bdr w:val="none" w:sz="0" w:space="0" w:color="auto" w:frame="1"/>
            </w:rPr>
          </w:rPrChange>
        </w:rPr>
        <w:t> and provide URI as shown below in the below image</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6922"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noProof/>
          <w:color w:val="212529"/>
          <w:sz w:val="24"/>
          <w:szCs w:val="24"/>
          <w:bdr w:val="none" w:sz="0" w:space="0" w:color="auto" w:frame="1"/>
          <w:rPrChange w:id="6923" w:author="Narendra" w:date="2021-08-21T13:02:00Z">
            <w:rPr>
              <w:rFonts w:ascii="Arial" w:eastAsia="Times New Roman" w:hAnsi="Arial" w:cs="Arial"/>
              <w:noProof/>
              <w:color w:val="212529"/>
              <w:sz w:val="23"/>
              <w:szCs w:val="23"/>
              <w:bdr w:val="none" w:sz="0" w:space="0" w:color="auto" w:frame="1"/>
            </w:rPr>
          </w:rPrChange>
        </w:rPr>
        <w:drawing>
          <wp:inline distT="0" distB="0" distL="0" distR="0">
            <wp:extent cx="5057775" cy="619125"/>
            <wp:effectExtent l="19050" t="0" r="9525" b="0"/>
            <wp:docPr id="111" name="Picture 111" descr="Client Validation Using Basic Authentication in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lient Validation Using Basic Authentication in Web API"/>
                    <pic:cNvPicPr>
                      <a:picLocks noChangeAspect="1" noChangeArrowheads="1"/>
                    </pic:cNvPicPr>
                  </pic:nvPicPr>
                  <pic:blipFill>
                    <a:blip r:embed="rId60"/>
                    <a:srcRect/>
                    <a:stretch>
                      <a:fillRect/>
                    </a:stretch>
                  </pic:blipFill>
                  <pic:spPr bwMode="auto">
                    <a:xfrm>
                      <a:off x="0" y="0"/>
                      <a:ext cx="5057775" cy="619125"/>
                    </a:xfrm>
                    <a:prstGeom prst="rect">
                      <a:avLst/>
                    </a:prstGeom>
                    <a:noFill/>
                    <a:ln w="9525">
                      <a:noFill/>
                      <a:miter lim="800000"/>
                      <a:headEnd/>
                      <a:tailEnd/>
                    </a:ln>
                  </pic:spPr>
                </pic:pic>
              </a:graphicData>
            </a:graphic>
          </wp:inline>
        </w:drawing>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6924"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color w:val="000000"/>
          <w:sz w:val="24"/>
          <w:szCs w:val="24"/>
          <w:rPrChange w:id="6925" w:author="Narendra" w:date="2021-08-21T13:02:00Z">
            <w:rPr>
              <w:rFonts w:ascii="Arial" w:eastAsia="Times New Roman" w:hAnsi="Arial" w:cs="Arial"/>
              <w:b/>
              <w:bCs/>
              <w:color w:val="000000"/>
              <w:sz w:val="23"/>
            </w:rPr>
          </w:rPrChange>
        </w:rPr>
        <w:t>Step2:</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6926"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6927" w:author="Narendra" w:date="2021-08-21T13:02:00Z">
            <w:rPr>
              <w:rFonts w:ascii="Arial" w:eastAsia="Times New Roman" w:hAnsi="Arial" w:cs="Arial"/>
              <w:color w:val="000000"/>
              <w:sz w:val="23"/>
              <w:szCs w:val="23"/>
              <w:bdr w:val="none" w:sz="0" w:space="0" w:color="auto" w:frame="1"/>
            </w:rPr>
          </w:rPrChange>
        </w:rPr>
        <w:t>Select the Header tab and provide the Authorization value as shown below.</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6928"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FF"/>
          <w:sz w:val="24"/>
          <w:szCs w:val="24"/>
          <w:bdr w:val="none" w:sz="0" w:space="0" w:color="auto" w:frame="1"/>
          <w:rPrChange w:id="6929" w:author="Narendra" w:date="2021-08-21T13:02:00Z">
            <w:rPr>
              <w:rFonts w:ascii="Arial" w:eastAsia="Times New Roman" w:hAnsi="Arial" w:cs="Arial"/>
              <w:color w:val="0000FF"/>
              <w:sz w:val="23"/>
              <w:szCs w:val="23"/>
              <w:bdr w:val="none" w:sz="0" w:space="0" w:color="auto" w:frame="1"/>
            </w:rPr>
          </w:rPrChange>
        </w:rPr>
        <w:t>Authorization: BASIC QzFBMDNCMTAtN0Q1OS00MDdBLUE5M0UtQjcxQUIxN0FEOEMyOjE3N0UzMjk1LTA2NTYtNDMxNy1CQzkxLUREMjcxQTE5QUNGRg==</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6930"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noProof/>
          <w:color w:val="212529"/>
          <w:sz w:val="24"/>
          <w:szCs w:val="24"/>
          <w:bdr w:val="none" w:sz="0" w:space="0" w:color="auto" w:frame="1"/>
          <w:rPrChange w:id="6931" w:author="Narendra" w:date="2021-08-21T13:02:00Z">
            <w:rPr>
              <w:rFonts w:ascii="Arial" w:eastAsia="Times New Roman" w:hAnsi="Arial" w:cs="Arial"/>
              <w:noProof/>
              <w:color w:val="212529"/>
              <w:sz w:val="23"/>
              <w:szCs w:val="23"/>
              <w:bdr w:val="none" w:sz="0" w:space="0" w:color="auto" w:frame="1"/>
            </w:rPr>
          </w:rPrChange>
        </w:rPr>
        <w:drawing>
          <wp:inline distT="0" distB="0" distL="0" distR="0">
            <wp:extent cx="4876800" cy="705373"/>
            <wp:effectExtent l="19050" t="0" r="0" b="0"/>
            <wp:docPr id="112" name="Picture 112" descr="Client Validation Using Basic Authentication in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lient Validation Using Basic Authentication in Web API"/>
                    <pic:cNvPicPr>
                      <a:picLocks noChangeAspect="1" noChangeArrowheads="1"/>
                    </pic:cNvPicPr>
                  </pic:nvPicPr>
                  <pic:blipFill>
                    <a:blip r:embed="rId61"/>
                    <a:srcRect/>
                    <a:stretch>
                      <a:fillRect/>
                    </a:stretch>
                  </pic:blipFill>
                  <pic:spPr bwMode="auto">
                    <a:xfrm>
                      <a:off x="0" y="0"/>
                      <a:ext cx="4876800" cy="705373"/>
                    </a:xfrm>
                    <a:prstGeom prst="rect">
                      <a:avLst/>
                    </a:prstGeom>
                    <a:noFill/>
                    <a:ln w="9525">
                      <a:noFill/>
                      <a:miter lim="800000"/>
                      <a:headEnd/>
                      <a:tailEnd/>
                    </a:ln>
                  </pic:spPr>
                </pic:pic>
              </a:graphicData>
            </a:graphic>
          </wp:inline>
        </w:drawing>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6932"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color w:val="212529"/>
          <w:sz w:val="24"/>
          <w:szCs w:val="24"/>
          <w:rPrChange w:id="6933" w:author="Narendra" w:date="2021-08-21T13:02:00Z">
            <w:rPr>
              <w:rFonts w:ascii="Arial" w:eastAsia="Times New Roman" w:hAnsi="Arial" w:cs="Arial"/>
              <w:b/>
              <w:bCs/>
              <w:color w:val="212529"/>
              <w:sz w:val="23"/>
            </w:rPr>
          </w:rPrChange>
        </w:rPr>
        <w:t>Step3:</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6934"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6935" w:author="Narendra" w:date="2021-08-21T13:02:00Z">
            <w:rPr>
              <w:rFonts w:ascii="Arial" w:eastAsia="Times New Roman" w:hAnsi="Arial" w:cs="Arial"/>
              <w:color w:val="000000"/>
              <w:sz w:val="23"/>
              <w:szCs w:val="23"/>
              <w:bdr w:val="none" w:sz="0" w:space="0" w:color="auto" w:frame="1"/>
            </w:rPr>
          </w:rPrChange>
        </w:rPr>
        <w:t>Select the Body Tab. Then choose x-www-form-urlencoded option and provide the username and password value. Provide the grant_type value as password as shown in the below image,</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6936"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noProof/>
          <w:color w:val="212529"/>
          <w:sz w:val="24"/>
          <w:szCs w:val="24"/>
          <w:bdr w:val="none" w:sz="0" w:space="0" w:color="auto" w:frame="1"/>
          <w:rPrChange w:id="6937" w:author="Narendra" w:date="2021-08-21T13:02:00Z">
            <w:rPr>
              <w:rFonts w:ascii="Arial" w:eastAsia="Times New Roman" w:hAnsi="Arial" w:cs="Arial"/>
              <w:noProof/>
              <w:color w:val="212529"/>
              <w:sz w:val="23"/>
              <w:szCs w:val="23"/>
              <w:bdr w:val="none" w:sz="0" w:space="0" w:color="auto" w:frame="1"/>
            </w:rPr>
          </w:rPrChange>
        </w:rPr>
        <w:lastRenderedPageBreak/>
        <w:drawing>
          <wp:inline distT="0" distB="0" distL="0" distR="0">
            <wp:extent cx="6071544" cy="1313726"/>
            <wp:effectExtent l="19050" t="0" r="5406" b="0"/>
            <wp:docPr id="113" name="Picture 113" descr="Client Validation Using Basic Authentication in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lient Validation Using Basic Authentication in Web API"/>
                    <pic:cNvPicPr>
                      <a:picLocks noChangeAspect="1" noChangeArrowheads="1"/>
                    </pic:cNvPicPr>
                  </pic:nvPicPr>
                  <pic:blipFill>
                    <a:blip r:embed="rId62"/>
                    <a:srcRect/>
                    <a:stretch>
                      <a:fillRect/>
                    </a:stretch>
                  </pic:blipFill>
                  <pic:spPr bwMode="auto">
                    <a:xfrm>
                      <a:off x="0" y="0"/>
                      <a:ext cx="6074524" cy="1314371"/>
                    </a:xfrm>
                    <a:prstGeom prst="rect">
                      <a:avLst/>
                    </a:prstGeom>
                    <a:noFill/>
                    <a:ln w="9525">
                      <a:noFill/>
                      <a:miter lim="800000"/>
                      <a:headEnd/>
                      <a:tailEnd/>
                    </a:ln>
                  </pic:spPr>
                </pic:pic>
              </a:graphicData>
            </a:graphic>
          </wp:inline>
        </w:drawing>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6938"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6939" w:author="Narendra" w:date="2021-08-21T13:02:00Z">
            <w:rPr>
              <w:rFonts w:ascii="Arial" w:eastAsia="Times New Roman" w:hAnsi="Arial" w:cs="Arial"/>
              <w:color w:val="000000"/>
              <w:sz w:val="23"/>
              <w:szCs w:val="23"/>
              <w:bdr w:val="none" w:sz="0" w:space="0" w:color="auto" w:frame="1"/>
            </w:rPr>
          </w:rPrChange>
        </w:rPr>
        <w:t>Now click on the Send button which will generate the access token as shown below.</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6940"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noProof/>
          <w:color w:val="212529"/>
          <w:sz w:val="24"/>
          <w:szCs w:val="24"/>
          <w:bdr w:val="none" w:sz="0" w:space="0" w:color="auto" w:frame="1"/>
          <w:rPrChange w:id="6941" w:author="Narendra" w:date="2021-08-21T13:02:00Z">
            <w:rPr>
              <w:rFonts w:ascii="Arial" w:eastAsia="Times New Roman" w:hAnsi="Arial" w:cs="Arial"/>
              <w:noProof/>
              <w:color w:val="212529"/>
              <w:sz w:val="23"/>
              <w:szCs w:val="23"/>
              <w:bdr w:val="none" w:sz="0" w:space="0" w:color="auto" w:frame="1"/>
            </w:rPr>
          </w:rPrChange>
        </w:rPr>
        <w:drawing>
          <wp:inline distT="0" distB="0" distL="0" distR="0">
            <wp:extent cx="5634038" cy="1438275"/>
            <wp:effectExtent l="19050" t="0" r="4762" b="0"/>
            <wp:docPr id="114" name="Picture 114" descr="Client Validation Using Basic Authentication in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lient Validation Using Basic Authentication in Web API"/>
                    <pic:cNvPicPr>
                      <a:picLocks noChangeAspect="1" noChangeArrowheads="1"/>
                    </pic:cNvPicPr>
                  </pic:nvPicPr>
                  <pic:blipFill>
                    <a:blip r:embed="rId63"/>
                    <a:srcRect/>
                    <a:stretch>
                      <a:fillRect/>
                    </a:stretch>
                  </pic:blipFill>
                  <pic:spPr bwMode="auto">
                    <a:xfrm>
                      <a:off x="0" y="0"/>
                      <a:ext cx="5634038" cy="1438275"/>
                    </a:xfrm>
                    <a:prstGeom prst="rect">
                      <a:avLst/>
                    </a:prstGeom>
                    <a:noFill/>
                    <a:ln w="9525">
                      <a:noFill/>
                      <a:miter lim="800000"/>
                      <a:headEnd/>
                      <a:tailEnd/>
                    </a:ln>
                  </pic:spPr>
                </pic:pic>
              </a:graphicData>
            </a:graphic>
          </wp:inline>
        </w:drawing>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6942"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6943" w:author="Narendra" w:date="2021-08-21T13:02:00Z">
            <w:rPr>
              <w:rFonts w:ascii="Arial" w:eastAsia="Times New Roman" w:hAnsi="Arial" w:cs="Arial"/>
              <w:color w:val="000000"/>
              <w:sz w:val="23"/>
              <w:szCs w:val="23"/>
              <w:bdr w:val="none" w:sz="0" w:space="0" w:color="auto" w:frame="1"/>
            </w:rPr>
          </w:rPrChange>
        </w:rPr>
        <w:t>Once the access token is generated, we use that token to access the resources as shown below.</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6944"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noProof/>
          <w:color w:val="212529"/>
          <w:sz w:val="24"/>
          <w:szCs w:val="24"/>
          <w:bdr w:val="none" w:sz="0" w:space="0" w:color="auto" w:frame="1"/>
          <w:rPrChange w:id="6945" w:author="Narendra" w:date="2021-08-21T13:02:00Z">
            <w:rPr>
              <w:rFonts w:ascii="Arial" w:eastAsia="Times New Roman" w:hAnsi="Arial" w:cs="Arial"/>
              <w:noProof/>
              <w:color w:val="212529"/>
              <w:sz w:val="23"/>
              <w:szCs w:val="23"/>
              <w:bdr w:val="none" w:sz="0" w:space="0" w:color="auto" w:frame="1"/>
            </w:rPr>
          </w:rPrChange>
        </w:rPr>
        <w:drawing>
          <wp:inline distT="0" distB="0" distL="0" distR="0">
            <wp:extent cx="5476875" cy="1743075"/>
            <wp:effectExtent l="19050" t="0" r="9525" b="0"/>
            <wp:docPr id="115" name="Picture 115" descr="Client Validation Using Basic Authentication in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lient Validation Using Basic Authentication in Web API"/>
                    <pic:cNvPicPr>
                      <a:picLocks noChangeAspect="1" noChangeArrowheads="1"/>
                    </pic:cNvPicPr>
                  </pic:nvPicPr>
                  <pic:blipFill>
                    <a:blip r:embed="rId64"/>
                    <a:srcRect/>
                    <a:stretch>
                      <a:fillRect/>
                    </a:stretch>
                  </pic:blipFill>
                  <pic:spPr bwMode="auto">
                    <a:xfrm>
                      <a:off x="0" y="0"/>
                      <a:ext cx="5476875" cy="1743075"/>
                    </a:xfrm>
                    <a:prstGeom prst="rect">
                      <a:avLst/>
                    </a:prstGeom>
                    <a:noFill/>
                    <a:ln w="9525">
                      <a:noFill/>
                      <a:miter lim="800000"/>
                      <a:headEnd/>
                      <a:tailEnd/>
                    </a:ln>
                  </pic:spPr>
                </pic:pic>
              </a:graphicData>
            </a:graphic>
          </wp:inline>
        </w:drawing>
      </w:r>
    </w:p>
    <w:p w:rsidR="006F22DD" w:rsidRPr="008C6831" w:rsidRDefault="006F22DD"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6946" w:author="Narendra" w:date="2021-08-21T13:02:00Z">
            <w:rPr>
              <w:rFonts w:ascii="Segoe UI" w:eastAsia="Times New Roman" w:hAnsi="Segoe UI" w:cs="Segoe UI"/>
              <w:color w:val="212529"/>
              <w:sz w:val="23"/>
              <w:szCs w:val="23"/>
            </w:rPr>
          </w:rPrChange>
        </w:rPr>
      </w:pPr>
    </w:p>
    <w:p w:rsidR="006E519F" w:rsidRPr="008C6831" w:rsidRDefault="006E519F" w:rsidP="00E66B06">
      <w:pPr>
        <w:pBdr>
          <w:bottom w:val="double" w:sz="6" w:space="1" w:color="auto"/>
        </w:pBdr>
        <w:shd w:val="clear" w:color="auto" w:fill="FFFFFF"/>
        <w:spacing w:after="384" w:line="240" w:lineRule="auto"/>
        <w:textAlignment w:val="baseline"/>
        <w:rPr>
          <w:rFonts w:ascii="Maiandra GD" w:eastAsia="Times New Roman" w:hAnsi="Maiandra GD" w:cs="Segoe UI"/>
          <w:color w:val="212529"/>
          <w:sz w:val="24"/>
          <w:szCs w:val="24"/>
        </w:rPr>
      </w:pPr>
    </w:p>
    <w:p w:rsidR="006E519F" w:rsidRPr="0040295E" w:rsidRDefault="006E519F" w:rsidP="0042767B">
      <w:pPr>
        <w:spacing w:after="48" w:line="240" w:lineRule="auto"/>
        <w:textAlignment w:val="baseline"/>
        <w:outlineLvl w:val="0"/>
        <w:rPr>
          <w:rFonts w:ascii="Maiandra GD" w:eastAsia="Times New Roman" w:hAnsi="Maiandra GD" w:cs="Segoe UI"/>
          <w:b/>
          <w:color w:val="3A3A3A"/>
          <w:sz w:val="24"/>
          <w:szCs w:val="24"/>
          <w:rPrChange w:id="6947" w:author="Narendra" w:date="2021-08-21T13:02:00Z">
            <w:rPr>
              <w:rFonts w:ascii="Segoe UI" w:eastAsia="Times New Roman" w:hAnsi="Segoe UI" w:cs="Segoe UI"/>
              <w:color w:val="3A3A3A"/>
              <w:sz w:val="36"/>
              <w:szCs w:val="36"/>
            </w:rPr>
          </w:rPrChange>
        </w:rPr>
      </w:pPr>
      <w:r w:rsidRPr="0040295E">
        <w:rPr>
          <w:rFonts w:ascii="Maiandra GD" w:eastAsia="Times New Roman" w:hAnsi="Maiandra GD" w:cs="Times New Roman"/>
          <w:b/>
          <w:color w:val="3A3A3A"/>
          <w:kern w:val="36"/>
          <w:sz w:val="24"/>
          <w:szCs w:val="24"/>
          <w:highlight w:val="yellow"/>
          <w:rPrChange w:id="6948" w:author="Narendra" w:date="2021-08-21T13:02:00Z">
            <w:rPr>
              <w:rFonts w:ascii="Times New Roman" w:eastAsia="Times New Roman" w:hAnsi="Times New Roman" w:cs="Times New Roman"/>
              <w:color w:val="3A3A3A"/>
              <w:kern w:val="36"/>
              <w:sz w:val="48"/>
              <w:szCs w:val="48"/>
            </w:rPr>
          </w:rPrChange>
        </w:rPr>
        <w:t>Refresh Token in Web API</w:t>
      </w:r>
      <w:r w:rsidR="0042767B" w:rsidRPr="0040295E">
        <w:rPr>
          <w:rFonts w:ascii="Maiandra GD" w:eastAsia="Times New Roman" w:hAnsi="Maiandra GD" w:cs="Times New Roman"/>
          <w:b/>
          <w:color w:val="3A3A3A"/>
          <w:kern w:val="36"/>
          <w:sz w:val="24"/>
          <w:szCs w:val="24"/>
          <w:rPrChange w:id="6949" w:author="Narendra" w:date="2021-08-21T13:02:00Z">
            <w:rPr>
              <w:rFonts w:ascii="Times New Roman" w:eastAsia="Times New Roman" w:hAnsi="Times New Roman" w:cs="Times New Roman"/>
              <w:color w:val="3A3A3A"/>
              <w:kern w:val="36"/>
              <w:sz w:val="48"/>
              <w:szCs w:val="48"/>
            </w:rPr>
          </w:rPrChange>
        </w:rPr>
        <w:t xml:space="preserve"> </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6950"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6951" w:author="Narendra" w:date="2021-08-21T13:02:00Z">
            <w:rPr>
              <w:rFonts w:ascii="Arial" w:eastAsia="Times New Roman" w:hAnsi="Arial" w:cs="Arial"/>
              <w:color w:val="000000"/>
              <w:sz w:val="23"/>
              <w:szCs w:val="23"/>
              <w:bdr w:val="none" w:sz="0" w:space="0" w:color="auto" w:frame="1"/>
            </w:rPr>
          </w:rPrChange>
        </w:rPr>
        <w:t>In this article, I am going to discuss how to implement </w:t>
      </w:r>
      <w:r w:rsidRPr="008C6831">
        <w:rPr>
          <w:rFonts w:ascii="Maiandra GD" w:eastAsia="Times New Roman" w:hAnsi="Maiandra GD" w:cs="Arial"/>
          <w:b/>
          <w:bCs/>
          <w:color w:val="000000"/>
          <w:sz w:val="24"/>
          <w:szCs w:val="24"/>
          <w:rPrChange w:id="6952" w:author="Narendra" w:date="2021-08-21T13:02:00Z">
            <w:rPr>
              <w:rFonts w:ascii="Arial" w:eastAsia="Times New Roman" w:hAnsi="Arial" w:cs="Arial"/>
              <w:b/>
              <w:bCs/>
              <w:color w:val="000000"/>
              <w:sz w:val="23"/>
            </w:rPr>
          </w:rPrChange>
        </w:rPr>
        <w:t>Refresh Token in Web API</w:t>
      </w:r>
      <w:r w:rsidRPr="008C6831">
        <w:rPr>
          <w:rFonts w:ascii="Maiandra GD" w:eastAsia="Times New Roman" w:hAnsi="Maiandra GD" w:cs="Arial"/>
          <w:color w:val="000000"/>
          <w:sz w:val="24"/>
          <w:szCs w:val="24"/>
          <w:bdr w:val="none" w:sz="0" w:space="0" w:color="auto" w:frame="1"/>
          <w:rPrChange w:id="6953" w:author="Narendra" w:date="2021-08-21T13:02:00Z">
            <w:rPr>
              <w:rFonts w:ascii="Arial" w:eastAsia="Times New Roman" w:hAnsi="Arial" w:cs="Arial"/>
              <w:color w:val="000000"/>
              <w:sz w:val="23"/>
              <w:szCs w:val="23"/>
              <w:bdr w:val="none" w:sz="0" w:space="0" w:color="auto" w:frame="1"/>
            </w:rPr>
          </w:rPrChange>
        </w:rPr>
        <w:t> by validating the clients as well as I will also discuss how to persist the refresh token into a database. Please read the following two articles before proceeding to this article as we are going to use the same example that we worked with in our previous two articles.</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6954"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212529"/>
          <w:sz w:val="24"/>
          <w:szCs w:val="24"/>
          <w:bdr w:val="none" w:sz="0" w:space="0" w:color="auto" w:frame="1"/>
          <w:rPrChange w:id="6955" w:author="Narendra" w:date="2021-08-21T13:02:00Z">
            <w:rPr>
              <w:rFonts w:ascii="Arial" w:eastAsia="Times New Roman" w:hAnsi="Arial" w:cs="Arial"/>
              <w:color w:val="212529"/>
              <w:sz w:val="23"/>
              <w:szCs w:val="23"/>
              <w:bdr w:val="none" w:sz="0" w:space="0" w:color="auto" w:frame="1"/>
            </w:rPr>
          </w:rPrChange>
        </w:rPr>
        <w:fldChar w:fldCharType="begin"/>
      </w:r>
      <w:r w:rsidRPr="008C6831">
        <w:rPr>
          <w:rFonts w:ascii="Maiandra GD" w:eastAsia="Times New Roman" w:hAnsi="Maiandra GD" w:cs="Arial"/>
          <w:color w:val="212529"/>
          <w:sz w:val="24"/>
          <w:szCs w:val="24"/>
          <w:bdr w:val="none" w:sz="0" w:space="0" w:color="auto" w:frame="1"/>
          <w:rPrChange w:id="6956" w:author="Narendra" w:date="2021-08-21T13:02:00Z">
            <w:rPr>
              <w:rFonts w:ascii="Arial" w:eastAsia="Times New Roman" w:hAnsi="Arial" w:cs="Arial"/>
              <w:color w:val="212529"/>
              <w:sz w:val="23"/>
              <w:szCs w:val="23"/>
              <w:bdr w:val="none" w:sz="0" w:space="0" w:color="auto" w:frame="1"/>
            </w:rPr>
          </w:rPrChange>
        </w:rPr>
        <w:instrText xml:space="preserve"> HYPERLINK "https://dotnettutorials.net/lesson/token-based-authentication-in-web-api/" </w:instrText>
      </w:r>
      <w:r w:rsidRPr="008C6831">
        <w:rPr>
          <w:rFonts w:ascii="Maiandra GD" w:eastAsia="Times New Roman" w:hAnsi="Maiandra GD" w:cs="Arial"/>
          <w:color w:val="212529"/>
          <w:sz w:val="24"/>
          <w:szCs w:val="24"/>
          <w:bdr w:val="none" w:sz="0" w:space="0" w:color="auto" w:frame="1"/>
          <w:rPrChange w:id="6957" w:author="Narendra" w:date="2021-08-21T13:02:00Z">
            <w:rPr>
              <w:rFonts w:ascii="Arial" w:eastAsia="Times New Roman" w:hAnsi="Arial" w:cs="Arial"/>
              <w:color w:val="212529"/>
              <w:sz w:val="23"/>
              <w:szCs w:val="23"/>
              <w:bdr w:val="none" w:sz="0" w:space="0" w:color="auto" w:frame="1"/>
            </w:rPr>
          </w:rPrChange>
        </w:rPr>
        <w:fldChar w:fldCharType="separate"/>
      </w:r>
      <w:r w:rsidRPr="008C6831">
        <w:rPr>
          <w:rFonts w:ascii="Maiandra GD" w:eastAsia="Times New Roman" w:hAnsi="Maiandra GD" w:cs="Arial"/>
          <w:b/>
          <w:bCs/>
          <w:color w:val="007BFF"/>
          <w:sz w:val="24"/>
          <w:szCs w:val="24"/>
          <w:rPrChange w:id="6958" w:author="Narendra" w:date="2021-08-21T13:02:00Z">
            <w:rPr>
              <w:rFonts w:ascii="Arial" w:eastAsia="Times New Roman" w:hAnsi="Arial" w:cs="Arial"/>
              <w:b/>
              <w:bCs/>
              <w:color w:val="007BFF"/>
              <w:sz w:val="23"/>
            </w:rPr>
          </w:rPrChange>
        </w:rPr>
        <w:t>Token Based Authentication in Web API</w:t>
      </w:r>
      <w:r w:rsidRPr="008C6831">
        <w:rPr>
          <w:rFonts w:ascii="Maiandra GD" w:eastAsia="Times New Roman" w:hAnsi="Maiandra GD" w:cs="Arial"/>
          <w:color w:val="212529"/>
          <w:sz w:val="24"/>
          <w:szCs w:val="24"/>
          <w:bdr w:val="none" w:sz="0" w:space="0" w:color="auto" w:frame="1"/>
          <w:rPrChange w:id="6959" w:author="Narendra" w:date="2021-08-21T13:02:00Z">
            <w:rPr>
              <w:rFonts w:ascii="Arial" w:eastAsia="Times New Roman" w:hAnsi="Arial" w:cs="Arial"/>
              <w:color w:val="212529"/>
              <w:sz w:val="23"/>
              <w:szCs w:val="23"/>
              <w:bdr w:val="none" w:sz="0" w:space="0" w:color="auto" w:frame="1"/>
            </w:rPr>
          </w:rPrChange>
        </w:rPr>
        <w:fldChar w:fldCharType="end"/>
      </w:r>
      <w:r w:rsidRPr="008C6831">
        <w:rPr>
          <w:rFonts w:ascii="Maiandra GD" w:eastAsia="Times New Roman" w:hAnsi="Maiandra GD" w:cs="Arial"/>
          <w:color w:val="212529"/>
          <w:sz w:val="24"/>
          <w:szCs w:val="24"/>
          <w:bdr w:val="none" w:sz="0" w:space="0" w:color="auto" w:frame="1"/>
          <w:rPrChange w:id="6960" w:author="Narendra" w:date="2021-08-21T13:02:00Z">
            <w:rPr>
              <w:rFonts w:ascii="Arial" w:eastAsia="Times New Roman" w:hAnsi="Arial" w:cs="Arial"/>
              <w:color w:val="212529"/>
              <w:sz w:val="23"/>
              <w:szCs w:val="23"/>
              <w:bdr w:val="none" w:sz="0" w:space="0" w:color="auto" w:frame="1"/>
            </w:rPr>
          </w:rPrChange>
        </w:rPr>
        <w:t>: In this article, we discussed how to implement and use the Token Based Authentication in Web API.</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6961"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212529"/>
          <w:sz w:val="24"/>
          <w:szCs w:val="24"/>
          <w:bdr w:val="none" w:sz="0" w:space="0" w:color="auto" w:frame="1"/>
          <w:rPrChange w:id="6962" w:author="Narendra" w:date="2021-08-21T13:02:00Z">
            <w:rPr>
              <w:rFonts w:ascii="Arial" w:eastAsia="Times New Roman" w:hAnsi="Arial" w:cs="Arial"/>
              <w:color w:val="212529"/>
              <w:sz w:val="23"/>
              <w:szCs w:val="23"/>
              <w:bdr w:val="none" w:sz="0" w:space="0" w:color="auto" w:frame="1"/>
            </w:rPr>
          </w:rPrChange>
        </w:rPr>
        <w:fldChar w:fldCharType="begin"/>
      </w:r>
      <w:r w:rsidRPr="008C6831">
        <w:rPr>
          <w:rFonts w:ascii="Maiandra GD" w:eastAsia="Times New Roman" w:hAnsi="Maiandra GD" w:cs="Arial"/>
          <w:color w:val="212529"/>
          <w:sz w:val="24"/>
          <w:szCs w:val="24"/>
          <w:bdr w:val="none" w:sz="0" w:space="0" w:color="auto" w:frame="1"/>
          <w:rPrChange w:id="6963" w:author="Narendra" w:date="2021-08-21T13:02:00Z">
            <w:rPr>
              <w:rFonts w:ascii="Arial" w:eastAsia="Times New Roman" w:hAnsi="Arial" w:cs="Arial"/>
              <w:color w:val="212529"/>
              <w:sz w:val="23"/>
              <w:szCs w:val="23"/>
              <w:bdr w:val="none" w:sz="0" w:space="0" w:color="auto" w:frame="1"/>
            </w:rPr>
          </w:rPrChange>
        </w:rPr>
        <w:instrText xml:space="preserve"> HYPERLINK "https://dotnettutorials.net/lesson/client-validation-using-basic-authentication-web-api/" </w:instrText>
      </w:r>
      <w:r w:rsidRPr="008C6831">
        <w:rPr>
          <w:rFonts w:ascii="Maiandra GD" w:eastAsia="Times New Roman" w:hAnsi="Maiandra GD" w:cs="Arial"/>
          <w:color w:val="212529"/>
          <w:sz w:val="24"/>
          <w:szCs w:val="24"/>
          <w:bdr w:val="none" w:sz="0" w:space="0" w:color="auto" w:frame="1"/>
          <w:rPrChange w:id="6964" w:author="Narendra" w:date="2021-08-21T13:02:00Z">
            <w:rPr>
              <w:rFonts w:ascii="Arial" w:eastAsia="Times New Roman" w:hAnsi="Arial" w:cs="Arial"/>
              <w:color w:val="212529"/>
              <w:sz w:val="23"/>
              <w:szCs w:val="23"/>
              <w:bdr w:val="none" w:sz="0" w:space="0" w:color="auto" w:frame="1"/>
            </w:rPr>
          </w:rPrChange>
        </w:rPr>
        <w:fldChar w:fldCharType="separate"/>
      </w:r>
      <w:r w:rsidRPr="008C6831">
        <w:rPr>
          <w:rFonts w:ascii="Maiandra GD" w:eastAsia="Times New Roman" w:hAnsi="Maiandra GD" w:cs="Arial"/>
          <w:b/>
          <w:bCs/>
          <w:color w:val="007BFF"/>
          <w:sz w:val="24"/>
          <w:szCs w:val="24"/>
          <w:rPrChange w:id="6965" w:author="Narendra" w:date="2021-08-21T13:02:00Z">
            <w:rPr>
              <w:rFonts w:ascii="Arial" w:eastAsia="Times New Roman" w:hAnsi="Arial" w:cs="Arial"/>
              <w:b/>
              <w:bCs/>
              <w:color w:val="007BFF"/>
              <w:sz w:val="23"/>
            </w:rPr>
          </w:rPrChange>
        </w:rPr>
        <w:t>Client Validation in Token Based Authentication</w:t>
      </w:r>
      <w:r w:rsidRPr="008C6831">
        <w:rPr>
          <w:rFonts w:ascii="Maiandra GD" w:eastAsia="Times New Roman" w:hAnsi="Maiandra GD" w:cs="Arial"/>
          <w:color w:val="212529"/>
          <w:sz w:val="24"/>
          <w:szCs w:val="24"/>
          <w:bdr w:val="none" w:sz="0" w:space="0" w:color="auto" w:frame="1"/>
          <w:rPrChange w:id="6966" w:author="Narendra" w:date="2021-08-21T13:02:00Z">
            <w:rPr>
              <w:rFonts w:ascii="Arial" w:eastAsia="Times New Roman" w:hAnsi="Arial" w:cs="Arial"/>
              <w:color w:val="212529"/>
              <w:sz w:val="23"/>
              <w:szCs w:val="23"/>
              <w:bdr w:val="none" w:sz="0" w:space="0" w:color="auto" w:frame="1"/>
            </w:rPr>
          </w:rPrChange>
        </w:rPr>
        <w:fldChar w:fldCharType="end"/>
      </w:r>
      <w:r w:rsidRPr="008C6831">
        <w:rPr>
          <w:rFonts w:ascii="Maiandra GD" w:eastAsia="Times New Roman" w:hAnsi="Maiandra GD" w:cs="Arial"/>
          <w:color w:val="212529"/>
          <w:sz w:val="24"/>
          <w:szCs w:val="24"/>
          <w:bdr w:val="none" w:sz="0" w:space="0" w:color="auto" w:frame="1"/>
          <w:rPrChange w:id="6967" w:author="Narendra" w:date="2021-08-21T13:02:00Z">
            <w:rPr>
              <w:rFonts w:ascii="Arial" w:eastAsia="Times New Roman" w:hAnsi="Arial" w:cs="Arial"/>
              <w:color w:val="212529"/>
              <w:sz w:val="23"/>
              <w:szCs w:val="23"/>
              <w:bdr w:val="none" w:sz="0" w:space="0" w:color="auto" w:frame="1"/>
            </w:rPr>
          </w:rPrChange>
        </w:rPr>
        <w:t>: In this article, we discussed how to validate the clients while generating the token in Web API.</w:t>
      </w:r>
    </w:p>
    <w:p w:rsidR="006E519F" w:rsidRPr="008C6831" w:rsidRDefault="006E519F" w:rsidP="006E519F">
      <w:pPr>
        <w:shd w:val="clear" w:color="auto" w:fill="FFFFFF"/>
        <w:spacing w:after="0" w:line="240" w:lineRule="auto"/>
        <w:jc w:val="both"/>
        <w:textAlignment w:val="baseline"/>
        <w:outlineLvl w:val="4"/>
        <w:rPr>
          <w:rFonts w:ascii="Maiandra GD" w:eastAsia="Times New Roman" w:hAnsi="Maiandra GD" w:cs="Segoe UI"/>
          <w:color w:val="3A3A3A"/>
          <w:sz w:val="24"/>
          <w:szCs w:val="24"/>
          <w:rPrChange w:id="6968" w:author="Narendra" w:date="2021-08-21T13:02:00Z">
            <w:rPr>
              <w:rFonts w:ascii="Segoe UI" w:eastAsia="Times New Roman" w:hAnsi="Segoe UI" w:cs="Segoe UI"/>
              <w:color w:val="3A3A3A"/>
              <w:sz w:val="20"/>
              <w:szCs w:val="20"/>
            </w:rPr>
          </w:rPrChange>
        </w:rPr>
      </w:pPr>
      <w:r w:rsidRPr="008C6831">
        <w:rPr>
          <w:rFonts w:ascii="Maiandra GD" w:eastAsia="Times New Roman" w:hAnsi="Maiandra GD" w:cs="Arial"/>
          <w:b/>
          <w:bCs/>
          <w:color w:val="000000"/>
          <w:sz w:val="24"/>
          <w:szCs w:val="24"/>
          <w:rPrChange w:id="6969" w:author="Narendra" w:date="2021-08-21T13:02:00Z">
            <w:rPr>
              <w:rFonts w:ascii="Arial" w:eastAsia="Times New Roman" w:hAnsi="Arial" w:cs="Arial"/>
              <w:b/>
              <w:bCs/>
              <w:color w:val="000000"/>
              <w:sz w:val="27"/>
            </w:rPr>
          </w:rPrChange>
        </w:rPr>
        <w:t>What is a Refresh Token?</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6970"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6971" w:author="Narendra" w:date="2021-08-21T13:02:00Z">
            <w:rPr>
              <w:rFonts w:ascii="Arial" w:eastAsia="Times New Roman" w:hAnsi="Arial" w:cs="Arial"/>
              <w:color w:val="000000"/>
              <w:sz w:val="23"/>
              <w:szCs w:val="23"/>
              <w:bdr w:val="none" w:sz="0" w:space="0" w:color="auto" w:frame="1"/>
            </w:rPr>
          </w:rPrChange>
        </w:rPr>
        <w:t>A </w:t>
      </w:r>
      <w:r w:rsidRPr="008C6831">
        <w:rPr>
          <w:rFonts w:ascii="Maiandra GD" w:eastAsia="Times New Roman" w:hAnsi="Maiandra GD" w:cs="Arial"/>
          <w:b/>
          <w:bCs/>
          <w:color w:val="000000"/>
          <w:sz w:val="24"/>
          <w:szCs w:val="24"/>
          <w:rPrChange w:id="6972" w:author="Narendra" w:date="2021-08-21T13:02:00Z">
            <w:rPr>
              <w:rFonts w:ascii="Arial" w:eastAsia="Times New Roman" w:hAnsi="Arial" w:cs="Arial"/>
              <w:b/>
              <w:bCs/>
              <w:color w:val="000000"/>
              <w:sz w:val="23"/>
            </w:rPr>
          </w:rPrChange>
        </w:rPr>
        <w:t>Refresh Token</w:t>
      </w:r>
      <w:r w:rsidRPr="008C6831">
        <w:rPr>
          <w:rFonts w:ascii="Maiandra GD" w:eastAsia="Times New Roman" w:hAnsi="Maiandra GD" w:cs="Arial"/>
          <w:color w:val="000000"/>
          <w:sz w:val="24"/>
          <w:szCs w:val="24"/>
          <w:bdr w:val="none" w:sz="0" w:space="0" w:color="auto" w:frame="1"/>
          <w:rPrChange w:id="6973" w:author="Narendra" w:date="2021-08-21T13:02:00Z">
            <w:rPr>
              <w:rFonts w:ascii="Arial" w:eastAsia="Times New Roman" w:hAnsi="Arial" w:cs="Arial"/>
              <w:color w:val="000000"/>
              <w:sz w:val="23"/>
              <w:szCs w:val="23"/>
              <w:bdr w:val="none" w:sz="0" w:space="0" w:color="auto" w:frame="1"/>
            </w:rPr>
          </w:rPrChange>
        </w:rPr>
        <w:t xml:space="preserve"> is a special kind of token that can be used to obtain a new renewed access token which allows access to the protected resources. You can request for the new </w:t>
      </w:r>
      <w:r w:rsidRPr="008C6831">
        <w:rPr>
          <w:rFonts w:ascii="Maiandra GD" w:eastAsia="Times New Roman" w:hAnsi="Maiandra GD" w:cs="Arial"/>
          <w:color w:val="000000"/>
          <w:sz w:val="24"/>
          <w:szCs w:val="24"/>
          <w:bdr w:val="none" w:sz="0" w:space="0" w:color="auto" w:frame="1"/>
          <w:rPrChange w:id="6974" w:author="Narendra" w:date="2021-08-21T13:02:00Z">
            <w:rPr>
              <w:rFonts w:ascii="Arial" w:eastAsia="Times New Roman" w:hAnsi="Arial" w:cs="Arial"/>
              <w:color w:val="000000"/>
              <w:sz w:val="23"/>
              <w:szCs w:val="23"/>
              <w:bdr w:val="none" w:sz="0" w:space="0" w:color="auto" w:frame="1"/>
            </w:rPr>
          </w:rPrChange>
        </w:rPr>
        <w:lastRenderedPageBreak/>
        <w:t>access tokens by using the Refresh Token in Web API until the Refresh Token is blacklisted.</w:t>
      </w:r>
    </w:p>
    <w:p w:rsidR="006E519F" w:rsidRPr="008C6831" w:rsidRDefault="006E519F" w:rsidP="006E519F">
      <w:pPr>
        <w:shd w:val="clear" w:color="auto" w:fill="FFFFFF"/>
        <w:spacing w:after="0" w:line="240" w:lineRule="auto"/>
        <w:jc w:val="both"/>
        <w:textAlignment w:val="baseline"/>
        <w:outlineLvl w:val="4"/>
        <w:rPr>
          <w:rFonts w:ascii="Maiandra GD" w:eastAsia="Times New Roman" w:hAnsi="Maiandra GD" w:cs="Segoe UI"/>
          <w:color w:val="3A3A3A"/>
          <w:sz w:val="24"/>
          <w:szCs w:val="24"/>
          <w:rPrChange w:id="6975" w:author="Narendra" w:date="2021-08-21T13:02:00Z">
            <w:rPr>
              <w:rFonts w:ascii="Segoe UI" w:eastAsia="Times New Roman" w:hAnsi="Segoe UI" w:cs="Segoe UI"/>
              <w:color w:val="3A3A3A"/>
              <w:sz w:val="20"/>
              <w:szCs w:val="20"/>
            </w:rPr>
          </w:rPrChange>
        </w:rPr>
      </w:pPr>
      <w:r w:rsidRPr="008C6831">
        <w:rPr>
          <w:rFonts w:ascii="Maiandra GD" w:eastAsia="Times New Roman" w:hAnsi="Maiandra GD" w:cs="Arial"/>
          <w:b/>
          <w:bCs/>
          <w:color w:val="000000"/>
          <w:sz w:val="24"/>
          <w:szCs w:val="24"/>
          <w:rPrChange w:id="6976" w:author="Narendra" w:date="2021-08-21T13:02:00Z">
            <w:rPr>
              <w:rFonts w:ascii="Arial" w:eastAsia="Times New Roman" w:hAnsi="Arial" w:cs="Arial"/>
              <w:b/>
              <w:bCs/>
              <w:color w:val="000000"/>
              <w:sz w:val="27"/>
            </w:rPr>
          </w:rPrChange>
        </w:rPr>
        <w:t>Why we need Refresh Token in Web API?</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6977"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6978" w:author="Narendra" w:date="2021-08-21T13:02:00Z">
            <w:rPr>
              <w:rFonts w:ascii="Arial" w:eastAsia="Times New Roman" w:hAnsi="Arial" w:cs="Arial"/>
              <w:color w:val="000000"/>
              <w:sz w:val="23"/>
              <w:szCs w:val="23"/>
              <w:bdr w:val="none" w:sz="0" w:space="0" w:color="auto" w:frame="1"/>
            </w:rPr>
          </w:rPrChange>
        </w:rPr>
        <w:t>The idea of using the refresh token is to issue a short-lived access token (up to 30 minutes) for the first time and then use the refresh token to obtain a new access token and use that access token to access the protected resources.</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6979"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6980" w:author="Narendra" w:date="2021-08-21T13:02:00Z">
            <w:rPr>
              <w:rFonts w:ascii="Arial" w:eastAsia="Times New Roman" w:hAnsi="Arial" w:cs="Arial"/>
              <w:color w:val="000000"/>
              <w:sz w:val="23"/>
              <w:szCs w:val="23"/>
              <w:bdr w:val="none" w:sz="0" w:space="0" w:color="auto" w:frame="1"/>
            </w:rPr>
          </w:rPrChange>
        </w:rPr>
        <w:t>So, the user needs to provide the username and password along with the client info (i.e. the client id and client secret) to authenticate himself, and if the information provided by the user is valid, then a response contains a short-lived access token along with a long-lived refresh token gets generated. </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6981"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6982" w:author="Narendra" w:date="2021-08-21T13:02:00Z">
            <w:rPr>
              <w:rFonts w:ascii="Arial" w:eastAsia="Times New Roman" w:hAnsi="Arial" w:cs="Arial"/>
              <w:color w:val="000000"/>
              <w:sz w:val="23"/>
              <w:szCs w:val="23"/>
              <w:bdr w:val="none" w:sz="0" w:space="0" w:color="auto" w:frame="1"/>
            </w:rPr>
          </w:rPrChange>
        </w:rPr>
        <w:t>The refresh token is not an access token it is just an identifier for the access token</w:t>
      </w:r>
      <w:r w:rsidRPr="008C6831">
        <w:rPr>
          <w:rFonts w:ascii="Maiandra GD" w:eastAsia="Times New Roman" w:hAnsi="Maiandra GD" w:cs="Arial"/>
          <w:b/>
          <w:bCs/>
          <w:color w:val="000000"/>
          <w:sz w:val="24"/>
          <w:szCs w:val="24"/>
          <w:rPrChange w:id="6983" w:author="Narendra" w:date="2021-08-21T13:02:00Z">
            <w:rPr>
              <w:rFonts w:ascii="Arial" w:eastAsia="Times New Roman" w:hAnsi="Arial" w:cs="Arial"/>
              <w:b/>
              <w:bCs/>
              <w:color w:val="000000"/>
              <w:sz w:val="23"/>
            </w:rPr>
          </w:rPrChange>
        </w:rPr>
        <w:t>.</w:t>
      </w:r>
      <w:r w:rsidRPr="008C6831">
        <w:rPr>
          <w:rFonts w:ascii="Maiandra GD" w:eastAsia="Times New Roman" w:hAnsi="Maiandra GD" w:cs="Arial"/>
          <w:color w:val="000000"/>
          <w:sz w:val="24"/>
          <w:szCs w:val="24"/>
          <w:bdr w:val="none" w:sz="0" w:space="0" w:color="auto" w:frame="1"/>
          <w:rPrChange w:id="6984" w:author="Narendra" w:date="2021-08-21T13:02:00Z">
            <w:rPr>
              <w:rFonts w:ascii="Arial" w:eastAsia="Times New Roman" w:hAnsi="Arial" w:cs="Arial"/>
              <w:color w:val="000000"/>
              <w:sz w:val="23"/>
              <w:szCs w:val="23"/>
              <w:bdr w:val="none" w:sz="0" w:space="0" w:color="auto" w:frame="1"/>
            </w:rPr>
          </w:rPrChange>
        </w:rPr>
        <w:t> Now once the access token is expired, the user can use the refresh token to obtain another short-lived access token and so on.</w:t>
      </w:r>
    </w:p>
    <w:p w:rsidR="006E519F" w:rsidRPr="008C6831" w:rsidRDefault="006E519F" w:rsidP="006E519F">
      <w:pPr>
        <w:shd w:val="clear" w:color="auto" w:fill="FFFFFF"/>
        <w:spacing w:after="0" w:line="240" w:lineRule="auto"/>
        <w:jc w:val="both"/>
        <w:textAlignment w:val="baseline"/>
        <w:outlineLvl w:val="4"/>
        <w:rPr>
          <w:rFonts w:ascii="Maiandra GD" w:eastAsia="Times New Roman" w:hAnsi="Maiandra GD" w:cs="Segoe UI"/>
          <w:color w:val="3A3A3A"/>
          <w:sz w:val="24"/>
          <w:szCs w:val="24"/>
          <w:rPrChange w:id="6985" w:author="Narendra" w:date="2021-08-21T13:02:00Z">
            <w:rPr>
              <w:rFonts w:ascii="Segoe UI" w:eastAsia="Times New Roman" w:hAnsi="Segoe UI" w:cs="Segoe UI"/>
              <w:color w:val="3A3A3A"/>
              <w:sz w:val="20"/>
              <w:szCs w:val="20"/>
            </w:rPr>
          </w:rPrChange>
        </w:rPr>
      </w:pPr>
      <w:r w:rsidRPr="008C6831">
        <w:rPr>
          <w:rFonts w:ascii="Maiandra GD" w:eastAsia="Times New Roman" w:hAnsi="Maiandra GD" w:cs="Arial"/>
          <w:b/>
          <w:bCs/>
          <w:color w:val="000000"/>
          <w:sz w:val="24"/>
          <w:szCs w:val="24"/>
          <w:rPrChange w:id="6986" w:author="Narendra" w:date="2021-08-21T13:02:00Z">
            <w:rPr>
              <w:rFonts w:ascii="Arial" w:eastAsia="Times New Roman" w:hAnsi="Arial" w:cs="Arial"/>
              <w:b/>
              <w:bCs/>
              <w:color w:val="000000"/>
              <w:sz w:val="27"/>
            </w:rPr>
          </w:rPrChange>
        </w:rPr>
        <w:t>Why not long-lived access token?</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6987"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6988" w:author="Narendra" w:date="2021-08-21T13:02:00Z">
            <w:rPr>
              <w:rFonts w:ascii="Arial" w:eastAsia="Times New Roman" w:hAnsi="Arial" w:cs="Arial"/>
              <w:color w:val="000000"/>
              <w:sz w:val="23"/>
              <w:szCs w:val="23"/>
              <w:bdr w:val="none" w:sz="0" w:space="0" w:color="auto" w:frame="1"/>
            </w:rPr>
          </w:rPrChange>
        </w:rPr>
        <w:t>Now, you may have one question in your mind. Why not we are issuing a long-lived access token for the first time?</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6989"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6990" w:author="Narendra" w:date="2021-08-21T13:02:00Z">
            <w:rPr>
              <w:rFonts w:ascii="Arial" w:eastAsia="Times New Roman" w:hAnsi="Arial" w:cs="Arial"/>
              <w:color w:val="000000"/>
              <w:sz w:val="23"/>
              <w:szCs w:val="23"/>
              <w:bdr w:val="none" w:sz="0" w:space="0" w:color="auto" w:frame="1"/>
            </w:rPr>
          </w:rPrChange>
        </w:rPr>
        <w:t>Let’s discuss why not a long-lived access token or what are the advantages of using refresh token in Web API. Mainly there are three main reasons to use the refresh tokens are as follows</w:t>
      </w:r>
    </w:p>
    <w:p w:rsidR="006E519F" w:rsidRPr="008C6831" w:rsidRDefault="006E519F" w:rsidP="006E519F">
      <w:pPr>
        <w:shd w:val="clear" w:color="auto" w:fill="FFFFFF"/>
        <w:spacing w:after="0" w:line="240" w:lineRule="auto"/>
        <w:jc w:val="both"/>
        <w:textAlignment w:val="baseline"/>
        <w:outlineLvl w:val="4"/>
        <w:rPr>
          <w:rFonts w:ascii="Maiandra GD" w:eastAsia="Times New Roman" w:hAnsi="Maiandra GD" w:cs="Segoe UI"/>
          <w:color w:val="3A3A3A"/>
          <w:sz w:val="24"/>
          <w:szCs w:val="24"/>
          <w:rPrChange w:id="6991" w:author="Narendra" w:date="2021-08-21T13:02:00Z">
            <w:rPr>
              <w:rFonts w:ascii="Segoe UI" w:eastAsia="Times New Roman" w:hAnsi="Segoe UI" w:cs="Segoe UI"/>
              <w:color w:val="3A3A3A"/>
              <w:sz w:val="20"/>
              <w:szCs w:val="20"/>
            </w:rPr>
          </w:rPrChange>
        </w:rPr>
      </w:pPr>
      <w:r w:rsidRPr="008C6831">
        <w:rPr>
          <w:rFonts w:ascii="Maiandra GD" w:eastAsia="Times New Roman" w:hAnsi="Maiandra GD" w:cs="Arial"/>
          <w:b/>
          <w:bCs/>
          <w:color w:val="000000"/>
          <w:sz w:val="24"/>
          <w:szCs w:val="24"/>
          <w:rPrChange w:id="6992" w:author="Narendra" w:date="2021-08-21T13:02:00Z">
            <w:rPr>
              <w:rFonts w:ascii="Arial" w:eastAsia="Times New Roman" w:hAnsi="Arial" w:cs="Arial"/>
              <w:b/>
              <w:bCs/>
              <w:color w:val="000000"/>
              <w:sz w:val="27"/>
            </w:rPr>
          </w:rPrChange>
        </w:rPr>
        <w:t>Updating the Access Token Content</w:t>
      </w:r>
      <w:r w:rsidRPr="008C6831">
        <w:rPr>
          <w:rFonts w:ascii="Maiandra GD" w:eastAsia="Times New Roman" w:hAnsi="Maiandra GD" w:cs="Arial"/>
          <w:color w:val="000000"/>
          <w:sz w:val="24"/>
          <w:szCs w:val="24"/>
          <w:bdr w:val="none" w:sz="0" w:space="0" w:color="auto" w:frame="1"/>
          <w:rPrChange w:id="6993" w:author="Narendra" w:date="2021-08-21T13:02:00Z">
            <w:rPr>
              <w:rFonts w:ascii="Arial" w:eastAsia="Times New Roman" w:hAnsi="Arial" w:cs="Arial"/>
              <w:color w:val="000000"/>
              <w:sz w:val="27"/>
              <w:szCs w:val="27"/>
              <w:bdr w:val="none" w:sz="0" w:space="0" w:color="auto" w:frame="1"/>
            </w:rPr>
          </w:rPrChange>
        </w:rPr>
        <w:t>:</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6994"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6995" w:author="Narendra" w:date="2021-08-21T13:02:00Z">
            <w:rPr>
              <w:rFonts w:ascii="Arial" w:eastAsia="Times New Roman" w:hAnsi="Arial" w:cs="Arial"/>
              <w:color w:val="000000"/>
              <w:sz w:val="23"/>
              <w:szCs w:val="23"/>
              <w:bdr w:val="none" w:sz="0" w:space="0" w:color="auto" w:frame="1"/>
            </w:rPr>
          </w:rPrChange>
        </w:rPr>
        <w:t>As we already discussed, the access tokens are self-contained tokens means they contain all the information (which is known as claims) of an authenticated user once the access token is generated.</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6996"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6997" w:author="Narendra" w:date="2021-08-21T13:02:00Z">
            <w:rPr>
              <w:rFonts w:ascii="Arial" w:eastAsia="Times New Roman" w:hAnsi="Arial" w:cs="Arial"/>
              <w:color w:val="000000"/>
              <w:sz w:val="23"/>
              <w:szCs w:val="23"/>
              <w:bdr w:val="none" w:sz="0" w:space="0" w:color="auto" w:frame="1"/>
            </w:rPr>
          </w:rPrChange>
        </w:rPr>
        <w:t>Now, if we issue a long-lived access token, let say for example 1 month, for a user let’s say “Anurag” and let say the user “Anurag” is enrolled with the role “Users” at the moment. So all these information get stored on the access token which is generated by the Authorization server.</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6998"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6999" w:author="Narendra" w:date="2021-08-21T13:02:00Z">
            <w:rPr>
              <w:rFonts w:ascii="Arial" w:eastAsia="Times New Roman" w:hAnsi="Arial" w:cs="Arial"/>
              <w:color w:val="000000"/>
              <w:sz w:val="23"/>
              <w:szCs w:val="23"/>
              <w:bdr w:val="none" w:sz="0" w:space="0" w:color="auto" w:frame="1"/>
            </w:rPr>
          </w:rPrChange>
        </w:rPr>
        <w:t>If you have decided (3 days after he obtained the access token) to add him with the role “Admin” and then there is no way to update this information in the access token which is already generated, you need to ask him to re-authenticate himself again, so that the Authorization server add the updated information to the newly generated access token, and this is not feasible in most of the cases. You might not be able to reach to the users who already obtained the long-lived access tokens.</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7000"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7001" w:author="Narendra" w:date="2021-08-21T13:02:00Z">
            <w:rPr>
              <w:rFonts w:ascii="Arial" w:eastAsia="Times New Roman" w:hAnsi="Arial" w:cs="Arial"/>
              <w:color w:val="000000"/>
              <w:sz w:val="23"/>
              <w:szCs w:val="23"/>
              <w:bdr w:val="none" w:sz="0" w:space="0" w:color="auto" w:frame="1"/>
            </w:rPr>
          </w:rPrChange>
        </w:rPr>
        <w:t>So to overcome the above issue, you need to issue short-lived access token (30 minutes for example) along with a long-lived refresh token and then the user needs to use the refresh token to obtain the newly updated access token, once the user obtains the new access token, the Authorization Server will be able to add the updated claims or new claims to the new access token being generated.</w:t>
      </w:r>
    </w:p>
    <w:p w:rsidR="006E519F" w:rsidRPr="008C6831" w:rsidRDefault="006E519F" w:rsidP="006E519F">
      <w:pPr>
        <w:shd w:val="clear" w:color="auto" w:fill="FFFFFF"/>
        <w:spacing w:after="0" w:line="240" w:lineRule="auto"/>
        <w:jc w:val="both"/>
        <w:textAlignment w:val="baseline"/>
        <w:outlineLvl w:val="4"/>
        <w:rPr>
          <w:rFonts w:ascii="Maiandra GD" w:eastAsia="Times New Roman" w:hAnsi="Maiandra GD" w:cs="Segoe UI"/>
          <w:color w:val="3A3A3A"/>
          <w:sz w:val="24"/>
          <w:szCs w:val="24"/>
          <w:rPrChange w:id="7002" w:author="Narendra" w:date="2021-08-21T13:02:00Z">
            <w:rPr>
              <w:rFonts w:ascii="Segoe UI" w:eastAsia="Times New Roman" w:hAnsi="Segoe UI" w:cs="Segoe UI"/>
              <w:color w:val="3A3A3A"/>
              <w:sz w:val="20"/>
              <w:szCs w:val="20"/>
            </w:rPr>
          </w:rPrChange>
        </w:rPr>
      </w:pPr>
      <w:r w:rsidRPr="008C6831">
        <w:rPr>
          <w:rFonts w:ascii="Maiandra GD" w:eastAsia="Times New Roman" w:hAnsi="Maiandra GD" w:cs="Arial"/>
          <w:b/>
          <w:bCs/>
          <w:color w:val="000000"/>
          <w:sz w:val="24"/>
          <w:szCs w:val="24"/>
          <w:rPrChange w:id="7003" w:author="Narendra" w:date="2021-08-21T13:02:00Z">
            <w:rPr>
              <w:rFonts w:ascii="Arial" w:eastAsia="Times New Roman" w:hAnsi="Arial" w:cs="Arial"/>
              <w:b/>
              <w:bCs/>
              <w:color w:val="000000"/>
              <w:sz w:val="27"/>
            </w:rPr>
          </w:rPrChange>
        </w:rPr>
        <w:t>Revoking the Access from Authenticated users</w:t>
      </w:r>
      <w:r w:rsidRPr="008C6831">
        <w:rPr>
          <w:rFonts w:ascii="Maiandra GD" w:eastAsia="Times New Roman" w:hAnsi="Maiandra GD" w:cs="Arial"/>
          <w:color w:val="000000"/>
          <w:sz w:val="24"/>
          <w:szCs w:val="24"/>
          <w:bdr w:val="none" w:sz="0" w:space="0" w:color="auto" w:frame="1"/>
          <w:rPrChange w:id="7004" w:author="Narendra" w:date="2021-08-21T13:02:00Z">
            <w:rPr>
              <w:rFonts w:ascii="Arial" w:eastAsia="Times New Roman" w:hAnsi="Arial" w:cs="Arial"/>
              <w:color w:val="000000"/>
              <w:sz w:val="27"/>
              <w:szCs w:val="27"/>
              <w:bdr w:val="none" w:sz="0" w:space="0" w:color="auto" w:frame="1"/>
            </w:rPr>
          </w:rPrChange>
        </w:rPr>
        <w:t>:</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7005"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7006" w:author="Narendra" w:date="2021-08-21T13:02:00Z">
            <w:rPr>
              <w:rFonts w:ascii="Arial" w:eastAsia="Times New Roman" w:hAnsi="Arial" w:cs="Arial"/>
              <w:color w:val="000000"/>
              <w:sz w:val="23"/>
              <w:szCs w:val="23"/>
              <w:bdr w:val="none" w:sz="0" w:space="0" w:color="auto" w:frame="1"/>
            </w:rPr>
          </w:rPrChange>
        </w:rPr>
        <w:t>Once the user obtained the long-lived access token, then he will be able to access the server resources as long as his access token is not expired and there is no standard way to revoke the access tokens unless and until the Authorization Server implements some custom logic to store the generated access token a database and need to do database checks with each and every request.</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7007"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7008" w:author="Narendra" w:date="2021-08-21T13:02:00Z">
            <w:rPr>
              <w:rFonts w:ascii="Arial" w:eastAsia="Times New Roman" w:hAnsi="Arial" w:cs="Arial"/>
              <w:color w:val="000000"/>
              <w:sz w:val="23"/>
              <w:szCs w:val="23"/>
              <w:bdr w:val="none" w:sz="0" w:space="0" w:color="auto" w:frame="1"/>
            </w:rPr>
          </w:rPrChange>
        </w:rPr>
        <w:lastRenderedPageBreak/>
        <w:t>But with the refresh token, a database or system admin can simply revoke the access by deleting the refresh token identifier from the database. So, when the user requests for a new access token by using the deleted refresh token, the Authorization Server will reject this request because the refresh token is no longer available in the database.</w:t>
      </w:r>
    </w:p>
    <w:p w:rsidR="006E519F" w:rsidRPr="008C6831" w:rsidRDefault="006E519F" w:rsidP="006E519F">
      <w:pPr>
        <w:shd w:val="clear" w:color="auto" w:fill="FFFFFF"/>
        <w:spacing w:after="0" w:line="240" w:lineRule="auto"/>
        <w:jc w:val="both"/>
        <w:textAlignment w:val="baseline"/>
        <w:outlineLvl w:val="4"/>
        <w:rPr>
          <w:rFonts w:ascii="Maiandra GD" w:eastAsia="Times New Roman" w:hAnsi="Maiandra GD" w:cs="Segoe UI"/>
          <w:color w:val="3A3A3A"/>
          <w:sz w:val="24"/>
          <w:szCs w:val="24"/>
          <w:rPrChange w:id="7009" w:author="Narendra" w:date="2021-08-21T13:02:00Z">
            <w:rPr>
              <w:rFonts w:ascii="Segoe UI" w:eastAsia="Times New Roman" w:hAnsi="Segoe UI" w:cs="Segoe UI"/>
              <w:color w:val="3A3A3A"/>
              <w:sz w:val="20"/>
              <w:szCs w:val="20"/>
            </w:rPr>
          </w:rPrChange>
        </w:rPr>
      </w:pPr>
      <w:r w:rsidRPr="008C6831">
        <w:rPr>
          <w:rFonts w:ascii="Maiandra GD" w:eastAsia="Times New Roman" w:hAnsi="Maiandra GD" w:cs="Arial"/>
          <w:b/>
          <w:bCs/>
          <w:color w:val="000000"/>
          <w:sz w:val="24"/>
          <w:szCs w:val="24"/>
          <w:rPrChange w:id="7010" w:author="Narendra" w:date="2021-08-21T13:02:00Z">
            <w:rPr>
              <w:rFonts w:ascii="Arial" w:eastAsia="Times New Roman" w:hAnsi="Arial" w:cs="Arial"/>
              <w:b/>
              <w:bCs/>
              <w:color w:val="000000"/>
              <w:sz w:val="27"/>
            </w:rPr>
          </w:rPrChange>
        </w:rPr>
        <w:t>No need to store or ask for the username and password frequently</w:t>
      </w:r>
      <w:r w:rsidRPr="008C6831">
        <w:rPr>
          <w:rFonts w:ascii="Maiandra GD" w:eastAsia="Times New Roman" w:hAnsi="Maiandra GD" w:cs="Arial"/>
          <w:color w:val="000000"/>
          <w:sz w:val="24"/>
          <w:szCs w:val="24"/>
          <w:bdr w:val="none" w:sz="0" w:space="0" w:color="auto" w:frame="1"/>
          <w:rPrChange w:id="7011" w:author="Narendra" w:date="2021-08-21T13:02:00Z">
            <w:rPr>
              <w:rFonts w:ascii="Arial" w:eastAsia="Times New Roman" w:hAnsi="Arial" w:cs="Arial"/>
              <w:color w:val="000000"/>
              <w:sz w:val="27"/>
              <w:szCs w:val="27"/>
              <w:bdr w:val="none" w:sz="0" w:space="0" w:color="auto" w:frame="1"/>
            </w:rPr>
          </w:rPrChange>
        </w:rPr>
        <w:t>: </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7012"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7013" w:author="Narendra" w:date="2021-08-21T13:02:00Z">
            <w:rPr>
              <w:rFonts w:ascii="Arial" w:eastAsia="Times New Roman" w:hAnsi="Arial" w:cs="Arial"/>
              <w:color w:val="000000"/>
              <w:sz w:val="23"/>
              <w:szCs w:val="23"/>
              <w:bdr w:val="none" w:sz="0" w:space="0" w:color="auto" w:frame="1"/>
            </w:rPr>
          </w:rPrChange>
        </w:rPr>
        <w:t>Using refresh token allows you to ask the user for his username and password only one time (i.e. for the first time), then the Authorization Server can issue very long-lived refresh token (1 year for example) and the user will stay logged in all this period until and unless system admin tries to revoke (delete) the refresh token. This can be very useful if you are building an API which will be consumed by a front-end application where it is not feasible to keep asking for the username/password frequently.</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7014"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7015" w:author="Narendra" w:date="2021-08-21T13:02:00Z">
            <w:rPr>
              <w:rFonts w:ascii="Arial" w:eastAsia="Times New Roman" w:hAnsi="Arial" w:cs="Arial"/>
              <w:color w:val="000000"/>
              <w:sz w:val="23"/>
              <w:szCs w:val="23"/>
              <w:bdr w:val="none" w:sz="0" w:space="0" w:color="auto" w:frame="1"/>
            </w:rPr>
          </w:rPrChange>
        </w:rPr>
        <w:t>So for the above three major reasons we need to use Refresh Tokens.</w:t>
      </w:r>
    </w:p>
    <w:p w:rsidR="006E519F" w:rsidRPr="008C6831" w:rsidRDefault="006E519F" w:rsidP="006E519F">
      <w:pPr>
        <w:shd w:val="clear" w:color="auto" w:fill="FFFFFF"/>
        <w:spacing w:after="0" w:line="240" w:lineRule="auto"/>
        <w:jc w:val="both"/>
        <w:textAlignment w:val="baseline"/>
        <w:outlineLvl w:val="4"/>
        <w:rPr>
          <w:rFonts w:ascii="Maiandra GD" w:eastAsia="Times New Roman" w:hAnsi="Maiandra GD" w:cs="Segoe UI"/>
          <w:color w:val="3A3A3A"/>
          <w:sz w:val="24"/>
          <w:szCs w:val="24"/>
          <w:rPrChange w:id="7016" w:author="Narendra" w:date="2021-08-21T13:02:00Z">
            <w:rPr>
              <w:rFonts w:ascii="Segoe UI" w:eastAsia="Times New Roman" w:hAnsi="Segoe UI" w:cs="Segoe UI"/>
              <w:color w:val="3A3A3A"/>
              <w:sz w:val="20"/>
              <w:szCs w:val="20"/>
            </w:rPr>
          </w:rPrChange>
        </w:rPr>
      </w:pPr>
      <w:r w:rsidRPr="008C6831">
        <w:rPr>
          <w:rFonts w:ascii="Maiandra GD" w:eastAsia="Times New Roman" w:hAnsi="Maiandra GD" w:cs="Arial"/>
          <w:b/>
          <w:bCs/>
          <w:color w:val="000000"/>
          <w:sz w:val="24"/>
          <w:szCs w:val="24"/>
          <w:rPrChange w:id="7017" w:author="Narendra" w:date="2021-08-21T13:02:00Z">
            <w:rPr>
              <w:rFonts w:ascii="Arial" w:eastAsia="Times New Roman" w:hAnsi="Arial" w:cs="Arial"/>
              <w:b/>
              <w:bCs/>
              <w:color w:val="000000"/>
              <w:sz w:val="27"/>
            </w:rPr>
          </w:rPrChange>
        </w:rPr>
        <w:t>The Refresh Tokens and Clients</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7018"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7019" w:author="Narendra" w:date="2021-08-21T13:02:00Z">
            <w:rPr>
              <w:rFonts w:ascii="Arial" w:eastAsia="Times New Roman" w:hAnsi="Arial" w:cs="Arial"/>
              <w:color w:val="000000"/>
              <w:sz w:val="23"/>
              <w:szCs w:val="23"/>
              <w:bdr w:val="none" w:sz="0" w:space="0" w:color="auto" w:frame="1"/>
            </w:rPr>
          </w:rPrChange>
        </w:rPr>
        <w:t>In order to use the refresh token, we need to be bound the refresh token with a </w:t>
      </w:r>
      <w:r w:rsidRPr="008C6831">
        <w:rPr>
          <w:rFonts w:ascii="Maiandra GD" w:eastAsia="Times New Roman" w:hAnsi="Maiandra GD" w:cs="Arial"/>
          <w:b/>
          <w:bCs/>
          <w:color w:val="000000"/>
          <w:sz w:val="24"/>
          <w:szCs w:val="24"/>
          <w:rPrChange w:id="7020" w:author="Narendra" w:date="2021-08-21T13:02:00Z">
            <w:rPr>
              <w:rFonts w:ascii="Arial" w:eastAsia="Times New Roman" w:hAnsi="Arial" w:cs="Arial"/>
              <w:b/>
              <w:bCs/>
              <w:color w:val="000000"/>
              <w:sz w:val="23"/>
            </w:rPr>
          </w:rPrChange>
        </w:rPr>
        <w:t>Client.</w:t>
      </w:r>
      <w:r w:rsidRPr="008C6831">
        <w:rPr>
          <w:rFonts w:ascii="Maiandra GD" w:eastAsia="Times New Roman" w:hAnsi="Maiandra GD" w:cs="Arial"/>
          <w:color w:val="000000"/>
          <w:sz w:val="24"/>
          <w:szCs w:val="24"/>
          <w:bdr w:val="none" w:sz="0" w:space="0" w:color="auto" w:frame="1"/>
          <w:rPrChange w:id="7021" w:author="Narendra" w:date="2021-08-21T13:02:00Z">
            <w:rPr>
              <w:rFonts w:ascii="Arial" w:eastAsia="Times New Roman" w:hAnsi="Arial" w:cs="Arial"/>
              <w:color w:val="000000"/>
              <w:sz w:val="23"/>
              <w:szCs w:val="23"/>
              <w:bdr w:val="none" w:sz="0" w:space="0" w:color="auto" w:frame="1"/>
            </w:rPr>
          </w:rPrChange>
        </w:rPr>
        <w:t> In simple word, we can define a client as an application who wants to access our resources. Each Client should have a unique Client Id and Client Secret.</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7022"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7023" w:author="Narendra" w:date="2021-08-21T13:02:00Z">
            <w:rPr>
              <w:rFonts w:ascii="Arial" w:eastAsia="Times New Roman" w:hAnsi="Arial" w:cs="Arial"/>
              <w:color w:val="000000"/>
              <w:sz w:val="23"/>
              <w:szCs w:val="23"/>
              <w:bdr w:val="none" w:sz="0" w:space="0" w:color="auto" w:frame="1"/>
            </w:rPr>
          </w:rPrChange>
        </w:rPr>
        <w:t>The Client Id is an unique public information which identifies the application among other applications. The client id can be included in the source code of your application, but the client secret must stay confidential.</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7024"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7025" w:author="Narendra" w:date="2021-08-21T13:02:00Z">
            <w:rPr>
              <w:rFonts w:ascii="Arial" w:eastAsia="Times New Roman" w:hAnsi="Arial" w:cs="Arial"/>
              <w:color w:val="000000"/>
              <w:sz w:val="23"/>
              <w:szCs w:val="23"/>
              <w:bdr w:val="none" w:sz="0" w:space="0" w:color="auto" w:frame="1"/>
            </w:rPr>
          </w:rPrChange>
        </w:rPr>
        <w:t>Bounding the refresh token to a client is very important this is because you do not want any refresh token generated by your Authorization Server to be used by another client to obtain the access token.</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7026"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7027" w:author="Narendra" w:date="2021-08-21T13:02:00Z">
            <w:rPr>
              <w:rFonts w:ascii="Arial" w:eastAsia="Times New Roman" w:hAnsi="Arial" w:cs="Arial"/>
              <w:color w:val="000000"/>
              <w:sz w:val="23"/>
              <w:szCs w:val="23"/>
              <w:bdr w:val="none" w:sz="0" w:space="0" w:color="auto" w:frame="1"/>
            </w:rPr>
          </w:rPrChange>
        </w:rPr>
        <w:t>The schema for the client’s table should be as shown below.</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7028"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noProof/>
          <w:color w:val="000000"/>
          <w:sz w:val="24"/>
          <w:szCs w:val="24"/>
          <w:bdr w:val="none" w:sz="0" w:space="0" w:color="auto" w:frame="1"/>
          <w:rPrChange w:id="7029" w:author="Narendra" w:date="2021-08-21T13:02:00Z">
            <w:rPr>
              <w:rFonts w:ascii="Arial" w:eastAsia="Times New Roman" w:hAnsi="Arial" w:cs="Arial"/>
              <w:noProof/>
              <w:color w:val="000000"/>
              <w:sz w:val="23"/>
              <w:szCs w:val="23"/>
              <w:bdr w:val="none" w:sz="0" w:space="0" w:color="auto" w:frame="1"/>
            </w:rPr>
          </w:rPrChange>
        </w:rPr>
        <w:drawing>
          <wp:inline distT="0" distB="0" distL="0" distR="0">
            <wp:extent cx="6715125" cy="790575"/>
            <wp:effectExtent l="19050" t="0" r="9525" b="0"/>
            <wp:docPr id="125" name="Picture 125" descr="Refresh Token in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Refresh Token in Web API"/>
                    <pic:cNvPicPr>
                      <a:picLocks noChangeAspect="1" noChangeArrowheads="1"/>
                    </pic:cNvPicPr>
                  </pic:nvPicPr>
                  <pic:blipFill>
                    <a:blip r:embed="rId65"/>
                    <a:srcRect/>
                    <a:stretch>
                      <a:fillRect/>
                    </a:stretch>
                  </pic:blipFill>
                  <pic:spPr bwMode="auto">
                    <a:xfrm>
                      <a:off x="0" y="0"/>
                      <a:ext cx="6715125" cy="790575"/>
                    </a:xfrm>
                    <a:prstGeom prst="rect">
                      <a:avLst/>
                    </a:prstGeom>
                    <a:noFill/>
                    <a:ln w="9525">
                      <a:noFill/>
                      <a:miter lim="800000"/>
                      <a:headEnd/>
                      <a:tailEnd/>
                    </a:ln>
                  </pic:spPr>
                </pic:pic>
              </a:graphicData>
            </a:graphic>
          </wp:inline>
        </w:drawing>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7030"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7031" w:author="Narendra" w:date="2021-08-21T13:02:00Z">
            <w:rPr>
              <w:rFonts w:ascii="Arial" w:eastAsia="Times New Roman" w:hAnsi="Arial" w:cs="Arial"/>
              <w:color w:val="000000"/>
              <w:sz w:val="23"/>
              <w:szCs w:val="23"/>
              <w:bdr w:val="none" w:sz="0" w:space="0" w:color="auto" w:frame="1"/>
            </w:rPr>
          </w:rPrChange>
        </w:rPr>
        <w:t>In our previous article, we create the </w:t>
      </w:r>
      <w:r w:rsidRPr="008C6831">
        <w:rPr>
          <w:rFonts w:ascii="Maiandra GD" w:eastAsia="Times New Roman" w:hAnsi="Maiandra GD" w:cs="Arial"/>
          <w:b/>
          <w:bCs/>
          <w:color w:val="000000"/>
          <w:sz w:val="24"/>
          <w:szCs w:val="24"/>
          <w:rPrChange w:id="7032" w:author="Narendra" w:date="2021-08-21T13:02:00Z">
            <w:rPr>
              <w:rFonts w:ascii="Arial" w:eastAsia="Times New Roman" w:hAnsi="Arial" w:cs="Arial"/>
              <w:b/>
              <w:bCs/>
              <w:color w:val="000000"/>
              <w:sz w:val="23"/>
            </w:rPr>
          </w:rPrChange>
        </w:rPr>
        <w:t>ClientMaster</w:t>
      </w:r>
      <w:r w:rsidRPr="008C6831">
        <w:rPr>
          <w:rFonts w:ascii="Maiandra GD" w:eastAsia="Times New Roman" w:hAnsi="Maiandra GD" w:cs="Arial"/>
          <w:color w:val="000000"/>
          <w:sz w:val="24"/>
          <w:szCs w:val="24"/>
          <w:bdr w:val="none" w:sz="0" w:space="0" w:color="auto" w:frame="1"/>
          <w:rPrChange w:id="7033" w:author="Narendra" w:date="2021-08-21T13:02:00Z">
            <w:rPr>
              <w:rFonts w:ascii="Arial" w:eastAsia="Times New Roman" w:hAnsi="Arial" w:cs="Arial"/>
              <w:color w:val="000000"/>
              <w:sz w:val="23"/>
              <w:szCs w:val="23"/>
              <w:bdr w:val="none" w:sz="0" w:space="0" w:color="auto" w:frame="1"/>
            </w:rPr>
          </w:rPrChange>
        </w:rPr>
        <w:t> table, so let’s delete the existing </w:t>
      </w:r>
      <w:r w:rsidRPr="008C6831">
        <w:rPr>
          <w:rFonts w:ascii="Maiandra GD" w:eastAsia="Times New Roman" w:hAnsi="Maiandra GD" w:cs="Arial"/>
          <w:b/>
          <w:bCs/>
          <w:color w:val="000000"/>
          <w:sz w:val="24"/>
          <w:szCs w:val="24"/>
          <w:rPrChange w:id="7034" w:author="Narendra" w:date="2021-08-21T13:02:00Z">
            <w:rPr>
              <w:rFonts w:ascii="Arial" w:eastAsia="Times New Roman" w:hAnsi="Arial" w:cs="Arial"/>
              <w:b/>
              <w:bCs/>
              <w:color w:val="000000"/>
              <w:sz w:val="23"/>
            </w:rPr>
          </w:rPrChange>
        </w:rPr>
        <w:t>ClientMaster</w:t>
      </w:r>
      <w:r w:rsidRPr="008C6831">
        <w:rPr>
          <w:rFonts w:ascii="Maiandra GD" w:eastAsia="Times New Roman" w:hAnsi="Maiandra GD" w:cs="Arial"/>
          <w:color w:val="000000"/>
          <w:sz w:val="24"/>
          <w:szCs w:val="24"/>
          <w:bdr w:val="none" w:sz="0" w:space="0" w:color="auto" w:frame="1"/>
          <w:rPrChange w:id="7035" w:author="Narendra" w:date="2021-08-21T13:02:00Z">
            <w:rPr>
              <w:rFonts w:ascii="Arial" w:eastAsia="Times New Roman" w:hAnsi="Arial" w:cs="Arial"/>
              <w:color w:val="000000"/>
              <w:sz w:val="23"/>
              <w:szCs w:val="23"/>
              <w:bdr w:val="none" w:sz="0" w:space="0" w:color="auto" w:frame="1"/>
            </w:rPr>
          </w:rPrChange>
        </w:rPr>
        <w:t> table and regenerate the </w:t>
      </w:r>
      <w:r w:rsidRPr="008C6831">
        <w:rPr>
          <w:rFonts w:ascii="Maiandra GD" w:eastAsia="Times New Roman" w:hAnsi="Maiandra GD" w:cs="Arial"/>
          <w:b/>
          <w:bCs/>
          <w:color w:val="000000"/>
          <w:sz w:val="24"/>
          <w:szCs w:val="24"/>
          <w:rPrChange w:id="7036" w:author="Narendra" w:date="2021-08-21T13:02:00Z">
            <w:rPr>
              <w:rFonts w:ascii="Arial" w:eastAsia="Times New Roman" w:hAnsi="Arial" w:cs="Arial"/>
              <w:b/>
              <w:bCs/>
              <w:color w:val="000000"/>
              <w:sz w:val="23"/>
            </w:rPr>
          </w:rPrChange>
        </w:rPr>
        <w:t>ClientMaster</w:t>
      </w:r>
      <w:r w:rsidRPr="008C6831">
        <w:rPr>
          <w:rFonts w:ascii="Maiandra GD" w:eastAsia="Times New Roman" w:hAnsi="Maiandra GD" w:cs="Arial"/>
          <w:color w:val="000000"/>
          <w:sz w:val="24"/>
          <w:szCs w:val="24"/>
          <w:bdr w:val="none" w:sz="0" w:space="0" w:color="auto" w:frame="1"/>
          <w:rPrChange w:id="7037" w:author="Narendra" w:date="2021-08-21T13:02:00Z">
            <w:rPr>
              <w:rFonts w:ascii="Arial" w:eastAsia="Times New Roman" w:hAnsi="Arial" w:cs="Arial"/>
              <w:color w:val="000000"/>
              <w:sz w:val="23"/>
              <w:szCs w:val="23"/>
              <w:bdr w:val="none" w:sz="0" w:space="0" w:color="auto" w:frame="1"/>
            </w:rPr>
          </w:rPrChange>
        </w:rPr>
        <w:t> table with the above structure.</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7038"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7039" w:author="Narendra" w:date="2021-08-21T13:02:00Z">
            <w:rPr>
              <w:rFonts w:ascii="Arial" w:eastAsia="Times New Roman" w:hAnsi="Arial" w:cs="Arial"/>
              <w:color w:val="000000"/>
              <w:sz w:val="23"/>
              <w:szCs w:val="23"/>
              <w:bdr w:val="none" w:sz="0" w:space="0" w:color="auto" w:frame="1"/>
            </w:rPr>
          </w:rPrChange>
        </w:rPr>
        <w:t>Please use below SQL Script to DROP, Create and Populate the ClientMaster table with two different clients which we are going to use in this demo.</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04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7041" w:author="Narendra" w:date="2021-08-21T13:02:00Z">
            <w:rPr>
              <w:rFonts w:ascii="inherit" w:eastAsia="Times New Roman" w:hAnsi="inherit" w:cs="Consolas"/>
              <w:b/>
              <w:bCs/>
              <w:color w:val="D171DD"/>
              <w:sz w:val="25"/>
            </w:rPr>
          </w:rPrChange>
        </w:rPr>
        <w:t>USE</w:t>
      </w:r>
      <w:r w:rsidRPr="008C6831">
        <w:rPr>
          <w:rFonts w:ascii="Maiandra GD" w:eastAsia="Times New Roman" w:hAnsi="Maiandra GD" w:cs="Consolas"/>
          <w:color w:val="CFD5E0"/>
          <w:sz w:val="24"/>
          <w:szCs w:val="24"/>
          <w:rPrChange w:id="7042" w:author="Narendra" w:date="2021-08-21T13:02:00Z">
            <w:rPr>
              <w:rFonts w:ascii="inherit" w:eastAsia="Times New Roman" w:hAnsi="inherit" w:cs="Consolas"/>
              <w:color w:val="CFD5E0"/>
              <w:sz w:val="25"/>
            </w:rPr>
          </w:rPrChange>
        </w:rPr>
        <w:t xml:space="preserve"> [SECURITY_DB]</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04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7044" w:author="Narendra" w:date="2021-08-21T13:02:00Z">
            <w:rPr>
              <w:rFonts w:ascii="inherit" w:eastAsia="Times New Roman" w:hAnsi="inherit" w:cs="Consolas"/>
              <w:b/>
              <w:bCs/>
              <w:color w:val="D171DD"/>
              <w:sz w:val="25"/>
            </w:rPr>
          </w:rPrChange>
        </w:rPr>
        <w:t>GO</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04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7046" w:author="Narendra" w:date="2021-08-21T13:02:00Z">
            <w:rPr>
              <w:rFonts w:ascii="inherit" w:eastAsia="Times New Roman" w:hAnsi="inherit" w:cs="Consolas"/>
              <w:color w:val="6B7C8B"/>
              <w:sz w:val="25"/>
            </w:rPr>
          </w:rPrChange>
        </w:rPr>
        <w:t>--First DROP ClientMaster table</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04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7048" w:author="Narendra" w:date="2021-08-21T13:02:00Z">
            <w:rPr>
              <w:rFonts w:ascii="inherit" w:eastAsia="Times New Roman" w:hAnsi="inherit" w:cs="Consolas"/>
              <w:b/>
              <w:bCs/>
              <w:color w:val="D171DD"/>
              <w:sz w:val="25"/>
            </w:rPr>
          </w:rPrChange>
        </w:rPr>
        <w:t>DROP</w:t>
      </w:r>
      <w:r w:rsidRPr="008C6831">
        <w:rPr>
          <w:rFonts w:ascii="Maiandra GD" w:eastAsia="Times New Roman" w:hAnsi="Maiandra GD" w:cs="Consolas"/>
          <w:color w:val="CFD5E0"/>
          <w:sz w:val="24"/>
          <w:szCs w:val="24"/>
          <w:rPrChange w:id="7049"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7050" w:author="Narendra" w:date="2021-08-21T13:02:00Z">
            <w:rPr>
              <w:rFonts w:ascii="inherit" w:eastAsia="Times New Roman" w:hAnsi="inherit" w:cs="Consolas"/>
              <w:b/>
              <w:bCs/>
              <w:color w:val="D171DD"/>
              <w:sz w:val="25"/>
            </w:rPr>
          </w:rPrChange>
        </w:rPr>
        <w:t>TABLE</w:t>
      </w:r>
      <w:r w:rsidRPr="008C6831">
        <w:rPr>
          <w:rFonts w:ascii="Maiandra GD" w:eastAsia="Times New Roman" w:hAnsi="Maiandra GD" w:cs="Consolas"/>
          <w:color w:val="CFD5E0"/>
          <w:sz w:val="24"/>
          <w:szCs w:val="24"/>
          <w:rPrChange w:id="7051" w:author="Narendra" w:date="2021-08-21T13:02:00Z">
            <w:rPr>
              <w:rFonts w:ascii="inherit" w:eastAsia="Times New Roman" w:hAnsi="inherit" w:cs="Consolas"/>
              <w:color w:val="CFD5E0"/>
              <w:sz w:val="25"/>
            </w:rPr>
          </w:rPrChange>
        </w:rPr>
        <w:t xml:space="preserve"> ClientMaster</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05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7053" w:author="Narendra" w:date="2021-08-21T13:02:00Z">
            <w:rPr>
              <w:rFonts w:ascii="inherit" w:eastAsia="Times New Roman" w:hAnsi="inherit" w:cs="Consolas"/>
              <w:color w:val="6B7C8B"/>
              <w:sz w:val="25"/>
            </w:rPr>
          </w:rPrChange>
        </w:rPr>
        <w:t>-- Create the ClientMaster table with new structure</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05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7055" w:author="Narendra" w:date="2021-08-21T13:02:00Z">
            <w:rPr>
              <w:rFonts w:ascii="inherit" w:eastAsia="Times New Roman" w:hAnsi="inherit" w:cs="Consolas"/>
              <w:b/>
              <w:bCs/>
              <w:color w:val="D171DD"/>
              <w:sz w:val="25"/>
            </w:rPr>
          </w:rPrChange>
        </w:rPr>
        <w:t>CREATE</w:t>
      </w:r>
      <w:r w:rsidRPr="008C6831">
        <w:rPr>
          <w:rFonts w:ascii="Maiandra GD" w:eastAsia="Times New Roman" w:hAnsi="Maiandra GD" w:cs="Consolas"/>
          <w:color w:val="CFD5E0"/>
          <w:sz w:val="24"/>
          <w:szCs w:val="24"/>
          <w:rPrChange w:id="7056"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7057" w:author="Narendra" w:date="2021-08-21T13:02:00Z">
            <w:rPr>
              <w:rFonts w:ascii="inherit" w:eastAsia="Times New Roman" w:hAnsi="inherit" w:cs="Consolas"/>
              <w:b/>
              <w:bCs/>
              <w:color w:val="D171DD"/>
              <w:sz w:val="25"/>
            </w:rPr>
          </w:rPrChange>
        </w:rPr>
        <w:t>TABLE</w:t>
      </w:r>
      <w:r w:rsidRPr="008C6831">
        <w:rPr>
          <w:rFonts w:ascii="Maiandra GD" w:eastAsia="Times New Roman" w:hAnsi="Maiandra GD" w:cs="Consolas"/>
          <w:color w:val="CFD5E0"/>
          <w:sz w:val="24"/>
          <w:szCs w:val="24"/>
          <w:rPrChange w:id="7058" w:author="Narendra" w:date="2021-08-21T13:02:00Z">
            <w:rPr>
              <w:rFonts w:ascii="inherit" w:eastAsia="Times New Roman" w:hAnsi="inherit" w:cs="Consolas"/>
              <w:color w:val="CFD5E0"/>
              <w:sz w:val="25"/>
            </w:rPr>
          </w:rPrChange>
        </w:rPr>
        <w:t xml:space="preserve"> [ClientMaster](</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05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7060" w:author="Narendra" w:date="2021-08-21T13:02:00Z">
            <w:rPr>
              <w:rFonts w:ascii="inherit" w:eastAsia="Times New Roman" w:hAnsi="inherit" w:cs="Consolas"/>
              <w:color w:val="CFD5E0"/>
              <w:sz w:val="25"/>
            </w:rPr>
          </w:rPrChange>
        </w:rPr>
        <w:t xml:space="preserve">[ClientKeyId] </w:t>
      </w:r>
      <w:r w:rsidRPr="008C6831">
        <w:rPr>
          <w:rFonts w:ascii="Maiandra GD" w:eastAsia="Times New Roman" w:hAnsi="Maiandra GD" w:cs="Consolas"/>
          <w:b/>
          <w:bCs/>
          <w:color w:val="D171DD"/>
          <w:sz w:val="24"/>
          <w:szCs w:val="24"/>
          <w:rPrChange w:id="7061" w:author="Narendra" w:date="2021-08-21T13:02:00Z">
            <w:rPr>
              <w:rFonts w:ascii="inherit" w:eastAsia="Times New Roman" w:hAnsi="inherit" w:cs="Consolas"/>
              <w:b/>
              <w:bCs/>
              <w:color w:val="D171DD"/>
              <w:sz w:val="25"/>
            </w:rPr>
          </w:rPrChange>
        </w:rPr>
        <w:t>INT</w:t>
      </w:r>
      <w:r w:rsidRPr="008C6831">
        <w:rPr>
          <w:rFonts w:ascii="Maiandra GD" w:eastAsia="Times New Roman" w:hAnsi="Maiandra GD" w:cs="Consolas"/>
          <w:color w:val="CFD5E0"/>
          <w:sz w:val="24"/>
          <w:szCs w:val="24"/>
          <w:rPrChange w:id="7062"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7063" w:author="Narendra" w:date="2021-08-21T13:02:00Z">
            <w:rPr>
              <w:rFonts w:ascii="inherit" w:eastAsia="Times New Roman" w:hAnsi="inherit" w:cs="Consolas"/>
              <w:b/>
              <w:bCs/>
              <w:color w:val="D171DD"/>
              <w:sz w:val="25"/>
            </w:rPr>
          </w:rPrChange>
        </w:rPr>
        <w:t>PRIMARY</w:t>
      </w:r>
      <w:r w:rsidRPr="008C6831">
        <w:rPr>
          <w:rFonts w:ascii="Maiandra GD" w:eastAsia="Times New Roman" w:hAnsi="Maiandra GD" w:cs="Consolas"/>
          <w:color w:val="CFD5E0"/>
          <w:sz w:val="24"/>
          <w:szCs w:val="24"/>
          <w:rPrChange w:id="7064"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7065" w:author="Narendra" w:date="2021-08-21T13:02:00Z">
            <w:rPr>
              <w:rFonts w:ascii="inherit" w:eastAsia="Times New Roman" w:hAnsi="inherit" w:cs="Consolas"/>
              <w:b/>
              <w:bCs/>
              <w:color w:val="D171DD"/>
              <w:sz w:val="25"/>
            </w:rPr>
          </w:rPrChange>
        </w:rPr>
        <w:t>KEY</w:t>
      </w:r>
      <w:r w:rsidRPr="008C6831">
        <w:rPr>
          <w:rFonts w:ascii="Maiandra GD" w:eastAsia="Times New Roman" w:hAnsi="Maiandra GD" w:cs="Consolas"/>
          <w:color w:val="CFD5E0"/>
          <w:sz w:val="24"/>
          <w:szCs w:val="24"/>
          <w:rPrChange w:id="7066"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7067" w:author="Narendra" w:date="2021-08-21T13:02:00Z">
            <w:rPr>
              <w:rFonts w:ascii="inherit" w:eastAsia="Times New Roman" w:hAnsi="inherit" w:cs="Consolas"/>
              <w:b/>
              <w:bCs/>
              <w:color w:val="D171DD"/>
              <w:sz w:val="25"/>
            </w:rPr>
          </w:rPrChange>
        </w:rPr>
        <w:t>IDENTITY</w:t>
      </w:r>
      <w:r w:rsidRPr="008C6831">
        <w:rPr>
          <w:rFonts w:ascii="Maiandra GD" w:eastAsia="Times New Roman" w:hAnsi="Maiandra GD" w:cs="Consolas"/>
          <w:color w:val="CFD5E0"/>
          <w:sz w:val="24"/>
          <w:szCs w:val="24"/>
          <w:rPrChange w:id="7068"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D19A66"/>
          <w:sz w:val="24"/>
          <w:szCs w:val="24"/>
          <w:rPrChange w:id="7069" w:author="Narendra" w:date="2021-08-21T13:02:00Z">
            <w:rPr>
              <w:rFonts w:ascii="inherit" w:eastAsia="Times New Roman" w:hAnsi="inherit" w:cs="Consolas"/>
              <w:color w:val="D19A66"/>
              <w:sz w:val="25"/>
            </w:rPr>
          </w:rPrChange>
        </w:rPr>
        <w:t>1</w:t>
      </w:r>
      <w:r w:rsidRPr="008C6831">
        <w:rPr>
          <w:rFonts w:ascii="Maiandra GD" w:eastAsia="Times New Roman" w:hAnsi="Maiandra GD" w:cs="Consolas"/>
          <w:color w:val="CFD5E0"/>
          <w:sz w:val="24"/>
          <w:szCs w:val="24"/>
          <w:rPrChange w:id="7070"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D19A66"/>
          <w:sz w:val="24"/>
          <w:szCs w:val="24"/>
          <w:rPrChange w:id="7071" w:author="Narendra" w:date="2021-08-21T13:02:00Z">
            <w:rPr>
              <w:rFonts w:ascii="inherit" w:eastAsia="Times New Roman" w:hAnsi="inherit" w:cs="Consolas"/>
              <w:color w:val="D19A66"/>
              <w:sz w:val="25"/>
            </w:rPr>
          </w:rPrChange>
        </w:rPr>
        <w:t>1</w:t>
      </w:r>
      <w:r w:rsidRPr="008C6831">
        <w:rPr>
          <w:rFonts w:ascii="Maiandra GD" w:eastAsia="Times New Roman" w:hAnsi="Maiandra GD" w:cs="Consolas"/>
          <w:color w:val="CFD5E0"/>
          <w:sz w:val="24"/>
          <w:szCs w:val="24"/>
          <w:rPrChange w:id="7072"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07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7074" w:author="Narendra" w:date="2021-08-21T13:02:00Z">
            <w:rPr>
              <w:rFonts w:ascii="inherit" w:eastAsia="Times New Roman" w:hAnsi="inherit" w:cs="Consolas"/>
              <w:color w:val="CFD5E0"/>
              <w:sz w:val="25"/>
            </w:rPr>
          </w:rPrChange>
        </w:rPr>
        <w:t xml:space="preserve">[ClientID] </w:t>
      </w:r>
      <w:r w:rsidRPr="008C6831">
        <w:rPr>
          <w:rFonts w:ascii="Maiandra GD" w:eastAsia="Times New Roman" w:hAnsi="Maiandra GD" w:cs="Consolas"/>
          <w:b/>
          <w:bCs/>
          <w:color w:val="D171DD"/>
          <w:sz w:val="24"/>
          <w:szCs w:val="24"/>
          <w:rPrChange w:id="7075" w:author="Narendra" w:date="2021-08-21T13:02:00Z">
            <w:rPr>
              <w:rFonts w:ascii="inherit" w:eastAsia="Times New Roman" w:hAnsi="inherit" w:cs="Consolas"/>
              <w:b/>
              <w:bCs/>
              <w:color w:val="D171DD"/>
              <w:sz w:val="25"/>
            </w:rPr>
          </w:rPrChange>
        </w:rPr>
        <w:t>VARCHAR</w:t>
      </w:r>
      <w:r w:rsidRPr="008C6831">
        <w:rPr>
          <w:rFonts w:ascii="Maiandra GD" w:eastAsia="Times New Roman" w:hAnsi="Maiandra GD" w:cs="Consolas"/>
          <w:color w:val="CFD5E0"/>
          <w:sz w:val="24"/>
          <w:szCs w:val="24"/>
          <w:rPrChange w:id="7076"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D19A66"/>
          <w:sz w:val="24"/>
          <w:szCs w:val="24"/>
          <w:rPrChange w:id="7077" w:author="Narendra" w:date="2021-08-21T13:02:00Z">
            <w:rPr>
              <w:rFonts w:ascii="inherit" w:eastAsia="Times New Roman" w:hAnsi="inherit" w:cs="Consolas"/>
              <w:color w:val="D19A66"/>
              <w:sz w:val="25"/>
            </w:rPr>
          </w:rPrChange>
        </w:rPr>
        <w:t>500</w:t>
      </w:r>
      <w:r w:rsidRPr="008C6831">
        <w:rPr>
          <w:rFonts w:ascii="Maiandra GD" w:eastAsia="Times New Roman" w:hAnsi="Maiandra GD" w:cs="Consolas"/>
          <w:color w:val="CFD5E0"/>
          <w:sz w:val="24"/>
          <w:szCs w:val="24"/>
          <w:rPrChange w:id="7078"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7079" w:author="Narendra" w:date="2021-08-21T13:02:00Z">
            <w:rPr>
              <w:rFonts w:ascii="inherit" w:eastAsia="Times New Roman" w:hAnsi="inherit" w:cs="Consolas"/>
              <w:color w:val="4284AE"/>
              <w:sz w:val="25"/>
            </w:rPr>
          </w:rPrChange>
        </w:rPr>
        <w:t>NOT</w:t>
      </w:r>
      <w:r w:rsidRPr="008C6831">
        <w:rPr>
          <w:rFonts w:ascii="Maiandra GD" w:eastAsia="Times New Roman" w:hAnsi="Maiandra GD" w:cs="Consolas"/>
          <w:color w:val="CFD5E0"/>
          <w:sz w:val="24"/>
          <w:szCs w:val="24"/>
          <w:rPrChange w:id="7080"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7081" w:author="Narendra" w:date="2021-08-21T13:02:00Z">
            <w:rPr>
              <w:rFonts w:ascii="inherit" w:eastAsia="Times New Roman" w:hAnsi="inherit" w:cs="Consolas"/>
              <w:b/>
              <w:bCs/>
              <w:color w:val="D171DD"/>
              <w:sz w:val="25"/>
            </w:rPr>
          </w:rPrChange>
        </w:rPr>
        <w:t>NULL</w:t>
      </w:r>
      <w:r w:rsidRPr="008C6831">
        <w:rPr>
          <w:rFonts w:ascii="Maiandra GD" w:eastAsia="Times New Roman" w:hAnsi="Maiandra GD" w:cs="Consolas"/>
          <w:color w:val="CFD5E0"/>
          <w:sz w:val="24"/>
          <w:szCs w:val="24"/>
          <w:rPrChange w:id="7082"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08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7084" w:author="Narendra" w:date="2021-08-21T13:02:00Z">
            <w:rPr>
              <w:rFonts w:ascii="inherit" w:eastAsia="Times New Roman" w:hAnsi="inherit" w:cs="Consolas"/>
              <w:color w:val="CFD5E0"/>
              <w:sz w:val="25"/>
            </w:rPr>
          </w:rPrChange>
        </w:rPr>
        <w:t xml:space="preserve">[ClientSecret] </w:t>
      </w:r>
      <w:r w:rsidRPr="008C6831">
        <w:rPr>
          <w:rFonts w:ascii="Maiandra GD" w:eastAsia="Times New Roman" w:hAnsi="Maiandra GD" w:cs="Consolas"/>
          <w:b/>
          <w:bCs/>
          <w:color w:val="D171DD"/>
          <w:sz w:val="24"/>
          <w:szCs w:val="24"/>
          <w:rPrChange w:id="7085" w:author="Narendra" w:date="2021-08-21T13:02:00Z">
            <w:rPr>
              <w:rFonts w:ascii="inherit" w:eastAsia="Times New Roman" w:hAnsi="inherit" w:cs="Consolas"/>
              <w:b/>
              <w:bCs/>
              <w:color w:val="D171DD"/>
              <w:sz w:val="25"/>
            </w:rPr>
          </w:rPrChange>
        </w:rPr>
        <w:t>VARCHAR</w:t>
      </w:r>
      <w:r w:rsidRPr="008C6831">
        <w:rPr>
          <w:rFonts w:ascii="Maiandra GD" w:eastAsia="Times New Roman" w:hAnsi="Maiandra GD" w:cs="Consolas"/>
          <w:color w:val="CFD5E0"/>
          <w:sz w:val="24"/>
          <w:szCs w:val="24"/>
          <w:rPrChange w:id="7086"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D19A66"/>
          <w:sz w:val="24"/>
          <w:szCs w:val="24"/>
          <w:rPrChange w:id="7087" w:author="Narendra" w:date="2021-08-21T13:02:00Z">
            <w:rPr>
              <w:rFonts w:ascii="inherit" w:eastAsia="Times New Roman" w:hAnsi="inherit" w:cs="Consolas"/>
              <w:color w:val="D19A66"/>
              <w:sz w:val="25"/>
            </w:rPr>
          </w:rPrChange>
        </w:rPr>
        <w:t>500</w:t>
      </w:r>
      <w:r w:rsidRPr="008C6831">
        <w:rPr>
          <w:rFonts w:ascii="Maiandra GD" w:eastAsia="Times New Roman" w:hAnsi="Maiandra GD" w:cs="Consolas"/>
          <w:color w:val="CFD5E0"/>
          <w:sz w:val="24"/>
          <w:szCs w:val="24"/>
          <w:rPrChange w:id="7088"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7089" w:author="Narendra" w:date="2021-08-21T13:02:00Z">
            <w:rPr>
              <w:rFonts w:ascii="inherit" w:eastAsia="Times New Roman" w:hAnsi="inherit" w:cs="Consolas"/>
              <w:color w:val="4284AE"/>
              <w:sz w:val="25"/>
            </w:rPr>
          </w:rPrChange>
        </w:rPr>
        <w:t>NOT</w:t>
      </w:r>
      <w:r w:rsidRPr="008C6831">
        <w:rPr>
          <w:rFonts w:ascii="Maiandra GD" w:eastAsia="Times New Roman" w:hAnsi="Maiandra GD" w:cs="Consolas"/>
          <w:color w:val="CFD5E0"/>
          <w:sz w:val="24"/>
          <w:szCs w:val="24"/>
          <w:rPrChange w:id="7090"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7091" w:author="Narendra" w:date="2021-08-21T13:02:00Z">
            <w:rPr>
              <w:rFonts w:ascii="inherit" w:eastAsia="Times New Roman" w:hAnsi="inherit" w:cs="Consolas"/>
              <w:b/>
              <w:bCs/>
              <w:color w:val="D171DD"/>
              <w:sz w:val="25"/>
            </w:rPr>
          </w:rPrChange>
        </w:rPr>
        <w:t>NULL</w:t>
      </w:r>
      <w:r w:rsidRPr="008C6831">
        <w:rPr>
          <w:rFonts w:ascii="Maiandra GD" w:eastAsia="Times New Roman" w:hAnsi="Maiandra GD" w:cs="Consolas"/>
          <w:color w:val="CFD5E0"/>
          <w:sz w:val="24"/>
          <w:szCs w:val="24"/>
          <w:rPrChange w:id="7092"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09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7094" w:author="Narendra" w:date="2021-08-21T13:02:00Z">
            <w:rPr>
              <w:rFonts w:ascii="inherit" w:eastAsia="Times New Roman" w:hAnsi="inherit" w:cs="Consolas"/>
              <w:color w:val="CFD5E0"/>
              <w:sz w:val="25"/>
            </w:rPr>
          </w:rPrChange>
        </w:rPr>
        <w:lastRenderedPageBreak/>
        <w:t xml:space="preserve">[ClientName] </w:t>
      </w:r>
      <w:r w:rsidRPr="008C6831">
        <w:rPr>
          <w:rFonts w:ascii="Maiandra GD" w:eastAsia="Times New Roman" w:hAnsi="Maiandra GD" w:cs="Consolas"/>
          <w:b/>
          <w:bCs/>
          <w:color w:val="D171DD"/>
          <w:sz w:val="24"/>
          <w:szCs w:val="24"/>
          <w:rPrChange w:id="7095" w:author="Narendra" w:date="2021-08-21T13:02:00Z">
            <w:rPr>
              <w:rFonts w:ascii="inherit" w:eastAsia="Times New Roman" w:hAnsi="inherit" w:cs="Consolas"/>
              <w:b/>
              <w:bCs/>
              <w:color w:val="D171DD"/>
              <w:sz w:val="25"/>
            </w:rPr>
          </w:rPrChange>
        </w:rPr>
        <w:t>VARCHAR</w:t>
      </w:r>
      <w:r w:rsidRPr="008C6831">
        <w:rPr>
          <w:rFonts w:ascii="Maiandra GD" w:eastAsia="Times New Roman" w:hAnsi="Maiandra GD" w:cs="Consolas"/>
          <w:color w:val="CFD5E0"/>
          <w:sz w:val="24"/>
          <w:szCs w:val="24"/>
          <w:rPrChange w:id="7096"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D19A66"/>
          <w:sz w:val="24"/>
          <w:szCs w:val="24"/>
          <w:rPrChange w:id="7097" w:author="Narendra" w:date="2021-08-21T13:02:00Z">
            <w:rPr>
              <w:rFonts w:ascii="inherit" w:eastAsia="Times New Roman" w:hAnsi="inherit" w:cs="Consolas"/>
              <w:color w:val="D19A66"/>
              <w:sz w:val="25"/>
            </w:rPr>
          </w:rPrChange>
        </w:rPr>
        <w:t>100</w:t>
      </w:r>
      <w:r w:rsidRPr="008C6831">
        <w:rPr>
          <w:rFonts w:ascii="Maiandra GD" w:eastAsia="Times New Roman" w:hAnsi="Maiandra GD" w:cs="Consolas"/>
          <w:color w:val="CFD5E0"/>
          <w:sz w:val="24"/>
          <w:szCs w:val="24"/>
          <w:rPrChange w:id="7098"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7099" w:author="Narendra" w:date="2021-08-21T13:02:00Z">
            <w:rPr>
              <w:rFonts w:ascii="inherit" w:eastAsia="Times New Roman" w:hAnsi="inherit" w:cs="Consolas"/>
              <w:color w:val="4284AE"/>
              <w:sz w:val="25"/>
            </w:rPr>
          </w:rPrChange>
        </w:rPr>
        <w:t>NOT</w:t>
      </w:r>
      <w:r w:rsidRPr="008C6831">
        <w:rPr>
          <w:rFonts w:ascii="Maiandra GD" w:eastAsia="Times New Roman" w:hAnsi="Maiandra GD" w:cs="Consolas"/>
          <w:color w:val="CFD5E0"/>
          <w:sz w:val="24"/>
          <w:szCs w:val="24"/>
          <w:rPrChange w:id="7100"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7101" w:author="Narendra" w:date="2021-08-21T13:02:00Z">
            <w:rPr>
              <w:rFonts w:ascii="inherit" w:eastAsia="Times New Roman" w:hAnsi="inherit" w:cs="Consolas"/>
              <w:b/>
              <w:bCs/>
              <w:color w:val="D171DD"/>
              <w:sz w:val="25"/>
            </w:rPr>
          </w:rPrChange>
        </w:rPr>
        <w:t>NULL</w:t>
      </w:r>
      <w:r w:rsidRPr="008C6831">
        <w:rPr>
          <w:rFonts w:ascii="Maiandra GD" w:eastAsia="Times New Roman" w:hAnsi="Maiandra GD" w:cs="Consolas"/>
          <w:color w:val="CFD5E0"/>
          <w:sz w:val="24"/>
          <w:szCs w:val="24"/>
          <w:rPrChange w:id="7102"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10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7104" w:author="Narendra" w:date="2021-08-21T13:02:00Z">
            <w:rPr>
              <w:rFonts w:ascii="inherit" w:eastAsia="Times New Roman" w:hAnsi="inherit" w:cs="Consolas"/>
              <w:color w:val="CFD5E0"/>
              <w:sz w:val="25"/>
            </w:rPr>
          </w:rPrChange>
        </w:rPr>
        <w:t xml:space="preserve">[Active] </w:t>
      </w:r>
      <w:r w:rsidRPr="008C6831">
        <w:rPr>
          <w:rFonts w:ascii="Maiandra GD" w:eastAsia="Times New Roman" w:hAnsi="Maiandra GD" w:cs="Consolas"/>
          <w:b/>
          <w:bCs/>
          <w:color w:val="D171DD"/>
          <w:sz w:val="24"/>
          <w:szCs w:val="24"/>
          <w:rPrChange w:id="7105" w:author="Narendra" w:date="2021-08-21T13:02:00Z">
            <w:rPr>
              <w:rFonts w:ascii="inherit" w:eastAsia="Times New Roman" w:hAnsi="inherit" w:cs="Consolas"/>
              <w:b/>
              <w:bCs/>
              <w:color w:val="D171DD"/>
              <w:sz w:val="25"/>
            </w:rPr>
          </w:rPrChange>
        </w:rPr>
        <w:t>BIT</w:t>
      </w:r>
      <w:r w:rsidRPr="008C6831">
        <w:rPr>
          <w:rFonts w:ascii="Maiandra GD" w:eastAsia="Times New Roman" w:hAnsi="Maiandra GD" w:cs="Consolas"/>
          <w:color w:val="CFD5E0"/>
          <w:sz w:val="24"/>
          <w:szCs w:val="24"/>
          <w:rPrChange w:id="7106"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7107" w:author="Narendra" w:date="2021-08-21T13:02:00Z">
            <w:rPr>
              <w:rFonts w:ascii="inherit" w:eastAsia="Times New Roman" w:hAnsi="inherit" w:cs="Consolas"/>
              <w:color w:val="4284AE"/>
              <w:sz w:val="25"/>
            </w:rPr>
          </w:rPrChange>
        </w:rPr>
        <w:t>NOT</w:t>
      </w:r>
      <w:r w:rsidRPr="008C6831">
        <w:rPr>
          <w:rFonts w:ascii="Maiandra GD" w:eastAsia="Times New Roman" w:hAnsi="Maiandra GD" w:cs="Consolas"/>
          <w:color w:val="CFD5E0"/>
          <w:sz w:val="24"/>
          <w:szCs w:val="24"/>
          <w:rPrChange w:id="7108"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7109" w:author="Narendra" w:date="2021-08-21T13:02:00Z">
            <w:rPr>
              <w:rFonts w:ascii="inherit" w:eastAsia="Times New Roman" w:hAnsi="inherit" w:cs="Consolas"/>
              <w:b/>
              <w:bCs/>
              <w:color w:val="D171DD"/>
              <w:sz w:val="25"/>
            </w:rPr>
          </w:rPrChange>
        </w:rPr>
        <w:t>NULL</w:t>
      </w:r>
      <w:r w:rsidRPr="008C6831">
        <w:rPr>
          <w:rFonts w:ascii="Maiandra GD" w:eastAsia="Times New Roman" w:hAnsi="Maiandra GD" w:cs="Consolas"/>
          <w:color w:val="CFD5E0"/>
          <w:sz w:val="24"/>
          <w:szCs w:val="24"/>
          <w:rPrChange w:id="7110"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11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7112" w:author="Narendra" w:date="2021-08-21T13:02:00Z">
            <w:rPr>
              <w:rFonts w:ascii="inherit" w:eastAsia="Times New Roman" w:hAnsi="inherit" w:cs="Consolas"/>
              <w:color w:val="CFD5E0"/>
              <w:sz w:val="25"/>
            </w:rPr>
          </w:rPrChange>
        </w:rPr>
        <w:t xml:space="preserve">[RefreshTokenLifeTime] </w:t>
      </w:r>
      <w:r w:rsidRPr="008C6831">
        <w:rPr>
          <w:rFonts w:ascii="Maiandra GD" w:eastAsia="Times New Roman" w:hAnsi="Maiandra GD" w:cs="Consolas"/>
          <w:b/>
          <w:bCs/>
          <w:color w:val="D171DD"/>
          <w:sz w:val="24"/>
          <w:szCs w:val="24"/>
          <w:rPrChange w:id="7113" w:author="Narendra" w:date="2021-08-21T13:02:00Z">
            <w:rPr>
              <w:rFonts w:ascii="inherit" w:eastAsia="Times New Roman" w:hAnsi="inherit" w:cs="Consolas"/>
              <w:b/>
              <w:bCs/>
              <w:color w:val="D171DD"/>
              <w:sz w:val="25"/>
            </w:rPr>
          </w:rPrChange>
        </w:rPr>
        <w:t>INT</w:t>
      </w:r>
      <w:r w:rsidRPr="008C6831">
        <w:rPr>
          <w:rFonts w:ascii="Maiandra GD" w:eastAsia="Times New Roman" w:hAnsi="Maiandra GD" w:cs="Consolas"/>
          <w:color w:val="CFD5E0"/>
          <w:sz w:val="24"/>
          <w:szCs w:val="24"/>
          <w:rPrChange w:id="7114"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7115" w:author="Narendra" w:date="2021-08-21T13:02:00Z">
            <w:rPr>
              <w:rFonts w:ascii="inherit" w:eastAsia="Times New Roman" w:hAnsi="inherit" w:cs="Consolas"/>
              <w:color w:val="4284AE"/>
              <w:sz w:val="25"/>
            </w:rPr>
          </w:rPrChange>
        </w:rPr>
        <w:t>NOT</w:t>
      </w:r>
      <w:r w:rsidRPr="008C6831">
        <w:rPr>
          <w:rFonts w:ascii="Maiandra GD" w:eastAsia="Times New Roman" w:hAnsi="Maiandra GD" w:cs="Consolas"/>
          <w:color w:val="CFD5E0"/>
          <w:sz w:val="24"/>
          <w:szCs w:val="24"/>
          <w:rPrChange w:id="7116"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7117" w:author="Narendra" w:date="2021-08-21T13:02:00Z">
            <w:rPr>
              <w:rFonts w:ascii="inherit" w:eastAsia="Times New Roman" w:hAnsi="inherit" w:cs="Consolas"/>
              <w:b/>
              <w:bCs/>
              <w:color w:val="D171DD"/>
              <w:sz w:val="25"/>
            </w:rPr>
          </w:rPrChange>
        </w:rPr>
        <w:t>NULL</w:t>
      </w:r>
      <w:r w:rsidRPr="008C6831">
        <w:rPr>
          <w:rFonts w:ascii="Maiandra GD" w:eastAsia="Times New Roman" w:hAnsi="Maiandra GD" w:cs="Consolas"/>
          <w:color w:val="CFD5E0"/>
          <w:sz w:val="24"/>
          <w:szCs w:val="24"/>
          <w:rPrChange w:id="7118"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11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7120" w:author="Narendra" w:date="2021-08-21T13:02:00Z">
            <w:rPr>
              <w:rFonts w:ascii="inherit" w:eastAsia="Times New Roman" w:hAnsi="inherit" w:cs="Consolas"/>
              <w:color w:val="CFD5E0"/>
              <w:sz w:val="25"/>
            </w:rPr>
          </w:rPrChange>
        </w:rPr>
        <w:t xml:space="preserve">[AllowedOrigin] </w:t>
      </w:r>
      <w:r w:rsidRPr="008C6831">
        <w:rPr>
          <w:rFonts w:ascii="Maiandra GD" w:eastAsia="Times New Roman" w:hAnsi="Maiandra GD" w:cs="Consolas"/>
          <w:b/>
          <w:bCs/>
          <w:color w:val="D171DD"/>
          <w:sz w:val="24"/>
          <w:szCs w:val="24"/>
          <w:rPrChange w:id="7121" w:author="Narendra" w:date="2021-08-21T13:02:00Z">
            <w:rPr>
              <w:rFonts w:ascii="inherit" w:eastAsia="Times New Roman" w:hAnsi="inherit" w:cs="Consolas"/>
              <w:b/>
              <w:bCs/>
              <w:color w:val="D171DD"/>
              <w:sz w:val="25"/>
            </w:rPr>
          </w:rPrChange>
        </w:rPr>
        <w:t>VARCHAR</w:t>
      </w:r>
      <w:r w:rsidRPr="008C6831">
        <w:rPr>
          <w:rFonts w:ascii="Maiandra GD" w:eastAsia="Times New Roman" w:hAnsi="Maiandra GD" w:cs="Consolas"/>
          <w:color w:val="CFD5E0"/>
          <w:sz w:val="24"/>
          <w:szCs w:val="24"/>
          <w:rPrChange w:id="7122"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D19A66"/>
          <w:sz w:val="24"/>
          <w:szCs w:val="24"/>
          <w:rPrChange w:id="7123" w:author="Narendra" w:date="2021-08-21T13:02:00Z">
            <w:rPr>
              <w:rFonts w:ascii="inherit" w:eastAsia="Times New Roman" w:hAnsi="inherit" w:cs="Consolas"/>
              <w:color w:val="D19A66"/>
              <w:sz w:val="25"/>
            </w:rPr>
          </w:rPrChange>
        </w:rPr>
        <w:t>500</w:t>
      </w:r>
      <w:r w:rsidRPr="008C6831">
        <w:rPr>
          <w:rFonts w:ascii="Maiandra GD" w:eastAsia="Times New Roman" w:hAnsi="Maiandra GD" w:cs="Consolas"/>
          <w:color w:val="CFD5E0"/>
          <w:sz w:val="24"/>
          <w:szCs w:val="24"/>
          <w:rPrChange w:id="7124"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7125" w:author="Narendra" w:date="2021-08-21T13:02:00Z">
            <w:rPr>
              <w:rFonts w:ascii="inherit" w:eastAsia="Times New Roman" w:hAnsi="inherit" w:cs="Consolas"/>
              <w:color w:val="4284AE"/>
              <w:sz w:val="25"/>
            </w:rPr>
          </w:rPrChange>
        </w:rPr>
        <w:t>NOT</w:t>
      </w:r>
      <w:r w:rsidRPr="008C6831">
        <w:rPr>
          <w:rFonts w:ascii="Maiandra GD" w:eastAsia="Times New Roman" w:hAnsi="Maiandra GD" w:cs="Consolas"/>
          <w:color w:val="CFD5E0"/>
          <w:sz w:val="24"/>
          <w:szCs w:val="24"/>
          <w:rPrChange w:id="7126"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7127" w:author="Narendra" w:date="2021-08-21T13:02:00Z">
            <w:rPr>
              <w:rFonts w:ascii="inherit" w:eastAsia="Times New Roman" w:hAnsi="inherit" w:cs="Consolas"/>
              <w:b/>
              <w:bCs/>
              <w:color w:val="D171DD"/>
              <w:sz w:val="25"/>
            </w:rPr>
          </w:rPrChange>
        </w:rPr>
        <w:t>NULL</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12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7129"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13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7131" w:author="Narendra" w:date="2021-08-21T13:02:00Z">
            <w:rPr>
              <w:rFonts w:ascii="inherit" w:eastAsia="Times New Roman" w:hAnsi="inherit" w:cs="Consolas"/>
              <w:b/>
              <w:bCs/>
              <w:color w:val="D171DD"/>
              <w:sz w:val="25"/>
            </w:rPr>
          </w:rPrChange>
        </w:rPr>
        <w:t>GO</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13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7133" w:author="Narendra" w:date="2021-08-21T13:02:00Z">
            <w:rPr>
              <w:rFonts w:ascii="inherit" w:eastAsia="Times New Roman" w:hAnsi="inherit" w:cs="Consolas"/>
              <w:color w:val="6B7C8B"/>
              <w:sz w:val="25"/>
            </w:rPr>
          </w:rPrChange>
        </w:rPr>
        <w:t>-- INSERT the client details inti the ClientMaster table</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13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7135" w:author="Narendra" w:date="2021-08-21T13:02:00Z">
            <w:rPr>
              <w:rFonts w:ascii="inherit" w:eastAsia="Times New Roman" w:hAnsi="inherit" w:cs="Consolas"/>
              <w:b/>
              <w:bCs/>
              <w:color w:val="D171DD"/>
              <w:sz w:val="25"/>
            </w:rPr>
          </w:rPrChange>
        </w:rPr>
        <w:t>INSERT</w:t>
      </w:r>
      <w:r w:rsidRPr="008C6831">
        <w:rPr>
          <w:rFonts w:ascii="Maiandra GD" w:eastAsia="Times New Roman" w:hAnsi="Maiandra GD" w:cs="Consolas"/>
          <w:color w:val="CFD5E0"/>
          <w:sz w:val="24"/>
          <w:szCs w:val="24"/>
          <w:rPrChange w:id="7136"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7137" w:author="Narendra" w:date="2021-08-21T13:02:00Z">
            <w:rPr>
              <w:rFonts w:ascii="inherit" w:eastAsia="Times New Roman" w:hAnsi="inherit" w:cs="Consolas"/>
              <w:b/>
              <w:bCs/>
              <w:color w:val="D171DD"/>
              <w:sz w:val="25"/>
            </w:rPr>
          </w:rPrChange>
        </w:rPr>
        <w:t>INTO</w:t>
      </w:r>
      <w:r w:rsidRPr="008C6831">
        <w:rPr>
          <w:rFonts w:ascii="Maiandra GD" w:eastAsia="Times New Roman" w:hAnsi="Maiandra GD" w:cs="Consolas"/>
          <w:color w:val="CFD5E0"/>
          <w:sz w:val="24"/>
          <w:szCs w:val="24"/>
          <w:rPrChange w:id="7138" w:author="Narendra" w:date="2021-08-21T13:02:00Z">
            <w:rPr>
              <w:rFonts w:ascii="inherit" w:eastAsia="Times New Roman" w:hAnsi="inherit" w:cs="Consolas"/>
              <w:color w:val="CFD5E0"/>
              <w:sz w:val="25"/>
            </w:rPr>
          </w:rPrChange>
        </w:rPr>
        <w:t xml:space="preserve"> ClientMaster </w:t>
      </w:r>
      <w:r w:rsidRPr="008C6831">
        <w:rPr>
          <w:rFonts w:ascii="Maiandra GD" w:eastAsia="Times New Roman" w:hAnsi="Maiandra GD" w:cs="Consolas"/>
          <w:b/>
          <w:bCs/>
          <w:color w:val="D171DD"/>
          <w:sz w:val="24"/>
          <w:szCs w:val="24"/>
          <w:rPrChange w:id="7139" w:author="Narendra" w:date="2021-08-21T13:02:00Z">
            <w:rPr>
              <w:rFonts w:ascii="inherit" w:eastAsia="Times New Roman" w:hAnsi="inherit" w:cs="Consolas"/>
              <w:b/>
              <w:bCs/>
              <w:color w:val="D171DD"/>
              <w:sz w:val="25"/>
            </w:rPr>
          </w:rPrChange>
        </w:rPr>
        <w:t>VALUES</w:t>
      </w:r>
      <w:r w:rsidRPr="008C6831">
        <w:rPr>
          <w:rFonts w:ascii="Maiandra GD" w:eastAsia="Times New Roman" w:hAnsi="Maiandra GD" w:cs="Consolas"/>
          <w:color w:val="CFD5E0"/>
          <w:sz w:val="24"/>
          <w:szCs w:val="24"/>
          <w:rPrChange w:id="7140"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7CC379"/>
          <w:sz w:val="24"/>
          <w:szCs w:val="24"/>
          <w:rPrChange w:id="7141" w:author="Narendra" w:date="2021-08-21T13:02:00Z">
            <w:rPr>
              <w:rFonts w:ascii="inherit" w:eastAsia="Times New Roman" w:hAnsi="inherit" w:cs="Consolas"/>
              <w:color w:val="7CC379"/>
              <w:sz w:val="25"/>
            </w:rPr>
          </w:rPrChange>
        </w:rPr>
        <w:t>'DOTNET'</w:t>
      </w:r>
      <w:r w:rsidRPr="008C6831">
        <w:rPr>
          <w:rFonts w:ascii="Maiandra GD" w:eastAsia="Times New Roman" w:hAnsi="Maiandra GD" w:cs="Consolas"/>
          <w:color w:val="CFD5E0"/>
          <w:sz w:val="24"/>
          <w:szCs w:val="24"/>
          <w:rPrChange w:id="7142"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b/>
          <w:bCs/>
          <w:color w:val="D171DD"/>
          <w:sz w:val="24"/>
          <w:szCs w:val="24"/>
          <w:rPrChange w:id="7143" w:author="Narendra" w:date="2021-08-21T13:02:00Z">
            <w:rPr>
              <w:rFonts w:ascii="inherit" w:eastAsia="Times New Roman" w:hAnsi="inherit" w:cs="Consolas"/>
              <w:b/>
              <w:bCs/>
              <w:color w:val="D171DD"/>
              <w:sz w:val="25"/>
            </w:rPr>
          </w:rPrChange>
        </w:rPr>
        <w:t>NEWID</w:t>
      </w:r>
      <w:r w:rsidRPr="008C6831">
        <w:rPr>
          <w:rFonts w:ascii="Maiandra GD" w:eastAsia="Times New Roman" w:hAnsi="Maiandra GD" w:cs="Consolas"/>
          <w:color w:val="CFD5E0"/>
          <w:sz w:val="24"/>
          <w:szCs w:val="24"/>
          <w:rPrChange w:id="7144"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7CC379"/>
          <w:sz w:val="24"/>
          <w:szCs w:val="24"/>
          <w:rPrChange w:id="7145" w:author="Narendra" w:date="2021-08-21T13:02:00Z">
            <w:rPr>
              <w:rFonts w:ascii="inherit" w:eastAsia="Times New Roman" w:hAnsi="inherit" w:cs="Consolas"/>
              <w:color w:val="7CC379"/>
              <w:sz w:val="25"/>
            </w:rPr>
          </w:rPrChange>
        </w:rPr>
        <w:t>'MyClient1'</w:t>
      </w:r>
      <w:r w:rsidRPr="008C6831">
        <w:rPr>
          <w:rFonts w:ascii="Maiandra GD" w:eastAsia="Times New Roman" w:hAnsi="Maiandra GD" w:cs="Consolas"/>
          <w:color w:val="CFD5E0"/>
          <w:sz w:val="24"/>
          <w:szCs w:val="24"/>
          <w:rPrChange w:id="7146"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D19A66"/>
          <w:sz w:val="24"/>
          <w:szCs w:val="24"/>
          <w:rPrChange w:id="7147" w:author="Narendra" w:date="2021-08-21T13:02:00Z">
            <w:rPr>
              <w:rFonts w:ascii="inherit" w:eastAsia="Times New Roman" w:hAnsi="inherit" w:cs="Consolas"/>
              <w:color w:val="D19A66"/>
              <w:sz w:val="25"/>
            </w:rPr>
          </w:rPrChange>
        </w:rPr>
        <w:t>1</w:t>
      </w:r>
      <w:r w:rsidRPr="008C6831">
        <w:rPr>
          <w:rFonts w:ascii="Maiandra GD" w:eastAsia="Times New Roman" w:hAnsi="Maiandra GD" w:cs="Consolas"/>
          <w:color w:val="CFD5E0"/>
          <w:sz w:val="24"/>
          <w:szCs w:val="24"/>
          <w:rPrChange w:id="7148"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D19A66"/>
          <w:sz w:val="24"/>
          <w:szCs w:val="24"/>
          <w:rPrChange w:id="7149" w:author="Narendra" w:date="2021-08-21T13:02:00Z">
            <w:rPr>
              <w:rFonts w:ascii="inherit" w:eastAsia="Times New Roman" w:hAnsi="inherit" w:cs="Consolas"/>
              <w:color w:val="D19A66"/>
              <w:sz w:val="25"/>
            </w:rPr>
          </w:rPrChange>
        </w:rPr>
        <w:t>7200</w:t>
      </w:r>
      <w:r w:rsidRPr="008C6831">
        <w:rPr>
          <w:rFonts w:ascii="Maiandra GD" w:eastAsia="Times New Roman" w:hAnsi="Maiandra GD" w:cs="Consolas"/>
          <w:color w:val="CFD5E0"/>
          <w:sz w:val="24"/>
          <w:szCs w:val="24"/>
          <w:rPrChange w:id="7150"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7CC379"/>
          <w:sz w:val="24"/>
          <w:szCs w:val="24"/>
          <w:rPrChange w:id="7151" w:author="Narendra" w:date="2021-08-21T13:02:00Z">
            <w:rPr>
              <w:rFonts w:ascii="inherit" w:eastAsia="Times New Roman" w:hAnsi="inherit" w:cs="Consolas"/>
              <w:color w:val="7CC379"/>
              <w:sz w:val="25"/>
            </w:rPr>
          </w:rPrChange>
        </w:rPr>
        <w:t>'*'</w:t>
      </w:r>
      <w:r w:rsidRPr="008C6831">
        <w:rPr>
          <w:rFonts w:ascii="Maiandra GD" w:eastAsia="Times New Roman" w:hAnsi="Maiandra GD" w:cs="Consolas"/>
          <w:color w:val="CFD5E0"/>
          <w:sz w:val="24"/>
          <w:szCs w:val="24"/>
          <w:rPrChange w:id="7152"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15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7154" w:author="Narendra" w:date="2021-08-21T13:02:00Z">
            <w:rPr>
              <w:rFonts w:ascii="inherit" w:eastAsia="Times New Roman" w:hAnsi="inherit" w:cs="Consolas"/>
              <w:b/>
              <w:bCs/>
              <w:color w:val="D171DD"/>
              <w:sz w:val="25"/>
            </w:rPr>
          </w:rPrChange>
        </w:rPr>
        <w:t>INSERT</w:t>
      </w:r>
      <w:r w:rsidRPr="008C6831">
        <w:rPr>
          <w:rFonts w:ascii="Maiandra GD" w:eastAsia="Times New Roman" w:hAnsi="Maiandra GD" w:cs="Consolas"/>
          <w:color w:val="CFD5E0"/>
          <w:sz w:val="24"/>
          <w:szCs w:val="24"/>
          <w:rPrChange w:id="7155"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7156" w:author="Narendra" w:date="2021-08-21T13:02:00Z">
            <w:rPr>
              <w:rFonts w:ascii="inherit" w:eastAsia="Times New Roman" w:hAnsi="inherit" w:cs="Consolas"/>
              <w:b/>
              <w:bCs/>
              <w:color w:val="D171DD"/>
              <w:sz w:val="25"/>
            </w:rPr>
          </w:rPrChange>
        </w:rPr>
        <w:t>INTO</w:t>
      </w:r>
      <w:r w:rsidRPr="008C6831">
        <w:rPr>
          <w:rFonts w:ascii="Maiandra GD" w:eastAsia="Times New Roman" w:hAnsi="Maiandra GD" w:cs="Consolas"/>
          <w:color w:val="CFD5E0"/>
          <w:sz w:val="24"/>
          <w:szCs w:val="24"/>
          <w:rPrChange w:id="7157" w:author="Narendra" w:date="2021-08-21T13:02:00Z">
            <w:rPr>
              <w:rFonts w:ascii="inherit" w:eastAsia="Times New Roman" w:hAnsi="inherit" w:cs="Consolas"/>
              <w:color w:val="CFD5E0"/>
              <w:sz w:val="25"/>
            </w:rPr>
          </w:rPrChange>
        </w:rPr>
        <w:t xml:space="preserve"> ClientMaster </w:t>
      </w:r>
      <w:r w:rsidRPr="008C6831">
        <w:rPr>
          <w:rFonts w:ascii="Maiandra GD" w:eastAsia="Times New Roman" w:hAnsi="Maiandra GD" w:cs="Consolas"/>
          <w:b/>
          <w:bCs/>
          <w:color w:val="D171DD"/>
          <w:sz w:val="24"/>
          <w:szCs w:val="24"/>
          <w:rPrChange w:id="7158" w:author="Narendra" w:date="2021-08-21T13:02:00Z">
            <w:rPr>
              <w:rFonts w:ascii="inherit" w:eastAsia="Times New Roman" w:hAnsi="inherit" w:cs="Consolas"/>
              <w:b/>
              <w:bCs/>
              <w:color w:val="D171DD"/>
              <w:sz w:val="25"/>
            </w:rPr>
          </w:rPrChange>
        </w:rPr>
        <w:t>VALUES</w:t>
      </w:r>
      <w:r w:rsidRPr="008C6831">
        <w:rPr>
          <w:rFonts w:ascii="Maiandra GD" w:eastAsia="Times New Roman" w:hAnsi="Maiandra GD" w:cs="Consolas"/>
          <w:color w:val="CFD5E0"/>
          <w:sz w:val="24"/>
          <w:szCs w:val="24"/>
          <w:rPrChange w:id="7159"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7CC379"/>
          <w:sz w:val="24"/>
          <w:szCs w:val="24"/>
          <w:rPrChange w:id="7160" w:author="Narendra" w:date="2021-08-21T13:02:00Z">
            <w:rPr>
              <w:rFonts w:ascii="inherit" w:eastAsia="Times New Roman" w:hAnsi="inherit" w:cs="Consolas"/>
              <w:color w:val="7CC379"/>
              <w:sz w:val="25"/>
            </w:rPr>
          </w:rPrChange>
        </w:rPr>
        <w:t>'Tutorials'</w:t>
      </w:r>
      <w:r w:rsidRPr="008C6831">
        <w:rPr>
          <w:rFonts w:ascii="Maiandra GD" w:eastAsia="Times New Roman" w:hAnsi="Maiandra GD" w:cs="Consolas"/>
          <w:color w:val="CFD5E0"/>
          <w:sz w:val="24"/>
          <w:szCs w:val="24"/>
          <w:rPrChange w:id="7161"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b/>
          <w:bCs/>
          <w:color w:val="D171DD"/>
          <w:sz w:val="24"/>
          <w:szCs w:val="24"/>
          <w:rPrChange w:id="7162" w:author="Narendra" w:date="2021-08-21T13:02:00Z">
            <w:rPr>
              <w:rFonts w:ascii="inherit" w:eastAsia="Times New Roman" w:hAnsi="inherit" w:cs="Consolas"/>
              <w:b/>
              <w:bCs/>
              <w:color w:val="D171DD"/>
              <w:sz w:val="25"/>
            </w:rPr>
          </w:rPrChange>
        </w:rPr>
        <w:t>NEWID</w:t>
      </w:r>
      <w:r w:rsidRPr="008C6831">
        <w:rPr>
          <w:rFonts w:ascii="Maiandra GD" w:eastAsia="Times New Roman" w:hAnsi="Maiandra GD" w:cs="Consolas"/>
          <w:color w:val="CFD5E0"/>
          <w:sz w:val="24"/>
          <w:szCs w:val="24"/>
          <w:rPrChange w:id="7163"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7CC379"/>
          <w:sz w:val="24"/>
          <w:szCs w:val="24"/>
          <w:rPrChange w:id="7164" w:author="Narendra" w:date="2021-08-21T13:02:00Z">
            <w:rPr>
              <w:rFonts w:ascii="inherit" w:eastAsia="Times New Roman" w:hAnsi="inherit" w:cs="Consolas"/>
              <w:color w:val="7CC379"/>
              <w:sz w:val="25"/>
            </w:rPr>
          </w:rPrChange>
        </w:rPr>
        <w:t>'Dot Net Tutorials'</w:t>
      </w:r>
      <w:r w:rsidRPr="008C6831">
        <w:rPr>
          <w:rFonts w:ascii="Maiandra GD" w:eastAsia="Times New Roman" w:hAnsi="Maiandra GD" w:cs="Consolas"/>
          <w:color w:val="CFD5E0"/>
          <w:sz w:val="24"/>
          <w:szCs w:val="24"/>
          <w:rPrChange w:id="7165"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D19A66"/>
          <w:sz w:val="24"/>
          <w:szCs w:val="24"/>
          <w:rPrChange w:id="7166" w:author="Narendra" w:date="2021-08-21T13:02:00Z">
            <w:rPr>
              <w:rFonts w:ascii="inherit" w:eastAsia="Times New Roman" w:hAnsi="inherit" w:cs="Consolas"/>
              <w:color w:val="D19A66"/>
              <w:sz w:val="25"/>
            </w:rPr>
          </w:rPrChange>
        </w:rPr>
        <w:t>1</w:t>
      </w:r>
      <w:r w:rsidRPr="008C6831">
        <w:rPr>
          <w:rFonts w:ascii="Maiandra GD" w:eastAsia="Times New Roman" w:hAnsi="Maiandra GD" w:cs="Consolas"/>
          <w:color w:val="CFD5E0"/>
          <w:sz w:val="24"/>
          <w:szCs w:val="24"/>
          <w:rPrChange w:id="7167"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D19A66"/>
          <w:sz w:val="24"/>
          <w:szCs w:val="24"/>
          <w:rPrChange w:id="7168" w:author="Narendra" w:date="2021-08-21T13:02:00Z">
            <w:rPr>
              <w:rFonts w:ascii="inherit" w:eastAsia="Times New Roman" w:hAnsi="inherit" w:cs="Consolas"/>
              <w:color w:val="D19A66"/>
              <w:sz w:val="25"/>
            </w:rPr>
          </w:rPrChange>
        </w:rPr>
        <w:t>14400</w:t>
      </w:r>
      <w:r w:rsidRPr="008C6831">
        <w:rPr>
          <w:rFonts w:ascii="Maiandra GD" w:eastAsia="Times New Roman" w:hAnsi="Maiandra GD" w:cs="Consolas"/>
          <w:color w:val="CFD5E0"/>
          <w:sz w:val="24"/>
          <w:szCs w:val="24"/>
          <w:rPrChange w:id="7169"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7CC379"/>
          <w:sz w:val="24"/>
          <w:szCs w:val="24"/>
          <w:rPrChange w:id="7170" w:author="Narendra" w:date="2021-08-21T13:02:00Z">
            <w:rPr>
              <w:rFonts w:ascii="inherit" w:eastAsia="Times New Roman" w:hAnsi="inherit" w:cs="Consolas"/>
              <w:color w:val="7CC379"/>
              <w:sz w:val="25"/>
            </w:rPr>
          </w:rPrChange>
        </w:rPr>
        <w:t>'https://dotnettutorials.net'</w:t>
      </w:r>
      <w:r w:rsidRPr="008C6831">
        <w:rPr>
          <w:rFonts w:ascii="Maiandra GD" w:eastAsia="Times New Roman" w:hAnsi="Maiandra GD" w:cs="Consolas"/>
          <w:color w:val="CFD5E0"/>
          <w:sz w:val="24"/>
          <w:szCs w:val="24"/>
          <w:rPrChange w:id="7171"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line="384" w:lineRule="atLeast"/>
        <w:textAlignment w:val="baseline"/>
        <w:rPr>
          <w:rFonts w:ascii="Maiandra GD" w:eastAsia="Times New Roman" w:hAnsi="Maiandra GD" w:cs="Consolas"/>
          <w:color w:val="596174"/>
          <w:sz w:val="24"/>
          <w:szCs w:val="24"/>
          <w:rPrChange w:id="717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7173" w:author="Narendra" w:date="2021-08-21T13:02:00Z">
            <w:rPr>
              <w:rFonts w:ascii="inherit" w:eastAsia="Times New Roman" w:hAnsi="inherit" w:cs="Consolas"/>
              <w:b/>
              <w:bCs/>
              <w:color w:val="D171DD"/>
              <w:sz w:val="25"/>
            </w:rPr>
          </w:rPrChange>
        </w:rPr>
        <w:t>GO</w:t>
      </w:r>
    </w:p>
    <w:p w:rsidR="006E519F" w:rsidRPr="008C6831" w:rsidRDefault="006E519F" w:rsidP="006E519F">
      <w:pPr>
        <w:shd w:val="clear" w:color="auto" w:fill="FFFFFF"/>
        <w:spacing w:after="0" w:line="240" w:lineRule="auto"/>
        <w:jc w:val="both"/>
        <w:textAlignment w:val="baseline"/>
        <w:outlineLvl w:val="4"/>
        <w:rPr>
          <w:rFonts w:ascii="Maiandra GD" w:eastAsia="Times New Roman" w:hAnsi="Maiandra GD" w:cs="Segoe UI"/>
          <w:color w:val="3A3A3A"/>
          <w:sz w:val="24"/>
          <w:szCs w:val="24"/>
          <w:rPrChange w:id="7174" w:author="Narendra" w:date="2021-08-21T13:02:00Z">
            <w:rPr>
              <w:rFonts w:ascii="Segoe UI" w:eastAsia="Times New Roman" w:hAnsi="Segoe UI" w:cs="Segoe UI"/>
              <w:color w:val="3A3A3A"/>
              <w:sz w:val="20"/>
              <w:szCs w:val="20"/>
            </w:rPr>
          </w:rPrChange>
        </w:rPr>
      </w:pPr>
      <w:r w:rsidRPr="008C6831">
        <w:rPr>
          <w:rFonts w:ascii="Maiandra GD" w:eastAsia="Times New Roman" w:hAnsi="Maiandra GD" w:cs="Arial"/>
          <w:b/>
          <w:bCs/>
          <w:color w:val="000000"/>
          <w:sz w:val="24"/>
          <w:szCs w:val="24"/>
          <w:rPrChange w:id="7175" w:author="Narendra" w:date="2021-08-21T13:02:00Z">
            <w:rPr>
              <w:rFonts w:ascii="Arial" w:eastAsia="Times New Roman" w:hAnsi="Arial" w:cs="Arial"/>
              <w:b/>
              <w:bCs/>
              <w:color w:val="000000"/>
              <w:sz w:val="27"/>
            </w:rPr>
          </w:rPrChange>
        </w:rPr>
        <w:t>Let’s us discuss the use of each column of ClientMaster table</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7176"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7177" w:author="Narendra" w:date="2021-08-21T13:02:00Z">
            <w:rPr>
              <w:rFonts w:ascii="Arial" w:eastAsia="Times New Roman" w:hAnsi="Arial" w:cs="Arial"/>
              <w:color w:val="000000"/>
              <w:sz w:val="23"/>
              <w:szCs w:val="23"/>
              <w:bdr w:val="none" w:sz="0" w:space="0" w:color="auto" w:frame="1"/>
            </w:rPr>
          </w:rPrChange>
        </w:rPr>
        <w:t>The </w:t>
      </w:r>
      <w:r w:rsidRPr="008C6831">
        <w:rPr>
          <w:rFonts w:ascii="Maiandra GD" w:eastAsia="Times New Roman" w:hAnsi="Maiandra GD" w:cs="Arial"/>
          <w:b/>
          <w:bCs/>
          <w:color w:val="000000"/>
          <w:sz w:val="24"/>
          <w:szCs w:val="24"/>
          <w:rPrChange w:id="7178" w:author="Narendra" w:date="2021-08-21T13:02:00Z">
            <w:rPr>
              <w:rFonts w:ascii="Arial" w:eastAsia="Times New Roman" w:hAnsi="Arial" w:cs="Arial"/>
              <w:b/>
              <w:bCs/>
              <w:color w:val="000000"/>
              <w:sz w:val="23"/>
            </w:rPr>
          </w:rPrChange>
        </w:rPr>
        <w:t>ClientID</w:t>
      </w:r>
      <w:r w:rsidRPr="008C6831">
        <w:rPr>
          <w:rFonts w:ascii="Maiandra GD" w:eastAsia="Times New Roman" w:hAnsi="Maiandra GD" w:cs="Arial"/>
          <w:color w:val="000000"/>
          <w:sz w:val="24"/>
          <w:szCs w:val="24"/>
          <w:bdr w:val="none" w:sz="0" w:space="0" w:color="auto" w:frame="1"/>
          <w:rPrChange w:id="7179" w:author="Narendra" w:date="2021-08-21T13:02:00Z">
            <w:rPr>
              <w:rFonts w:ascii="Arial" w:eastAsia="Times New Roman" w:hAnsi="Arial" w:cs="Arial"/>
              <w:color w:val="000000"/>
              <w:sz w:val="23"/>
              <w:szCs w:val="23"/>
              <w:bdr w:val="none" w:sz="0" w:space="0" w:color="auto" w:frame="1"/>
            </w:rPr>
          </w:rPrChange>
        </w:rPr>
        <w:t> and </w:t>
      </w:r>
      <w:r w:rsidRPr="008C6831">
        <w:rPr>
          <w:rFonts w:ascii="Maiandra GD" w:eastAsia="Times New Roman" w:hAnsi="Maiandra GD" w:cs="Arial"/>
          <w:b/>
          <w:bCs/>
          <w:color w:val="000000"/>
          <w:sz w:val="24"/>
          <w:szCs w:val="24"/>
          <w:rPrChange w:id="7180" w:author="Narendra" w:date="2021-08-21T13:02:00Z">
            <w:rPr>
              <w:rFonts w:ascii="Arial" w:eastAsia="Times New Roman" w:hAnsi="Arial" w:cs="Arial"/>
              <w:b/>
              <w:bCs/>
              <w:color w:val="000000"/>
              <w:sz w:val="23"/>
            </w:rPr>
          </w:rPrChange>
        </w:rPr>
        <w:t>ClientSecret</w:t>
      </w:r>
      <w:r w:rsidRPr="008C6831">
        <w:rPr>
          <w:rFonts w:ascii="Maiandra GD" w:eastAsia="Times New Roman" w:hAnsi="Maiandra GD" w:cs="Arial"/>
          <w:color w:val="000000"/>
          <w:sz w:val="24"/>
          <w:szCs w:val="24"/>
          <w:bdr w:val="none" w:sz="0" w:space="0" w:color="auto" w:frame="1"/>
          <w:rPrChange w:id="7181" w:author="Narendra" w:date="2021-08-21T13:02:00Z">
            <w:rPr>
              <w:rFonts w:ascii="Arial" w:eastAsia="Times New Roman" w:hAnsi="Arial" w:cs="Arial"/>
              <w:color w:val="000000"/>
              <w:sz w:val="23"/>
              <w:szCs w:val="23"/>
              <w:bdr w:val="none" w:sz="0" w:space="0" w:color="auto" w:frame="1"/>
            </w:rPr>
          </w:rPrChange>
        </w:rPr>
        <w:t> columns of the ClientMaster table uniquely identify a particular client.</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7182"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7183" w:author="Narendra" w:date="2021-08-21T13:02:00Z">
            <w:rPr>
              <w:rFonts w:ascii="Arial" w:eastAsia="Times New Roman" w:hAnsi="Arial" w:cs="Arial"/>
              <w:color w:val="000000"/>
              <w:sz w:val="23"/>
              <w:szCs w:val="23"/>
              <w:bdr w:val="none" w:sz="0" w:space="0" w:color="auto" w:frame="1"/>
            </w:rPr>
          </w:rPrChange>
        </w:rPr>
        <w:t>The </w:t>
      </w:r>
      <w:r w:rsidRPr="008C6831">
        <w:rPr>
          <w:rFonts w:ascii="Maiandra GD" w:eastAsia="Times New Roman" w:hAnsi="Maiandra GD" w:cs="Arial"/>
          <w:b/>
          <w:bCs/>
          <w:color w:val="000000"/>
          <w:sz w:val="24"/>
          <w:szCs w:val="24"/>
          <w:rPrChange w:id="7184" w:author="Narendra" w:date="2021-08-21T13:02:00Z">
            <w:rPr>
              <w:rFonts w:ascii="Arial" w:eastAsia="Times New Roman" w:hAnsi="Arial" w:cs="Arial"/>
              <w:b/>
              <w:bCs/>
              <w:color w:val="000000"/>
              <w:sz w:val="23"/>
            </w:rPr>
          </w:rPrChange>
        </w:rPr>
        <w:t>Active</w:t>
      </w:r>
      <w:r w:rsidRPr="008C6831">
        <w:rPr>
          <w:rFonts w:ascii="Maiandra GD" w:eastAsia="Times New Roman" w:hAnsi="Maiandra GD" w:cs="Arial"/>
          <w:color w:val="000000"/>
          <w:sz w:val="24"/>
          <w:szCs w:val="24"/>
          <w:bdr w:val="none" w:sz="0" w:space="0" w:color="auto" w:frame="1"/>
          <w:rPrChange w:id="7185" w:author="Narendra" w:date="2021-08-21T13:02:00Z">
            <w:rPr>
              <w:rFonts w:ascii="Arial" w:eastAsia="Times New Roman" w:hAnsi="Arial" w:cs="Arial"/>
              <w:color w:val="000000"/>
              <w:sz w:val="23"/>
              <w:szCs w:val="23"/>
              <w:bdr w:val="none" w:sz="0" w:space="0" w:color="auto" w:frame="1"/>
            </w:rPr>
          </w:rPrChange>
        </w:rPr>
        <w:t> column is also very important; if the system admin is decided to deactivate a particular client so that any new requests asking for the access token from that particular deactivated client will be rejected by the Authorization Server.</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7186"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7187" w:author="Narendra" w:date="2021-08-21T13:02:00Z">
            <w:rPr>
              <w:rFonts w:ascii="Arial" w:eastAsia="Times New Roman" w:hAnsi="Arial" w:cs="Arial"/>
              <w:color w:val="000000"/>
              <w:sz w:val="23"/>
              <w:szCs w:val="23"/>
              <w:bdr w:val="none" w:sz="0" w:space="0" w:color="auto" w:frame="1"/>
            </w:rPr>
          </w:rPrChange>
        </w:rPr>
        <w:t>The </w:t>
      </w:r>
      <w:r w:rsidRPr="008C6831">
        <w:rPr>
          <w:rFonts w:ascii="Maiandra GD" w:eastAsia="Times New Roman" w:hAnsi="Maiandra GD" w:cs="Arial"/>
          <w:b/>
          <w:bCs/>
          <w:color w:val="000000"/>
          <w:sz w:val="24"/>
          <w:szCs w:val="24"/>
          <w:rPrChange w:id="7188" w:author="Narendra" w:date="2021-08-21T13:02:00Z">
            <w:rPr>
              <w:rFonts w:ascii="Arial" w:eastAsia="Times New Roman" w:hAnsi="Arial" w:cs="Arial"/>
              <w:b/>
              <w:bCs/>
              <w:color w:val="000000"/>
              <w:sz w:val="23"/>
            </w:rPr>
          </w:rPrChange>
        </w:rPr>
        <w:t>Refresh Token Life Time</w:t>
      </w:r>
      <w:r w:rsidRPr="008C6831">
        <w:rPr>
          <w:rFonts w:ascii="Maiandra GD" w:eastAsia="Times New Roman" w:hAnsi="Maiandra GD" w:cs="Arial"/>
          <w:color w:val="000000"/>
          <w:sz w:val="24"/>
          <w:szCs w:val="24"/>
          <w:bdr w:val="none" w:sz="0" w:space="0" w:color="auto" w:frame="1"/>
          <w:rPrChange w:id="7189" w:author="Narendra" w:date="2021-08-21T13:02:00Z">
            <w:rPr>
              <w:rFonts w:ascii="Arial" w:eastAsia="Times New Roman" w:hAnsi="Arial" w:cs="Arial"/>
              <w:color w:val="000000"/>
              <w:sz w:val="23"/>
              <w:szCs w:val="23"/>
              <w:bdr w:val="none" w:sz="0" w:space="0" w:color="auto" w:frame="1"/>
            </w:rPr>
          </w:rPrChange>
        </w:rPr>
        <w:t> column is used to set when the refresh token (not the access token) will expire in minutes.</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7190"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7191" w:author="Narendra" w:date="2021-08-21T13:02:00Z">
            <w:rPr>
              <w:rFonts w:ascii="Arial" w:eastAsia="Times New Roman" w:hAnsi="Arial" w:cs="Arial"/>
              <w:color w:val="000000"/>
              <w:sz w:val="23"/>
              <w:szCs w:val="23"/>
              <w:bdr w:val="none" w:sz="0" w:space="0" w:color="auto" w:frame="1"/>
            </w:rPr>
          </w:rPrChange>
        </w:rPr>
        <w:t>Finally, the </w:t>
      </w:r>
      <w:r w:rsidRPr="008C6831">
        <w:rPr>
          <w:rFonts w:ascii="Maiandra GD" w:eastAsia="Times New Roman" w:hAnsi="Maiandra GD" w:cs="Arial"/>
          <w:b/>
          <w:bCs/>
          <w:color w:val="000000"/>
          <w:sz w:val="24"/>
          <w:szCs w:val="24"/>
          <w:rPrChange w:id="7192" w:author="Narendra" w:date="2021-08-21T13:02:00Z">
            <w:rPr>
              <w:rFonts w:ascii="Arial" w:eastAsia="Times New Roman" w:hAnsi="Arial" w:cs="Arial"/>
              <w:b/>
              <w:bCs/>
              <w:color w:val="000000"/>
              <w:sz w:val="23"/>
            </w:rPr>
          </w:rPrChange>
        </w:rPr>
        <w:t>Allowed Origin</w:t>
      </w:r>
      <w:r w:rsidRPr="008C6831">
        <w:rPr>
          <w:rFonts w:ascii="Maiandra GD" w:eastAsia="Times New Roman" w:hAnsi="Maiandra GD" w:cs="Arial"/>
          <w:color w:val="000000"/>
          <w:sz w:val="24"/>
          <w:szCs w:val="24"/>
          <w:bdr w:val="none" w:sz="0" w:space="0" w:color="auto" w:frame="1"/>
          <w:rPrChange w:id="7193" w:author="Narendra" w:date="2021-08-21T13:02:00Z">
            <w:rPr>
              <w:rFonts w:ascii="Arial" w:eastAsia="Times New Roman" w:hAnsi="Arial" w:cs="Arial"/>
              <w:color w:val="000000"/>
              <w:sz w:val="23"/>
              <w:szCs w:val="23"/>
              <w:bdr w:val="none" w:sz="0" w:space="0" w:color="auto" w:frame="1"/>
            </w:rPr>
          </w:rPrChange>
        </w:rPr>
        <w:t> column is used to configure the CORS and to set “</w:t>
      </w:r>
      <w:r w:rsidRPr="008C6831">
        <w:rPr>
          <w:rFonts w:ascii="Maiandra GD" w:eastAsia="Times New Roman" w:hAnsi="Maiandra GD" w:cs="Arial"/>
          <w:b/>
          <w:bCs/>
          <w:color w:val="000000"/>
          <w:sz w:val="24"/>
          <w:szCs w:val="24"/>
          <w:rPrChange w:id="7194" w:author="Narendra" w:date="2021-08-21T13:02:00Z">
            <w:rPr>
              <w:rFonts w:ascii="Arial" w:eastAsia="Times New Roman" w:hAnsi="Arial" w:cs="Arial"/>
              <w:b/>
              <w:bCs/>
              <w:color w:val="000000"/>
              <w:sz w:val="23"/>
            </w:rPr>
          </w:rPrChange>
        </w:rPr>
        <w:t>Access-Control-Allow-Origin</w:t>
      </w:r>
      <w:r w:rsidRPr="008C6831">
        <w:rPr>
          <w:rFonts w:ascii="Maiandra GD" w:eastAsia="Times New Roman" w:hAnsi="Maiandra GD" w:cs="Arial"/>
          <w:color w:val="000000"/>
          <w:sz w:val="24"/>
          <w:szCs w:val="24"/>
          <w:bdr w:val="none" w:sz="0" w:space="0" w:color="auto" w:frame="1"/>
          <w:rPrChange w:id="7195" w:author="Narendra" w:date="2021-08-21T13:02:00Z">
            <w:rPr>
              <w:rFonts w:ascii="Arial" w:eastAsia="Times New Roman" w:hAnsi="Arial" w:cs="Arial"/>
              <w:color w:val="000000"/>
              <w:sz w:val="23"/>
              <w:szCs w:val="23"/>
              <w:bdr w:val="none" w:sz="0" w:space="0" w:color="auto" w:frame="1"/>
            </w:rPr>
          </w:rPrChange>
        </w:rPr>
        <w:t>” on the back-end API.</w:t>
      </w:r>
    </w:p>
    <w:p w:rsidR="006E519F" w:rsidRPr="008C6831" w:rsidRDefault="006E519F" w:rsidP="006E519F">
      <w:pPr>
        <w:shd w:val="clear" w:color="auto" w:fill="FFFFFF"/>
        <w:spacing w:after="0" w:line="240" w:lineRule="auto"/>
        <w:jc w:val="both"/>
        <w:textAlignment w:val="baseline"/>
        <w:outlineLvl w:val="5"/>
        <w:rPr>
          <w:rFonts w:ascii="Maiandra GD" w:eastAsia="Times New Roman" w:hAnsi="Maiandra GD" w:cs="Segoe UI"/>
          <w:color w:val="3A3A3A"/>
          <w:sz w:val="24"/>
          <w:szCs w:val="24"/>
          <w:rPrChange w:id="7196" w:author="Narendra" w:date="2021-08-21T13:02:00Z">
            <w:rPr>
              <w:rFonts w:ascii="Segoe UI" w:eastAsia="Times New Roman" w:hAnsi="Segoe UI" w:cs="Segoe UI"/>
              <w:color w:val="3A3A3A"/>
              <w:sz w:val="15"/>
              <w:szCs w:val="15"/>
            </w:rPr>
          </w:rPrChange>
        </w:rPr>
      </w:pPr>
      <w:r w:rsidRPr="008C6831">
        <w:rPr>
          <w:rFonts w:ascii="Maiandra GD" w:eastAsia="Times New Roman" w:hAnsi="Maiandra GD" w:cs="Arial"/>
          <w:b/>
          <w:bCs/>
          <w:color w:val="000000"/>
          <w:sz w:val="24"/>
          <w:szCs w:val="24"/>
          <w:rPrChange w:id="7197" w:author="Narendra" w:date="2021-08-21T13:02:00Z">
            <w:rPr>
              <w:rFonts w:ascii="Arial" w:eastAsia="Times New Roman" w:hAnsi="Arial" w:cs="Arial"/>
              <w:b/>
              <w:bCs/>
              <w:color w:val="000000"/>
              <w:sz w:val="23"/>
            </w:rPr>
          </w:rPrChange>
        </w:rPr>
        <w:t>Refresh Token Schema:</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7198"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7199" w:author="Narendra" w:date="2021-08-21T13:02:00Z">
            <w:rPr>
              <w:rFonts w:ascii="Arial" w:eastAsia="Times New Roman" w:hAnsi="Arial" w:cs="Arial"/>
              <w:color w:val="000000"/>
              <w:sz w:val="23"/>
              <w:szCs w:val="23"/>
              <w:bdr w:val="none" w:sz="0" w:space="0" w:color="auto" w:frame="1"/>
            </w:rPr>
          </w:rPrChange>
        </w:rPr>
        <w:t>As we already discussed, we need to store the refresh tokens generated by the Authorization Server into a database and this is very important to facilitate the management for refresh tokens. The schema for the </w:t>
      </w:r>
      <w:r w:rsidRPr="008C6831">
        <w:rPr>
          <w:rFonts w:ascii="Maiandra GD" w:eastAsia="Times New Roman" w:hAnsi="Maiandra GD" w:cs="Arial"/>
          <w:b/>
          <w:bCs/>
          <w:color w:val="000000"/>
          <w:sz w:val="24"/>
          <w:szCs w:val="24"/>
          <w:rPrChange w:id="7200" w:author="Narendra" w:date="2021-08-21T13:02:00Z">
            <w:rPr>
              <w:rFonts w:ascii="Arial" w:eastAsia="Times New Roman" w:hAnsi="Arial" w:cs="Arial"/>
              <w:b/>
              <w:bCs/>
              <w:color w:val="000000"/>
              <w:sz w:val="23"/>
            </w:rPr>
          </w:rPrChange>
        </w:rPr>
        <w:t>Refresh Token</w:t>
      </w:r>
      <w:r w:rsidRPr="008C6831">
        <w:rPr>
          <w:rFonts w:ascii="Maiandra GD" w:eastAsia="Times New Roman" w:hAnsi="Maiandra GD" w:cs="Arial"/>
          <w:color w:val="000000"/>
          <w:sz w:val="24"/>
          <w:szCs w:val="24"/>
          <w:bdr w:val="none" w:sz="0" w:space="0" w:color="auto" w:frame="1"/>
          <w:rPrChange w:id="7201" w:author="Narendra" w:date="2021-08-21T13:02:00Z">
            <w:rPr>
              <w:rFonts w:ascii="Arial" w:eastAsia="Times New Roman" w:hAnsi="Arial" w:cs="Arial"/>
              <w:color w:val="000000"/>
              <w:sz w:val="23"/>
              <w:szCs w:val="23"/>
              <w:bdr w:val="none" w:sz="0" w:space="0" w:color="auto" w:frame="1"/>
            </w:rPr>
          </w:rPrChange>
        </w:rPr>
        <w:t> table as shown in the below image:</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7202"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noProof/>
          <w:color w:val="212529"/>
          <w:sz w:val="24"/>
          <w:szCs w:val="24"/>
          <w:bdr w:val="none" w:sz="0" w:space="0" w:color="auto" w:frame="1"/>
          <w:rPrChange w:id="7203" w:author="Narendra" w:date="2021-08-21T13:02:00Z">
            <w:rPr>
              <w:rFonts w:ascii="Arial" w:eastAsia="Times New Roman" w:hAnsi="Arial" w:cs="Arial"/>
              <w:noProof/>
              <w:color w:val="212529"/>
              <w:sz w:val="23"/>
              <w:szCs w:val="23"/>
              <w:bdr w:val="none" w:sz="0" w:space="0" w:color="auto" w:frame="1"/>
            </w:rPr>
          </w:rPrChange>
        </w:rPr>
        <w:drawing>
          <wp:inline distT="0" distB="0" distL="0" distR="0">
            <wp:extent cx="4486275" cy="542925"/>
            <wp:effectExtent l="19050" t="0" r="9525" b="0"/>
            <wp:docPr id="126" name="Picture 126" descr="Refresh Token in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Refresh Token in Web API"/>
                    <pic:cNvPicPr>
                      <a:picLocks noChangeAspect="1" noChangeArrowheads="1"/>
                    </pic:cNvPicPr>
                  </pic:nvPicPr>
                  <pic:blipFill>
                    <a:blip r:embed="rId66"/>
                    <a:srcRect/>
                    <a:stretch>
                      <a:fillRect/>
                    </a:stretch>
                  </pic:blipFill>
                  <pic:spPr bwMode="auto">
                    <a:xfrm>
                      <a:off x="0" y="0"/>
                      <a:ext cx="4486275" cy="542925"/>
                    </a:xfrm>
                    <a:prstGeom prst="rect">
                      <a:avLst/>
                    </a:prstGeom>
                    <a:noFill/>
                    <a:ln w="9525">
                      <a:noFill/>
                      <a:miter lim="800000"/>
                      <a:headEnd/>
                      <a:tailEnd/>
                    </a:ln>
                  </pic:spPr>
                </pic:pic>
              </a:graphicData>
            </a:graphic>
          </wp:inline>
        </w:drawing>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7204"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color w:val="000000"/>
          <w:sz w:val="24"/>
          <w:szCs w:val="24"/>
          <w:rPrChange w:id="7205" w:author="Narendra" w:date="2021-08-21T13:02:00Z">
            <w:rPr>
              <w:rFonts w:ascii="Arial" w:eastAsia="Times New Roman" w:hAnsi="Arial" w:cs="Arial"/>
              <w:b/>
              <w:bCs/>
              <w:color w:val="000000"/>
              <w:sz w:val="23"/>
            </w:rPr>
          </w:rPrChange>
        </w:rPr>
        <w:t>Please use below SQL Script to create the RefershToken table.</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20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7207" w:author="Narendra" w:date="2021-08-21T13:02:00Z">
            <w:rPr>
              <w:rFonts w:ascii="inherit" w:eastAsia="Times New Roman" w:hAnsi="inherit" w:cs="Consolas"/>
              <w:color w:val="6B7C8B"/>
              <w:sz w:val="25"/>
            </w:rPr>
          </w:rPrChange>
        </w:rPr>
        <w:t>-- Create the RefreshToken table</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20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7209" w:author="Narendra" w:date="2021-08-21T13:02:00Z">
            <w:rPr>
              <w:rFonts w:ascii="inherit" w:eastAsia="Times New Roman" w:hAnsi="inherit" w:cs="Consolas"/>
              <w:b/>
              <w:bCs/>
              <w:color w:val="D171DD"/>
              <w:sz w:val="25"/>
            </w:rPr>
          </w:rPrChange>
        </w:rPr>
        <w:t>CREATE</w:t>
      </w:r>
      <w:r w:rsidRPr="008C6831">
        <w:rPr>
          <w:rFonts w:ascii="Maiandra GD" w:eastAsia="Times New Roman" w:hAnsi="Maiandra GD" w:cs="Consolas"/>
          <w:color w:val="CFD5E0"/>
          <w:sz w:val="24"/>
          <w:szCs w:val="24"/>
          <w:rPrChange w:id="7210"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7211" w:author="Narendra" w:date="2021-08-21T13:02:00Z">
            <w:rPr>
              <w:rFonts w:ascii="inherit" w:eastAsia="Times New Roman" w:hAnsi="inherit" w:cs="Consolas"/>
              <w:b/>
              <w:bCs/>
              <w:color w:val="D171DD"/>
              <w:sz w:val="25"/>
            </w:rPr>
          </w:rPrChange>
        </w:rPr>
        <w:t>TABLE</w:t>
      </w:r>
      <w:r w:rsidRPr="008C6831">
        <w:rPr>
          <w:rFonts w:ascii="Maiandra GD" w:eastAsia="Times New Roman" w:hAnsi="Maiandra GD" w:cs="Consolas"/>
          <w:color w:val="CFD5E0"/>
          <w:sz w:val="24"/>
          <w:szCs w:val="24"/>
          <w:rPrChange w:id="7212" w:author="Narendra" w:date="2021-08-21T13:02:00Z">
            <w:rPr>
              <w:rFonts w:ascii="inherit" w:eastAsia="Times New Roman" w:hAnsi="inherit" w:cs="Consolas"/>
              <w:color w:val="CFD5E0"/>
              <w:sz w:val="25"/>
            </w:rPr>
          </w:rPrChange>
        </w:rPr>
        <w:t xml:space="preserve"> RefreshToken</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21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7214"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21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7216"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b/>
          <w:bCs/>
          <w:color w:val="D171DD"/>
          <w:sz w:val="24"/>
          <w:szCs w:val="24"/>
          <w:rPrChange w:id="7217" w:author="Narendra" w:date="2021-08-21T13:02:00Z">
            <w:rPr>
              <w:rFonts w:ascii="inherit" w:eastAsia="Times New Roman" w:hAnsi="inherit" w:cs="Consolas"/>
              <w:b/>
              <w:bCs/>
              <w:color w:val="D171DD"/>
              <w:sz w:val="25"/>
            </w:rPr>
          </w:rPrChange>
        </w:rPr>
        <w:t>ID</w:t>
      </w:r>
      <w:r w:rsidRPr="008C6831">
        <w:rPr>
          <w:rFonts w:ascii="Maiandra GD" w:eastAsia="Times New Roman" w:hAnsi="Maiandra GD" w:cs="Consolas"/>
          <w:color w:val="CFD5E0"/>
          <w:sz w:val="24"/>
          <w:szCs w:val="24"/>
          <w:rPrChange w:id="7218"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7219" w:author="Narendra" w:date="2021-08-21T13:02:00Z">
            <w:rPr>
              <w:rFonts w:ascii="inherit" w:eastAsia="Times New Roman" w:hAnsi="inherit" w:cs="Consolas"/>
              <w:b/>
              <w:bCs/>
              <w:color w:val="D171DD"/>
              <w:sz w:val="25"/>
            </w:rPr>
          </w:rPrChange>
        </w:rPr>
        <w:t>VARCHAR</w:t>
      </w:r>
      <w:r w:rsidRPr="008C6831">
        <w:rPr>
          <w:rFonts w:ascii="Maiandra GD" w:eastAsia="Times New Roman" w:hAnsi="Maiandra GD" w:cs="Consolas"/>
          <w:color w:val="CFD5E0"/>
          <w:sz w:val="24"/>
          <w:szCs w:val="24"/>
          <w:rPrChange w:id="7220"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D19A66"/>
          <w:sz w:val="24"/>
          <w:szCs w:val="24"/>
          <w:rPrChange w:id="7221" w:author="Narendra" w:date="2021-08-21T13:02:00Z">
            <w:rPr>
              <w:rFonts w:ascii="inherit" w:eastAsia="Times New Roman" w:hAnsi="inherit" w:cs="Consolas"/>
              <w:color w:val="D19A66"/>
              <w:sz w:val="25"/>
            </w:rPr>
          </w:rPrChange>
        </w:rPr>
        <w:t>500</w:t>
      </w:r>
      <w:r w:rsidRPr="008C6831">
        <w:rPr>
          <w:rFonts w:ascii="Maiandra GD" w:eastAsia="Times New Roman" w:hAnsi="Maiandra GD" w:cs="Consolas"/>
          <w:color w:val="CFD5E0"/>
          <w:sz w:val="24"/>
          <w:szCs w:val="24"/>
          <w:rPrChange w:id="7222"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7223" w:author="Narendra" w:date="2021-08-21T13:02:00Z">
            <w:rPr>
              <w:rFonts w:ascii="inherit" w:eastAsia="Times New Roman" w:hAnsi="inherit" w:cs="Consolas"/>
              <w:b/>
              <w:bCs/>
              <w:color w:val="D171DD"/>
              <w:sz w:val="25"/>
            </w:rPr>
          </w:rPrChange>
        </w:rPr>
        <w:t>PRIMARY</w:t>
      </w:r>
      <w:r w:rsidRPr="008C6831">
        <w:rPr>
          <w:rFonts w:ascii="Maiandra GD" w:eastAsia="Times New Roman" w:hAnsi="Maiandra GD" w:cs="Consolas"/>
          <w:color w:val="CFD5E0"/>
          <w:sz w:val="24"/>
          <w:szCs w:val="24"/>
          <w:rPrChange w:id="7224"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7225" w:author="Narendra" w:date="2021-08-21T13:02:00Z">
            <w:rPr>
              <w:rFonts w:ascii="inherit" w:eastAsia="Times New Roman" w:hAnsi="inherit" w:cs="Consolas"/>
              <w:b/>
              <w:bCs/>
              <w:color w:val="D171DD"/>
              <w:sz w:val="25"/>
            </w:rPr>
          </w:rPrChange>
        </w:rPr>
        <w:t>KEY</w:t>
      </w:r>
      <w:r w:rsidRPr="008C6831">
        <w:rPr>
          <w:rFonts w:ascii="Maiandra GD" w:eastAsia="Times New Roman" w:hAnsi="Maiandra GD" w:cs="Consolas"/>
          <w:color w:val="CFD5E0"/>
          <w:sz w:val="24"/>
          <w:szCs w:val="24"/>
          <w:rPrChange w:id="7226"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22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7228" w:author="Narendra" w:date="2021-08-21T13:02:00Z">
            <w:rPr>
              <w:rFonts w:ascii="inherit" w:eastAsia="Times New Roman" w:hAnsi="inherit" w:cs="Consolas"/>
              <w:color w:val="CFD5E0"/>
              <w:sz w:val="25"/>
            </w:rPr>
          </w:rPrChange>
        </w:rPr>
        <w:t xml:space="preserve">[UserName] </w:t>
      </w:r>
      <w:r w:rsidRPr="008C6831">
        <w:rPr>
          <w:rFonts w:ascii="Maiandra GD" w:eastAsia="Times New Roman" w:hAnsi="Maiandra GD" w:cs="Consolas"/>
          <w:b/>
          <w:bCs/>
          <w:color w:val="D171DD"/>
          <w:sz w:val="24"/>
          <w:szCs w:val="24"/>
          <w:rPrChange w:id="7229" w:author="Narendra" w:date="2021-08-21T13:02:00Z">
            <w:rPr>
              <w:rFonts w:ascii="inherit" w:eastAsia="Times New Roman" w:hAnsi="inherit" w:cs="Consolas"/>
              <w:b/>
              <w:bCs/>
              <w:color w:val="D171DD"/>
              <w:sz w:val="25"/>
            </w:rPr>
          </w:rPrChange>
        </w:rPr>
        <w:t>VARCHAR</w:t>
      </w:r>
      <w:r w:rsidRPr="008C6831">
        <w:rPr>
          <w:rFonts w:ascii="Maiandra GD" w:eastAsia="Times New Roman" w:hAnsi="Maiandra GD" w:cs="Consolas"/>
          <w:color w:val="CFD5E0"/>
          <w:sz w:val="24"/>
          <w:szCs w:val="24"/>
          <w:rPrChange w:id="7230"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D19A66"/>
          <w:sz w:val="24"/>
          <w:szCs w:val="24"/>
          <w:rPrChange w:id="7231" w:author="Narendra" w:date="2021-08-21T13:02:00Z">
            <w:rPr>
              <w:rFonts w:ascii="inherit" w:eastAsia="Times New Roman" w:hAnsi="inherit" w:cs="Consolas"/>
              <w:color w:val="D19A66"/>
              <w:sz w:val="25"/>
            </w:rPr>
          </w:rPrChange>
        </w:rPr>
        <w:t>500</w:t>
      </w:r>
      <w:r w:rsidRPr="008C6831">
        <w:rPr>
          <w:rFonts w:ascii="Maiandra GD" w:eastAsia="Times New Roman" w:hAnsi="Maiandra GD" w:cs="Consolas"/>
          <w:color w:val="CFD5E0"/>
          <w:sz w:val="24"/>
          <w:szCs w:val="24"/>
          <w:rPrChange w:id="7232"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23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7234" w:author="Narendra" w:date="2021-08-21T13:02:00Z">
            <w:rPr>
              <w:rFonts w:ascii="inherit" w:eastAsia="Times New Roman" w:hAnsi="inherit" w:cs="Consolas"/>
              <w:color w:val="CFD5E0"/>
              <w:sz w:val="25"/>
            </w:rPr>
          </w:rPrChange>
        </w:rPr>
        <w:t xml:space="preserve">[ClientID] </w:t>
      </w:r>
      <w:r w:rsidRPr="008C6831">
        <w:rPr>
          <w:rFonts w:ascii="Maiandra GD" w:eastAsia="Times New Roman" w:hAnsi="Maiandra GD" w:cs="Consolas"/>
          <w:b/>
          <w:bCs/>
          <w:color w:val="D171DD"/>
          <w:sz w:val="24"/>
          <w:szCs w:val="24"/>
          <w:rPrChange w:id="7235" w:author="Narendra" w:date="2021-08-21T13:02:00Z">
            <w:rPr>
              <w:rFonts w:ascii="inherit" w:eastAsia="Times New Roman" w:hAnsi="inherit" w:cs="Consolas"/>
              <w:b/>
              <w:bCs/>
              <w:color w:val="D171DD"/>
              <w:sz w:val="25"/>
            </w:rPr>
          </w:rPrChange>
        </w:rPr>
        <w:t>VARCHAR</w:t>
      </w:r>
      <w:r w:rsidRPr="008C6831">
        <w:rPr>
          <w:rFonts w:ascii="Maiandra GD" w:eastAsia="Times New Roman" w:hAnsi="Maiandra GD" w:cs="Consolas"/>
          <w:color w:val="CFD5E0"/>
          <w:sz w:val="24"/>
          <w:szCs w:val="24"/>
          <w:rPrChange w:id="7236"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D19A66"/>
          <w:sz w:val="24"/>
          <w:szCs w:val="24"/>
          <w:rPrChange w:id="7237" w:author="Narendra" w:date="2021-08-21T13:02:00Z">
            <w:rPr>
              <w:rFonts w:ascii="inherit" w:eastAsia="Times New Roman" w:hAnsi="inherit" w:cs="Consolas"/>
              <w:color w:val="D19A66"/>
              <w:sz w:val="25"/>
            </w:rPr>
          </w:rPrChange>
        </w:rPr>
        <w:t>500</w:t>
      </w:r>
      <w:r w:rsidRPr="008C6831">
        <w:rPr>
          <w:rFonts w:ascii="Maiandra GD" w:eastAsia="Times New Roman" w:hAnsi="Maiandra GD" w:cs="Consolas"/>
          <w:color w:val="CFD5E0"/>
          <w:sz w:val="24"/>
          <w:szCs w:val="24"/>
          <w:rPrChange w:id="7238"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23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7240" w:author="Narendra" w:date="2021-08-21T13:02:00Z">
            <w:rPr>
              <w:rFonts w:ascii="inherit" w:eastAsia="Times New Roman" w:hAnsi="inherit" w:cs="Consolas"/>
              <w:color w:val="CFD5E0"/>
              <w:sz w:val="25"/>
            </w:rPr>
          </w:rPrChange>
        </w:rPr>
        <w:t xml:space="preserve">[IssuedTime] </w:t>
      </w:r>
      <w:r w:rsidRPr="008C6831">
        <w:rPr>
          <w:rFonts w:ascii="Maiandra GD" w:eastAsia="Times New Roman" w:hAnsi="Maiandra GD" w:cs="Consolas"/>
          <w:b/>
          <w:bCs/>
          <w:color w:val="D171DD"/>
          <w:sz w:val="24"/>
          <w:szCs w:val="24"/>
          <w:rPrChange w:id="7241" w:author="Narendra" w:date="2021-08-21T13:02:00Z">
            <w:rPr>
              <w:rFonts w:ascii="inherit" w:eastAsia="Times New Roman" w:hAnsi="inherit" w:cs="Consolas"/>
              <w:b/>
              <w:bCs/>
              <w:color w:val="D171DD"/>
              <w:sz w:val="25"/>
            </w:rPr>
          </w:rPrChange>
        </w:rPr>
        <w:t>DATETIME</w:t>
      </w:r>
      <w:r w:rsidRPr="008C6831">
        <w:rPr>
          <w:rFonts w:ascii="Maiandra GD" w:eastAsia="Times New Roman" w:hAnsi="Maiandra GD" w:cs="Consolas"/>
          <w:color w:val="CFD5E0"/>
          <w:sz w:val="24"/>
          <w:szCs w:val="24"/>
          <w:rPrChange w:id="7242"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24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7244" w:author="Narendra" w:date="2021-08-21T13:02:00Z">
            <w:rPr>
              <w:rFonts w:ascii="inherit" w:eastAsia="Times New Roman" w:hAnsi="inherit" w:cs="Consolas"/>
              <w:color w:val="CFD5E0"/>
              <w:sz w:val="25"/>
            </w:rPr>
          </w:rPrChange>
        </w:rPr>
        <w:t xml:space="preserve">[ExpiredTime] </w:t>
      </w:r>
      <w:r w:rsidRPr="008C6831">
        <w:rPr>
          <w:rFonts w:ascii="Maiandra GD" w:eastAsia="Times New Roman" w:hAnsi="Maiandra GD" w:cs="Consolas"/>
          <w:b/>
          <w:bCs/>
          <w:color w:val="D171DD"/>
          <w:sz w:val="24"/>
          <w:szCs w:val="24"/>
          <w:rPrChange w:id="7245" w:author="Narendra" w:date="2021-08-21T13:02:00Z">
            <w:rPr>
              <w:rFonts w:ascii="inherit" w:eastAsia="Times New Roman" w:hAnsi="inherit" w:cs="Consolas"/>
              <w:b/>
              <w:bCs/>
              <w:color w:val="D171DD"/>
              <w:sz w:val="25"/>
            </w:rPr>
          </w:rPrChange>
        </w:rPr>
        <w:t>DATETIME</w:t>
      </w:r>
      <w:r w:rsidRPr="008C6831">
        <w:rPr>
          <w:rFonts w:ascii="Maiandra GD" w:eastAsia="Times New Roman" w:hAnsi="Maiandra GD" w:cs="Consolas"/>
          <w:color w:val="CFD5E0"/>
          <w:sz w:val="24"/>
          <w:szCs w:val="24"/>
          <w:rPrChange w:id="7246"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24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7248" w:author="Narendra" w:date="2021-08-21T13:02:00Z">
            <w:rPr>
              <w:rFonts w:ascii="inherit" w:eastAsia="Times New Roman" w:hAnsi="inherit" w:cs="Consolas"/>
              <w:color w:val="CFD5E0"/>
              <w:sz w:val="25"/>
            </w:rPr>
          </w:rPrChange>
        </w:rPr>
        <w:lastRenderedPageBreak/>
        <w:t xml:space="preserve">[ProtectedTicket] </w:t>
      </w:r>
      <w:r w:rsidRPr="008C6831">
        <w:rPr>
          <w:rFonts w:ascii="Maiandra GD" w:eastAsia="Times New Roman" w:hAnsi="Maiandra GD" w:cs="Consolas"/>
          <w:b/>
          <w:bCs/>
          <w:color w:val="D171DD"/>
          <w:sz w:val="24"/>
          <w:szCs w:val="24"/>
          <w:rPrChange w:id="7249" w:author="Narendra" w:date="2021-08-21T13:02:00Z">
            <w:rPr>
              <w:rFonts w:ascii="inherit" w:eastAsia="Times New Roman" w:hAnsi="inherit" w:cs="Consolas"/>
              <w:b/>
              <w:bCs/>
              <w:color w:val="D171DD"/>
              <w:sz w:val="25"/>
            </w:rPr>
          </w:rPrChange>
        </w:rPr>
        <w:t>VARCHAR</w:t>
      </w:r>
      <w:r w:rsidRPr="008C6831">
        <w:rPr>
          <w:rFonts w:ascii="Maiandra GD" w:eastAsia="Times New Roman" w:hAnsi="Maiandra GD" w:cs="Consolas"/>
          <w:color w:val="CFD5E0"/>
          <w:sz w:val="24"/>
          <w:szCs w:val="24"/>
          <w:rPrChange w:id="7250"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D19A66"/>
          <w:sz w:val="24"/>
          <w:szCs w:val="24"/>
          <w:rPrChange w:id="7251" w:author="Narendra" w:date="2021-08-21T13:02:00Z">
            <w:rPr>
              <w:rFonts w:ascii="inherit" w:eastAsia="Times New Roman" w:hAnsi="inherit" w:cs="Consolas"/>
              <w:color w:val="D19A66"/>
              <w:sz w:val="25"/>
            </w:rPr>
          </w:rPrChange>
        </w:rPr>
        <w:t>500</w:t>
      </w:r>
      <w:r w:rsidRPr="008C6831">
        <w:rPr>
          <w:rFonts w:ascii="Maiandra GD" w:eastAsia="Times New Roman" w:hAnsi="Maiandra GD" w:cs="Consolas"/>
          <w:color w:val="CFD5E0"/>
          <w:sz w:val="24"/>
          <w:szCs w:val="24"/>
          <w:rPrChange w:id="7252"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line="384" w:lineRule="atLeast"/>
        <w:textAlignment w:val="baseline"/>
        <w:rPr>
          <w:rFonts w:ascii="Maiandra GD" w:eastAsia="Times New Roman" w:hAnsi="Maiandra GD" w:cs="Consolas"/>
          <w:color w:val="596174"/>
          <w:sz w:val="24"/>
          <w:szCs w:val="24"/>
          <w:rPrChange w:id="725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7254"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FFFFFF"/>
        <w:spacing w:after="0" w:line="240" w:lineRule="auto"/>
        <w:jc w:val="both"/>
        <w:textAlignment w:val="baseline"/>
        <w:outlineLvl w:val="5"/>
        <w:rPr>
          <w:rFonts w:ascii="Maiandra GD" w:eastAsia="Times New Roman" w:hAnsi="Maiandra GD" w:cs="Segoe UI"/>
          <w:color w:val="3A3A3A"/>
          <w:sz w:val="24"/>
          <w:szCs w:val="24"/>
          <w:rPrChange w:id="7255" w:author="Narendra" w:date="2021-08-21T13:02:00Z">
            <w:rPr>
              <w:rFonts w:ascii="Segoe UI" w:eastAsia="Times New Roman" w:hAnsi="Segoe UI" w:cs="Segoe UI"/>
              <w:color w:val="3A3A3A"/>
              <w:sz w:val="15"/>
              <w:szCs w:val="15"/>
            </w:rPr>
          </w:rPrChange>
        </w:rPr>
      </w:pPr>
      <w:r w:rsidRPr="008C6831">
        <w:rPr>
          <w:rFonts w:ascii="Maiandra GD" w:eastAsia="Times New Roman" w:hAnsi="Maiandra GD" w:cs="Arial"/>
          <w:b/>
          <w:bCs/>
          <w:color w:val="3A3A3A"/>
          <w:sz w:val="24"/>
          <w:szCs w:val="24"/>
          <w:rPrChange w:id="7256" w:author="Narendra" w:date="2021-08-21T13:02:00Z">
            <w:rPr>
              <w:rFonts w:ascii="Arial" w:eastAsia="Times New Roman" w:hAnsi="Arial" w:cs="Arial"/>
              <w:b/>
              <w:bCs/>
              <w:color w:val="3A3A3A"/>
              <w:sz w:val="23"/>
            </w:rPr>
          </w:rPrChange>
        </w:rPr>
        <w:t>Let discuss the use of each column of the RefreshToken table.</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7257"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212529"/>
          <w:sz w:val="24"/>
          <w:szCs w:val="24"/>
          <w:bdr w:val="none" w:sz="0" w:space="0" w:color="auto" w:frame="1"/>
          <w:rPrChange w:id="7258" w:author="Narendra" w:date="2021-08-21T13:02:00Z">
            <w:rPr>
              <w:rFonts w:ascii="Arial" w:eastAsia="Times New Roman" w:hAnsi="Arial" w:cs="Arial"/>
              <w:color w:val="212529"/>
              <w:sz w:val="23"/>
              <w:szCs w:val="23"/>
              <w:bdr w:val="none" w:sz="0" w:space="0" w:color="auto" w:frame="1"/>
            </w:rPr>
          </w:rPrChange>
        </w:rPr>
        <w:t>The </w:t>
      </w:r>
      <w:r w:rsidRPr="008C6831">
        <w:rPr>
          <w:rFonts w:ascii="Maiandra GD" w:eastAsia="Times New Roman" w:hAnsi="Maiandra GD" w:cs="Arial"/>
          <w:b/>
          <w:bCs/>
          <w:color w:val="212529"/>
          <w:sz w:val="24"/>
          <w:szCs w:val="24"/>
          <w:rPrChange w:id="7259" w:author="Narendra" w:date="2021-08-21T13:02:00Z">
            <w:rPr>
              <w:rFonts w:ascii="Arial" w:eastAsia="Times New Roman" w:hAnsi="Arial" w:cs="Arial"/>
              <w:b/>
              <w:bCs/>
              <w:color w:val="212529"/>
              <w:sz w:val="23"/>
            </w:rPr>
          </w:rPrChange>
        </w:rPr>
        <w:t>ID</w:t>
      </w:r>
      <w:r w:rsidRPr="008C6831">
        <w:rPr>
          <w:rFonts w:ascii="Maiandra GD" w:eastAsia="Times New Roman" w:hAnsi="Maiandra GD" w:cs="Arial"/>
          <w:color w:val="212529"/>
          <w:sz w:val="24"/>
          <w:szCs w:val="24"/>
          <w:bdr w:val="none" w:sz="0" w:space="0" w:color="auto" w:frame="1"/>
          <w:rPrChange w:id="7260" w:author="Narendra" w:date="2021-08-21T13:02:00Z">
            <w:rPr>
              <w:rFonts w:ascii="Arial" w:eastAsia="Times New Roman" w:hAnsi="Arial" w:cs="Arial"/>
              <w:color w:val="212529"/>
              <w:sz w:val="23"/>
              <w:szCs w:val="23"/>
              <w:bdr w:val="none" w:sz="0" w:space="0" w:color="auto" w:frame="1"/>
            </w:rPr>
          </w:rPrChange>
        </w:rPr>
        <w:t> column of the RefreshToken table contains the hashed value of the refresh token id, the API consumer will receive and send the plain refresh token Id and the </w:t>
      </w:r>
      <w:r w:rsidRPr="008C6831">
        <w:rPr>
          <w:rFonts w:ascii="Maiandra GD" w:eastAsia="Times New Roman" w:hAnsi="Maiandra GD" w:cs="Arial"/>
          <w:b/>
          <w:bCs/>
          <w:color w:val="212529"/>
          <w:sz w:val="24"/>
          <w:szCs w:val="24"/>
          <w:rPrChange w:id="7261" w:author="Narendra" w:date="2021-08-21T13:02:00Z">
            <w:rPr>
              <w:rFonts w:ascii="Arial" w:eastAsia="Times New Roman" w:hAnsi="Arial" w:cs="Arial"/>
              <w:b/>
              <w:bCs/>
              <w:color w:val="212529"/>
              <w:sz w:val="23"/>
            </w:rPr>
          </w:rPrChange>
        </w:rPr>
        <w:t>UserName </w:t>
      </w:r>
      <w:r w:rsidRPr="008C6831">
        <w:rPr>
          <w:rFonts w:ascii="Maiandra GD" w:eastAsia="Times New Roman" w:hAnsi="Maiandra GD" w:cs="Arial"/>
          <w:color w:val="212529"/>
          <w:sz w:val="24"/>
          <w:szCs w:val="24"/>
          <w:bdr w:val="none" w:sz="0" w:space="0" w:color="auto" w:frame="1"/>
          <w:rPrChange w:id="7262" w:author="Narendra" w:date="2021-08-21T13:02:00Z">
            <w:rPr>
              <w:rFonts w:ascii="Arial" w:eastAsia="Times New Roman" w:hAnsi="Arial" w:cs="Arial"/>
              <w:color w:val="212529"/>
              <w:sz w:val="23"/>
              <w:szCs w:val="23"/>
              <w:bdr w:val="none" w:sz="0" w:space="0" w:color="auto" w:frame="1"/>
            </w:rPr>
          </w:rPrChange>
        </w:rPr>
        <w:t>column indicates to which user this refresh token belongs, and the same thing is applied for </w:t>
      </w:r>
      <w:r w:rsidRPr="008C6831">
        <w:rPr>
          <w:rFonts w:ascii="Maiandra GD" w:eastAsia="Times New Roman" w:hAnsi="Maiandra GD" w:cs="Arial"/>
          <w:b/>
          <w:bCs/>
          <w:color w:val="212529"/>
          <w:sz w:val="24"/>
          <w:szCs w:val="24"/>
          <w:rPrChange w:id="7263" w:author="Narendra" w:date="2021-08-21T13:02:00Z">
            <w:rPr>
              <w:rFonts w:ascii="Arial" w:eastAsia="Times New Roman" w:hAnsi="Arial" w:cs="Arial"/>
              <w:b/>
              <w:bCs/>
              <w:color w:val="212529"/>
              <w:sz w:val="23"/>
            </w:rPr>
          </w:rPrChange>
        </w:rPr>
        <w:t>ClientID </w:t>
      </w:r>
      <w:r w:rsidRPr="008C6831">
        <w:rPr>
          <w:rFonts w:ascii="Maiandra GD" w:eastAsia="Times New Roman" w:hAnsi="Maiandra GD" w:cs="Arial"/>
          <w:color w:val="212529"/>
          <w:sz w:val="24"/>
          <w:szCs w:val="24"/>
          <w:bdr w:val="none" w:sz="0" w:space="0" w:color="auto" w:frame="1"/>
          <w:rPrChange w:id="7264" w:author="Narendra" w:date="2021-08-21T13:02:00Z">
            <w:rPr>
              <w:rFonts w:ascii="Arial" w:eastAsia="Times New Roman" w:hAnsi="Arial" w:cs="Arial"/>
              <w:color w:val="212529"/>
              <w:sz w:val="23"/>
              <w:szCs w:val="23"/>
              <w:bdr w:val="none" w:sz="0" w:space="0" w:color="auto" w:frame="1"/>
            </w:rPr>
          </w:rPrChange>
        </w:rPr>
        <w:t>column indicating that the Token belongs to that particular clients.</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7265"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212529"/>
          <w:sz w:val="24"/>
          <w:szCs w:val="24"/>
          <w:bdr w:val="none" w:sz="0" w:space="0" w:color="auto" w:frame="1"/>
          <w:rPrChange w:id="7266" w:author="Narendra" w:date="2021-08-21T13:02:00Z">
            <w:rPr>
              <w:rFonts w:ascii="Arial" w:eastAsia="Times New Roman" w:hAnsi="Arial" w:cs="Arial"/>
              <w:color w:val="212529"/>
              <w:sz w:val="23"/>
              <w:szCs w:val="23"/>
              <w:bdr w:val="none" w:sz="0" w:space="0" w:color="auto" w:frame="1"/>
            </w:rPr>
          </w:rPrChange>
        </w:rPr>
        <w:t>By having the </w:t>
      </w:r>
      <w:r w:rsidRPr="008C6831">
        <w:rPr>
          <w:rFonts w:ascii="Maiandra GD" w:eastAsia="Times New Roman" w:hAnsi="Maiandra GD" w:cs="Arial"/>
          <w:b/>
          <w:bCs/>
          <w:color w:val="212529"/>
          <w:sz w:val="24"/>
          <w:szCs w:val="24"/>
          <w:rPrChange w:id="7267" w:author="Narendra" w:date="2021-08-21T13:02:00Z">
            <w:rPr>
              <w:rFonts w:ascii="Arial" w:eastAsia="Times New Roman" w:hAnsi="Arial" w:cs="Arial"/>
              <w:b/>
              <w:bCs/>
              <w:color w:val="212529"/>
              <w:sz w:val="23"/>
            </w:rPr>
          </w:rPrChange>
        </w:rPr>
        <w:t>ClientID</w:t>
      </w:r>
      <w:r w:rsidRPr="008C6831">
        <w:rPr>
          <w:rFonts w:ascii="Maiandra GD" w:eastAsia="Times New Roman" w:hAnsi="Maiandra GD" w:cs="Arial"/>
          <w:color w:val="212529"/>
          <w:sz w:val="24"/>
          <w:szCs w:val="24"/>
          <w:bdr w:val="none" w:sz="0" w:space="0" w:color="auto" w:frame="1"/>
          <w:rPrChange w:id="7268" w:author="Narendra" w:date="2021-08-21T13:02:00Z">
            <w:rPr>
              <w:rFonts w:ascii="Arial" w:eastAsia="Times New Roman" w:hAnsi="Arial" w:cs="Arial"/>
              <w:color w:val="212529"/>
              <w:sz w:val="23"/>
              <w:szCs w:val="23"/>
              <w:bdr w:val="none" w:sz="0" w:space="0" w:color="auto" w:frame="1"/>
            </w:rPr>
          </w:rPrChange>
        </w:rPr>
        <w:t> column, as a system admin, you can revoke (delete) the refresh token for certain user on the certain client and keep the other refresh tokens for the same user obtained by different clients. For example, let say you have two clients having the same username, if you delete one user for a particular client, then the same user of other clients can access the refresh token.</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7269"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212529"/>
          <w:sz w:val="24"/>
          <w:szCs w:val="24"/>
          <w:bdr w:val="none" w:sz="0" w:space="0" w:color="auto" w:frame="1"/>
          <w:rPrChange w:id="7270" w:author="Narendra" w:date="2021-08-21T13:02:00Z">
            <w:rPr>
              <w:rFonts w:ascii="Arial" w:eastAsia="Times New Roman" w:hAnsi="Arial" w:cs="Arial"/>
              <w:color w:val="212529"/>
              <w:sz w:val="23"/>
              <w:szCs w:val="23"/>
              <w:bdr w:val="none" w:sz="0" w:space="0" w:color="auto" w:frame="1"/>
            </w:rPr>
          </w:rPrChange>
        </w:rPr>
        <w:t>The </w:t>
      </w:r>
      <w:r w:rsidRPr="008C6831">
        <w:rPr>
          <w:rFonts w:ascii="Maiandra GD" w:eastAsia="Times New Roman" w:hAnsi="Maiandra GD" w:cs="Arial"/>
          <w:b/>
          <w:bCs/>
          <w:color w:val="212529"/>
          <w:sz w:val="24"/>
          <w:szCs w:val="24"/>
          <w:rPrChange w:id="7271" w:author="Narendra" w:date="2021-08-21T13:02:00Z">
            <w:rPr>
              <w:rFonts w:ascii="Arial" w:eastAsia="Times New Roman" w:hAnsi="Arial" w:cs="Arial"/>
              <w:b/>
              <w:bCs/>
              <w:color w:val="212529"/>
              <w:sz w:val="23"/>
            </w:rPr>
          </w:rPrChange>
        </w:rPr>
        <w:t>IssuedTime </w:t>
      </w:r>
      <w:r w:rsidRPr="008C6831">
        <w:rPr>
          <w:rFonts w:ascii="Maiandra GD" w:eastAsia="Times New Roman" w:hAnsi="Maiandra GD" w:cs="Arial"/>
          <w:color w:val="212529"/>
          <w:sz w:val="24"/>
          <w:szCs w:val="24"/>
          <w:bdr w:val="none" w:sz="0" w:space="0" w:color="auto" w:frame="1"/>
          <w:rPrChange w:id="7272" w:author="Narendra" w:date="2021-08-21T13:02:00Z">
            <w:rPr>
              <w:rFonts w:ascii="Arial" w:eastAsia="Times New Roman" w:hAnsi="Arial" w:cs="Arial"/>
              <w:color w:val="212529"/>
              <w:sz w:val="23"/>
              <w:szCs w:val="23"/>
              <w:bdr w:val="none" w:sz="0" w:space="0" w:color="auto" w:frame="1"/>
            </w:rPr>
          </w:rPrChange>
        </w:rPr>
        <w:t>and </w:t>
      </w:r>
      <w:r w:rsidRPr="008C6831">
        <w:rPr>
          <w:rFonts w:ascii="Maiandra GD" w:eastAsia="Times New Roman" w:hAnsi="Maiandra GD" w:cs="Arial"/>
          <w:b/>
          <w:bCs/>
          <w:color w:val="212529"/>
          <w:sz w:val="24"/>
          <w:szCs w:val="24"/>
          <w:rPrChange w:id="7273" w:author="Narendra" w:date="2021-08-21T13:02:00Z">
            <w:rPr>
              <w:rFonts w:ascii="Arial" w:eastAsia="Times New Roman" w:hAnsi="Arial" w:cs="Arial"/>
              <w:b/>
              <w:bCs/>
              <w:color w:val="212529"/>
              <w:sz w:val="23"/>
            </w:rPr>
          </w:rPrChange>
        </w:rPr>
        <w:t>ExpiredTime </w:t>
      </w:r>
      <w:r w:rsidRPr="008C6831">
        <w:rPr>
          <w:rFonts w:ascii="Maiandra GD" w:eastAsia="Times New Roman" w:hAnsi="Maiandra GD" w:cs="Arial"/>
          <w:color w:val="212529"/>
          <w:sz w:val="24"/>
          <w:szCs w:val="24"/>
          <w:bdr w:val="none" w:sz="0" w:space="0" w:color="auto" w:frame="1"/>
          <w:rPrChange w:id="7274" w:author="Narendra" w:date="2021-08-21T13:02:00Z">
            <w:rPr>
              <w:rFonts w:ascii="Arial" w:eastAsia="Times New Roman" w:hAnsi="Arial" w:cs="Arial"/>
              <w:color w:val="212529"/>
              <w:sz w:val="23"/>
              <w:szCs w:val="23"/>
              <w:bdr w:val="none" w:sz="0" w:space="0" w:color="auto" w:frame="1"/>
            </w:rPr>
          </w:rPrChange>
        </w:rPr>
        <w:t>columns are for displaying purpose only.</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7275"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212529"/>
          <w:sz w:val="24"/>
          <w:szCs w:val="24"/>
          <w:bdr w:val="none" w:sz="0" w:space="0" w:color="auto" w:frame="1"/>
          <w:rPrChange w:id="7276" w:author="Narendra" w:date="2021-08-21T13:02:00Z">
            <w:rPr>
              <w:rFonts w:ascii="Arial" w:eastAsia="Times New Roman" w:hAnsi="Arial" w:cs="Arial"/>
              <w:color w:val="212529"/>
              <w:sz w:val="23"/>
              <w:szCs w:val="23"/>
              <w:bdr w:val="none" w:sz="0" w:space="0" w:color="auto" w:frame="1"/>
            </w:rPr>
          </w:rPrChange>
        </w:rPr>
        <w:t>Finally, the </w:t>
      </w:r>
      <w:r w:rsidRPr="008C6831">
        <w:rPr>
          <w:rFonts w:ascii="Maiandra GD" w:eastAsia="Times New Roman" w:hAnsi="Maiandra GD" w:cs="Arial"/>
          <w:b/>
          <w:bCs/>
          <w:color w:val="212529"/>
          <w:sz w:val="24"/>
          <w:szCs w:val="24"/>
          <w:rPrChange w:id="7277" w:author="Narendra" w:date="2021-08-21T13:02:00Z">
            <w:rPr>
              <w:rFonts w:ascii="Arial" w:eastAsia="Times New Roman" w:hAnsi="Arial" w:cs="Arial"/>
              <w:b/>
              <w:bCs/>
              <w:color w:val="212529"/>
              <w:sz w:val="23"/>
            </w:rPr>
          </w:rPrChange>
        </w:rPr>
        <w:t>Protected Ticket</w:t>
      </w:r>
      <w:r w:rsidRPr="008C6831">
        <w:rPr>
          <w:rFonts w:ascii="Maiandra GD" w:eastAsia="Times New Roman" w:hAnsi="Maiandra GD" w:cs="Arial"/>
          <w:color w:val="212529"/>
          <w:sz w:val="24"/>
          <w:szCs w:val="24"/>
          <w:bdr w:val="none" w:sz="0" w:space="0" w:color="auto" w:frame="1"/>
          <w:rPrChange w:id="7278" w:author="Narendra" w:date="2021-08-21T13:02:00Z">
            <w:rPr>
              <w:rFonts w:ascii="Arial" w:eastAsia="Times New Roman" w:hAnsi="Arial" w:cs="Arial"/>
              <w:color w:val="212529"/>
              <w:sz w:val="23"/>
              <w:szCs w:val="23"/>
              <w:bdr w:val="none" w:sz="0" w:space="0" w:color="auto" w:frame="1"/>
            </w:rPr>
          </w:rPrChange>
        </w:rPr>
        <w:t> column contains the magical signed string which contains a serialized representation for the ticket for a specific user, in other words, it contains all the claims and ticket properties for a user.</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7279"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212529"/>
          <w:sz w:val="24"/>
          <w:szCs w:val="24"/>
          <w:bdr w:val="none" w:sz="0" w:space="0" w:color="auto" w:frame="1"/>
          <w:rPrChange w:id="7280" w:author="Narendra" w:date="2021-08-21T13:02:00Z">
            <w:rPr>
              <w:rFonts w:ascii="Arial" w:eastAsia="Times New Roman" w:hAnsi="Arial" w:cs="Arial"/>
              <w:color w:val="212529"/>
              <w:sz w:val="23"/>
              <w:szCs w:val="23"/>
              <w:bdr w:val="none" w:sz="0" w:space="0" w:color="auto" w:frame="1"/>
            </w:rPr>
          </w:rPrChange>
        </w:rPr>
        <w:t>We have discussed enough theory, so it’s the time to put all the theories into practice. So let’s discuss the step by step procedure to implement the Refresh Token in Web API. As I already told you that we are going to use the same example that we worked with our previous two articles.</w:t>
      </w:r>
    </w:p>
    <w:p w:rsidR="006E519F" w:rsidRPr="008C6831" w:rsidRDefault="006E519F" w:rsidP="006E519F">
      <w:pPr>
        <w:shd w:val="clear" w:color="auto" w:fill="FFFFFF"/>
        <w:spacing w:after="0" w:line="240" w:lineRule="auto"/>
        <w:jc w:val="both"/>
        <w:textAlignment w:val="baseline"/>
        <w:outlineLvl w:val="4"/>
        <w:rPr>
          <w:rFonts w:ascii="Maiandra GD" w:eastAsia="Times New Roman" w:hAnsi="Maiandra GD" w:cs="Segoe UI"/>
          <w:color w:val="3A3A3A"/>
          <w:sz w:val="24"/>
          <w:szCs w:val="24"/>
          <w:rPrChange w:id="7281" w:author="Narendra" w:date="2021-08-21T13:02:00Z">
            <w:rPr>
              <w:rFonts w:ascii="Segoe UI" w:eastAsia="Times New Roman" w:hAnsi="Segoe UI" w:cs="Segoe UI"/>
              <w:color w:val="3A3A3A"/>
              <w:sz w:val="20"/>
              <w:szCs w:val="20"/>
            </w:rPr>
          </w:rPrChange>
        </w:rPr>
      </w:pPr>
      <w:r w:rsidRPr="008C6831">
        <w:rPr>
          <w:rFonts w:ascii="Maiandra GD" w:eastAsia="Times New Roman" w:hAnsi="Maiandra GD" w:cs="Arial"/>
          <w:b/>
          <w:bCs/>
          <w:color w:val="3A3A3A"/>
          <w:sz w:val="24"/>
          <w:szCs w:val="24"/>
          <w:rPrChange w:id="7282" w:author="Narendra" w:date="2021-08-21T13:02:00Z">
            <w:rPr>
              <w:rFonts w:ascii="Arial" w:eastAsia="Times New Roman" w:hAnsi="Arial" w:cs="Arial"/>
              <w:b/>
              <w:bCs/>
              <w:color w:val="3A3A3A"/>
              <w:sz w:val="27"/>
            </w:rPr>
          </w:rPrChange>
        </w:rPr>
        <w:t>Step1: Modify the EDMX file</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7283"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212529"/>
          <w:sz w:val="24"/>
          <w:szCs w:val="24"/>
          <w:bdr w:val="none" w:sz="0" w:space="0" w:color="auto" w:frame="1"/>
          <w:rPrChange w:id="7284" w:author="Narendra" w:date="2021-08-21T13:02:00Z">
            <w:rPr>
              <w:rFonts w:ascii="Arial" w:eastAsia="Times New Roman" w:hAnsi="Arial" w:cs="Arial"/>
              <w:color w:val="212529"/>
              <w:sz w:val="23"/>
              <w:szCs w:val="23"/>
              <w:bdr w:val="none" w:sz="0" w:space="0" w:color="auto" w:frame="1"/>
            </w:rPr>
          </w:rPrChange>
        </w:rPr>
        <w:t>We need to modify the EDMX file to add the newly generated RefreshToken table and we also need to update the ClientMaster table. Once you modify your EDMX file, the EDMX file should look as shown below.</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7285"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noProof/>
          <w:color w:val="212529"/>
          <w:sz w:val="24"/>
          <w:szCs w:val="24"/>
          <w:bdr w:val="none" w:sz="0" w:space="0" w:color="auto" w:frame="1"/>
          <w:rPrChange w:id="7286" w:author="Narendra" w:date="2021-08-21T13:02:00Z">
            <w:rPr>
              <w:rFonts w:ascii="Arial" w:eastAsia="Times New Roman" w:hAnsi="Arial" w:cs="Arial"/>
              <w:noProof/>
              <w:color w:val="212529"/>
              <w:sz w:val="23"/>
              <w:szCs w:val="23"/>
              <w:bdr w:val="none" w:sz="0" w:space="0" w:color="auto" w:frame="1"/>
            </w:rPr>
          </w:rPrChange>
        </w:rPr>
        <w:drawing>
          <wp:inline distT="0" distB="0" distL="0" distR="0">
            <wp:extent cx="6800850" cy="3286125"/>
            <wp:effectExtent l="19050" t="0" r="0" b="0"/>
            <wp:docPr id="127" name="Picture 127" descr="Refresh Token in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Refresh Token in Web API"/>
                    <pic:cNvPicPr>
                      <a:picLocks noChangeAspect="1" noChangeArrowheads="1"/>
                    </pic:cNvPicPr>
                  </pic:nvPicPr>
                  <pic:blipFill>
                    <a:blip r:embed="rId67"/>
                    <a:srcRect/>
                    <a:stretch>
                      <a:fillRect/>
                    </a:stretch>
                  </pic:blipFill>
                  <pic:spPr bwMode="auto">
                    <a:xfrm>
                      <a:off x="0" y="0"/>
                      <a:ext cx="6800850" cy="3286125"/>
                    </a:xfrm>
                    <a:prstGeom prst="rect">
                      <a:avLst/>
                    </a:prstGeom>
                    <a:noFill/>
                    <a:ln w="9525">
                      <a:noFill/>
                      <a:miter lim="800000"/>
                      <a:headEnd/>
                      <a:tailEnd/>
                    </a:ln>
                  </pic:spPr>
                </pic:pic>
              </a:graphicData>
            </a:graphic>
          </wp:inline>
        </w:drawing>
      </w:r>
    </w:p>
    <w:p w:rsidR="006E519F" w:rsidRPr="008C6831" w:rsidRDefault="006E519F" w:rsidP="006E519F">
      <w:pPr>
        <w:shd w:val="clear" w:color="auto" w:fill="FFFFFF"/>
        <w:spacing w:after="0" w:line="240" w:lineRule="auto"/>
        <w:jc w:val="both"/>
        <w:textAlignment w:val="baseline"/>
        <w:outlineLvl w:val="4"/>
        <w:rPr>
          <w:rFonts w:ascii="Maiandra GD" w:eastAsia="Times New Roman" w:hAnsi="Maiandra GD" w:cs="Segoe UI"/>
          <w:color w:val="3A3A3A"/>
          <w:sz w:val="24"/>
          <w:szCs w:val="24"/>
          <w:rPrChange w:id="7287" w:author="Narendra" w:date="2021-08-21T13:02:00Z">
            <w:rPr>
              <w:rFonts w:ascii="Segoe UI" w:eastAsia="Times New Roman" w:hAnsi="Segoe UI" w:cs="Segoe UI"/>
              <w:color w:val="3A3A3A"/>
              <w:sz w:val="20"/>
              <w:szCs w:val="20"/>
            </w:rPr>
          </w:rPrChange>
        </w:rPr>
      </w:pPr>
      <w:r w:rsidRPr="008C6831">
        <w:rPr>
          <w:rFonts w:ascii="Maiandra GD" w:eastAsia="Times New Roman" w:hAnsi="Maiandra GD" w:cs="Arial"/>
          <w:b/>
          <w:bCs/>
          <w:color w:val="3A3A3A"/>
          <w:sz w:val="24"/>
          <w:szCs w:val="24"/>
          <w:rPrChange w:id="7288" w:author="Narendra" w:date="2021-08-21T13:02:00Z">
            <w:rPr>
              <w:rFonts w:ascii="Arial" w:eastAsia="Times New Roman" w:hAnsi="Arial" w:cs="Arial"/>
              <w:b/>
              <w:bCs/>
              <w:color w:val="3A3A3A"/>
              <w:sz w:val="27"/>
            </w:rPr>
          </w:rPrChange>
        </w:rPr>
        <w:lastRenderedPageBreak/>
        <w:t>Step2: Modify the ClientMasterRepository class as shown below</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28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7290" w:author="Narendra" w:date="2021-08-21T13:02:00Z">
            <w:rPr>
              <w:rFonts w:ascii="inherit" w:eastAsia="Times New Roman" w:hAnsi="inherit" w:cs="Consolas"/>
              <w:b/>
              <w:bCs/>
              <w:color w:val="D171DD"/>
              <w:sz w:val="25"/>
            </w:rPr>
          </w:rPrChange>
        </w:rPr>
        <w:t xml:space="preserve">namespace </w:t>
      </w:r>
      <w:r w:rsidRPr="008C6831">
        <w:rPr>
          <w:rFonts w:ascii="Maiandra GD" w:eastAsia="Times New Roman" w:hAnsi="Maiandra GD" w:cs="Consolas"/>
          <w:i/>
          <w:iCs/>
          <w:color w:val="4284AE"/>
          <w:sz w:val="24"/>
          <w:szCs w:val="24"/>
          <w:rPrChange w:id="7291" w:author="Narendra" w:date="2021-08-21T13:02:00Z">
            <w:rPr>
              <w:rFonts w:ascii="inherit" w:eastAsia="Times New Roman" w:hAnsi="inherit" w:cs="Consolas"/>
              <w:i/>
              <w:iCs/>
              <w:color w:val="4284AE"/>
              <w:sz w:val="25"/>
            </w:rPr>
          </w:rPrChange>
        </w:rPr>
        <w:t>TokenAuthenticationInWebAPI.Models</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29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7293"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29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7295"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7296"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7297" w:author="Narendra" w:date="2021-08-21T13:02:00Z">
            <w:rPr>
              <w:rFonts w:ascii="inherit" w:eastAsia="Times New Roman" w:hAnsi="inherit" w:cs="Consolas"/>
              <w:b/>
              <w:bCs/>
              <w:color w:val="D171DD"/>
              <w:sz w:val="25"/>
            </w:rPr>
          </w:rPrChange>
        </w:rPr>
        <w:t>class</w:t>
      </w:r>
      <w:r w:rsidRPr="008C6831">
        <w:rPr>
          <w:rFonts w:ascii="Maiandra GD" w:eastAsia="Times New Roman" w:hAnsi="Maiandra GD" w:cs="Consolas"/>
          <w:color w:val="CFD5E0"/>
          <w:sz w:val="24"/>
          <w:szCs w:val="24"/>
          <w:rPrChange w:id="7298" w:author="Narendra" w:date="2021-08-21T13:02:00Z">
            <w:rPr>
              <w:rFonts w:ascii="inherit" w:eastAsia="Times New Roman" w:hAnsi="inherit" w:cs="Consolas"/>
              <w:color w:val="CFD5E0"/>
              <w:sz w:val="25"/>
            </w:rPr>
          </w:rPrChange>
        </w:rPr>
        <w:t xml:space="preserve"> ClientMasterRepository : IDisposable</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29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7300"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30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7302" w:author="Narendra" w:date="2021-08-21T13:02:00Z">
            <w:rPr>
              <w:rFonts w:ascii="inherit" w:eastAsia="Times New Roman" w:hAnsi="inherit" w:cs="Consolas"/>
              <w:color w:val="6B7C8B"/>
              <w:sz w:val="25"/>
            </w:rPr>
          </w:rPrChange>
        </w:rPr>
        <w:t>// SECURITY_DBEntities it is your context class</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30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7304" w:author="Narendra" w:date="2021-08-21T13:02:00Z">
            <w:rPr>
              <w:rFonts w:ascii="inherit" w:eastAsia="Times New Roman" w:hAnsi="inherit" w:cs="Consolas"/>
              <w:color w:val="CFD5E0"/>
              <w:sz w:val="25"/>
            </w:rPr>
          </w:rPrChange>
        </w:rPr>
        <w:t xml:space="preserve">SECURITY_DBEntities context = </w:t>
      </w:r>
      <w:r w:rsidRPr="008C6831">
        <w:rPr>
          <w:rFonts w:ascii="Maiandra GD" w:eastAsia="Times New Roman" w:hAnsi="Maiandra GD" w:cs="Consolas"/>
          <w:color w:val="4284AE"/>
          <w:sz w:val="24"/>
          <w:szCs w:val="24"/>
          <w:rPrChange w:id="7305"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7306"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7307" w:author="Narendra" w:date="2021-08-21T13:02:00Z">
            <w:rPr>
              <w:rFonts w:ascii="inherit" w:eastAsia="Times New Roman" w:hAnsi="inherit" w:cs="Consolas"/>
              <w:color w:val="4284AE"/>
              <w:sz w:val="25"/>
            </w:rPr>
          </w:rPrChange>
        </w:rPr>
        <w:t>SECURITY_DBEntities</w:t>
      </w:r>
      <w:r w:rsidRPr="008C6831">
        <w:rPr>
          <w:rFonts w:ascii="Maiandra GD" w:eastAsia="Times New Roman" w:hAnsi="Maiandra GD" w:cs="Consolas"/>
          <w:b/>
          <w:bCs/>
          <w:color w:val="6B7C8B"/>
          <w:sz w:val="24"/>
          <w:szCs w:val="24"/>
          <w:rPrChange w:id="730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7309"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31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7311" w:author="Narendra" w:date="2021-08-21T13:02:00Z">
            <w:rPr>
              <w:rFonts w:ascii="inherit" w:eastAsia="Times New Roman" w:hAnsi="inherit" w:cs="Consolas"/>
              <w:color w:val="6B7C8B"/>
              <w:sz w:val="25"/>
            </w:rPr>
          </w:rPrChange>
        </w:rPr>
        <w:t>//This method is used to check and validate the Client credentials</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31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7313"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7314" w:author="Narendra" w:date="2021-08-21T13:02:00Z">
            <w:rPr>
              <w:rFonts w:ascii="inherit" w:eastAsia="Times New Roman" w:hAnsi="inherit" w:cs="Consolas"/>
              <w:color w:val="CFD5E0"/>
              <w:sz w:val="25"/>
            </w:rPr>
          </w:rPrChange>
        </w:rPr>
        <w:t xml:space="preserve"> ClientMaster </w:t>
      </w:r>
      <w:r w:rsidRPr="008C6831">
        <w:rPr>
          <w:rFonts w:ascii="Maiandra GD" w:eastAsia="Times New Roman" w:hAnsi="Maiandra GD" w:cs="Consolas"/>
          <w:color w:val="4284AE"/>
          <w:sz w:val="24"/>
          <w:szCs w:val="24"/>
          <w:rPrChange w:id="7315" w:author="Narendra" w:date="2021-08-21T13:02:00Z">
            <w:rPr>
              <w:rFonts w:ascii="inherit" w:eastAsia="Times New Roman" w:hAnsi="inherit" w:cs="Consolas"/>
              <w:color w:val="4284AE"/>
              <w:sz w:val="25"/>
            </w:rPr>
          </w:rPrChange>
        </w:rPr>
        <w:t>ValidateClient</w:t>
      </w:r>
      <w:r w:rsidRPr="008C6831">
        <w:rPr>
          <w:rFonts w:ascii="Maiandra GD" w:eastAsia="Times New Roman" w:hAnsi="Maiandra GD" w:cs="Consolas"/>
          <w:b/>
          <w:bCs/>
          <w:color w:val="6B7C8B"/>
          <w:sz w:val="24"/>
          <w:szCs w:val="24"/>
          <w:rPrChange w:id="7316"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7317" w:author="Narendra" w:date="2021-08-21T13:02:00Z">
            <w:rPr>
              <w:rFonts w:ascii="inherit" w:eastAsia="Times New Roman" w:hAnsi="inherit" w:cs="Consolas"/>
              <w:color w:val="CFD5E0"/>
              <w:sz w:val="25"/>
            </w:rPr>
          </w:rPrChange>
        </w:rPr>
        <w:t>string ClientID, string ClientSecret</w:t>
      </w:r>
      <w:r w:rsidRPr="008C6831">
        <w:rPr>
          <w:rFonts w:ascii="Maiandra GD" w:eastAsia="Times New Roman" w:hAnsi="Maiandra GD" w:cs="Consolas"/>
          <w:b/>
          <w:bCs/>
          <w:color w:val="6B7C8B"/>
          <w:sz w:val="24"/>
          <w:szCs w:val="24"/>
          <w:rPrChange w:id="7318"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31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7320"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32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7322" w:author="Narendra" w:date="2021-08-21T13:02:00Z">
            <w:rPr>
              <w:rFonts w:ascii="inherit" w:eastAsia="Times New Roman" w:hAnsi="inherit" w:cs="Consolas"/>
              <w:b/>
              <w:bCs/>
              <w:color w:val="D171DD"/>
              <w:sz w:val="25"/>
            </w:rPr>
          </w:rPrChange>
        </w:rPr>
        <w:t>return</w:t>
      </w:r>
      <w:r w:rsidRPr="008C6831">
        <w:rPr>
          <w:rFonts w:ascii="Maiandra GD" w:eastAsia="Times New Roman" w:hAnsi="Maiandra GD" w:cs="Consolas"/>
          <w:color w:val="CFD5E0"/>
          <w:sz w:val="24"/>
          <w:szCs w:val="24"/>
          <w:rPrChange w:id="7323" w:author="Narendra" w:date="2021-08-21T13:02:00Z">
            <w:rPr>
              <w:rFonts w:ascii="inherit" w:eastAsia="Times New Roman" w:hAnsi="inherit" w:cs="Consolas"/>
              <w:color w:val="CFD5E0"/>
              <w:sz w:val="25"/>
            </w:rPr>
          </w:rPrChange>
        </w:rPr>
        <w:t xml:space="preserve"> context.</w:t>
      </w:r>
      <w:r w:rsidRPr="008C6831">
        <w:rPr>
          <w:rFonts w:ascii="Maiandra GD" w:eastAsia="Times New Roman" w:hAnsi="Maiandra GD" w:cs="Consolas"/>
          <w:color w:val="4284AE"/>
          <w:sz w:val="24"/>
          <w:szCs w:val="24"/>
          <w:rPrChange w:id="7324" w:author="Narendra" w:date="2021-08-21T13:02:00Z">
            <w:rPr>
              <w:rFonts w:ascii="inherit" w:eastAsia="Times New Roman" w:hAnsi="inherit" w:cs="Consolas"/>
              <w:color w:val="4284AE"/>
              <w:sz w:val="25"/>
            </w:rPr>
          </w:rPrChange>
        </w:rPr>
        <w:t>ClientMasters</w:t>
      </w:r>
      <w:r w:rsidRPr="008C6831">
        <w:rPr>
          <w:rFonts w:ascii="Maiandra GD" w:eastAsia="Times New Roman" w:hAnsi="Maiandra GD" w:cs="Consolas"/>
          <w:color w:val="CFD5E0"/>
          <w:sz w:val="24"/>
          <w:szCs w:val="24"/>
          <w:rPrChange w:id="7325"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7326" w:author="Narendra" w:date="2021-08-21T13:02:00Z">
            <w:rPr>
              <w:rFonts w:ascii="inherit" w:eastAsia="Times New Roman" w:hAnsi="inherit" w:cs="Consolas"/>
              <w:color w:val="4284AE"/>
              <w:sz w:val="25"/>
            </w:rPr>
          </w:rPrChange>
        </w:rPr>
        <w:t>FirstOrDefault</w:t>
      </w:r>
      <w:r w:rsidRPr="008C6831">
        <w:rPr>
          <w:rFonts w:ascii="Maiandra GD" w:eastAsia="Times New Roman" w:hAnsi="Maiandra GD" w:cs="Consolas"/>
          <w:b/>
          <w:bCs/>
          <w:color w:val="6B7C8B"/>
          <w:sz w:val="24"/>
          <w:szCs w:val="24"/>
          <w:rPrChange w:id="732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7328" w:author="Narendra" w:date="2021-08-21T13:02:00Z">
            <w:rPr>
              <w:rFonts w:ascii="inherit" w:eastAsia="Times New Roman" w:hAnsi="inherit" w:cs="Consolas"/>
              <w:color w:val="CFD5E0"/>
              <w:sz w:val="25"/>
            </w:rPr>
          </w:rPrChange>
        </w:rPr>
        <w:t>user =</w:t>
      </w:r>
      <w:r w:rsidRPr="008C6831">
        <w:rPr>
          <w:rFonts w:ascii="Maiandra GD" w:eastAsia="Times New Roman" w:hAnsi="Maiandra GD" w:cs="Consolas"/>
          <w:b/>
          <w:bCs/>
          <w:color w:val="6B7C8B"/>
          <w:sz w:val="24"/>
          <w:szCs w:val="24"/>
          <w:rPrChange w:id="7329" w:author="Narendra" w:date="2021-08-21T13:02:00Z">
            <w:rPr>
              <w:rFonts w:ascii="inherit" w:eastAsia="Times New Roman" w:hAnsi="inherit" w:cs="Consolas"/>
              <w:b/>
              <w:bCs/>
              <w:color w:val="6B7C8B"/>
              <w:sz w:val="25"/>
            </w:rPr>
          </w:rPrChange>
        </w:rPr>
        <w:t>&gt;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33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7331" w:author="Narendra" w:date="2021-08-21T13:02:00Z">
            <w:rPr>
              <w:rFonts w:ascii="inherit" w:eastAsia="Times New Roman" w:hAnsi="inherit" w:cs="Consolas"/>
              <w:color w:val="CFD5E0"/>
              <w:sz w:val="25"/>
            </w:rPr>
          </w:rPrChange>
        </w:rPr>
        <w:t>user.</w:t>
      </w:r>
      <w:r w:rsidRPr="008C6831">
        <w:rPr>
          <w:rFonts w:ascii="Maiandra GD" w:eastAsia="Times New Roman" w:hAnsi="Maiandra GD" w:cs="Consolas"/>
          <w:color w:val="4284AE"/>
          <w:sz w:val="24"/>
          <w:szCs w:val="24"/>
          <w:rPrChange w:id="7332" w:author="Narendra" w:date="2021-08-21T13:02:00Z">
            <w:rPr>
              <w:rFonts w:ascii="inherit" w:eastAsia="Times New Roman" w:hAnsi="inherit" w:cs="Consolas"/>
              <w:color w:val="4284AE"/>
              <w:sz w:val="25"/>
            </w:rPr>
          </w:rPrChange>
        </w:rPr>
        <w:t>ClientID</w:t>
      </w:r>
      <w:r w:rsidRPr="008C6831">
        <w:rPr>
          <w:rFonts w:ascii="Maiandra GD" w:eastAsia="Times New Roman" w:hAnsi="Maiandra GD" w:cs="Consolas"/>
          <w:color w:val="CFD5E0"/>
          <w:sz w:val="24"/>
          <w:szCs w:val="24"/>
          <w:rPrChange w:id="7333" w:author="Narendra" w:date="2021-08-21T13:02:00Z">
            <w:rPr>
              <w:rFonts w:ascii="inherit" w:eastAsia="Times New Roman" w:hAnsi="inherit" w:cs="Consolas"/>
              <w:color w:val="CFD5E0"/>
              <w:sz w:val="25"/>
            </w:rPr>
          </w:rPrChange>
        </w:rPr>
        <w:t xml:space="preserve"> == ClientID</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33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7335" w:author="Narendra" w:date="2021-08-21T13:02:00Z">
            <w:rPr>
              <w:rFonts w:ascii="inherit" w:eastAsia="Times New Roman" w:hAnsi="inherit" w:cs="Consolas"/>
              <w:color w:val="CFD5E0"/>
              <w:sz w:val="25"/>
            </w:rPr>
          </w:rPrChange>
        </w:rPr>
        <w:t>&amp;&amp; user.</w:t>
      </w:r>
      <w:r w:rsidRPr="008C6831">
        <w:rPr>
          <w:rFonts w:ascii="Maiandra GD" w:eastAsia="Times New Roman" w:hAnsi="Maiandra GD" w:cs="Consolas"/>
          <w:color w:val="4284AE"/>
          <w:sz w:val="24"/>
          <w:szCs w:val="24"/>
          <w:rPrChange w:id="7336" w:author="Narendra" w:date="2021-08-21T13:02:00Z">
            <w:rPr>
              <w:rFonts w:ascii="inherit" w:eastAsia="Times New Roman" w:hAnsi="inherit" w:cs="Consolas"/>
              <w:color w:val="4284AE"/>
              <w:sz w:val="25"/>
            </w:rPr>
          </w:rPrChange>
        </w:rPr>
        <w:t>ClientSecret</w:t>
      </w:r>
      <w:r w:rsidRPr="008C6831">
        <w:rPr>
          <w:rFonts w:ascii="Maiandra GD" w:eastAsia="Times New Roman" w:hAnsi="Maiandra GD" w:cs="Consolas"/>
          <w:color w:val="CFD5E0"/>
          <w:sz w:val="24"/>
          <w:szCs w:val="24"/>
          <w:rPrChange w:id="7337" w:author="Narendra" w:date="2021-08-21T13:02:00Z">
            <w:rPr>
              <w:rFonts w:ascii="inherit" w:eastAsia="Times New Roman" w:hAnsi="inherit" w:cs="Consolas"/>
              <w:color w:val="CFD5E0"/>
              <w:sz w:val="25"/>
            </w:rPr>
          </w:rPrChange>
        </w:rPr>
        <w:t xml:space="preserve"> == ClientSecret</w:t>
      </w:r>
      <w:r w:rsidRPr="008C6831">
        <w:rPr>
          <w:rFonts w:ascii="Maiandra GD" w:eastAsia="Times New Roman" w:hAnsi="Maiandra GD" w:cs="Consolas"/>
          <w:b/>
          <w:bCs/>
          <w:color w:val="6B7C8B"/>
          <w:sz w:val="24"/>
          <w:szCs w:val="24"/>
          <w:rPrChange w:id="733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7339"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34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7341"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34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7343"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7344"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7345" w:author="Narendra" w:date="2021-08-21T13:02:00Z">
            <w:rPr>
              <w:rFonts w:ascii="inherit" w:eastAsia="Times New Roman" w:hAnsi="inherit" w:cs="Consolas"/>
              <w:b/>
              <w:bCs/>
              <w:color w:val="D171DD"/>
              <w:sz w:val="25"/>
            </w:rPr>
          </w:rPrChange>
        </w:rPr>
        <w:t>void</w:t>
      </w:r>
      <w:r w:rsidRPr="008C6831">
        <w:rPr>
          <w:rFonts w:ascii="Maiandra GD" w:eastAsia="Times New Roman" w:hAnsi="Maiandra GD" w:cs="Consolas"/>
          <w:color w:val="CFD5E0"/>
          <w:sz w:val="24"/>
          <w:szCs w:val="24"/>
          <w:rPrChange w:id="7346"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7347" w:author="Narendra" w:date="2021-08-21T13:02:00Z">
            <w:rPr>
              <w:rFonts w:ascii="inherit" w:eastAsia="Times New Roman" w:hAnsi="inherit" w:cs="Consolas"/>
              <w:color w:val="4284AE"/>
              <w:sz w:val="25"/>
            </w:rPr>
          </w:rPrChange>
        </w:rPr>
        <w:t>Dispose</w:t>
      </w:r>
      <w:r w:rsidRPr="008C6831">
        <w:rPr>
          <w:rFonts w:ascii="Maiandra GD" w:eastAsia="Times New Roman" w:hAnsi="Maiandra GD" w:cs="Consolas"/>
          <w:b/>
          <w:bCs/>
          <w:color w:val="6B7C8B"/>
          <w:sz w:val="24"/>
          <w:szCs w:val="24"/>
          <w:rPrChange w:id="7348"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34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7350"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35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7352" w:author="Narendra" w:date="2021-08-21T13:02:00Z">
            <w:rPr>
              <w:rFonts w:ascii="inherit" w:eastAsia="Times New Roman" w:hAnsi="inherit" w:cs="Consolas"/>
              <w:color w:val="CFD5E0"/>
              <w:sz w:val="25"/>
            </w:rPr>
          </w:rPrChange>
        </w:rPr>
        <w:t>context.</w:t>
      </w:r>
      <w:r w:rsidRPr="008C6831">
        <w:rPr>
          <w:rFonts w:ascii="Maiandra GD" w:eastAsia="Times New Roman" w:hAnsi="Maiandra GD" w:cs="Consolas"/>
          <w:color w:val="4284AE"/>
          <w:sz w:val="24"/>
          <w:szCs w:val="24"/>
          <w:rPrChange w:id="7353" w:author="Narendra" w:date="2021-08-21T13:02:00Z">
            <w:rPr>
              <w:rFonts w:ascii="inherit" w:eastAsia="Times New Roman" w:hAnsi="inherit" w:cs="Consolas"/>
              <w:color w:val="4284AE"/>
              <w:sz w:val="25"/>
            </w:rPr>
          </w:rPrChange>
        </w:rPr>
        <w:t>Dispose</w:t>
      </w:r>
      <w:r w:rsidRPr="008C6831">
        <w:rPr>
          <w:rFonts w:ascii="Maiandra GD" w:eastAsia="Times New Roman" w:hAnsi="Maiandra GD" w:cs="Consolas"/>
          <w:b/>
          <w:bCs/>
          <w:color w:val="6B7C8B"/>
          <w:sz w:val="24"/>
          <w:szCs w:val="24"/>
          <w:rPrChange w:id="7354"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7355"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35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7357"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35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7359"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line="384" w:lineRule="atLeast"/>
        <w:textAlignment w:val="baseline"/>
        <w:rPr>
          <w:rFonts w:ascii="Maiandra GD" w:eastAsia="Times New Roman" w:hAnsi="Maiandra GD" w:cs="Consolas"/>
          <w:color w:val="596174"/>
          <w:sz w:val="24"/>
          <w:szCs w:val="24"/>
          <w:rPrChange w:id="736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7361"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FFFFFF"/>
        <w:spacing w:after="0" w:line="240" w:lineRule="auto"/>
        <w:jc w:val="both"/>
        <w:textAlignment w:val="baseline"/>
        <w:outlineLvl w:val="5"/>
        <w:rPr>
          <w:rFonts w:ascii="Maiandra GD" w:eastAsia="Times New Roman" w:hAnsi="Maiandra GD" w:cs="Segoe UI"/>
          <w:color w:val="3A3A3A"/>
          <w:sz w:val="24"/>
          <w:szCs w:val="24"/>
          <w:rPrChange w:id="7362" w:author="Narendra" w:date="2021-08-21T13:02:00Z">
            <w:rPr>
              <w:rFonts w:ascii="Segoe UI" w:eastAsia="Times New Roman" w:hAnsi="Segoe UI" w:cs="Segoe UI"/>
              <w:color w:val="3A3A3A"/>
              <w:sz w:val="15"/>
              <w:szCs w:val="15"/>
            </w:rPr>
          </w:rPrChange>
        </w:rPr>
      </w:pPr>
      <w:r w:rsidRPr="008C6831">
        <w:rPr>
          <w:rFonts w:ascii="Maiandra GD" w:eastAsia="Times New Roman" w:hAnsi="Maiandra GD" w:cs="Arial"/>
          <w:b/>
          <w:bCs/>
          <w:color w:val="3A3A3A"/>
          <w:sz w:val="24"/>
          <w:szCs w:val="24"/>
          <w:rPrChange w:id="7363" w:author="Narendra" w:date="2021-08-21T13:02:00Z">
            <w:rPr>
              <w:rFonts w:ascii="Arial" w:eastAsia="Times New Roman" w:hAnsi="Arial" w:cs="Arial"/>
              <w:b/>
              <w:bCs/>
              <w:color w:val="3A3A3A"/>
              <w:sz w:val="23"/>
            </w:rPr>
          </w:rPrChange>
        </w:rPr>
        <w:t>Step3: Adding a Helper class</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7364"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212529"/>
          <w:sz w:val="24"/>
          <w:szCs w:val="24"/>
          <w:bdr w:val="none" w:sz="0" w:space="0" w:color="auto" w:frame="1"/>
          <w:rPrChange w:id="7365" w:author="Narendra" w:date="2021-08-21T13:02:00Z">
            <w:rPr>
              <w:rFonts w:ascii="Arial" w:eastAsia="Times New Roman" w:hAnsi="Arial" w:cs="Arial"/>
              <w:color w:val="212529"/>
              <w:sz w:val="23"/>
              <w:szCs w:val="23"/>
              <w:bdr w:val="none" w:sz="0" w:space="0" w:color="auto" w:frame="1"/>
            </w:rPr>
          </w:rPrChange>
        </w:rPr>
        <w:t>Add a class file with the name Helper.cs and then copy and paste the following code</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36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7367"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7368" w:author="Narendra" w:date="2021-08-21T13:02:00Z">
            <w:rPr>
              <w:rFonts w:ascii="inherit" w:eastAsia="Times New Roman" w:hAnsi="inherit" w:cs="Consolas"/>
              <w:i/>
              <w:iCs/>
              <w:color w:val="4284AE"/>
              <w:sz w:val="25"/>
            </w:rPr>
          </w:rPrChange>
        </w:rPr>
        <w:t>System;</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36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7370"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7371" w:author="Narendra" w:date="2021-08-21T13:02:00Z">
            <w:rPr>
              <w:rFonts w:ascii="inherit" w:eastAsia="Times New Roman" w:hAnsi="inherit" w:cs="Consolas"/>
              <w:i/>
              <w:iCs/>
              <w:color w:val="4284AE"/>
              <w:sz w:val="25"/>
            </w:rPr>
          </w:rPrChange>
        </w:rPr>
        <w:t>System.Security.Cryptography;</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37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7373" w:author="Narendra" w:date="2021-08-21T13:02:00Z">
            <w:rPr>
              <w:rFonts w:ascii="inherit" w:eastAsia="Times New Roman" w:hAnsi="inherit" w:cs="Consolas"/>
              <w:b/>
              <w:bCs/>
              <w:color w:val="D171DD"/>
              <w:sz w:val="25"/>
            </w:rPr>
          </w:rPrChange>
        </w:rPr>
        <w:t xml:space="preserve">namespace </w:t>
      </w:r>
      <w:r w:rsidRPr="008C6831">
        <w:rPr>
          <w:rFonts w:ascii="Maiandra GD" w:eastAsia="Times New Roman" w:hAnsi="Maiandra GD" w:cs="Consolas"/>
          <w:i/>
          <w:iCs/>
          <w:color w:val="4284AE"/>
          <w:sz w:val="24"/>
          <w:szCs w:val="24"/>
          <w:rPrChange w:id="7374" w:author="Narendra" w:date="2021-08-21T13:02:00Z">
            <w:rPr>
              <w:rFonts w:ascii="inherit" w:eastAsia="Times New Roman" w:hAnsi="inherit" w:cs="Consolas"/>
              <w:i/>
              <w:iCs/>
              <w:color w:val="4284AE"/>
              <w:sz w:val="25"/>
            </w:rPr>
          </w:rPrChange>
        </w:rPr>
        <w:t>TokenAuthenticationInWebAPI.Models</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37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7376"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37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7378"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7379"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7380" w:author="Narendra" w:date="2021-08-21T13:02:00Z">
            <w:rPr>
              <w:rFonts w:ascii="inherit" w:eastAsia="Times New Roman" w:hAnsi="inherit" w:cs="Consolas"/>
              <w:b/>
              <w:bCs/>
              <w:color w:val="D171DD"/>
              <w:sz w:val="25"/>
            </w:rPr>
          </w:rPrChange>
        </w:rPr>
        <w:t>class</w:t>
      </w:r>
      <w:r w:rsidRPr="008C6831">
        <w:rPr>
          <w:rFonts w:ascii="Maiandra GD" w:eastAsia="Times New Roman" w:hAnsi="Maiandra GD" w:cs="Consolas"/>
          <w:color w:val="CFD5E0"/>
          <w:sz w:val="24"/>
          <w:szCs w:val="24"/>
          <w:rPrChange w:id="7381" w:author="Narendra" w:date="2021-08-21T13:02:00Z">
            <w:rPr>
              <w:rFonts w:ascii="inherit" w:eastAsia="Times New Roman" w:hAnsi="inherit" w:cs="Consolas"/>
              <w:color w:val="CFD5E0"/>
              <w:sz w:val="25"/>
            </w:rPr>
          </w:rPrChange>
        </w:rPr>
        <w:t xml:space="preserve"> Helper</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38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7383"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38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7385"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7386"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7387" w:author="Narendra" w:date="2021-08-21T13:02:00Z">
            <w:rPr>
              <w:rFonts w:ascii="inherit" w:eastAsia="Times New Roman" w:hAnsi="inherit" w:cs="Consolas"/>
              <w:b/>
              <w:bCs/>
              <w:color w:val="D171DD"/>
              <w:sz w:val="25"/>
            </w:rPr>
          </w:rPrChange>
        </w:rPr>
        <w:t>static</w:t>
      </w:r>
      <w:r w:rsidRPr="008C6831">
        <w:rPr>
          <w:rFonts w:ascii="Maiandra GD" w:eastAsia="Times New Roman" w:hAnsi="Maiandra GD" w:cs="Consolas"/>
          <w:color w:val="CFD5E0"/>
          <w:sz w:val="24"/>
          <w:szCs w:val="24"/>
          <w:rPrChange w:id="7388" w:author="Narendra" w:date="2021-08-21T13:02:00Z">
            <w:rPr>
              <w:rFonts w:ascii="inherit" w:eastAsia="Times New Roman" w:hAnsi="inherit" w:cs="Consolas"/>
              <w:color w:val="CFD5E0"/>
              <w:sz w:val="25"/>
            </w:rPr>
          </w:rPrChange>
        </w:rPr>
        <w:t xml:space="preserve"> string </w:t>
      </w:r>
      <w:r w:rsidRPr="008C6831">
        <w:rPr>
          <w:rFonts w:ascii="Maiandra GD" w:eastAsia="Times New Roman" w:hAnsi="Maiandra GD" w:cs="Consolas"/>
          <w:color w:val="4284AE"/>
          <w:sz w:val="24"/>
          <w:szCs w:val="24"/>
          <w:rPrChange w:id="7389" w:author="Narendra" w:date="2021-08-21T13:02:00Z">
            <w:rPr>
              <w:rFonts w:ascii="inherit" w:eastAsia="Times New Roman" w:hAnsi="inherit" w:cs="Consolas"/>
              <w:color w:val="4284AE"/>
              <w:sz w:val="25"/>
            </w:rPr>
          </w:rPrChange>
        </w:rPr>
        <w:t>GetHash</w:t>
      </w:r>
      <w:r w:rsidRPr="008C6831">
        <w:rPr>
          <w:rFonts w:ascii="Maiandra GD" w:eastAsia="Times New Roman" w:hAnsi="Maiandra GD" w:cs="Consolas"/>
          <w:b/>
          <w:bCs/>
          <w:color w:val="6B7C8B"/>
          <w:sz w:val="24"/>
          <w:szCs w:val="24"/>
          <w:rPrChange w:id="7390"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7391" w:author="Narendra" w:date="2021-08-21T13:02:00Z">
            <w:rPr>
              <w:rFonts w:ascii="inherit" w:eastAsia="Times New Roman" w:hAnsi="inherit" w:cs="Consolas"/>
              <w:color w:val="CFD5E0"/>
              <w:sz w:val="25"/>
            </w:rPr>
          </w:rPrChange>
        </w:rPr>
        <w:t>string input</w:t>
      </w:r>
      <w:r w:rsidRPr="008C6831">
        <w:rPr>
          <w:rFonts w:ascii="Maiandra GD" w:eastAsia="Times New Roman" w:hAnsi="Maiandra GD" w:cs="Consolas"/>
          <w:b/>
          <w:bCs/>
          <w:color w:val="6B7C8B"/>
          <w:sz w:val="24"/>
          <w:szCs w:val="24"/>
          <w:rPrChange w:id="7392"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39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7394"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39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7396" w:author="Narendra" w:date="2021-08-21T13:02:00Z">
            <w:rPr>
              <w:rFonts w:ascii="inherit" w:eastAsia="Times New Roman" w:hAnsi="inherit" w:cs="Consolas"/>
              <w:color w:val="CFD5E0"/>
              <w:sz w:val="25"/>
            </w:rPr>
          </w:rPrChange>
        </w:rPr>
        <w:t xml:space="preserve">HashAlgorithm hashAlgorithm = </w:t>
      </w:r>
      <w:r w:rsidRPr="008C6831">
        <w:rPr>
          <w:rFonts w:ascii="Maiandra GD" w:eastAsia="Times New Roman" w:hAnsi="Maiandra GD" w:cs="Consolas"/>
          <w:color w:val="4284AE"/>
          <w:sz w:val="24"/>
          <w:szCs w:val="24"/>
          <w:rPrChange w:id="7397"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7398"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7399" w:author="Narendra" w:date="2021-08-21T13:02:00Z">
            <w:rPr>
              <w:rFonts w:ascii="inherit" w:eastAsia="Times New Roman" w:hAnsi="inherit" w:cs="Consolas"/>
              <w:color w:val="4284AE"/>
              <w:sz w:val="25"/>
            </w:rPr>
          </w:rPrChange>
        </w:rPr>
        <w:t>SHA256CryptoServiceProvider</w:t>
      </w:r>
      <w:r w:rsidRPr="008C6831">
        <w:rPr>
          <w:rFonts w:ascii="Maiandra GD" w:eastAsia="Times New Roman" w:hAnsi="Maiandra GD" w:cs="Consolas"/>
          <w:b/>
          <w:bCs/>
          <w:color w:val="6B7C8B"/>
          <w:sz w:val="24"/>
          <w:szCs w:val="24"/>
          <w:rPrChange w:id="7400"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7401"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40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7403" w:author="Narendra" w:date="2021-08-21T13:02:00Z">
            <w:rPr>
              <w:rFonts w:ascii="inherit" w:eastAsia="Times New Roman" w:hAnsi="inherit" w:cs="Consolas"/>
              <w:b/>
              <w:bCs/>
              <w:color w:val="D171DD"/>
              <w:sz w:val="25"/>
            </w:rPr>
          </w:rPrChange>
        </w:rPr>
        <w:t>byte</w:t>
      </w:r>
      <w:r w:rsidRPr="008C6831">
        <w:rPr>
          <w:rFonts w:ascii="Maiandra GD" w:eastAsia="Times New Roman" w:hAnsi="Maiandra GD" w:cs="Consolas"/>
          <w:b/>
          <w:bCs/>
          <w:color w:val="6B7C8B"/>
          <w:sz w:val="24"/>
          <w:szCs w:val="24"/>
          <w:rPrChange w:id="7404"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7405" w:author="Narendra" w:date="2021-08-21T13:02:00Z">
            <w:rPr>
              <w:rFonts w:ascii="inherit" w:eastAsia="Times New Roman" w:hAnsi="inherit" w:cs="Consolas"/>
              <w:color w:val="CFD5E0"/>
              <w:sz w:val="25"/>
            </w:rPr>
          </w:rPrChange>
        </w:rPr>
        <w:t xml:space="preserve"> byteValue = System.</w:t>
      </w:r>
      <w:r w:rsidRPr="008C6831">
        <w:rPr>
          <w:rFonts w:ascii="Maiandra GD" w:eastAsia="Times New Roman" w:hAnsi="Maiandra GD" w:cs="Consolas"/>
          <w:color w:val="4284AE"/>
          <w:sz w:val="24"/>
          <w:szCs w:val="24"/>
          <w:rPrChange w:id="7406" w:author="Narendra" w:date="2021-08-21T13:02:00Z">
            <w:rPr>
              <w:rFonts w:ascii="inherit" w:eastAsia="Times New Roman" w:hAnsi="inherit" w:cs="Consolas"/>
              <w:color w:val="4284AE"/>
              <w:sz w:val="25"/>
            </w:rPr>
          </w:rPrChange>
        </w:rPr>
        <w:t>Text</w:t>
      </w:r>
      <w:r w:rsidRPr="008C6831">
        <w:rPr>
          <w:rFonts w:ascii="Maiandra GD" w:eastAsia="Times New Roman" w:hAnsi="Maiandra GD" w:cs="Consolas"/>
          <w:color w:val="CFD5E0"/>
          <w:sz w:val="24"/>
          <w:szCs w:val="24"/>
          <w:rPrChange w:id="7407"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7408" w:author="Narendra" w:date="2021-08-21T13:02:00Z">
            <w:rPr>
              <w:rFonts w:ascii="inherit" w:eastAsia="Times New Roman" w:hAnsi="inherit" w:cs="Consolas"/>
              <w:color w:val="4284AE"/>
              <w:sz w:val="25"/>
            </w:rPr>
          </w:rPrChange>
        </w:rPr>
        <w:t>Encoding</w:t>
      </w:r>
      <w:r w:rsidRPr="008C6831">
        <w:rPr>
          <w:rFonts w:ascii="Maiandra GD" w:eastAsia="Times New Roman" w:hAnsi="Maiandra GD" w:cs="Consolas"/>
          <w:color w:val="CFD5E0"/>
          <w:sz w:val="24"/>
          <w:szCs w:val="24"/>
          <w:rPrChange w:id="7409"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7410" w:author="Narendra" w:date="2021-08-21T13:02:00Z">
            <w:rPr>
              <w:rFonts w:ascii="inherit" w:eastAsia="Times New Roman" w:hAnsi="inherit" w:cs="Consolas"/>
              <w:color w:val="4284AE"/>
              <w:sz w:val="25"/>
            </w:rPr>
          </w:rPrChange>
        </w:rPr>
        <w:t>UTF8</w:t>
      </w:r>
      <w:r w:rsidRPr="008C6831">
        <w:rPr>
          <w:rFonts w:ascii="Maiandra GD" w:eastAsia="Times New Roman" w:hAnsi="Maiandra GD" w:cs="Consolas"/>
          <w:color w:val="CFD5E0"/>
          <w:sz w:val="24"/>
          <w:szCs w:val="24"/>
          <w:rPrChange w:id="7411"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7412" w:author="Narendra" w:date="2021-08-21T13:02:00Z">
            <w:rPr>
              <w:rFonts w:ascii="inherit" w:eastAsia="Times New Roman" w:hAnsi="inherit" w:cs="Consolas"/>
              <w:color w:val="4284AE"/>
              <w:sz w:val="25"/>
            </w:rPr>
          </w:rPrChange>
        </w:rPr>
        <w:t>GetBytes</w:t>
      </w:r>
      <w:r w:rsidRPr="008C6831">
        <w:rPr>
          <w:rFonts w:ascii="Maiandra GD" w:eastAsia="Times New Roman" w:hAnsi="Maiandra GD" w:cs="Consolas"/>
          <w:b/>
          <w:bCs/>
          <w:color w:val="6B7C8B"/>
          <w:sz w:val="24"/>
          <w:szCs w:val="24"/>
          <w:rPrChange w:id="741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7414" w:author="Narendra" w:date="2021-08-21T13:02:00Z">
            <w:rPr>
              <w:rFonts w:ascii="inherit" w:eastAsia="Times New Roman" w:hAnsi="inherit" w:cs="Consolas"/>
              <w:color w:val="CFD5E0"/>
              <w:sz w:val="25"/>
            </w:rPr>
          </w:rPrChange>
        </w:rPr>
        <w:t>input</w:t>
      </w:r>
      <w:r w:rsidRPr="008C6831">
        <w:rPr>
          <w:rFonts w:ascii="Maiandra GD" w:eastAsia="Times New Roman" w:hAnsi="Maiandra GD" w:cs="Consolas"/>
          <w:b/>
          <w:bCs/>
          <w:color w:val="6B7C8B"/>
          <w:sz w:val="24"/>
          <w:szCs w:val="24"/>
          <w:rPrChange w:id="7415"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7416"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41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7418" w:author="Narendra" w:date="2021-08-21T13:02:00Z">
            <w:rPr>
              <w:rFonts w:ascii="inherit" w:eastAsia="Times New Roman" w:hAnsi="inherit" w:cs="Consolas"/>
              <w:b/>
              <w:bCs/>
              <w:color w:val="D171DD"/>
              <w:sz w:val="25"/>
            </w:rPr>
          </w:rPrChange>
        </w:rPr>
        <w:t>byte</w:t>
      </w:r>
      <w:r w:rsidRPr="008C6831">
        <w:rPr>
          <w:rFonts w:ascii="Maiandra GD" w:eastAsia="Times New Roman" w:hAnsi="Maiandra GD" w:cs="Consolas"/>
          <w:b/>
          <w:bCs/>
          <w:color w:val="6B7C8B"/>
          <w:sz w:val="24"/>
          <w:szCs w:val="24"/>
          <w:rPrChange w:id="741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7420" w:author="Narendra" w:date="2021-08-21T13:02:00Z">
            <w:rPr>
              <w:rFonts w:ascii="inherit" w:eastAsia="Times New Roman" w:hAnsi="inherit" w:cs="Consolas"/>
              <w:color w:val="CFD5E0"/>
              <w:sz w:val="25"/>
            </w:rPr>
          </w:rPrChange>
        </w:rPr>
        <w:t xml:space="preserve"> byteHash = hashAlgorithm.</w:t>
      </w:r>
      <w:r w:rsidRPr="008C6831">
        <w:rPr>
          <w:rFonts w:ascii="Maiandra GD" w:eastAsia="Times New Roman" w:hAnsi="Maiandra GD" w:cs="Consolas"/>
          <w:color w:val="4284AE"/>
          <w:sz w:val="24"/>
          <w:szCs w:val="24"/>
          <w:rPrChange w:id="7421" w:author="Narendra" w:date="2021-08-21T13:02:00Z">
            <w:rPr>
              <w:rFonts w:ascii="inherit" w:eastAsia="Times New Roman" w:hAnsi="inherit" w:cs="Consolas"/>
              <w:color w:val="4284AE"/>
              <w:sz w:val="25"/>
            </w:rPr>
          </w:rPrChange>
        </w:rPr>
        <w:t>ComputeHash</w:t>
      </w:r>
      <w:r w:rsidRPr="008C6831">
        <w:rPr>
          <w:rFonts w:ascii="Maiandra GD" w:eastAsia="Times New Roman" w:hAnsi="Maiandra GD" w:cs="Consolas"/>
          <w:b/>
          <w:bCs/>
          <w:color w:val="6B7C8B"/>
          <w:sz w:val="24"/>
          <w:szCs w:val="24"/>
          <w:rPrChange w:id="742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7423" w:author="Narendra" w:date="2021-08-21T13:02:00Z">
            <w:rPr>
              <w:rFonts w:ascii="inherit" w:eastAsia="Times New Roman" w:hAnsi="inherit" w:cs="Consolas"/>
              <w:color w:val="CFD5E0"/>
              <w:sz w:val="25"/>
            </w:rPr>
          </w:rPrChange>
        </w:rPr>
        <w:t>byteValue</w:t>
      </w:r>
      <w:r w:rsidRPr="008C6831">
        <w:rPr>
          <w:rFonts w:ascii="Maiandra GD" w:eastAsia="Times New Roman" w:hAnsi="Maiandra GD" w:cs="Consolas"/>
          <w:b/>
          <w:bCs/>
          <w:color w:val="6B7C8B"/>
          <w:sz w:val="24"/>
          <w:szCs w:val="24"/>
          <w:rPrChange w:id="7424"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7425"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42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7427" w:author="Narendra" w:date="2021-08-21T13:02:00Z">
            <w:rPr>
              <w:rFonts w:ascii="inherit" w:eastAsia="Times New Roman" w:hAnsi="inherit" w:cs="Consolas"/>
              <w:b/>
              <w:bCs/>
              <w:color w:val="D171DD"/>
              <w:sz w:val="25"/>
            </w:rPr>
          </w:rPrChange>
        </w:rPr>
        <w:lastRenderedPageBreak/>
        <w:t>return</w:t>
      </w:r>
      <w:r w:rsidRPr="008C6831">
        <w:rPr>
          <w:rFonts w:ascii="Maiandra GD" w:eastAsia="Times New Roman" w:hAnsi="Maiandra GD" w:cs="Consolas"/>
          <w:color w:val="CFD5E0"/>
          <w:sz w:val="24"/>
          <w:szCs w:val="24"/>
          <w:rPrChange w:id="7428" w:author="Narendra" w:date="2021-08-21T13:02:00Z">
            <w:rPr>
              <w:rFonts w:ascii="inherit" w:eastAsia="Times New Roman" w:hAnsi="inherit" w:cs="Consolas"/>
              <w:color w:val="CFD5E0"/>
              <w:sz w:val="25"/>
            </w:rPr>
          </w:rPrChange>
        </w:rPr>
        <w:t xml:space="preserve"> Convert.</w:t>
      </w:r>
      <w:r w:rsidRPr="008C6831">
        <w:rPr>
          <w:rFonts w:ascii="Maiandra GD" w:eastAsia="Times New Roman" w:hAnsi="Maiandra GD" w:cs="Consolas"/>
          <w:color w:val="4284AE"/>
          <w:sz w:val="24"/>
          <w:szCs w:val="24"/>
          <w:rPrChange w:id="7429" w:author="Narendra" w:date="2021-08-21T13:02:00Z">
            <w:rPr>
              <w:rFonts w:ascii="inherit" w:eastAsia="Times New Roman" w:hAnsi="inherit" w:cs="Consolas"/>
              <w:color w:val="4284AE"/>
              <w:sz w:val="25"/>
            </w:rPr>
          </w:rPrChange>
        </w:rPr>
        <w:t>ToBase64String</w:t>
      </w:r>
      <w:r w:rsidRPr="008C6831">
        <w:rPr>
          <w:rFonts w:ascii="Maiandra GD" w:eastAsia="Times New Roman" w:hAnsi="Maiandra GD" w:cs="Consolas"/>
          <w:b/>
          <w:bCs/>
          <w:color w:val="6B7C8B"/>
          <w:sz w:val="24"/>
          <w:szCs w:val="24"/>
          <w:rPrChange w:id="7430"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7431" w:author="Narendra" w:date="2021-08-21T13:02:00Z">
            <w:rPr>
              <w:rFonts w:ascii="inherit" w:eastAsia="Times New Roman" w:hAnsi="inherit" w:cs="Consolas"/>
              <w:color w:val="CFD5E0"/>
              <w:sz w:val="25"/>
            </w:rPr>
          </w:rPrChange>
        </w:rPr>
        <w:t>byteHash</w:t>
      </w:r>
      <w:r w:rsidRPr="008C6831">
        <w:rPr>
          <w:rFonts w:ascii="Maiandra GD" w:eastAsia="Times New Roman" w:hAnsi="Maiandra GD" w:cs="Consolas"/>
          <w:b/>
          <w:bCs/>
          <w:color w:val="6B7C8B"/>
          <w:sz w:val="24"/>
          <w:szCs w:val="24"/>
          <w:rPrChange w:id="743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7433"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43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7435"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43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7437"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line="384" w:lineRule="atLeast"/>
        <w:textAlignment w:val="baseline"/>
        <w:rPr>
          <w:rFonts w:ascii="Maiandra GD" w:eastAsia="Times New Roman" w:hAnsi="Maiandra GD" w:cs="Consolas"/>
          <w:color w:val="596174"/>
          <w:sz w:val="24"/>
          <w:szCs w:val="24"/>
          <w:rPrChange w:id="743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7439"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7440"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212529"/>
          <w:sz w:val="24"/>
          <w:szCs w:val="24"/>
          <w:bdr w:val="none" w:sz="0" w:space="0" w:color="auto" w:frame="1"/>
          <w:rPrChange w:id="7441" w:author="Narendra" w:date="2021-08-21T13:02:00Z">
            <w:rPr>
              <w:rFonts w:ascii="Arial" w:eastAsia="Times New Roman" w:hAnsi="Arial" w:cs="Arial"/>
              <w:color w:val="212529"/>
              <w:sz w:val="23"/>
              <w:szCs w:val="23"/>
              <w:bdr w:val="none" w:sz="0" w:space="0" w:color="auto" w:frame="1"/>
            </w:rPr>
          </w:rPrChange>
        </w:rPr>
        <w:t>The above GetHash method is straightforward; it takes an input of string type and returns its hash value.</w:t>
      </w:r>
    </w:p>
    <w:p w:rsidR="006E519F" w:rsidRPr="008C6831" w:rsidRDefault="006E519F" w:rsidP="006E519F">
      <w:pPr>
        <w:shd w:val="clear" w:color="auto" w:fill="FFFFFF"/>
        <w:spacing w:after="0" w:line="240" w:lineRule="auto"/>
        <w:jc w:val="both"/>
        <w:textAlignment w:val="baseline"/>
        <w:outlineLvl w:val="5"/>
        <w:rPr>
          <w:rFonts w:ascii="Maiandra GD" w:eastAsia="Times New Roman" w:hAnsi="Maiandra GD" w:cs="Segoe UI"/>
          <w:color w:val="3A3A3A"/>
          <w:sz w:val="24"/>
          <w:szCs w:val="24"/>
          <w:rPrChange w:id="7442" w:author="Narendra" w:date="2021-08-21T13:02:00Z">
            <w:rPr>
              <w:rFonts w:ascii="Segoe UI" w:eastAsia="Times New Roman" w:hAnsi="Segoe UI" w:cs="Segoe UI"/>
              <w:color w:val="3A3A3A"/>
              <w:sz w:val="15"/>
              <w:szCs w:val="15"/>
            </w:rPr>
          </w:rPrChange>
        </w:rPr>
      </w:pPr>
      <w:r w:rsidRPr="008C6831">
        <w:rPr>
          <w:rFonts w:ascii="Maiandra GD" w:eastAsia="Times New Roman" w:hAnsi="Maiandra GD" w:cs="Arial"/>
          <w:b/>
          <w:bCs/>
          <w:color w:val="3A3A3A"/>
          <w:sz w:val="24"/>
          <w:szCs w:val="24"/>
          <w:rPrChange w:id="7443" w:author="Narendra" w:date="2021-08-21T13:02:00Z">
            <w:rPr>
              <w:rFonts w:ascii="Arial" w:eastAsia="Times New Roman" w:hAnsi="Arial" w:cs="Arial"/>
              <w:b/>
              <w:bCs/>
              <w:color w:val="3A3A3A"/>
              <w:sz w:val="23"/>
            </w:rPr>
          </w:rPrChange>
        </w:rPr>
        <w:t>Step4: Add AuthenticationRepository class file</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7444"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212529"/>
          <w:sz w:val="24"/>
          <w:szCs w:val="24"/>
          <w:bdr w:val="none" w:sz="0" w:space="0" w:color="auto" w:frame="1"/>
          <w:rPrChange w:id="7445" w:author="Narendra" w:date="2021-08-21T13:02:00Z">
            <w:rPr>
              <w:rFonts w:ascii="Arial" w:eastAsia="Times New Roman" w:hAnsi="Arial" w:cs="Arial"/>
              <w:color w:val="212529"/>
              <w:sz w:val="23"/>
              <w:szCs w:val="23"/>
              <w:bdr w:val="none" w:sz="0" w:space="0" w:color="auto" w:frame="1"/>
            </w:rPr>
          </w:rPrChange>
        </w:rPr>
        <w:t>Add a class file with the name </w:t>
      </w:r>
      <w:r w:rsidRPr="008C6831">
        <w:rPr>
          <w:rFonts w:ascii="Maiandra GD" w:eastAsia="Times New Roman" w:hAnsi="Maiandra GD" w:cs="Arial"/>
          <w:b/>
          <w:bCs/>
          <w:color w:val="212529"/>
          <w:sz w:val="24"/>
          <w:szCs w:val="24"/>
          <w:rPrChange w:id="7446" w:author="Narendra" w:date="2021-08-21T13:02:00Z">
            <w:rPr>
              <w:rFonts w:ascii="Arial" w:eastAsia="Times New Roman" w:hAnsi="Arial" w:cs="Arial"/>
              <w:b/>
              <w:bCs/>
              <w:color w:val="212529"/>
              <w:sz w:val="23"/>
            </w:rPr>
          </w:rPrChange>
        </w:rPr>
        <w:t>AuthenticationRepository.cs</w:t>
      </w:r>
      <w:r w:rsidRPr="008C6831">
        <w:rPr>
          <w:rFonts w:ascii="Maiandra GD" w:eastAsia="Times New Roman" w:hAnsi="Maiandra GD" w:cs="Arial"/>
          <w:color w:val="212529"/>
          <w:sz w:val="24"/>
          <w:szCs w:val="24"/>
          <w:bdr w:val="none" w:sz="0" w:space="0" w:color="auto" w:frame="1"/>
          <w:rPrChange w:id="7447" w:author="Narendra" w:date="2021-08-21T13:02:00Z">
            <w:rPr>
              <w:rFonts w:ascii="Arial" w:eastAsia="Times New Roman" w:hAnsi="Arial" w:cs="Arial"/>
              <w:color w:val="212529"/>
              <w:sz w:val="23"/>
              <w:szCs w:val="23"/>
              <w:bdr w:val="none" w:sz="0" w:space="0" w:color="auto" w:frame="1"/>
            </w:rPr>
          </w:rPrChange>
        </w:rPr>
        <w:t> and then copy and paste the following code.</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44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7449"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7450" w:author="Narendra" w:date="2021-08-21T13:02:00Z">
            <w:rPr>
              <w:rFonts w:ascii="inherit" w:eastAsia="Times New Roman" w:hAnsi="inherit" w:cs="Consolas"/>
              <w:i/>
              <w:iCs/>
              <w:color w:val="4284AE"/>
              <w:sz w:val="25"/>
            </w:rPr>
          </w:rPrChange>
        </w:rPr>
        <w:t>System;</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45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7452"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7453" w:author="Narendra" w:date="2021-08-21T13:02:00Z">
            <w:rPr>
              <w:rFonts w:ascii="inherit" w:eastAsia="Times New Roman" w:hAnsi="inherit" w:cs="Consolas"/>
              <w:i/>
              <w:iCs/>
              <w:color w:val="4284AE"/>
              <w:sz w:val="25"/>
            </w:rPr>
          </w:rPrChange>
        </w:rPr>
        <w:t>System.Collections.Generic;</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45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7455"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7456" w:author="Narendra" w:date="2021-08-21T13:02:00Z">
            <w:rPr>
              <w:rFonts w:ascii="inherit" w:eastAsia="Times New Roman" w:hAnsi="inherit" w:cs="Consolas"/>
              <w:i/>
              <w:iCs/>
              <w:color w:val="4284AE"/>
              <w:sz w:val="25"/>
            </w:rPr>
          </w:rPrChange>
        </w:rPr>
        <w:t>System.Linq;</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45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7458"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7459" w:author="Narendra" w:date="2021-08-21T13:02:00Z">
            <w:rPr>
              <w:rFonts w:ascii="inherit" w:eastAsia="Times New Roman" w:hAnsi="inherit" w:cs="Consolas"/>
              <w:i/>
              <w:iCs/>
              <w:color w:val="4284AE"/>
              <w:sz w:val="25"/>
            </w:rPr>
          </w:rPrChange>
        </w:rPr>
        <w:t>System.Threading.Tasks;</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46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7461" w:author="Narendra" w:date="2021-08-21T13:02:00Z">
            <w:rPr>
              <w:rFonts w:ascii="inherit" w:eastAsia="Times New Roman" w:hAnsi="inherit" w:cs="Consolas"/>
              <w:b/>
              <w:bCs/>
              <w:color w:val="D171DD"/>
              <w:sz w:val="25"/>
            </w:rPr>
          </w:rPrChange>
        </w:rPr>
        <w:t xml:space="preserve">namespace </w:t>
      </w:r>
      <w:r w:rsidRPr="008C6831">
        <w:rPr>
          <w:rFonts w:ascii="Maiandra GD" w:eastAsia="Times New Roman" w:hAnsi="Maiandra GD" w:cs="Consolas"/>
          <w:i/>
          <w:iCs/>
          <w:color w:val="4284AE"/>
          <w:sz w:val="24"/>
          <w:szCs w:val="24"/>
          <w:rPrChange w:id="7462" w:author="Narendra" w:date="2021-08-21T13:02:00Z">
            <w:rPr>
              <w:rFonts w:ascii="inherit" w:eastAsia="Times New Roman" w:hAnsi="inherit" w:cs="Consolas"/>
              <w:i/>
              <w:iCs/>
              <w:color w:val="4284AE"/>
              <w:sz w:val="25"/>
            </w:rPr>
          </w:rPrChange>
        </w:rPr>
        <w:t>TokenAuthenticationInWebAPI.Models</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46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7464"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46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7466"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7467"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7468" w:author="Narendra" w:date="2021-08-21T13:02:00Z">
            <w:rPr>
              <w:rFonts w:ascii="inherit" w:eastAsia="Times New Roman" w:hAnsi="inherit" w:cs="Consolas"/>
              <w:b/>
              <w:bCs/>
              <w:color w:val="D171DD"/>
              <w:sz w:val="25"/>
            </w:rPr>
          </w:rPrChange>
        </w:rPr>
        <w:t>class</w:t>
      </w:r>
      <w:r w:rsidRPr="008C6831">
        <w:rPr>
          <w:rFonts w:ascii="Maiandra GD" w:eastAsia="Times New Roman" w:hAnsi="Maiandra GD" w:cs="Consolas"/>
          <w:color w:val="CFD5E0"/>
          <w:sz w:val="24"/>
          <w:szCs w:val="24"/>
          <w:rPrChange w:id="7469" w:author="Narendra" w:date="2021-08-21T13:02:00Z">
            <w:rPr>
              <w:rFonts w:ascii="inherit" w:eastAsia="Times New Roman" w:hAnsi="inherit" w:cs="Consolas"/>
              <w:color w:val="CFD5E0"/>
              <w:sz w:val="25"/>
            </w:rPr>
          </w:rPrChange>
        </w:rPr>
        <w:t xml:space="preserve"> AuthenticationRepository : IDisposable</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47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7471"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47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7473" w:author="Narendra" w:date="2021-08-21T13:02:00Z">
            <w:rPr>
              <w:rFonts w:ascii="inherit" w:eastAsia="Times New Roman" w:hAnsi="inherit" w:cs="Consolas"/>
              <w:color w:val="CFD5E0"/>
              <w:sz w:val="25"/>
            </w:rPr>
          </w:rPrChange>
        </w:rPr>
        <w:t xml:space="preserve">SECURITY_DBEntities context = </w:t>
      </w:r>
      <w:r w:rsidRPr="008C6831">
        <w:rPr>
          <w:rFonts w:ascii="Maiandra GD" w:eastAsia="Times New Roman" w:hAnsi="Maiandra GD" w:cs="Consolas"/>
          <w:color w:val="4284AE"/>
          <w:sz w:val="24"/>
          <w:szCs w:val="24"/>
          <w:rPrChange w:id="7474"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7475"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7476" w:author="Narendra" w:date="2021-08-21T13:02:00Z">
            <w:rPr>
              <w:rFonts w:ascii="inherit" w:eastAsia="Times New Roman" w:hAnsi="inherit" w:cs="Consolas"/>
              <w:color w:val="4284AE"/>
              <w:sz w:val="25"/>
            </w:rPr>
          </w:rPrChange>
        </w:rPr>
        <w:t>SECURITY_DBEntities</w:t>
      </w:r>
      <w:r w:rsidRPr="008C6831">
        <w:rPr>
          <w:rFonts w:ascii="Maiandra GD" w:eastAsia="Times New Roman" w:hAnsi="Maiandra GD" w:cs="Consolas"/>
          <w:b/>
          <w:bCs/>
          <w:color w:val="6B7C8B"/>
          <w:sz w:val="24"/>
          <w:szCs w:val="24"/>
          <w:rPrChange w:id="747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7478"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47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7480" w:author="Narendra" w:date="2021-08-21T13:02:00Z">
            <w:rPr>
              <w:rFonts w:ascii="inherit" w:eastAsia="Times New Roman" w:hAnsi="inherit" w:cs="Consolas"/>
              <w:color w:val="6B7C8B"/>
              <w:sz w:val="25"/>
            </w:rPr>
          </w:rPrChange>
        </w:rPr>
        <w:t>//Add the Refresh token</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48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7482"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7483"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7484" w:author="Narendra" w:date="2021-08-21T13:02:00Z">
            <w:rPr>
              <w:rFonts w:ascii="inherit" w:eastAsia="Times New Roman" w:hAnsi="inherit" w:cs="Consolas"/>
              <w:b/>
              <w:bCs/>
              <w:color w:val="D171DD"/>
              <w:sz w:val="25"/>
            </w:rPr>
          </w:rPrChange>
        </w:rPr>
        <w:t>async</w:t>
      </w:r>
      <w:r w:rsidRPr="008C6831">
        <w:rPr>
          <w:rFonts w:ascii="Maiandra GD" w:eastAsia="Times New Roman" w:hAnsi="Maiandra GD" w:cs="Consolas"/>
          <w:color w:val="CFD5E0"/>
          <w:sz w:val="24"/>
          <w:szCs w:val="24"/>
          <w:rPrChange w:id="7485" w:author="Narendra" w:date="2021-08-21T13:02:00Z">
            <w:rPr>
              <w:rFonts w:ascii="inherit" w:eastAsia="Times New Roman" w:hAnsi="inherit" w:cs="Consolas"/>
              <w:color w:val="CFD5E0"/>
              <w:sz w:val="25"/>
            </w:rPr>
          </w:rPrChange>
        </w:rPr>
        <w:t xml:space="preserve"> Task</w:t>
      </w:r>
      <w:r w:rsidRPr="008C6831">
        <w:rPr>
          <w:rFonts w:ascii="Maiandra GD" w:eastAsia="Times New Roman" w:hAnsi="Maiandra GD" w:cs="Consolas"/>
          <w:b/>
          <w:bCs/>
          <w:color w:val="6B7C8B"/>
          <w:sz w:val="24"/>
          <w:szCs w:val="24"/>
          <w:rPrChange w:id="7486" w:author="Narendra" w:date="2021-08-21T13:02:00Z">
            <w:rPr>
              <w:rFonts w:ascii="inherit" w:eastAsia="Times New Roman" w:hAnsi="inherit" w:cs="Consolas"/>
              <w:b/>
              <w:bCs/>
              <w:color w:val="6B7C8B"/>
              <w:sz w:val="25"/>
            </w:rPr>
          </w:rPrChange>
        </w:rPr>
        <w:t>&lt;</w:t>
      </w:r>
      <w:r w:rsidRPr="008C6831">
        <w:rPr>
          <w:rFonts w:ascii="Maiandra GD" w:eastAsia="Times New Roman" w:hAnsi="Maiandra GD" w:cs="Consolas"/>
          <w:b/>
          <w:bCs/>
          <w:color w:val="D171DD"/>
          <w:sz w:val="24"/>
          <w:szCs w:val="24"/>
          <w:rPrChange w:id="7487" w:author="Narendra" w:date="2021-08-21T13:02:00Z">
            <w:rPr>
              <w:rFonts w:ascii="inherit" w:eastAsia="Times New Roman" w:hAnsi="inherit" w:cs="Consolas"/>
              <w:b/>
              <w:bCs/>
              <w:color w:val="D171DD"/>
              <w:sz w:val="25"/>
            </w:rPr>
          </w:rPrChange>
        </w:rPr>
        <w:t>bool</w:t>
      </w:r>
      <w:r w:rsidRPr="008C6831">
        <w:rPr>
          <w:rFonts w:ascii="Maiandra GD" w:eastAsia="Times New Roman" w:hAnsi="Maiandra GD" w:cs="Consolas"/>
          <w:b/>
          <w:bCs/>
          <w:color w:val="6B7C8B"/>
          <w:sz w:val="24"/>
          <w:szCs w:val="24"/>
          <w:rPrChange w:id="7488" w:author="Narendra" w:date="2021-08-21T13:02:00Z">
            <w:rPr>
              <w:rFonts w:ascii="inherit" w:eastAsia="Times New Roman" w:hAnsi="inherit" w:cs="Consolas"/>
              <w:b/>
              <w:bCs/>
              <w:color w:val="6B7C8B"/>
              <w:sz w:val="25"/>
            </w:rPr>
          </w:rPrChange>
        </w:rPr>
        <w:t>&gt;</w:t>
      </w:r>
      <w:r w:rsidRPr="008C6831">
        <w:rPr>
          <w:rFonts w:ascii="Maiandra GD" w:eastAsia="Times New Roman" w:hAnsi="Maiandra GD" w:cs="Consolas"/>
          <w:color w:val="CFD5E0"/>
          <w:sz w:val="24"/>
          <w:szCs w:val="24"/>
          <w:rPrChange w:id="7489"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7490" w:author="Narendra" w:date="2021-08-21T13:02:00Z">
            <w:rPr>
              <w:rFonts w:ascii="inherit" w:eastAsia="Times New Roman" w:hAnsi="inherit" w:cs="Consolas"/>
              <w:color w:val="4284AE"/>
              <w:sz w:val="25"/>
            </w:rPr>
          </w:rPrChange>
        </w:rPr>
        <w:t>AddRefreshToken</w:t>
      </w:r>
      <w:r w:rsidRPr="008C6831">
        <w:rPr>
          <w:rFonts w:ascii="Maiandra GD" w:eastAsia="Times New Roman" w:hAnsi="Maiandra GD" w:cs="Consolas"/>
          <w:b/>
          <w:bCs/>
          <w:color w:val="6B7C8B"/>
          <w:sz w:val="24"/>
          <w:szCs w:val="24"/>
          <w:rPrChange w:id="749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7492" w:author="Narendra" w:date="2021-08-21T13:02:00Z">
            <w:rPr>
              <w:rFonts w:ascii="inherit" w:eastAsia="Times New Roman" w:hAnsi="inherit" w:cs="Consolas"/>
              <w:color w:val="CFD5E0"/>
              <w:sz w:val="25"/>
            </w:rPr>
          </w:rPrChange>
        </w:rPr>
        <w:t>RefreshToken token</w:t>
      </w:r>
      <w:r w:rsidRPr="008C6831">
        <w:rPr>
          <w:rFonts w:ascii="Maiandra GD" w:eastAsia="Times New Roman" w:hAnsi="Maiandra GD" w:cs="Consolas"/>
          <w:b/>
          <w:bCs/>
          <w:color w:val="6B7C8B"/>
          <w:sz w:val="24"/>
          <w:szCs w:val="24"/>
          <w:rPrChange w:id="7493"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49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7495"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49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D19252"/>
          <w:sz w:val="24"/>
          <w:szCs w:val="24"/>
          <w:rPrChange w:id="7497" w:author="Narendra" w:date="2021-08-21T13:02:00Z">
            <w:rPr>
              <w:rFonts w:ascii="inherit" w:eastAsia="Times New Roman" w:hAnsi="inherit" w:cs="Consolas"/>
              <w:color w:val="D19252"/>
              <w:sz w:val="25"/>
            </w:rPr>
          </w:rPrChange>
        </w:rPr>
        <w:t>var</w:t>
      </w:r>
      <w:r w:rsidRPr="008C6831">
        <w:rPr>
          <w:rFonts w:ascii="Maiandra GD" w:eastAsia="Times New Roman" w:hAnsi="Maiandra GD" w:cs="Consolas"/>
          <w:color w:val="CFD5E0"/>
          <w:sz w:val="24"/>
          <w:szCs w:val="24"/>
          <w:rPrChange w:id="7498" w:author="Narendra" w:date="2021-08-21T13:02:00Z">
            <w:rPr>
              <w:rFonts w:ascii="inherit" w:eastAsia="Times New Roman" w:hAnsi="inherit" w:cs="Consolas"/>
              <w:color w:val="CFD5E0"/>
              <w:sz w:val="25"/>
            </w:rPr>
          </w:rPrChange>
        </w:rPr>
        <w:t xml:space="preserve"> existingToken = context.</w:t>
      </w:r>
      <w:r w:rsidRPr="008C6831">
        <w:rPr>
          <w:rFonts w:ascii="Maiandra GD" w:eastAsia="Times New Roman" w:hAnsi="Maiandra GD" w:cs="Consolas"/>
          <w:color w:val="4284AE"/>
          <w:sz w:val="24"/>
          <w:szCs w:val="24"/>
          <w:rPrChange w:id="7499" w:author="Narendra" w:date="2021-08-21T13:02:00Z">
            <w:rPr>
              <w:rFonts w:ascii="inherit" w:eastAsia="Times New Roman" w:hAnsi="inherit" w:cs="Consolas"/>
              <w:color w:val="4284AE"/>
              <w:sz w:val="25"/>
            </w:rPr>
          </w:rPrChange>
        </w:rPr>
        <w:t>RefreshTokens</w:t>
      </w:r>
      <w:r w:rsidRPr="008C6831">
        <w:rPr>
          <w:rFonts w:ascii="Maiandra GD" w:eastAsia="Times New Roman" w:hAnsi="Maiandra GD" w:cs="Consolas"/>
          <w:color w:val="CFD5E0"/>
          <w:sz w:val="24"/>
          <w:szCs w:val="24"/>
          <w:rPrChange w:id="7500"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7501" w:author="Narendra" w:date="2021-08-21T13:02:00Z">
            <w:rPr>
              <w:rFonts w:ascii="inherit" w:eastAsia="Times New Roman" w:hAnsi="inherit" w:cs="Consolas"/>
              <w:color w:val="4284AE"/>
              <w:sz w:val="25"/>
            </w:rPr>
          </w:rPrChange>
        </w:rPr>
        <w:t>FirstOrDefault</w:t>
      </w:r>
      <w:r w:rsidRPr="008C6831">
        <w:rPr>
          <w:rFonts w:ascii="Maiandra GD" w:eastAsia="Times New Roman" w:hAnsi="Maiandra GD" w:cs="Consolas"/>
          <w:b/>
          <w:bCs/>
          <w:color w:val="6B7C8B"/>
          <w:sz w:val="24"/>
          <w:szCs w:val="24"/>
          <w:rPrChange w:id="750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7503" w:author="Narendra" w:date="2021-08-21T13:02:00Z">
            <w:rPr>
              <w:rFonts w:ascii="inherit" w:eastAsia="Times New Roman" w:hAnsi="inherit" w:cs="Consolas"/>
              <w:color w:val="CFD5E0"/>
              <w:sz w:val="25"/>
            </w:rPr>
          </w:rPrChange>
        </w:rPr>
        <w:t>r =</w:t>
      </w:r>
      <w:r w:rsidRPr="008C6831">
        <w:rPr>
          <w:rFonts w:ascii="Maiandra GD" w:eastAsia="Times New Roman" w:hAnsi="Maiandra GD" w:cs="Consolas"/>
          <w:b/>
          <w:bCs/>
          <w:color w:val="6B7C8B"/>
          <w:sz w:val="24"/>
          <w:szCs w:val="24"/>
          <w:rPrChange w:id="7504" w:author="Narendra" w:date="2021-08-21T13:02:00Z">
            <w:rPr>
              <w:rFonts w:ascii="inherit" w:eastAsia="Times New Roman" w:hAnsi="inherit" w:cs="Consolas"/>
              <w:b/>
              <w:bCs/>
              <w:color w:val="6B7C8B"/>
              <w:sz w:val="25"/>
            </w:rPr>
          </w:rPrChange>
        </w:rPr>
        <w:t>&gt;</w:t>
      </w:r>
      <w:r w:rsidRPr="008C6831">
        <w:rPr>
          <w:rFonts w:ascii="Maiandra GD" w:eastAsia="Times New Roman" w:hAnsi="Maiandra GD" w:cs="Consolas"/>
          <w:color w:val="CFD5E0"/>
          <w:sz w:val="24"/>
          <w:szCs w:val="24"/>
          <w:rPrChange w:id="7505" w:author="Narendra" w:date="2021-08-21T13:02:00Z">
            <w:rPr>
              <w:rFonts w:ascii="inherit" w:eastAsia="Times New Roman" w:hAnsi="inherit" w:cs="Consolas"/>
              <w:color w:val="CFD5E0"/>
              <w:sz w:val="25"/>
            </w:rPr>
          </w:rPrChange>
        </w:rPr>
        <w:t xml:space="preserve"> r.</w:t>
      </w:r>
      <w:r w:rsidRPr="008C6831">
        <w:rPr>
          <w:rFonts w:ascii="Maiandra GD" w:eastAsia="Times New Roman" w:hAnsi="Maiandra GD" w:cs="Consolas"/>
          <w:color w:val="4284AE"/>
          <w:sz w:val="24"/>
          <w:szCs w:val="24"/>
          <w:rPrChange w:id="7506" w:author="Narendra" w:date="2021-08-21T13:02:00Z">
            <w:rPr>
              <w:rFonts w:ascii="inherit" w:eastAsia="Times New Roman" w:hAnsi="inherit" w:cs="Consolas"/>
              <w:color w:val="4284AE"/>
              <w:sz w:val="25"/>
            </w:rPr>
          </w:rPrChange>
        </w:rPr>
        <w:t>UserName</w:t>
      </w:r>
      <w:r w:rsidRPr="008C6831">
        <w:rPr>
          <w:rFonts w:ascii="Maiandra GD" w:eastAsia="Times New Roman" w:hAnsi="Maiandra GD" w:cs="Consolas"/>
          <w:color w:val="CFD5E0"/>
          <w:sz w:val="24"/>
          <w:szCs w:val="24"/>
          <w:rPrChange w:id="7507" w:author="Narendra" w:date="2021-08-21T13:02:00Z">
            <w:rPr>
              <w:rFonts w:ascii="inherit" w:eastAsia="Times New Roman" w:hAnsi="inherit" w:cs="Consolas"/>
              <w:color w:val="CFD5E0"/>
              <w:sz w:val="25"/>
            </w:rPr>
          </w:rPrChange>
        </w:rPr>
        <w:t xml:space="preserve"> == token.</w:t>
      </w:r>
      <w:r w:rsidRPr="008C6831">
        <w:rPr>
          <w:rFonts w:ascii="Maiandra GD" w:eastAsia="Times New Roman" w:hAnsi="Maiandra GD" w:cs="Consolas"/>
          <w:color w:val="4284AE"/>
          <w:sz w:val="24"/>
          <w:szCs w:val="24"/>
          <w:rPrChange w:id="7508" w:author="Narendra" w:date="2021-08-21T13:02:00Z">
            <w:rPr>
              <w:rFonts w:ascii="inherit" w:eastAsia="Times New Roman" w:hAnsi="inherit" w:cs="Consolas"/>
              <w:color w:val="4284AE"/>
              <w:sz w:val="25"/>
            </w:rPr>
          </w:rPrChange>
        </w:rPr>
        <w:t>UserName</w:t>
      </w:r>
      <w:r w:rsidRPr="008C6831">
        <w:rPr>
          <w:rFonts w:ascii="Maiandra GD" w:eastAsia="Times New Roman" w:hAnsi="Maiandra GD" w:cs="Consolas"/>
          <w:color w:val="CFD5E0"/>
          <w:sz w:val="24"/>
          <w:szCs w:val="24"/>
          <w:rPrChange w:id="7509" w:author="Narendra" w:date="2021-08-21T13:02:00Z">
            <w:rPr>
              <w:rFonts w:ascii="inherit" w:eastAsia="Times New Roman" w:hAnsi="inherit" w:cs="Consolas"/>
              <w:color w:val="CFD5E0"/>
              <w:sz w:val="25"/>
            </w:rPr>
          </w:rPrChange>
        </w:rPr>
        <w:t xml:space="preserve"> </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51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7511" w:author="Narendra" w:date="2021-08-21T13:02:00Z">
            <w:rPr>
              <w:rFonts w:ascii="inherit" w:eastAsia="Times New Roman" w:hAnsi="inherit" w:cs="Consolas"/>
              <w:color w:val="CFD5E0"/>
              <w:sz w:val="25"/>
            </w:rPr>
          </w:rPrChange>
        </w:rPr>
        <w:t>&amp;&amp; r.</w:t>
      </w:r>
      <w:r w:rsidRPr="008C6831">
        <w:rPr>
          <w:rFonts w:ascii="Maiandra GD" w:eastAsia="Times New Roman" w:hAnsi="Maiandra GD" w:cs="Consolas"/>
          <w:color w:val="4284AE"/>
          <w:sz w:val="24"/>
          <w:szCs w:val="24"/>
          <w:rPrChange w:id="7512" w:author="Narendra" w:date="2021-08-21T13:02:00Z">
            <w:rPr>
              <w:rFonts w:ascii="inherit" w:eastAsia="Times New Roman" w:hAnsi="inherit" w:cs="Consolas"/>
              <w:color w:val="4284AE"/>
              <w:sz w:val="25"/>
            </w:rPr>
          </w:rPrChange>
        </w:rPr>
        <w:t>ClientID</w:t>
      </w:r>
      <w:r w:rsidRPr="008C6831">
        <w:rPr>
          <w:rFonts w:ascii="Maiandra GD" w:eastAsia="Times New Roman" w:hAnsi="Maiandra GD" w:cs="Consolas"/>
          <w:color w:val="CFD5E0"/>
          <w:sz w:val="24"/>
          <w:szCs w:val="24"/>
          <w:rPrChange w:id="7513" w:author="Narendra" w:date="2021-08-21T13:02:00Z">
            <w:rPr>
              <w:rFonts w:ascii="inherit" w:eastAsia="Times New Roman" w:hAnsi="inherit" w:cs="Consolas"/>
              <w:color w:val="CFD5E0"/>
              <w:sz w:val="25"/>
            </w:rPr>
          </w:rPrChange>
        </w:rPr>
        <w:t xml:space="preserve"> == token.</w:t>
      </w:r>
      <w:r w:rsidRPr="008C6831">
        <w:rPr>
          <w:rFonts w:ascii="Maiandra GD" w:eastAsia="Times New Roman" w:hAnsi="Maiandra GD" w:cs="Consolas"/>
          <w:color w:val="4284AE"/>
          <w:sz w:val="24"/>
          <w:szCs w:val="24"/>
          <w:rPrChange w:id="7514" w:author="Narendra" w:date="2021-08-21T13:02:00Z">
            <w:rPr>
              <w:rFonts w:ascii="inherit" w:eastAsia="Times New Roman" w:hAnsi="inherit" w:cs="Consolas"/>
              <w:color w:val="4284AE"/>
              <w:sz w:val="25"/>
            </w:rPr>
          </w:rPrChange>
        </w:rPr>
        <w:t>ClientID</w:t>
      </w:r>
      <w:r w:rsidRPr="008C6831">
        <w:rPr>
          <w:rFonts w:ascii="Maiandra GD" w:eastAsia="Times New Roman" w:hAnsi="Maiandra GD" w:cs="Consolas"/>
          <w:b/>
          <w:bCs/>
          <w:color w:val="6B7C8B"/>
          <w:sz w:val="24"/>
          <w:szCs w:val="24"/>
          <w:rPrChange w:id="7515"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7516"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51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7518" w:author="Narendra" w:date="2021-08-21T13:02:00Z">
            <w:rPr>
              <w:rFonts w:ascii="inherit" w:eastAsia="Times New Roman" w:hAnsi="inherit" w:cs="Consolas"/>
              <w:b/>
              <w:bCs/>
              <w:color w:val="D171DD"/>
              <w:sz w:val="25"/>
            </w:rPr>
          </w:rPrChange>
        </w:rPr>
        <w:t>if</w:t>
      </w:r>
      <w:r w:rsidRPr="008C6831">
        <w:rPr>
          <w:rFonts w:ascii="Maiandra GD" w:eastAsia="Times New Roman" w:hAnsi="Maiandra GD" w:cs="Consolas"/>
          <w:color w:val="CFD5E0"/>
          <w:sz w:val="24"/>
          <w:szCs w:val="24"/>
          <w:rPrChange w:id="7519"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7520"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7521" w:author="Narendra" w:date="2021-08-21T13:02:00Z">
            <w:rPr>
              <w:rFonts w:ascii="inherit" w:eastAsia="Times New Roman" w:hAnsi="inherit" w:cs="Consolas"/>
              <w:color w:val="CFD5E0"/>
              <w:sz w:val="25"/>
            </w:rPr>
          </w:rPrChange>
        </w:rPr>
        <w:t xml:space="preserve">existingToken != </w:t>
      </w:r>
      <w:r w:rsidRPr="008C6831">
        <w:rPr>
          <w:rFonts w:ascii="Maiandra GD" w:eastAsia="Times New Roman" w:hAnsi="Maiandra GD" w:cs="Consolas"/>
          <w:b/>
          <w:bCs/>
          <w:color w:val="D171DD"/>
          <w:sz w:val="24"/>
          <w:szCs w:val="24"/>
          <w:rPrChange w:id="7522" w:author="Narendra" w:date="2021-08-21T13:02:00Z">
            <w:rPr>
              <w:rFonts w:ascii="inherit" w:eastAsia="Times New Roman" w:hAnsi="inherit" w:cs="Consolas"/>
              <w:b/>
              <w:bCs/>
              <w:color w:val="D171DD"/>
              <w:sz w:val="25"/>
            </w:rPr>
          </w:rPrChange>
        </w:rPr>
        <w:t>null</w:t>
      </w:r>
      <w:r w:rsidRPr="008C6831">
        <w:rPr>
          <w:rFonts w:ascii="Maiandra GD" w:eastAsia="Times New Roman" w:hAnsi="Maiandra GD" w:cs="Consolas"/>
          <w:b/>
          <w:bCs/>
          <w:color w:val="6B7C8B"/>
          <w:sz w:val="24"/>
          <w:szCs w:val="24"/>
          <w:rPrChange w:id="7523"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52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7525"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52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D19252"/>
          <w:sz w:val="24"/>
          <w:szCs w:val="24"/>
          <w:rPrChange w:id="7527" w:author="Narendra" w:date="2021-08-21T13:02:00Z">
            <w:rPr>
              <w:rFonts w:ascii="inherit" w:eastAsia="Times New Roman" w:hAnsi="inherit" w:cs="Consolas"/>
              <w:color w:val="D19252"/>
              <w:sz w:val="25"/>
            </w:rPr>
          </w:rPrChange>
        </w:rPr>
        <w:t>var</w:t>
      </w:r>
      <w:r w:rsidRPr="008C6831">
        <w:rPr>
          <w:rFonts w:ascii="Maiandra GD" w:eastAsia="Times New Roman" w:hAnsi="Maiandra GD" w:cs="Consolas"/>
          <w:color w:val="CFD5E0"/>
          <w:sz w:val="24"/>
          <w:szCs w:val="24"/>
          <w:rPrChange w:id="7528" w:author="Narendra" w:date="2021-08-21T13:02:00Z">
            <w:rPr>
              <w:rFonts w:ascii="inherit" w:eastAsia="Times New Roman" w:hAnsi="inherit" w:cs="Consolas"/>
              <w:color w:val="CFD5E0"/>
              <w:sz w:val="25"/>
            </w:rPr>
          </w:rPrChange>
        </w:rPr>
        <w:t xml:space="preserve"> result = </w:t>
      </w:r>
      <w:r w:rsidRPr="008C6831">
        <w:rPr>
          <w:rFonts w:ascii="Maiandra GD" w:eastAsia="Times New Roman" w:hAnsi="Maiandra GD" w:cs="Consolas"/>
          <w:b/>
          <w:bCs/>
          <w:color w:val="D171DD"/>
          <w:sz w:val="24"/>
          <w:szCs w:val="24"/>
          <w:rPrChange w:id="7529" w:author="Narendra" w:date="2021-08-21T13:02:00Z">
            <w:rPr>
              <w:rFonts w:ascii="inherit" w:eastAsia="Times New Roman" w:hAnsi="inherit" w:cs="Consolas"/>
              <w:b/>
              <w:bCs/>
              <w:color w:val="D171DD"/>
              <w:sz w:val="25"/>
            </w:rPr>
          </w:rPrChange>
        </w:rPr>
        <w:t>await</w:t>
      </w:r>
      <w:r w:rsidRPr="008C6831">
        <w:rPr>
          <w:rFonts w:ascii="Maiandra GD" w:eastAsia="Times New Roman" w:hAnsi="Maiandra GD" w:cs="Consolas"/>
          <w:color w:val="CFD5E0"/>
          <w:sz w:val="24"/>
          <w:szCs w:val="24"/>
          <w:rPrChange w:id="7530"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7531" w:author="Narendra" w:date="2021-08-21T13:02:00Z">
            <w:rPr>
              <w:rFonts w:ascii="inherit" w:eastAsia="Times New Roman" w:hAnsi="inherit" w:cs="Consolas"/>
              <w:color w:val="4284AE"/>
              <w:sz w:val="25"/>
            </w:rPr>
          </w:rPrChange>
        </w:rPr>
        <w:t>RemoveRefreshToken</w:t>
      </w:r>
      <w:r w:rsidRPr="008C6831">
        <w:rPr>
          <w:rFonts w:ascii="Maiandra GD" w:eastAsia="Times New Roman" w:hAnsi="Maiandra GD" w:cs="Consolas"/>
          <w:b/>
          <w:bCs/>
          <w:color w:val="6B7C8B"/>
          <w:sz w:val="24"/>
          <w:szCs w:val="24"/>
          <w:rPrChange w:id="753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7533" w:author="Narendra" w:date="2021-08-21T13:02:00Z">
            <w:rPr>
              <w:rFonts w:ascii="inherit" w:eastAsia="Times New Roman" w:hAnsi="inherit" w:cs="Consolas"/>
              <w:color w:val="CFD5E0"/>
              <w:sz w:val="25"/>
            </w:rPr>
          </w:rPrChange>
        </w:rPr>
        <w:t>existingToken</w:t>
      </w:r>
      <w:r w:rsidRPr="008C6831">
        <w:rPr>
          <w:rFonts w:ascii="Maiandra GD" w:eastAsia="Times New Roman" w:hAnsi="Maiandra GD" w:cs="Consolas"/>
          <w:b/>
          <w:bCs/>
          <w:color w:val="6B7C8B"/>
          <w:sz w:val="24"/>
          <w:szCs w:val="24"/>
          <w:rPrChange w:id="7534"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7535"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53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7537"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53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7539" w:author="Narendra" w:date="2021-08-21T13:02:00Z">
            <w:rPr>
              <w:rFonts w:ascii="inherit" w:eastAsia="Times New Roman" w:hAnsi="inherit" w:cs="Consolas"/>
              <w:color w:val="CFD5E0"/>
              <w:sz w:val="25"/>
            </w:rPr>
          </w:rPrChange>
        </w:rPr>
        <w:t>context.</w:t>
      </w:r>
      <w:r w:rsidRPr="008C6831">
        <w:rPr>
          <w:rFonts w:ascii="Maiandra GD" w:eastAsia="Times New Roman" w:hAnsi="Maiandra GD" w:cs="Consolas"/>
          <w:color w:val="4284AE"/>
          <w:sz w:val="24"/>
          <w:szCs w:val="24"/>
          <w:rPrChange w:id="7540" w:author="Narendra" w:date="2021-08-21T13:02:00Z">
            <w:rPr>
              <w:rFonts w:ascii="inherit" w:eastAsia="Times New Roman" w:hAnsi="inherit" w:cs="Consolas"/>
              <w:color w:val="4284AE"/>
              <w:sz w:val="25"/>
            </w:rPr>
          </w:rPrChange>
        </w:rPr>
        <w:t>RefreshTokens</w:t>
      </w:r>
      <w:r w:rsidRPr="008C6831">
        <w:rPr>
          <w:rFonts w:ascii="Maiandra GD" w:eastAsia="Times New Roman" w:hAnsi="Maiandra GD" w:cs="Consolas"/>
          <w:color w:val="CFD5E0"/>
          <w:sz w:val="24"/>
          <w:szCs w:val="24"/>
          <w:rPrChange w:id="7541"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7542" w:author="Narendra" w:date="2021-08-21T13:02:00Z">
            <w:rPr>
              <w:rFonts w:ascii="inherit" w:eastAsia="Times New Roman" w:hAnsi="inherit" w:cs="Consolas"/>
              <w:color w:val="4284AE"/>
              <w:sz w:val="25"/>
            </w:rPr>
          </w:rPrChange>
        </w:rPr>
        <w:t>Add</w:t>
      </w:r>
      <w:r w:rsidRPr="008C6831">
        <w:rPr>
          <w:rFonts w:ascii="Maiandra GD" w:eastAsia="Times New Roman" w:hAnsi="Maiandra GD" w:cs="Consolas"/>
          <w:b/>
          <w:bCs/>
          <w:color w:val="6B7C8B"/>
          <w:sz w:val="24"/>
          <w:szCs w:val="24"/>
          <w:rPrChange w:id="754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7544" w:author="Narendra" w:date="2021-08-21T13:02:00Z">
            <w:rPr>
              <w:rFonts w:ascii="inherit" w:eastAsia="Times New Roman" w:hAnsi="inherit" w:cs="Consolas"/>
              <w:color w:val="CFD5E0"/>
              <w:sz w:val="25"/>
            </w:rPr>
          </w:rPrChange>
        </w:rPr>
        <w:t>token</w:t>
      </w:r>
      <w:r w:rsidRPr="008C6831">
        <w:rPr>
          <w:rFonts w:ascii="Maiandra GD" w:eastAsia="Times New Roman" w:hAnsi="Maiandra GD" w:cs="Consolas"/>
          <w:b/>
          <w:bCs/>
          <w:color w:val="6B7C8B"/>
          <w:sz w:val="24"/>
          <w:szCs w:val="24"/>
          <w:rPrChange w:id="7545"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7546"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54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7548" w:author="Narendra" w:date="2021-08-21T13:02:00Z">
            <w:rPr>
              <w:rFonts w:ascii="inherit" w:eastAsia="Times New Roman" w:hAnsi="inherit" w:cs="Consolas"/>
              <w:b/>
              <w:bCs/>
              <w:color w:val="D171DD"/>
              <w:sz w:val="25"/>
            </w:rPr>
          </w:rPrChange>
        </w:rPr>
        <w:t>return</w:t>
      </w:r>
      <w:r w:rsidRPr="008C6831">
        <w:rPr>
          <w:rFonts w:ascii="Maiandra GD" w:eastAsia="Times New Roman" w:hAnsi="Maiandra GD" w:cs="Consolas"/>
          <w:color w:val="CFD5E0"/>
          <w:sz w:val="24"/>
          <w:szCs w:val="24"/>
          <w:rPrChange w:id="7549"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7550" w:author="Narendra" w:date="2021-08-21T13:02:00Z">
            <w:rPr>
              <w:rFonts w:ascii="inherit" w:eastAsia="Times New Roman" w:hAnsi="inherit" w:cs="Consolas"/>
              <w:b/>
              <w:bCs/>
              <w:color w:val="D171DD"/>
              <w:sz w:val="25"/>
            </w:rPr>
          </w:rPrChange>
        </w:rPr>
        <w:t>await</w:t>
      </w:r>
      <w:r w:rsidRPr="008C6831">
        <w:rPr>
          <w:rFonts w:ascii="Maiandra GD" w:eastAsia="Times New Roman" w:hAnsi="Maiandra GD" w:cs="Consolas"/>
          <w:color w:val="CFD5E0"/>
          <w:sz w:val="24"/>
          <w:szCs w:val="24"/>
          <w:rPrChange w:id="7551" w:author="Narendra" w:date="2021-08-21T13:02:00Z">
            <w:rPr>
              <w:rFonts w:ascii="inherit" w:eastAsia="Times New Roman" w:hAnsi="inherit" w:cs="Consolas"/>
              <w:color w:val="CFD5E0"/>
              <w:sz w:val="25"/>
            </w:rPr>
          </w:rPrChange>
        </w:rPr>
        <w:t xml:space="preserve"> context.</w:t>
      </w:r>
      <w:r w:rsidRPr="008C6831">
        <w:rPr>
          <w:rFonts w:ascii="Maiandra GD" w:eastAsia="Times New Roman" w:hAnsi="Maiandra GD" w:cs="Consolas"/>
          <w:color w:val="4284AE"/>
          <w:sz w:val="24"/>
          <w:szCs w:val="24"/>
          <w:rPrChange w:id="7552" w:author="Narendra" w:date="2021-08-21T13:02:00Z">
            <w:rPr>
              <w:rFonts w:ascii="inherit" w:eastAsia="Times New Roman" w:hAnsi="inherit" w:cs="Consolas"/>
              <w:color w:val="4284AE"/>
              <w:sz w:val="25"/>
            </w:rPr>
          </w:rPrChange>
        </w:rPr>
        <w:t>SaveChangesAsync</w:t>
      </w:r>
      <w:r w:rsidRPr="008C6831">
        <w:rPr>
          <w:rFonts w:ascii="Maiandra GD" w:eastAsia="Times New Roman" w:hAnsi="Maiandra GD" w:cs="Consolas"/>
          <w:b/>
          <w:bCs/>
          <w:color w:val="6B7C8B"/>
          <w:sz w:val="24"/>
          <w:szCs w:val="24"/>
          <w:rPrChange w:id="755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7554"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7555" w:author="Narendra" w:date="2021-08-21T13:02:00Z">
            <w:rPr>
              <w:rFonts w:ascii="inherit" w:eastAsia="Times New Roman" w:hAnsi="inherit" w:cs="Consolas"/>
              <w:b/>
              <w:bCs/>
              <w:color w:val="6B7C8B"/>
              <w:sz w:val="25"/>
            </w:rPr>
          </w:rPrChange>
        </w:rPr>
        <w:t>&gt;</w:t>
      </w:r>
      <w:r w:rsidRPr="008C6831">
        <w:rPr>
          <w:rFonts w:ascii="Maiandra GD" w:eastAsia="Times New Roman" w:hAnsi="Maiandra GD" w:cs="Consolas"/>
          <w:color w:val="CFD5E0"/>
          <w:sz w:val="24"/>
          <w:szCs w:val="24"/>
          <w:rPrChange w:id="7556"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D19A66"/>
          <w:sz w:val="24"/>
          <w:szCs w:val="24"/>
          <w:rPrChange w:id="7557" w:author="Narendra" w:date="2021-08-21T13:02:00Z">
            <w:rPr>
              <w:rFonts w:ascii="inherit" w:eastAsia="Times New Roman" w:hAnsi="inherit" w:cs="Consolas"/>
              <w:color w:val="D19A66"/>
              <w:sz w:val="25"/>
            </w:rPr>
          </w:rPrChange>
        </w:rPr>
        <w:t>0</w:t>
      </w:r>
      <w:r w:rsidRPr="008C6831">
        <w:rPr>
          <w:rFonts w:ascii="Maiandra GD" w:eastAsia="Times New Roman" w:hAnsi="Maiandra GD" w:cs="Consolas"/>
          <w:color w:val="CFD5E0"/>
          <w:sz w:val="24"/>
          <w:szCs w:val="24"/>
          <w:rPrChange w:id="7558"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55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7560"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56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7562" w:author="Narendra" w:date="2021-08-21T13:02:00Z">
            <w:rPr>
              <w:rFonts w:ascii="inherit" w:eastAsia="Times New Roman" w:hAnsi="inherit" w:cs="Consolas"/>
              <w:color w:val="6B7C8B"/>
              <w:sz w:val="25"/>
            </w:rPr>
          </w:rPrChange>
        </w:rPr>
        <w:t>//Remove the Refesh Token by id</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56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7564"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7565"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7566" w:author="Narendra" w:date="2021-08-21T13:02:00Z">
            <w:rPr>
              <w:rFonts w:ascii="inherit" w:eastAsia="Times New Roman" w:hAnsi="inherit" w:cs="Consolas"/>
              <w:b/>
              <w:bCs/>
              <w:color w:val="D171DD"/>
              <w:sz w:val="25"/>
            </w:rPr>
          </w:rPrChange>
        </w:rPr>
        <w:t>async</w:t>
      </w:r>
      <w:r w:rsidRPr="008C6831">
        <w:rPr>
          <w:rFonts w:ascii="Maiandra GD" w:eastAsia="Times New Roman" w:hAnsi="Maiandra GD" w:cs="Consolas"/>
          <w:color w:val="CFD5E0"/>
          <w:sz w:val="24"/>
          <w:szCs w:val="24"/>
          <w:rPrChange w:id="7567" w:author="Narendra" w:date="2021-08-21T13:02:00Z">
            <w:rPr>
              <w:rFonts w:ascii="inherit" w:eastAsia="Times New Roman" w:hAnsi="inherit" w:cs="Consolas"/>
              <w:color w:val="CFD5E0"/>
              <w:sz w:val="25"/>
            </w:rPr>
          </w:rPrChange>
        </w:rPr>
        <w:t xml:space="preserve"> Task</w:t>
      </w:r>
      <w:r w:rsidRPr="008C6831">
        <w:rPr>
          <w:rFonts w:ascii="Maiandra GD" w:eastAsia="Times New Roman" w:hAnsi="Maiandra GD" w:cs="Consolas"/>
          <w:b/>
          <w:bCs/>
          <w:color w:val="6B7C8B"/>
          <w:sz w:val="24"/>
          <w:szCs w:val="24"/>
          <w:rPrChange w:id="7568" w:author="Narendra" w:date="2021-08-21T13:02:00Z">
            <w:rPr>
              <w:rFonts w:ascii="inherit" w:eastAsia="Times New Roman" w:hAnsi="inherit" w:cs="Consolas"/>
              <w:b/>
              <w:bCs/>
              <w:color w:val="6B7C8B"/>
              <w:sz w:val="25"/>
            </w:rPr>
          </w:rPrChange>
        </w:rPr>
        <w:t>&lt;</w:t>
      </w:r>
      <w:r w:rsidRPr="008C6831">
        <w:rPr>
          <w:rFonts w:ascii="Maiandra GD" w:eastAsia="Times New Roman" w:hAnsi="Maiandra GD" w:cs="Consolas"/>
          <w:b/>
          <w:bCs/>
          <w:color w:val="D171DD"/>
          <w:sz w:val="24"/>
          <w:szCs w:val="24"/>
          <w:rPrChange w:id="7569" w:author="Narendra" w:date="2021-08-21T13:02:00Z">
            <w:rPr>
              <w:rFonts w:ascii="inherit" w:eastAsia="Times New Roman" w:hAnsi="inherit" w:cs="Consolas"/>
              <w:b/>
              <w:bCs/>
              <w:color w:val="D171DD"/>
              <w:sz w:val="25"/>
            </w:rPr>
          </w:rPrChange>
        </w:rPr>
        <w:t>bool</w:t>
      </w:r>
      <w:r w:rsidRPr="008C6831">
        <w:rPr>
          <w:rFonts w:ascii="Maiandra GD" w:eastAsia="Times New Roman" w:hAnsi="Maiandra GD" w:cs="Consolas"/>
          <w:b/>
          <w:bCs/>
          <w:color w:val="6B7C8B"/>
          <w:sz w:val="24"/>
          <w:szCs w:val="24"/>
          <w:rPrChange w:id="7570" w:author="Narendra" w:date="2021-08-21T13:02:00Z">
            <w:rPr>
              <w:rFonts w:ascii="inherit" w:eastAsia="Times New Roman" w:hAnsi="inherit" w:cs="Consolas"/>
              <w:b/>
              <w:bCs/>
              <w:color w:val="6B7C8B"/>
              <w:sz w:val="25"/>
            </w:rPr>
          </w:rPrChange>
        </w:rPr>
        <w:t>&gt;</w:t>
      </w:r>
      <w:r w:rsidRPr="008C6831">
        <w:rPr>
          <w:rFonts w:ascii="Maiandra GD" w:eastAsia="Times New Roman" w:hAnsi="Maiandra GD" w:cs="Consolas"/>
          <w:color w:val="CFD5E0"/>
          <w:sz w:val="24"/>
          <w:szCs w:val="24"/>
          <w:rPrChange w:id="7571"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7572" w:author="Narendra" w:date="2021-08-21T13:02:00Z">
            <w:rPr>
              <w:rFonts w:ascii="inherit" w:eastAsia="Times New Roman" w:hAnsi="inherit" w:cs="Consolas"/>
              <w:color w:val="4284AE"/>
              <w:sz w:val="25"/>
            </w:rPr>
          </w:rPrChange>
        </w:rPr>
        <w:t>RemoveRefreshTokenByID</w:t>
      </w:r>
      <w:r w:rsidRPr="008C6831">
        <w:rPr>
          <w:rFonts w:ascii="Maiandra GD" w:eastAsia="Times New Roman" w:hAnsi="Maiandra GD" w:cs="Consolas"/>
          <w:b/>
          <w:bCs/>
          <w:color w:val="6B7C8B"/>
          <w:sz w:val="24"/>
          <w:szCs w:val="24"/>
          <w:rPrChange w:id="757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7574" w:author="Narendra" w:date="2021-08-21T13:02:00Z">
            <w:rPr>
              <w:rFonts w:ascii="inherit" w:eastAsia="Times New Roman" w:hAnsi="inherit" w:cs="Consolas"/>
              <w:color w:val="CFD5E0"/>
              <w:sz w:val="25"/>
            </w:rPr>
          </w:rPrChange>
        </w:rPr>
        <w:t>string refreshTokenId</w:t>
      </w:r>
      <w:r w:rsidRPr="008C6831">
        <w:rPr>
          <w:rFonts w:ascii="Maiandra GD" w:eastAsia="Times New Roman" w:hAnsi="Maiandra GD" w:cs="Consolas"/>
          <w:b/>
          <w:bCs/>
          <w:color w:val="6B7C8B"/>
          <w:sz w:val="24"/>
          <w:szCs w:val="24"/>
          <w:rPrChange w:id="7575"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57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7577"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57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D19252"/>
          <w:sz w:val="24"/>
          <w:szCs w:val="24"/>
          <w:rPrChange w:id="7579" w:author="Narendra" w:date="2021-08-21T13:02:00Z">
            <w:rPr>
              <w:rFonts w:ascii="inherit" w:eastAsia="Times New Roman" w:hAnsi="inherit" w:cs="Consolas"/>
              <w:color w:val="D19252"/>
              <w:sz w:val="25"/>
            </w:rPr>
          </w:rPrChange>
        </w:rPr>
        <w:lastRenderedPageBreak/>
        <w:t>var</w:t>
      </w:r>
      <w:r w:rsidRPr="008C6831">
        <w:rPr>
          <w:rFonts w:ascii="Maiandra GD" w:eastAsia="Times New Roman" w:hAnsi="Maiandra GD" w:cs="Consolas"/>
          <w:color w:val="CFD5E0"/>
          <w:sz w:val="24"/>
          <w:szCs w:val="24"/>
          <w:rPrChange w:id="7580" w:author="Narendra" w:date="2021-08-21T13:02:00Z">
            <w:rPr>
              <w:rFonts w:ascii="inherit" w:eastAsia="Times New Roman" w:hAnsi="inherit" w:cs="Consolas"/>
              <w:color w:val="CFD5E0"/>
              <w:sz w:val="25"/>
            </w:rPr>
          </w:rPrChange>
        </w:rPr>
        <w:t xml:space="preserve"> refreshToken = </w:t>
      </w:r>
      <w:r w:rsidRPr="008C6831">
        <w:rPr>
          <w:rFonts w:ascii="Maiandra GD" w:eastAsia="Times New Roman" w:hAnsi="Maiandra GD" w:cs="Consolas"/>
          <w:b/>
          <w:bCs/>
          <w:color w:val="D171DD"/>
          <w:sz w:val="24"/>
          <w:szCs w:val="24"/>
          <w:rPrChange w:id="7581" w:author="Narendra" w:date="2021-08-21T13:02:00Z">
            <w:rPr>
              <w:rFonts w:ascii="inherit" w:eastAsia="Times New Roman" w:hAnsi="inherit" w:cs="Consolas"/>
              <w:b/>
              <w:bCs/>
              <w:color w:val="D171DD"/>
              <w:sz w:val="25"/>
            </w:rPr>
          </w:rPrChange>
        </w:rPr>
        <w:t>await</w:t>
      </w:r>
      <w:r w:rsidRPr="008C6831">
        <w:rPr>
          <w:rFonts w:ascii="Maiandra GD" w:eastAsia="Times New Roman" w:hAnsi="Maiandra GD" w:cs="Consolas"/>
          <w:color w:val="CFD5E0"/>
          <w:sz w:val="24"/>
          <w:szCs w:val="24"/>
          <w:rPrChange w:id="7582" w:author="Narendra" w:date="2021-08-21T13:02:00Z">
            <w:rPr>
              <w:rFonts w:ascii="inherit" w:eastAsia="Times New Roman" w:hAnsi="inherit" w:cs="Consolas"/>
              <w:color w:val="CFD5E0"/>
              <w:sz w:val="25"/>
            </w:rPr>
          </w:rPrChange>
        </w:rPr>
        <w:t xml:space="preserve"> context.</w:t>
      </w:r>
      <w:r w:rsidRPr="008C6831">
        <w:rPr>
          <w:rFonts w:ascii="Maiandra GD" w:eastAsia="Times New Roman" w:hAnsi="Maiandra GD" w:cs="Consolas"/>
          <w:color w:val="4284AE"/>
          <w:sz w:val="24"/>
          <w:szCs w:val="24"/>
          <w:rPrChange w:id="7583" w:author="Narendra" w:date="2021-08-21T13:02:00Z">
            <w:rPr>
              <w:rFonts w:ascii="inherit" w:eastAsia="Times New Roman" w:hAnsi="inherit" w:cs="Consolas"/>
              <w:color w:val="4284AE"/>
              <w:sz w:val="25"/>
            </w:rPr>
          </w:rPrChange>
        </w:rPr>
        <w:t>RefreshTokens</w:t>
      </w:r>
      <w:r w:rsidRPr="008C6831">
        <w:rPr>
          <w:rFonts w:ascii="Maiandra GD" w:eastAsia="Times New Roman" w:hAnsi="Maiandra GD" w:cs="Consolas"/>
          <w:color w:val="CFD5E0"/>
          <w:sz w:val="24"/>
          <w:szCs w:val="24"/>
          <w:rPrChange w:id="7584"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7585" w:author="Narendra" w:date="2021-08-21T13:02:00Z">
            <w:rPr>
              <w:rFonts w:ascii="inherit" w:eastAsia="Times New Roman" w:hAnsi="inherit" w:cs="Consolas"/>
              <w:color w:val="4284AE"/>
              <w:sz w:val="25"/>
            </w:rPr>
          </w:rPrChange>
        </w:rPr>
        <w:t>FindAsync</w:t>
      </w:r>
      <w:r w:rsidRPr="008C6831">
        <w:rPr>
          <w:rFonts w:ascii="Maiandra GD" w:eastAsia="Times New Roman" w:hAnsi="Maiandra GD" w:cs="Consolas"/>
          <w:b/>
          <w:bCs/>
          <w:color w:val="6B7C8B"/>
          <w:sz w:val="24"/>
          <w:szCs w:val="24"/>
          <w:rPrChange w:id="7586"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7587" w:author="Narendra" w:date="2021-08-21T13:02:00Z">
            <w:rPr>
              <w:rFonts w:ascii="inherit" w:eastAsia="Times New Roman" w:hAnsi="inherit" w:cs="Consolas"/>
              <w:color w:val="CFD5E0"/>
              <w:sz w:val="25"/>
            </w:rPr>
          </w:rPrChange>
        </w:rPr>
        <w:t>refreshTokenId</w:t>
      </w:r>
      <w:r w:rsidRPr="008C6831">
        <w:rPr>
          <w:rFonts w:ascii="Maiandra GD" w:eastAsia="Times New Roman" w:hAnsi="Maiandra GD" w:cs="Consolas"/>
          <w:b/>
          <w:bCs/>
          <w:color w:val="6B7C8B"/>
          <w:sz w:val="24"/>
          <w:szCs w:val="24"/>
          <w:rPrChange w:id="758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7589"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59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7591" w:author="Narendra" w:date="2021-08-21T13:02:00Z">
            <w:rPr>
              <w:rFonts w:ascii="inherit" w:eastAsia="Times New Roman" w:hAnsi="inherit" w:cs="Consolas"/>
              <w:b/>
              <w:bCs/>
              <w:color w:val="D171DD"/>
              <w:sz w:val="25"/>
            </w:rPr>
          </w:rPrChange>
        </w:rPr>
        <w:t>if</w:t>
      </w:r>
      <w:r w:rsidRPr="008C6831">
        <w:rPr>
          <w:rFonts w:ascii="Maiandra GD" w:eastAsia="Times New Roman" w:hAnsi="Maiandra GD" w:cs="Consolas"/>
          <w:color w:val="CFD5E0"/>
          <w:sz w:val="24"/>
          <w:szCs w:val="24"/>
          <w:rPrChange w:id="7592"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759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7594" w:author="Narendra" w:date="2021-08-21T13:02:00Z">
            <w:rPr>
              <w:rFonts w:ascii="inherit" w:eastAsia="Times New Roman" w:hAnsi="inherit" w:cs="Consolas"/>
              <w:color w:val="CFD5E0"/>
              <w:sz w:val="25"/>
            </w:rPr>
          </w:rPrChange>
        </w:rPr>
        <w:t xml:space="preserve">refreshToken != </w:t>
      </w:r>
      <w:r w:rsidRPr="008C6831">
        <w:rPr>
          <w:rFonts w:ascii="Maiandra GD" w:eastAsia="Times New Roman" w:hAnsi="Maiandra GD" w:cs="Consolas"/>
          <w:b/>
          <w:bCs/>
          <w:color w:val="D171DD"/>
          <w:sz w:val="24"/>
          <w:szCs w:val="24"/>
          <w:rPrChange w:id="7595" w:author="Narendra" w:date="2021-08-21T13:02:00Z">
            <w:rPr>
              <w:rFonts w:ascii="inherit" w:eastAsia="Times New Roman" w:hAnsi="inherit" w:cs="Consolas"/>
              <w:b/>
              <w:bCs/>
              <w:color w:val="D171DD"/>
              <w:sz w:val="25"/>
            </w:rPr>
          </w:rPrChange>
        </w:rPr>
        <w:t>null</w:t>
      </w:r>
      <w:r w:rsidRPr="008C6831">
        <w:rPr>
          <w:rFonts w:ascii="Maiandra GD" w:eastAsia="Times New Roman" w:hAnsi="Maiandra GD" w:cs="Consolas"/>
          <w:b/>
          <w:bCs/>
          <w:color w:val="6B7C8B"/>
          <w:sz w:val="24"/>
          <w:szCs w:val="24"/>
          <w:rPrChange w:id="7596"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59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7598"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59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7600" w:author="Narendra" w:date="2021-08-21T13:02:00Z">
            <w:rPr>
              <w:rFonts w:ascii="inherit" w:eastAsia="Times New Roman" w:hAnsi="inherit" w:cs="Consolas"/>
              <w:color w:val="CFD5E0"/>
              <w:sz w:val="25"/>
            </w:rPr>
          </w:rPrChange>
        </w:rPr>
        <w:t>context.</w:t>
      </w:r>
      <w:r w:rsidRPr="008C6831">
        <w:rPr>
          <w:rFonts w:ascii="Maiandra GD" w:eastAsia="Times New Roman" w:hAnsi="Maiandra GD" w:cs="Consolas"/>
          <w:color w:val="4284AE"/>
          <w:sz w:val="24"/>
          <w:szCs w:val="24"/>
          <w:rPrChange w:id="7601" w:author="Narendra" w:date="2021-08-21T13:02:00Z">
            <w:rPr>
              <w:rFonts w:ascii="inherit" w:eastAsia="Times New Roman" w:hAnsi="inherit" w:cs="Consolas"/>
              <w:color w:val="4284AE"/>
              <w:sz w:val="25"/>
            </w:rPr>
          </w:rPrChange>
        </w:rPr>
        <w:t>RefreshTokens</w:t>
      </w:r>
      <w:r w:rsidRPr="008C6831">
        <w:rPr>
          <w:rFonts w:ascii="Maiandra GD" w:eastAsia="Times New Roman" w:hAnsi="Maiandra GD" w:cs="Consolas"/>
          <w:color w:val="CFD5E0"/>
          <w:sz w:val="24"/>
          <w:szCs w:val="24"/>
          <w:rPrChange w:id="7602"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7603" w:author="Narendra" w:date="2021-08-21T13:02:00Z">
            <w:rPr>
              <w:rFonts w:ascii="inherit" w:eastAsia="Times New Roman" w:hAnsi="inherit" w:cs="Consolas"/>
              <w:color w:val="4284AE"/>
              <w:sz w:val="25"/>
            </w:rPr>
          </w:rPrChange>
        </w:rPr>
        <w:t>Remove</w:t>
      </w:r>
      <w:r w:rsidRPr="008C6831">
        <w:rPr>
          <w:rFonts w:ascii="Maiandra GD" w:eastAsia="Times New Roman" w:hAnsi="Maiandra GD" w:cs="Consolas"/>
          <w:b/>
          <w:bCs/>
          <w:color w:val="6B7C8B"/>
          <w:sz w:val="24"/>
          <w:szCs w:val="24"/>
          <w:rPrChange w:id="7604"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7605" w:author="Narendra" w:date="2021-08-21T13:02:00Z">
            <w:rPr>
              <w:rFonts w:ascii="inherit" w:eastAsia="Times New Roman" w:hAnsi="inherit" w:cs="Consolas"/>
              <w:color w:val="CFD5E0"/>
              <w:sz w:val="25"/>
            </w:rPr>
          </w:rPrChange>
        </w:rPr>
        <w:t>refreshToken</w:t>
      </w:r>
      <w:r w:rsidRPr="008C6831">
        <w:rPr>
          <w:rFonts w:ascii="Maiandra GD" w:eastAsia="Times New Roman" w:hAnsi="Maiandra GD" w:cs="Consolas"/>
          <w:b/>
          <w:bCs/>
          <w:color w:val="6B7C8B"/>
          <w:sz w:val="24"/>
          <w:szCs w:val="24"/>
          <w:rPrChange w:id="7606"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7607"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60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7609" w:author="Narendra" w:date="2021-08-21T13:02:00Z">
            <w:rPr>
              <w:rFonts w:ascii="inherit" w:eastAsia="Times New Roman" w:hAnsi="inherit" w:cs="Consolas"/>
              <w:b/>
              <w:bCs/>
              <w:color w:val="D171DD"/>
              <w:sz w:val="25"/>
            </w:rPr>
          </w:rPrChange>
        </w:rPr>
        <w:t>return</w:t>
      </w:r>
      <w:r w:rsidRPr="008C6831">
        <w:rPr>
          <w:rFonts w:ascii="Maiandra GD" w:eastAsia="Times New Roman" w:hAnsi="Maiandra GD" w:cs="Consolas"/>
          <w:color w:val="CFD5E0"/>
          <w:sz w:val="24"/>
          <w:szCs w:val="24"/>
          <w:rPrChange w:id="7610"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7611" w:author="Narendra" w:date="2021-08-21T13:02:00Z">
            <w:rPr>
              <w:rFonts w:ascii="inherit" w:eastAsia="Times New Roman" w:hAnsi="inherit" w:cs="Consolas"/>
              <w:b/>
              <w:bCs/>
              <w:color w:val="D171DD"/>
              <w:sz w:val="25"/>
            </w:rPr>
          </w:rPrChange>
        </w:rPr>
        <w:t>await</w:t>
      </w:r>
      <w:r w:rsidRPr="008C6831">
        <w:rPr>
          <w:rFonts w:ascii="Maiandra GD" w:eastAsia="Times New Roman" w:hAnsi="Maiandra GD" w:cs="Consolas"/>
          <w:color w:val="CFD5E0"/>
          <w:sz w:val="24"/>
          <w:szCs w:val="24"/>
          <w:rPrChange w:id="7612" w:author="Narendra" w:date="2021-08-21T13:02:00Z">
            <w:rPr>
              <w:rFonts w:ascii="inherit" w:eastAsia="Times New Roman" w:hAnsi="inherit" w:cs="Consolas"/>
              <w:color w:val="CFD5E0"/>
              <w:sz w:val="25"/>
            </w:rPr>
          </w:rPrChange>
        </w:rPr>
        <w:t xml:space="preserve"> context.</w:t>
      </w:r>
      <w:r w:rsidRPr="008C6831">
        <w:rPr>
          <w:rFonts w:ascii="Maiandra GD" w:eastAsia="Times New Roman" w:hAnsi="Maiandra GD" w:cs="Consolas"/>
          <w:color w:val="4284AE"/>
          <w:sz w:val="24"/>
          <w:szCs w:val="24"/>
          <w:rPrChange w:id="7613" w:author="Narendra" w:date="2021-08-21T13:02:00Z">
            <w:rPr>
              <w:rFonts w:ascii="inherit" w:eastAsia="Times New Roman" w:hAnsi="inherit" w:cs="Consolas"/>
              <w:color w:val="4284AE"/>
              <w:sz w:val="25"/>
            </w:rPr>
          </w:rPrChange>
        </w:rPr>
        <w:t>SaveChangesAsync</w:t>
      </w:r>
      <w:r w:rsidRPr="008C6831">
        <w:rPr>
          <w:rFonts w:ascii="Maiandra GD" w:eastAsia="Times New Roman" w:hAnsi="Maiandra GD" w:cs="Consolas"/>
          <w:b/>
          <w:bCs/>
          <w:color w:val="6B7C8B"/>
          <w:sz w:val="24"/>
          <w:szCs w:val="24"/>
          <w:rPrChange w:id="7614"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7615"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7616" w:author="Narendra" w:date="2021-08-21T13:02:00Z">
            <w:rPr>
              <w:rFonts w:ascii="inherit" w:eastAsia="Times New Roman" w:hAnsi="inherit" w:cs="Consolas"/>
              <w:b/>
              <w:bCs/>
              <w:color w:val="6B7C8B"/>
              <w:sz w:val="25"/>
            </w:rPr>
          </w:rPrChange>
        </w:rPr>
        <w:t>&gt;</w:t>
      </w:r>
      <w:r w:rsidRPr="008C6831">
        <w:rPr>
          <w:rFonts w:ascii="Maiandra GD" w:eastAsia="Times New Roman" w:hAnsi="Maiandra GD" w:cs="Consolas"/>
          <w:color w:val="CFD5E0"/>
          <w:sz w:val="24"/>
          <w:szCs w:val="24"/>
          <w:rPrChange w:id="7617"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D19A66"/>
          <w:sz w:val="24"/>
          <w:szCs w:val="24"/>
          <w:rPrChange w:id="7618" w:author="Narendra" w:date="2021-08-21T13:02:00Z">
            <w:rPr>
              <w:rFonts w:ascii="inherit" w:eastAsia="Times New Roman" w:hAnsi="inherit" w:cs="Consolas"/>
              <w:color w:val="D19A66"/>
              <w:sz w:val="25"/>
            </w:rPr>
          </w:rPrChange>
        </w:rPr>
        <w:t>0</w:t>
      </w:r>
      <w:r w:rsidRPr="008C6831">
        <w:rPr>
          <w:rFonts w:ascii="Maiandra GD" w:eastAsia="Times New Roman" w:hAnsi="Maiandra GD" w:cs="Consolas"/>
          <w:color w:val="CFD5E0"/>
          <w:sz w:val="24"/>
          <w:szCs w:val="24"/>
          <w:rPrChange w:id="7619"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62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7621"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62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7623" w:author="Narendra" w:date="2021-08-21T13:02:00Z">
            <w:rPr>
              <w:rFonts w:ascii="inherit" w:eastAsia="Times New Roman" w:hAnsi="inherit" w:cs="Consolas"/>
              <w:b/>
              <w:bCs/>
              <w:color w:val="D171DD"/>
              <w:sz w:val="25"/>
            </w:rPr>
          </w:rPrChange>
        </w:rPr>
        <w:t>return</w:t>
      </w:r>
      <w:r w:rsidRPr="008C6831">
        <w:rPr>
          <w:rFonts w:ascii="Maiandra GD" w:eastAsia="Times New Roman" w:hAnsi="Maiandra GD" w:cs="Consolas"/>
          <w:color w:val="CFD5E0"/>
          <w:sz w:val="24"/>
          <w:szCs w:val="24"/>
          <w:rPrChange w:id="7624"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7625" w:author="Narendra" w:date="2021-08-21T13:02:00Z">
            <w:rPr>
              <w:rFonts w:ascii="inherit" w:eastAsia="Times New Roman" w:hAnsi="inherit" w:cs="Consolas"/>
              <w:b/>
              <w:bCs/>
              <w:color w:val="D171DD"/>
              <w:sz w:val="25"/>
            </w:rPr>
          </w:rPrChange>
        </w:rPr>
        <w:t>false</w:t>
      </w:r>
      <w:r w:rsidRPr="008C6831">
        <w:rPr>
          <w:rFonts w:ascii="Maiandra GD" w:eastAsia="Times New Roman" w:hAnsi="Maiandra GD" w:cs="Consolas"/>
          <w:color w:val="CFD5E0"/>
          <w:sz w:val="24"/>
          <w:szCs w:val="24"/>
          <w:rPrChange w:id="7626"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62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7628"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62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7630" w:author="Narendra" w:date="2021-08-21T13:02:00Z">
            <w:rPr>
              <w:rFonts w:ascii="inherit" w:eastAsia="Times New Roman" w:hAnsi="inherit" w:cs="Consolas"/>
              <w:color w:val="6B7C8B"/>
              <w:sz w:val="25"/>
            </w:rPr>
          </w:rPrChange>
        </w:rPr>
        <w:t>//Remove the Refresh Token</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63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7632"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7633"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7634" w:author="Narendra" w:date="2021-08-21T13:02:00Z">
            <w:rPr>
              <w:rFonts w:ascii="inherit" w:eastAsia="Times New Roman" w:hAnsi="inherit" w:cs="Consolas"/>
              <w:b/>
              <w:bCs/>
              <w:color w:val="D171DD"/>
              <w:sz w:val="25"/>
            </w:rPr>
          </w:rPrChange>
        </w:rPr>
        <w:t>async</w:t>
      </w:r>
      <w:r w:rsidRPr="008C6831">
        <w:rPr>
          <w:rFonts w:ascii="Maiandra GD" w:eastAsia="Times New Roman" w:hAnsi="Maiandra GD" w:cs="Consolas"/>
          <w:color w:val="CFD5E0"/>
          <w:sz w:val="24"/>
          <w:szCs w:val="24"/>
          <w:rPrChange w:id="7635" w:author="Narendra" w:date="2021-08-21T13:02:00Z">
            <w:rPr>
              <w:rFonts w:ascii="inherit" w:eastAsia="Times New Roman" w:hAnsi="inherit" w:cs="Consolas"/>
              <w:color w:val="CFD5E0"/>
              <w:sz w:val="25"/>
            </w:rPr>
          </w:rPrChange>
        </w:rPr>
        <w:t xml:space="preserve"> Task</w:t>
      </w:r>
      <w:r w:rsidRPr="008C6831">
        <w:rPr>
          <w:rFonts w:ascii="Maiandra GD" w:eastAsia="Times New Roman" w:hAnsi="Maiandra GD" w:cs="Consolas"/>
          <w:b/>
          <w:bCs/>
          <w:color w:val="6B7C8B"/>
          <w:sz w:val="24"/>
          <w:szCs w:val="24"/>
          <w:rPrChange w:id="7636" w:author="Narendra" w:date="2021-08-21T13:02:00Z">
            <w:rPr>
              <w:rFonts w:ascii="inherit" w:eastAsia="Times New Roman" w:hAnsi="inherit" w:cs="Consolas"/>
              <w:b/>
              <w:bCs/>
              <w:color w:val="6B7C8B"/>
              <w:sz w:val="25"/>
            </w:rPr>
          </w:rPrChange>
        </w:rPr>
        <w:t>&lt;</w:t>
      </w:r>
      <w:r w:rsidRPr="008C6831">
        <w:rPr>
          <w:rFonts w:ascii="Maiandra GD" w:eastAsia="Times New Roman" w:hAnsi="Maiandra GD" w:cs="Consolas"/>
          <w:b/>
          <w:bCs/>
          <w:color w:val="D171DD"/>
          <w:sz w:val="24"/>
          <w:szCs w:val="24"/>
          <w:rPrChange w:id="7637" w:author="Narendra" w:date="2021-08-21T13:02:00Z">
            <w:rPr>
              <w:rFonts w:ascii="inherit" w:eastAsia="Times New Roman" w:hAnsi="inherit" w:cs="Consolas"/>
              <w:b/>
              <w:bCs/>
              <w:color w:val="D171DD"/>
              <w:sz w:val="25"/>
            </w:rPr>
          </w:rPrChange>
        </w:rPr>
        <w:t>bool</w:t>
      </w:r>
      <w:r w:rsidRPr="008C6831">
        <w:rPr>
          <w:rFonts w:ascii="Maiandra GD" w:eastAsia="Times New Roman" w:hAnsi="Maiandra GD" w:cs="Consolas"/>
          <w:b/>
          <w:bCs/>
          <w:color w:val="6B7C8B"/>
          <w:sz w:val="24"/>
          <w:szCs w:val="24"/>
          <w:rPrChange w:id="7638" w:author="Narendra" w:date="2021-08-21T13:02:00Z">
            <w:rPr>
              <w:rFonts w:ascii="inherit" w:eastAsia="Times New Roman" w:hAnsi="inherit" w:cs="Consolas"/>
              <w:b/>
              <w:bCs/>
              <w:color w:val="6B7C8B"/>
              <w:sz w:val="25"/>
            </w:rPr>
          </w:rPrChange>
        </w:rPr>
        <w:t>&gt;</w:t>
      </w:r>
      <w:r w:rsidRPr="008C6831">
        <w:rPr>
          <w:rFonts w:ascii="Maiandra GD" w:eastAsia="Times New Roman" w:hAnsi="Maiandra GD" w:cs="Consolas"/>
          <w:color w:val="CFD5E0"/>
          <w:sz w:val="24"/>
          <w:szCs w:val="24"/>
          <w:rPrChange w:id="7639"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7640" w:author="Narendra" w:date="2021-08-21T13:02:00Z">
            <w:rPr>
              <w:rFonts w:ascii="inherit" w:eastAsia="Times New Roman" w:hAnsi="inherit" w:cs="Consolas"/>
              <w:color w:val="4284AE"/>
              <w:sz w:val="25"/>
            </w:rPr>
          </w:rPrChange>
        </w:rPr>
        <w:t>RemoveRefreshToken</w:t>
      </w:r>
      <w:r w:rsidRPr="008C6831">
        <w:rPr>
          <w:rFonts w:ascii="Maiandra GD" w:eastAsia="Times New Roman" w:hAnsi="Maiandra GD" w:cs="Consolas"/>
          <w:b/>
          <w:bCs/>
          <w:color w:val="6B7C8B"/>
          <w:sz w:val="24"/>
          <w:szCs w:val="24"/>
          <w:rPrChange w:id="764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7642" w:author="Narendra" w:date="2021-08-21T13:02:00Z">
            <w:rPr>
              <w:rFonts w:ascii="inherit" w:eastAsia="Times New Roman" w:hAnsi="inherit" w:cs="Consolas"/>
              <w:color w:val="CFD5E0"/>
              <w:sz w:val="25"/>
            </w:rPr>
          </w:rPrChange>
        </w:rPr>
        <w:t>RefreshToken refreshToken</w:t>
      </w:r>
      <w:r w:rsidRPr="008C6831">
        <w:rPr>
          <w:rFonts w:ascii="Maiandra GD" w:eastAsia="Times New Roman" w:hAnsi="Maiandra GD" w:cs="Consolas"/>
          <w:b/>
          <w:bCs/>
          <w:color w:val="6B7C8B"/>
          <w:sz w:val="24"/>
          <w:szCs w:val="24"/>
          <w:rPrChange w:id="7643"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64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7645"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64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7647" w:author="Narendra" w:date="2021-08-21T13:02:00Z">
            <w:rPr>
              <w:rFonts w:ascii="inherit" w:eastAsia="Times New Roman" w:hAnsi="inherit" w:cs="Consolas"/>
              <w:color w:val="CFD5E0"/>
              <w:sz w:val="25"/>
            </w:rPr>
          </w:rPrChange>
        </w:rPr>
        <w:t>context.</w:t>
      </w:r>
      <w:r w:rsidRPr="008C6831">
        <w:rPr>
          <w:rFonts w:ascii="Maiandra GD" w:eastAsia="Times New Roman" w:hAnsi="Maiandra GD" w:cs="Consolas"/>
          <w:color w:val="4284AE"/>
          <w:sz w:val="24"/>
          <w:szCs w:val="24"/>
          <w:rPrChange w:id="7648" w:author="Narendra" w:date="2021-08-21T13:02:00Z">
            <w:rPr>
              <w:rFonts w:ascii="inherit" w:eastAsia="Times New Roman" w:hAnsi="inherit" w:cs="Consolas"/>
              <w:color w:val="4284AE"/>
              <w:sz w:val="25"/>
            </w:rPr>
          </w:rPrChange>
        </w:rPr>
        <w:t>RefreshTokens</w:t>
      </w:r>
      <w:r w:rsidRPr="008C6831">
        <w:rPr>
          <w:rFonts w:ascii="Maiandra GD" w:eastAsia="Times New Roman" w:hAnsi="Maiandra GD" w:cs="Consolas"/>
          <w:color w:val="CFD5E0"/>
          <w:sz w:val="24"/>
          <w:szCs w:val="24"/>
          <w:rPrChange w:id="7649"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7650" w:author="Narendra" w:date="2021-08-21T13:02:00Z">
            <w:rPr>
              <w:rFonts w:ascii="inherit" w:eastAsia="Times New Roman" w:hAnsi="inherit" w:cs="Consolas"/>
              <w:color w:val="4284AE"/>
              <w:sz w:val="25"/>
            </w:rPr>
          </w:rPrChange>
        </w:rPr>
        <w:t>Remove</w:t>
      </w:r>
      <w:r w:rsidRPr="008C6831">
        <w:rPr>
          <w:rFonts w:ascii="Maiandra GD" w:eastAsia="Times New Roman" w:hAnsi="Maiandra GD" w:cs="Consolas"/>
          <w:b/>
          <w:bCs/>
          <w:color w:val="6B7C8B"/>
          <w:sz w:val="24"/>
          <w:szCs w:val="24"/>
          <w:rPrChange w:id="765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7652" w:author="Narendra" w:date="2021-08-21T13:02:00Z">
            <w:rPr>
              <w:rFonts w:ascii="inherit" w:eastAsia="Times New Roman" w:hAnsi="inherit" w:cs="Consolas"/>
              <w:color w:val="CFD5E0"/>
              <w:sz w:val="25"/>
            </w:rPr>
          </w:rPrChange>
        </w:rPr>
        <w:t>refreshToken</w:t>
      </w:r>
      <w:r w:rsidRPr="008C6831">
        <w:rPr>
          <w:rFonts w:ascii="Maiandra GD" w:eastAsia="Times New Roman" w:hAnsi="Maiandra GD" w:cs="Consolas"/>
          <w:b/>
          <w:bCs/>
          <w:color w:val="6B7C8B"/>
          <w:sz w:val="24"/>
          <w:szCs w:val="24"/>
          <w:rPrChange w:id="765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7654"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65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7656" w:author="Narendra" w:date="2021-08-21T13:02:00Z">
            <w:rPr>
              <w:rFonts w:ascii="inherit" w:eastAsia="Times New Roman" w:hAnsi="inherit" w:cs="Consolas"/>
              <w:b/>
              <w:bCs/>
              <w:color w:val="D171DD"/>
              <w:sz w:val="25"/>
            </w:rPr>
          </w:rPrChange>
        </w:rPr>
        <w:t>return</w:t>
      </w:r>
      <w:r w:rsidRPr="008C6831">
        <w:rPr>
          <w:rFonts w:ascii="Maiandra GD" w:eastAsia="Times New Roman" w:hAnsi="Maiandra GD" w:cs="Consolas"/>
          <w:color w:val="CFD5E0"/>
          <w:sz w:val="24"/>
          <w:szCs w:val="24"/>
          <w:rPrChange w:id="7657"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7658" w:author="Narendra" w:date="2021-08-21T13:02:00Z">
            <w:rPr>
              <w:rFonts w:ascii="inherit" w:eastAsia="Times New Roman" w:hAnsi="inherit" w:cs="Consolas"/>
              <w:b/>
              <w:bCs/>
              <w:color w:val="D171DD"/>
              <w:sz w:val="25"/>
            </w:rPr>
          </w:rPrChange>
        </w:rPr>
        <w:t>await</w:t>
      </w:r>
      <w:r w:rsidRPr="008C6831">
        <w:rPr>
          <w:rFonts w:ascii="Maiandra GD" w:eastAsia="Times New Roman" w:hAnsi="Maiandra GD" w:cs="Consolas"/>
          <w:color w:val="CFD5E0"/>
          <w:sz w:val="24"/>
          <w:szCs w:val="24"/>
          <w:rPrChange w:id="7659" w:author="Narendra" w:date="2021-08-21T13:02:00Z">
            <w:rPr>
              <w:rFonts w:ascii="inherit" w:eastAsia="Times New Roman" w:hAnsi="inherit" w:cs="Consolas"/>
              <w:color w:val="CFD5E0"/>
              <w:sz w:val="25"/>
            </w:rPr>
          </w:rPrChange>
        </w:rPr>
        <w:t xml:space="preserve"> context.</w:t>
      </w:r>
      <w:r w:rsidRPr="008C6831">
        <w:rPr>
          <w:rFonts w:ascii="Maiandra GD" w:eastAsia="Times New Roman" w:hAnsi="Maiandra GD" w:cs="Consolas"/>
          <w:color w:val="4284AE"/>
          <w:sz w:val="24"/>
          <w:szCs w:val="24"/>
          <w:rPrChange w:id="7660" w:author="Narendra" w:date="2021-08-21T13:02:00Z">
            <w:rPr>
              <w:rFonts w:ascii="inherit" w:eastAsia="Times New Roman" w:hAnsi="inherit" w:cs="Consolas"/>
              <w:color w:val="4284AE"/>
              <w:sz w:val="25"/>
            </w:rPr>
          </w:rPrChange>
        </w:rPr>
        <w:t>SaveChangesAsync</w:t>
      </w:r>
      <w:r w:rsidRPr="008C6831">
        <w:rPr>
          <w:rFonts w:ascii="Maiandra GD" w:eastAsia="Times New Roman" w:hAnsi="Maiandra GD" w:cs="Consolas"/>
          <w:b/>
          <w:bCs/>
          <w:color w:val="6B7C8B"/>
          <w:sz w:val="24"/>
          <w:szCs w:val="24"/>
          <w:rPrChange w:id="766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7662"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7663" w:author="Narendra" w:date="2021-08-21T13:02:00Z">
            <w:rPr>
              <w:rFonts w:ascii="inherit" w:eastAsia="Times New Roman" w:hAnsi="inherit" w:cs="Consolas"/>
              <w:b/>
              <w:bCs/>
              <w:color w:val="6B7C8B"/>
              <w:sz w:val="25"/>
            </w:rPr>
          </w:rPrChange>
        </w:rPr>
        <w:t>&gt;</w:t>
      </w:r>
      <w:r w:rsidRPr="008C6831">
        <w:rPr>
          <w:rFonts w:ascii="Maiandra GD" w:eastAsia="Times New Roman" w:hAnsi="Maiandra GD" w:cs="Consolas"/>
          <w:color w:val="CFD5E0"/>
          <w:sz w:val="24"/>
          <w:szCs w:val="24"/>
          <w:rPrChange w:id="7664"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D19A66"/>
          <w:sz w:val="24"/>
          <w:szCs w:val="24"/>
          <w:rPrChange w:id="7665" w:author="Narendra" w:date="2021-08-21T13:02:00Z">
            <w:rPr>
              <w:rFonts w:ascii="inherit" w:eastAsia="Times New Roman" w:hAnsi="inherit" w:cs="Consolas"/>
              <w:color w:val="D19A66"/>
              <w:sz w:val="25"/>
            </w:rPr>
          </w:rPrChange>
        </w:rPr>
        <w:t>0</w:t>
      </w:r>
      <w:r w:rsidRPr="008C6831">
        <w:rPr>
          <w:rFonts w:ascii="Maiandra GD" w:eastAsia="Times New Roman" w:hAnsi="Maiandra GD" w:cs="Consolas"/>
          <w:color w:val="CFD5E0"/>
          <w:sz w:val="24"/>
          <w:szCs w:val="24"/>
          <w:rPrChange w:id="7666"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66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7668"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66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7670" w:author="Narendra" w:date="2021-08-21T13:02:00Z">
            <w:rPr>
              <w:rFonts w:ascii="inherit" w:eastAsia="Times New Roman" w:hAnsi="inherit" w:cs="Consolas"/>
              <w:color w:val="6B7C8B"/>
              <w:sz w:val="25"/>
            </w:rPr>
          </w:rPrChange>
        </w:rPr>
        <w:t>//Find the Refresh Token by token ID</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67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7672"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7673"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7674" w:author="Narendra" w:date="2021-08-21T13:02:00Z">
            <w:rPr>
              <w:rFonts w:ascii="inherit" w:eastAsia="Times New Roman" w:hAnsi="inherit" w:cs="Consolas"/>
              <w:b/>
              <w:bCs/>
              <w:color w:val="D171DD"/>
              <w:sz w:val="25"/>
            </w:rPr>
          </w:rPrChange>
        </w:rPr>
        <w:t>async</w:t>
      </w:r>
      <w:r w:rsidRPr="008C6831">
        <w:rPr>
          <w:rFonts w:ascii="Maiandra GD" w:eastAsia="Times New Roman" w:hAnsi="Maiandra GD" w:cs="Consolas"/>
          <w:color w:val="CFD5E0"/>
          <w:sz w:val="24"/>
          <w:szCs w:val="24"/>
          <w:rPrChange w:id="7675" w:author="Narendra" w:date="2021-08-21T13:02:00Z">
            <w:rPr>
              <w:rFonts w:ascii="inherit" w:eastAsia="Times New Roman" w:hAnsi="inherit" w:cs="Consolas"/>
              <w:color w:val="CFD5E0"/>
              <w:sz w:val="25"/>
            </w:rPr>
          </w:rPrChange>
        </w:rPr>
        <w:t xml:space="preserve"> Task</w:t>
      </w:r>
      <w:r w:rsidRPr="008C6831">
        <w:rPr>
          <w:rFonts w:ascii="Maiandra GD" w:eastAsia="Times New Roman" w:hAnsi="Maiandra GD" w:cs="Consolas"/>
          <w:b/>
          <w:bCs/>
          <w:color w:val="6B7C8B"/>
          <w:sz w:val="24"/>
          <w:szCs w:val="24"/>
          <w:rPrChange w:id="7676" w:author="Narendra" w:date="2021-08-21T13:02:00Z">
            <w:rPr>
              <w:rFonts w:ascii="inherit" w:eastAsia="Times New Roman" w:hAnsi="inherit" w:cs="Consolas"/>
              <w:b/>
              <w:bCs/>
              <w:color w:val="6B7C8B"/>
              <w:sz w:val="25"/>
            </w:rPr>
          </w:rPrChange>
        </w:rPr>
        <w:t>&lt;</w:t>
      </w:r>
      <w:r w:rsidRPr="008C6831">
        <w:rPr>
          <w:rFonts w:ascii="Maiandra GD" w:eastAsia="Times New Roman" w:hAnsi="Maiandra GD" w:cs="Consolas"/>
          <w:color w:val="CFD5E0"/>
          <w:sz w:val="24"/>
          <w:szCs w:val="24"/>
          <w:rPrChange w:id="7677" w:author="Narendra" w:date="2021-08-21T13:02:00Z">
            <w:rPr>
              <w:rFonts w:ascii="inherit" w:eastAsia="Times New Roman" w:hAnsi="inherit" w:cs="Consolas"/>
              <w:color w:val="CFD5E0"/>
              <w:sz w:val="25"/>
            </w:rPr>
          </w:rPrChange>
        </w:rPr>
        <w:t>RefreshToken</w:t>
      </w:r>
      <w:r w:rsidRPr="008C6831">
        <w:rPr>
          <w:rFonts w:ascii="Maiandra GD" w:eastAsia="Times New Roman" w:hAnsi="Maiandra GD" w:cs="Consolas"/>
          <w:b/>
          <w:bCs/>
          <w:color w:val="6B7C8B"/>
          <w:sz w:val="24"/>
          <w:szCs w:val="24"/>
          <w:rPrChange w:id="7678" w:author="Narendra" w:date="2021-08-21T13:02:00Z">
            <w:rPr>
              <w:rFonts w:ascii="inherit" w:eastAsia="Times New Roman" w:hAnsi="inherit" w:cs="Consolas"/>
              <w:b/>
              <w:bCs/>
              <w:color w:val="6B7C8B"/>
              <w:sz w:val="25"/>
            </w:rPr>
          </w:rPrChange>
        </w:rPr>
        <w:t>&gt;</w:t>
      </w:r>
      <w:r w:rsidRPr="008C6831">
        <w:rPr>
          <w:rFonts w:ascii="Maiandra GD" w:eastAsia="Times New Roman" w:hAnsi="Maiandra GD" w:cs="Consolas"/>
          <w:color w:val="CFD5E0"/>
          <w:sz w:val="24"/>
          <w:szCs w:val="24"/>
          <w:rPrChange w:id="7679"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7680" w:author="Narendra" w:date="2021-08-21T13:02:00Z">
            <w:rPr>
              <w:rFonts w:ascii="inherit" w:eastAsia="Times New Roman" w:hAnsi="inherit" w:cs="Consolas"/>
              <w:color w:val="4284AE"/>
              <w:sz w:val="25"/>
            </w:rPr>
          </w:rPrChange>
        </w:rPr>
        <w:t>FindRefreshToken</w:t>
      </w:r>
      <w:r w:rsidRPr="008C6831">
        <w:rPr>
          <w:rFonts w:ascii="Maiandra GD" w:eastAsia="Times New Roman" w:hAnsi="Maiandra GD" w:cs="Consolas"/>
          <w:b/>
          <w:bCs/>
          <w:color w:val="6B7C8B"/>
          <w:sz w:val="24"/>
          <w:szCs w:val="24"/>
          <w:rPrChange w:id="768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7682" w:author="Narendra" w:date="2021-08-21T13:02:00Z">
            <w:rPr>
              <w:rFonts w:ascii="inherit" w:eastAsia="Times New Roman" w:hAnsi="inherit" w:cs="Consolas"/>
              <w:color w:val="CFD5E0"/>
              <w:sz w:val="25"/>
            </w:rPr>
          </w:rPrChange>
        </w:rPr>
        <w:t>string refreshTokenId</w:t>
      </w:r>
      <w:r w:rsidRPr="008C6831">
        <w:rPr>
          <w:rFonts w:ascii="Maiandra GD" w:eastAsia="Times New Roman" w:hAnsi="Maiandra GD" w:cs="Consolas"/>
          <w:b/>
          <w:bCs/>
          <w:color w:val="6B7C8B"/>
          <w:sz w:val="24"/>
          <w:szCs w:val="24"/>
          <w:rPrChange w:id="7683"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68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7685"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68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D19252"/>
          <w:sz w:val="24"/>
          <w:szCs w:val="24"/>
          <w:rPrChange w:id="7687" w:author="Narendra" w:date="2021-08-21T13:02:00Z">
            <w:rPr>
              <w:rFonts w:ascii="inherit" w:eastAsia="Times New Roman" w:hAnsi="inherit" w:cs="Consolas"/>
              <w:color w:val="D19252"/>
              <w:sz w:val="25"/>
            </w:rPr>
          </w:rPrChange>
        </w:rPr>
        <w:t>var</w:t>
      </w:r>
      <w:r w:rsidRPr="008C6831">
        <w:rPr>
          <w:rFonts w:ascii="Maiandra GD" w:eastAsia="Times New Roman" w:hAnsi="Maiandra GD" w:cs="Consolas"/>
          <w:color w:val="CFD5E0"/>
          <w:sz w:val="24"/>
          <w:szCs w:val="24"/>
          <w:rPrChange w:id="7688" w:author="Narendra" w:date="2021-08-21T13:02:00Z">
            <w:rPr>
              <w:rFonts w:ascii="inherit" w:eastAsia="Times New Roman" w:hAnsi="inherit" w:cs="Consolas"/>
              <w:color w:val="CFD5E0"/>
              <w:sz w:val="25"/>
            </w:rPr>
          </w:rPrChange>
        </w:rPr>
        <w:t xml:space="preserve"> refreshToken = </w:t>
      </w:r>
      <w:r w:rsidRPr="008C6831">
        <w:rPr>
          <w:rFonts w:ascii="Maiandra GD" w:eastAsia="Times New Roman" w:hAnsi="Maiandra GD" w:cs="Consolas"/>
          <w:b/>
          <w:bCs/>
          <w:color w:val="D171DD"/>
          <w:sz w:val="24"/>
          <w:szCs w:val="24"/>
          <w:rPrChange w:id="7689" w:author="Narendra" w:date="2021-08-21T13:02:00Z">
            <w:rPr>
              <w:rFonts w:ascii="inherit" w:eastAsia="Times New Roman" w:hAnsi="inherit" w:cs="Consolas"/>
              <w:b/>
              <w:bCs/>
              <w:color w:val="D171DD"/>
              <w:sz w:val="25"/>
            </w:rPr>
          </w:rPrChange>
        </w:rPr>
        <w:t>await</w:t>
      </w:r>
      <w:r w:rsidRPr="008C6831">
        <w:rPr>
          <w:rFonts w:ascii="Maiandra GD" w:eastAsia="Times New Roman" w:hAnsi="Maiandra GD" w:cs="Consolas"/>
          <w:color w:val="CFD5E0"/>
          <w:sz w:val="24"/>
          <w:szCs w:val="24"/>
          <w:rPrChange w:id="7690" w:author="Narendra" w:date="2021-08-21T13:02:00Z">
            <w:rPr>
              <w:rFonts w:ascii="inherit" w:eastAsia="Times New Roman" w:hAnsi="inherit" w:cs="Consolas"/>
              <w:color w:val="CFD5E0"/>
              <w:sz w:val="25"/>
            </w:rPr>
          </w:rPrChange>
        </w:rPr>
        <w:t xml:space="preserve"> context.</w:t>
      </w:r>
      <w:r w:rsidRPr="008C6831">
        <w:rPr>
          <w:rFonts w:ascii="Maiandra GD" w:eastAsia="Times New Roman" w:hAnsi="Maiandra GD" w:cs="Consolas"/>
          <w:color w:val="4284AE"/>
          <w:sz w:val="24"/>
          <w:szCs w:val="24"/>
          <w:rPrChange w:id="7691" w:author="Narendra" w:date="2021-08-21T13:02:00Z">
            <w:rPr>
              <w:rFonts w:ascii="inherit" w:eastAsia="Times New Roman" w:hAnsi="inherit" w:cs="Consolas"/>
              <w:color w:val="4284AE"/>
              <w:sz w:val="25"/>
            </w:rPr>
          </w:rPrChange>
        </w:rPr>
        <w:t>RefreshTokens</w:t>
      </w:r>
      <w:r w:rsidRPr="008C6831">
        <w:rPr>
          <w:rFonts w:ascii="Maiandra GD" w:eastAsia="Times New Roman" w:hAnsi="Maiandra GD" w:cs="Consolas"/>
          <w:color w:val="CFD5E0"/>
          <w:sz w:val="24"/>
          <w:szCs w:val="24"/>
          <w:rPrChange w:id="7692"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7693" w:author="Narendra" w:date="2021-08-21T13:02:00Z">
            <w:rPr>
              <w:rFonts w:ascii="inherit" w:eastAsia="Times New Roman" w:hAnsi="inherit" w:cs="Consolas"/>
              <w:color w:val="4284AE"/>
              <w:sz w:val="25"/>
            </w:rPr>
          </w:rPrChange>
        </w:rPr>
        <w:t>FindAsync</w:t>
      </w:r>
      <w:r w:rsidRPr="008C6831">
        <w:rPr>
          <w:rFonts w:ascii="Maiandra GD" w:eastAsia="Times New Roman" w:hAnsi="Maiandra GD" w:cs="Consolas"/>
          <w:b/>
          <w:bCs/>
          <w:color w:val="6B7C8B"/>
          <w:sz w:val="24"/>
          <w:szCs w:val="24"/>
          <w:rPrChange w:id="7694"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7695" w:author="Narendra" w:date="2021-08-21T13:02:00Z">
            <w:rPr>
              <w:rFonts w:ascii="inherit" w:eastAsia="Times New Roman" w:hAnsi="inherit" w:cs="Consolas"/>
              <w:color w:val="CFD5E0"/>
              <w:sz w:val="25"/>
            </w:rPr>
          </w:rPrChange>
        </w:rPr>
        <w:t>refreshTokenId</w:t>
      </w:r>
      <w:r w:rsidRPr="008C6831">
        <w:rPr>
          <w:rFonts w:ascii="Maiandra GD" w:eastAsia="Times New Roman" w:hAnsi="Maiandra GD" w:cs="Consolas"/>
          <w:b/>
          <w:bCs/>
          <w:color w:val="6B7C8B"/>
          <w:sz w:val="24"/>
          <w:szCs w:val="24"/>
          <w:rPrChange w:id="7696"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7697"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69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7699" w:author="Narendra" w:date="2021-08-21T13:02:00Z">
            <w:rPr>
              <w:rFonts w:ascii="inherit" w:eastAsia="Times New Roman" w:hAnsi="inherit" w:cs="Consolas"/>
              <w:b/>
              <w:bCs/>
              <w:color w:val="D171DD"/>
              <w:sz w:val="25"/>
            </w:rPr>
          </w:rPrChange>
        </w:rPr>
        <w:t>return</w:t>
      </w:r>
      <w:r w:rsidRPr="008C6831">
        <w:rPr>
          <w:rFonts w:ascii="Maiandra GD" w:eastAsia="Times New Roman" w:hAnsi="Maiandra GD" w:cs="Consolas"/>
          <w:color w:val="CFD5E0"/>
          <w:sz w:val="24"/>
          <w:szCs w:val="24"/>
          <w:rPrChange w:id="7700" w:author="Narendra" w:date="2021-08-21T13:02:00Z">
            <w:rPr>
              <w:rFonts w:ascii="inherit" w:eastAsia="Times New Roman" w:hAnsi="inherit" w:cs="Consolas"/>
              <w:color w:val="CFD5E0"/>
              <w:sz w:val="25"/>
            </w:rPr>
          </w:rPrChange>
        </w:rPr>
        <w:t xml:space="preserve"> refreshToken;</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70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7702"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70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7704" w:author="Narendra" w:date="2021-08-21T13:02:00Z">
            <w:rPr>
              <w:rFonts w:ascii="inherit" w:eastAsia="Times New Roman" w:hAnsi="inherit" w:cs="Consolas"/>
              <w:color w:val="6B7C8B"/>
              <w:sz w:val="25"/>
            </w:rPr>
          </w:rPrChange>
        </w:rPr>
        <w:t>//Get All Refresh Tokens</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70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7706"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7707" w:author="Narendra" w:date="2021-08-21T13:02:00Z">
            <w:rPr>
              <w:rFonts w:ascii="inherit" w:eastAsia="Times New Roman" w:hAnsi="inherit" w:cs="Consolas"/>
              <w:color w:val="CFD5E0"/>
              <w:sz w:val="25"/>
            </w:rPr>
          </w:rPrChange>
        </w:rPr>
        <w:t xml:space="preserve"> List</w:t>
      </w:r>
      <w:r w:rsidRPr="008C6831">
        <w:rPr>
          <w:rFonts w:ascii="Maiandra GD" w:eastAsia="Times New Roman" w:hAnsi="Maiandra GD" w:cs="Consolas"/>
          <w:b/>
          <w:bCs/>
          <w:color w:val="6B7C8B"/>
          <w:sz w:val="24"/>
          <w:szCs w:val="24"/>
          <w:rPrChange w:id="7708" w:author="Narendra" w:date="2021-08-21T13:02:00Z">
            <w:rPr>
              <w:rFonts w:ascii="inherit" w:eastAsia="Times New Roman" w:hAnsi="inherit" w:cs="Consolas"/>
              <w:b/>
              <w:bCs/>
              <w:color w:val="6B7C8B"/>
              <w:sz w:val="25"/>
            </w:rPr>
          </w:rPrChange>
        </w:rPr>
        <w:t>&lt;</w:t>
      </w:r>
      <w:r w:rsidRPr="008C6831">
        <w:rPr>
          <w:rFonts w:ascii="Maiandra GD" w:eastAsia="Times New Roman" w:hAnsi="Maiandra GD" w:cs="Consolas"/>
          <w:color w:val="CFD5E0"/>
          <w:sz w:val="24"/>
          <w:szCs w:val="24"/>
          <w:rPrChange w:id="7709" w:author="Narendra" w:date="2021-08-21T13:02:00Z">
            <w:rPr>
              <w:rFonts w:ascii="inherit" w:eastAsia="Times New Roman" w:hAnsi="inherit" w:cs="Consolas"/>
              <w:color w:val="CFD5E0"/>
              <w:sz w:val="25"/>
            </w:rPr>
          </w:rPrChange>
        </w:rPr>
        <w:t>RefreshToken</w:t>
      </w:r>
      <w:r w:rsidRPr="008C6831">
        <w:rPr>
          <w:rFonts w:ascii="Maiandra GD" w:eastAsia="Times New Roman" w:hAnsi="Maiandra GD" w:cs="Consolas"/>
          <w:b/>
          <w:bCs/>
          <w:color w:val="6B7C8B"/>
          <w:sz w:val="24"/>
          <w:szCs w:val="24"/>
          <w:rPrChange w:id="7710" w:author="Narendra" w:date="2021-08-21T13:02:00Z">
            <w:rPr>
              <w:rFonts w:ascii="inherit" w:eastAsia="Times New Roman" w:hAnsi="inherit" w:cs="Consolas"/>
              <w:b/>
              <w:bCs/>
              <w:color w:val="6B7C8B"/>
              <w:sz w:val="25"/>
            </w:rPr>
          </w:rPrChange>
        </w:rPr>
        <w:t>&gt;</w:t>
      </w:r>
      <w:r w:rsidRPr="008C6831">
        <w:rPr>
          <w:rFonts w:ascii="Maiandra GD" w:eastAsia="Times New Roman" w:hAnsi="Maiandra GD" w:cs="Consolas"/>
          <w:color w:val="CFD5E0"/>
          <w:sz w:val="24"/>
          <w:szCs w:val="24"/>
          <w:rPrChange w:id="7711"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7712" w:author="Narendra" w:date="2021-08-21T13:02:00Z">
            <w:rPr>
              <w:rFonts w:ascii="inherit" w:eastAsia="Times New Roman" w:hAnsi="inherit" w:cs="Consolas"/>
              <w:color w:val="4284AE"/>
              <w:sz w:val="25"/>
            </w:rPr>
          </w:rPrChange>
        </w:rPr>
        <w:t>GetAllRefreshTokens</w:t>
      </w:r>
      <w:r w:rsidRPr="008C6831">
        <w:rPr>
          <w:rFonts w:ascii="Maiandra GD" w:eastAsia="Times New Roman" w:hAnsi="Maiandra GD" w:cs="Consolas"/>
          <w:b/>
          <w:bCs/>
          <w:color w:val="6B7C8B"/>
          <w:sz w:val="24"/>
          <w:szCs w:val="24"/>
          <w:rPrChange w:id="7713"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71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7715"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71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7717" w:author="Narendra" w:date="2021-08-21T13:02:00Z">
            <w:rPr>
              <w:rFonts w:ascii="inherit" w:eastAsia="Times New Roman" w:hAnsi="inherit" w:cs="Consolas"/>
              <w:b/>
              <w:bCs/>
              <w:color w:val="D171DD"/>
              <w:sz w:val="25"/>
            </w:rPr>
          </w:rPrChange>
        </w:rPr>
        <w:t>return</w:t>
      </w:r>
      <w:r w:rsidRPr="008C6831">
        <w:rPr>
          <w:rFonts w:ascii="Maiandra GD" w:eastAsia="Times New Roman" w:hAnsi="Maiandra GD" w:cs="Consolas"/>
          <w:color w:val="CFD5E0"/>
          <w:sz w:val="24"/>
          <w:szCs w:val="24"/>
          <w:rPrChange w:id="7718" w:author="Narendra" w:date="2021-08-21T13:02:00Z">
            <w:rPr>
              <w:rFonts w:ascii="inherit" w:eastAsia="Times New Roman" w:hAnsi="inherit" w:cs="Consolas"/>
              <w:color w:val="CFD5E0"/>
              <w:sz w:val="25"/>
            </w:rPr>
          </w:rPrChange>
        </w:rPr>
        <w:t xml:space="preserve"> context.</w:t>
      </w:r>
      <w:r w:rsidRPr="008C6831">
        <w:rPr>
          <w:rFonts w:ascii="Maiandra GD" w:eastAsia="Times New Roman" w:hAnsi="Maiandra GD" w:cs="Consolas"/>
          <w:color w:val="4284AE"/>
          <w:sz w:val="24"/>
          <w:szCs w:val="24"/>
          <w:rPrChange w:id="7719" w:author="Narendra" w:date="2021-08-21T13:02:00Z">
            <w:rPr>
              <w:rFonts w:ascii="inherit" w:eastAsia="Times New Roman" w:hAnsi="inherit" w:cs="Consolas"/>
              <w:color w:val="4284AE"/>
              <w:sz w:val="25"/>
            </w:rPr>
          </w:rPrChange>
        </w:rPr>
        <w:t>RefreshTokens</w:t>
      </w:r>
      <w:r w:rsidRPr="008C6831">
        <w:rPr>
          <w:rFonts w:ascii="Maiandra GD" w:eastAsia="Times New Roman" w:hAnsi="Maiandra GD" w:cs="Consolas"/>
          <w:color w:val="CFD5E0"/>
          <w:sz w:val="24"/>
          <w:szCs w:val="24"/>
          <w:rPrChange w:id="7720"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7721" w:author="Narendra" w:date="2021-08-21T13:02:00Z">
            <w:rPr>
              <w:rFonts w:ascii="inherit" w:eastAsia="Times New Roman" w:hAnsi="inherit" w:cs="Consolas"/>
              <w:color w:val="4284AE"/>
              <w:sz w:val="25"/>
            </w:rPr>
          </w:rPrChange>
        </w:rPr>
        <w:t>ToList</w:t>
      </w:r>
      <w:r w:rsidRPr="008C6831">
        <w:rPr>
          <w:rFonts w:ascii="Maiandra GD" w:eastAsia="Times New Roman" w:hAnsi="Maiandra GD" w:cs="Consolas"/>
          <w:b/>
          <w:bCs/>
          <w:color w:val="6B7C8B"/>
          <w:sz w:val="24"/>
          <w:szCs w:val="24"/>
          <w:rPrChange w:id="772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7723"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72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7725"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72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7727"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7728"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7729" w:author="Narendra" w:date="2021-08-21T13:02:00Z">
            <w:rPr>
              <w:rFonts w:ascii="inherit" w:eastAsia="Times New Roman" w:hAnsi="inherit" w:cs="Consolas"/>
              <w:b/>
              <w:bCs/>
              <w:color w:val="D171DD"/>
              <w:sz w:val="25"/>
            </w:rPr>
          </w:rPrChange>
        </w:rPr>
        <w:t>void</w:t>
      </w:r>
      <w:r w:rsidRPr="008C6831">
        <w:rPr>
          <w:rFonts w:ascii="Maiandra GD" w:eastAsia="Times New Roman" w:hAnsi="Maiandra GD" w:cs="Consolas"/>
          <w:color w:val="CFD5E0"/>
          <w:sz w:val="24"/>
          <w:szCs w:val="24"/>
          <w:rPrChange w:id="7730"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7731" w:author="Narendra" w:date="2021-08-21T13:02:00Z">
            <w:rPr>
              <w:rFonts w:ascii="inherit" w:eastAsia="Times New Roman" w:hAnsi="inherit" w:cs="Consolas"/>
              <w:color w:val="4284AE"/>
              <w:sz w:val="25"/>
            </w:rPr>
          </w:rPrChange>
        </w:rPr>
        <w:t>Dispose</w:t>
      </w:r>
      <w:r w:rsidRPr="008C6831">
        <w:rPr>
          <w:rFonts w:ascii="Maiandra GD" w:eastAsia="Times New Roman" w:hAnsi="Maiandra GD" w:cs="Consolas"/>
          <w:b/>
          <w:bCs/>
          <w:color w:val="6B7C8B"/>
          <w:sz w:val="24"/>
          <w:szCs w:val="24"/>
          <w:rPrChange w:id="7732"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73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7734"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73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7736" w:author="Narendra" w:date="2021-08-21T13:02:00Z">
            <w:rPr>
              <w:rFonts w:ascii="inherit" w:eastAsia="Times New Roman" w:hAnsi="inherit" w:cs="Consolas"/>
              <w:color w:val="CFD5E0"/>
              <w:sz w:val="25"/>
            </w:rPr>
          </w:rPrChange>
        </w:rPr>
        <w:t>context.</w:t>
      </w:r>
      <w:r w:rsidRPr="008C6831">
        <w:rPr>
          <w:rFonts w:ascii="Maiandra GD" w:eastAsia="Times New Roman" w:hAnsi="Maiandra GD" w:cs="Consolas"/>
          <w:color w:val="4284AE"/>
          <w:sz w:val="24"/>
          <w:szCs w:val="24"/>
          <w:rPrChange w:id="7737" w:author="Narendra" w:date="2021-08-21T13:02:00Z">
            <w:rPr>
              <w:rFonts w:ascii="inherit" w:eastAsia="Times New Roman" w:hAnsi="inherit" w:cs="Consolas"/>
              <w:color w:val="4284AE"/>
              <w:sz w:val="25"/>
            </w:rPr>
          </w:rPrChange>
        </w:rPr>
        <w:t>Dispose</w:t>
      </w:r>
      <w:r w:rsidRPr="008C6831">
        <w:rPr>
          <w:rFonts w:ascii="Maiandra GD" w:eastAsia="Times New Roman" w:hAnsi="Maiandra GD" w:cs="Consolas"/>
          <w:b/>
          <w:bCs/>
          <w:color w:val="6B7C8B"/>
          <w:sz w:val="24"/>
          <w:szCs w:val="24"/>
          <w:rPrChange w:id="773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7739"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74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7741"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74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7743"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line="384" w:lineRule="atLeast"/>
        <w:textAlignment w:val="baseline"/>
        <w:rPr>
          <w:rFonts w:ascii="Maiandra GD" w:eastAsia="Times New Roman" w:hAnsi="Maiandra GD" w:cs="Consolas"/>
          <w:color w:val="596174"/>
          <w:sz w:val="24"/>
          <w:szCs w:val="24"/>
          <w:rPrChange w:id="774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7745"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7746"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212529"/>
          <w:sz w:val="24"/>
          <w:szCs w:val="24"/>
          <w:bdr w:val="none" w:sz="0" w:space="0" w:color="auto" w:frame="1"/>
          <w:rPrChange w:id="7747" w:author="Narendra" w:date="2021-08-21T13:02:00Z">
            <w:rPr>
              <w:rFonts w:ascii="Arial" w:eastAsia="Times New Roman" w:hAnsi="Arial" w:cs="Arial"/>
              <w:color w:val="212529"/>
              <w:sz w:val="23"/>
              <w:szCs w:val="23"/>
              <w:bdr w:val="none" w:sz="0" w:space="0" w:color="auto" w:frame="1"/>
            </w:rPr>
          </w:rPrChange>
        </w:rPr>
        <w:lastRenderedPageBreak/>
        <w:t>The methods we add in the above </w:t>
      </w:r>
      <w:r w:rsidRPr="008C6831">
        <w:rPr>
          <w:rFonts w:ascii="Maiandra GD" w:eastAsia="Times New Roman" w:hAnsi="Maiandra GD" w:cs="Arial"/>
          <w:b/>
          <w:bCs/>
          <w:color w:val="212529"/>
          <w:sz w:val="24"/>
          <w:szCs w:val="24"/>
          <w:rPrChange w:id="7748" w:author="Narendra" w:date="2021-08-21T13:02:00Z">
            <w:rPr>
              <w:rFonts w:ascii="Arial" w:eastAsia="Times New Roman" w:hAnsi="Arial" w:cs="Arial"/>
              <w:b/>
              <w:bCs/>
              <w:color w:val="212529"/>
              <w:sz w:val="23"/>
            </w:rPr>
          </w:rPrChange>
        </w:rPr>
        <w:t>AuthenticationRepository</w:t>
      </w:r>
      <w:r w:rsidRPr="008C6831">
        <w:rPr>
          <w:rFonts w:ascii="Maiandra GD" w:eastAsia="Times New Roman" w:hAnsi="Maiandra GD" w:cs="Arial"/>
          <w:color w:val="212529"/>
          <w:sz w:val="24"/>
          <w:szCs w:val="24"/>
          <w:bdr w:val="none" w:sz="0" w:space="0" w:color="auto" w:frame="1"/>
          <w:rPrChange w:id="7749" w:author="Narendra" w:date="2021-08-21T13:02:00Z">
            <w:rPr>
              <w:rFonts w:ascii="Arial" w:eastAsia="Times New Roman" w:hAnsi="Arial" w:cs="Arial"/>
              <w:color w:val="212529"/>
              <w:sz w:val="23"/>
              <w:szCs w:val="23"/>
              <w:bdr w:val="none" w:sz="0" w:space="0" w:color="auto" w:frame="1"/>
            </w:rPr>
          </w:rPrChange>
        </w:rPr>
        <w:t> class will add support for manipulating the </w:t>
      </w:r>
      <w:r w:rsidRPr="008C6831">
        <w:rPr>
          <w:rFonts w:ascii="Maiandra GD" w:eastAsia="Times New Roman" w:hAnsi="Maiandra GD" w:cs="Arial"/>
          <w:b/>
          <w:bCs/>
          <w:color w:val="212529"/>
          <w:sz w:val="24"/>
          <w:szCs w:val="24"/>
          <w:rPrChange w:id="7750" w:author="Narendra" w:date="2021-08-21T13:02:00Z">
            <w:rPr>
              <w:rFonts w:ascii="Arial" w:eastAsia="Times New Roman" w:hAnsi="Arial" w:cs="Arial"/>
              <w:b/>
              <w:bCs/>
              <w:color w:val="212529"/>
              <w:sz w:val="23"/>
            </w:rPr>
          </w:rPrChange>
        </w:rPr>
        <w:t>RefreshToken</w:t>
      </w:r>
      <w:r w:rsidRPr="008C6831">
        <w:rPr>
          <w:rFonts w:ascii="Maiandra GD" w:eastAsia="Times New Roman" w:hAnsi="Maiandra GD" w:cs="Arial"/>
          <w:color w:val="212529"/>
          <w:sz w:val="24"/>
          <w:szCs w:val="24"/>
          <w:bdr w:val="none" w:sz="0" w:space="0" w:color="auto" w:frame="1"/>
          <w:rPrChange w:id="7751" w:author="Narendra" w:date="2021-08-21T13:02:00Z">
            <w:rPr>
              <w:rFonts w:ascii="Arial" w:eastAsia="Times New Roman" w:hAnsi="Arial" w:cs="Arial"/>
              <w:color w:val="212529"/>
              <w:sz w:val="23"/>
              <w:szCs w:val="23"/>
              <w:bdr w:val="none" w:sz="0" w:space="0" w:color="auto" w:frame="1"/>
            </w:rPr>
          </w:rPrChange>
        </w:rPr>
        <w:t> table that we have added, they are self-explanatory methods and there is nothing special about them.</w:t>
      </w:r>
    </w:p>
    <w:p w:rsidR="006E519F" w:rsidRPr="008C6831" w:rsidRDefault="006E519F" w:rsidP="006E519F">
      <w:pPr>
        <w:shd w:val="clear" w:color="auto" w:fill="FFFFFF"/>
        <w:spacing w:after="0" w:line="240" w:lineRule="auto"/>
        <w:jc w:val="both"/>
        <w:textAlignment w:val="baseline"/>
        <w:outlineLvl w:val="4"/>
        <w:rPr>
          <w:rFonts w:ascii="Maiandra GD" w:eastAsia="Times New Roman" w:hAnsi="Maiandra GD" w:cs="Segoe UI"/>
          <w:color w:val="3A3A3A"/>
          <w:sz w:val="24"/>
          <w:szCs w:val="24"/>
          <w:rPrChange w:id="7752" w:author="Narendra" w:date="2021-08-21T13:02:00Z">
            <w:rPr>
              <w:rFonts w:ascii="Segoe UI" w:eastAsia="Times New Roman" w:hAnsi="Segoe UI" w:cs="Segoe UI"/>
              <w:color w:val="3A3A3A"/>
              <w:sz w:val="20"/>
              <w:szCs w:val="20"/>
            </w:rPr>
          </w:rPrChange>
        </w:rPr>
      </w:pPr>
      <w:r w:rsidRPr="008C6831">
        <w:rPr>
          <w:rFonts w:ascii="Maiandra GD" w:eastAsia="Times New Roman" w:hAnsi="Maiandra GD" w:cs="Arial"/>
          <w:b/>
          <w:bCs/>
          <w:color w:val="3A3A3A"/>
          <w:sz w:val="24"/>
          <w:szCs w:val="24"/>
          <w:rPrChange w:id="7753" w:author="Narendra" w:date="2021-08-21T13:02:00Z">
            <w:rPr>
              <w:rFonts w:ascii="Arial" w:eastAsia="Times New Roman" w:hAnsi="Arial" w:cs="Arial"/>
              <w:b/>
              <w:bCs/>
              <w:color w:val="3A3A3A"/>
              <w:sz w:val="27"/>
            </w:rPr>
          </w:rPrChange>
        </w:rPr>
        <w:t>Step5: Modify the Client Validation logic</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7754"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212529"/>
          <w:sz w:val="24"/>
          <w:szCs w:val="24"/>
          <w:bdr w:val="none" w:sz="0" w:space="0" w:color="auto" w:frame="1"/>
          <w:rPrChange w:id="7755" w:author="Narendra" w:date="2021-08-21T13:02:00Z">
            <w:rPr>
              <w:rFonts w:ascii="Arial" w:eastAsia="Times New Roman" w:hAnsi="Arial" w:cs="Arial"/>
              <w:color w:val="212529"/>
              <w:sz w:val="23"/>
              <w:szCs w:val="23"/>
              <w:bdr w:val="none" w:sz="0" w:space="0" w:color="auto" w:frame="1"/>
            </w:rPr>
          </w:rPrChange>
        </w:rPr>
        <w:t>Here, we need to modify the logic responsible for validating the client information whether the request needs an access token or uses a refresh token to obtain a new access token. So modify the </w:t>
      </w:r>
      <w:r w:rsidRPr="008C6831">
        <w:rPr>
          <w:rFonts w:ascii="Maiandra GD" w:eastAsia="Times New Roman" w:hAnsi="Maiandra GD" w:cs="Arial"/>
          <w:b/>
          <w:bCs/>
          <w:color w:val="212529"/>
          <w:sz w:val="24"/>
          <w:szCs w:val="24"/>
          <w:rPrChange w:id="7756" w:author="Narendra" w:date="2021-08-21T13:02:00Z">
            <w:rPr>
              <w:rFonts w:ascii="Arial" w:eastAsia="Times New Roman" w:hAnsi="Arial" w:cs="Arial"/>
              <w:b/>
              <w:bCs/>
              <w:color w:val="212529"/>
              <w:sz w:val="23"/>
            </w:rPr>
          </w:rPrChange>
        </w:rPr>
        <w:t>ValidateClientAuthentication</w:t>
      </w:r>
      <w:r w:rsidRPr="008C6831">
        <w:rPr>
          <w:rFonts w:ascii="Maiandra GD" w:eastAsia="Times New Roman" w:hAnsi="Maiandra GD" w:cs="Arial"/>
          <w:color w:val="212529"/>
          <w:sz w:val="24"/>
          <w:szCs w:val="24"/>
          <w:bdr w:val="none" w:sz="0" w:space="0" w:color="auto" w:frame="1"/>
          <w:rPrChange w:id="7757" w:author="Narendra" w:date="2021-08-21T13:02:00Z">
            <w:rPr>
              <w:rFonts w:ascii="Arial" w:eastAsia="Times New Roman" w:hAnsi="Arial" w:cs="Arial"/>
              <w:color w:val="212529"/>
              <w:sz w:val="23"/>
              <w:szCs w:val="23"/>
              <w:bdr w:val="none" w:sz="0" w:space="0" w:color="auto" w:frame="1"/>
            </w:rPr>
          </w:rPrChange>
        </w:rPr>
        <w:t> method of the </w:t>
      </w:r>
      <w:r w:rsidRPr="008C6831">
        <w:rPr>
          <w:rFonts w:ascii="Maiandra GD" w:eastAsia="Times New Roman" w:hAnsi="Maiandra GD" w:cs="Arial"/>
          <w:b/>
          <w:bCs/>
          <w:color w:val="212529"/>
          <w:sz w:val="24"/>
          <w:szCs w:val="24"/>
          <w:rPrChange w:id="7758" w:author="Narendra" w:date="2021-08-21T13:02:00Z">
            <w:rPr>
              <w:rFonts w:ascii="Arial" w:eastAsia="Times New Roman" w:hAnsi="Arial" w:cs="Arial"/>
              <w:b/>
              <w:bCs/>
              <w:color w:val="212529"/>
              <w:sz w:val="23"/>
            </w:rPr>
          </w:rPrChange>
        </w:rPr>
        <w:t>MyAuthorizationServerProvider</w:t>
      </w:r>
      <w:r w:rsidRPr="008C6831">
        <w:rPr>
          <w:rFonts w:ascii="Maiandra GD" w:eastAsia="Times New Roman" w:hAnsi="Maiandra GD" w:cs="Arial"/>
          <w:color w:val="212529"/>
          <w:sz w:val="24"/>
          <w:szCs w:val="24"/>
          <w:bdr w:val="none" w:sz="0" w:space="0" w:color="auto" w:frame="1"/>
          <w:rPrChange w:id="7759" w:author="Narendra" w:date="2021-08-21T13:02:00Z">
            <w:rPr>
              <w:rFonts w:ascii="Arial" w:eastAsia="Times New Roman" w:hAnsi="Arial" w:cs="Arial"/>
              <w:color w:val="212529"/>
              <w:sz w:val="23"/>
              <w:szCs w:val="23"/>
              <w:bdr w:val="none" w:sz="0" w:space="0" w:color="auto" w:frame="1"/>
            </w:rPr>
          </w:rPrChange>
        </w:rPr>
        <w:t> class as shown below.</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76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7761"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7762"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7763" w:author="Narendra" w:date="2021-08-21T13:02:00Z">
            <w:rPr>
              <w:rFonts w:ascii="inherit" w:eastAsia="Times New Roman" w:hAnsi="inherit" w:cs="Consolas"/>
              <w:b/>
              <w:bCs/>
              <w:color w:val="D171DD"/>
              <w:sz w:val="25"/>
            </w:rPr>
          </w:rPrChange>
        </w:rPr>
        <w:t>override</w:t>
      </w:r>
      <w:r w:rsidRPr="008C6831">
        <w:rPr>
          <w:rFonts w:ascii="Maiandra GD" w:eastAsia="Times New Roman" w:hAnsi="Maiandra GD" w:cs="Consolas"/>
          <w:color w:val="CFD5E0"/>
          <w:sz w:val="24"/>
          <w:szCs w:val="24"/>
          <w:rPrChange w:id="7764" w:author="Narendra" w:date="2021-08-21T13:02:00Z">
            <w:rPr>
              <w:rFonts w:ascii="inherit" w:eastAsia="Times New Roman" w:hAnsi="inherit" w:cs="Consolas"/>
              <w:color w:val="CFD5E0"/>
              <w:sz w:val="25"/>
            </w:rPr>
          </w:rPrChange>
        </w:rPr>
        <w:t xml:space="preserve"> Task </w:t>
      </w:r>
      <w:r w:rsidRPr="008C6831">
        <w:rPr>
          <w:rFonts w:ascii="Maiandra GD" w:eastAsia="Times New Roman" w:hAnsi="Maiandra GD" w:cs="Consolas"/>
          <w:color w:val="4284AE"/>
          <w:sz w:val="24"/>
          <w:szCs w:val="24"/>
          <w:rPrChange w:id="7765" w:author="Narendra" w:date="2021-08-21T13:02:00Z">
            <w:rPr>
              <w:rFonts w:ascii="inherit" w:eastAsia="Times New Roman" w:hAnsi="inherit" w:cs="Consolas"/>
              <w:color w:val="4284AE"/>
              <w:sz w:val="25"/>
            </w:rPr>
          </w:rPrChange>
        </w:rPr>
        <w:t>ValidateClientAuthentication</w:t>
      </w:r>
      <w:r w:rsidRPr="008C6831">
        <w:rPr>
          <w:rFonts w:ascii="Maiandra GD" w:eastAsia="Times New Roman" w:hAnsi="Maiandra GD" w:cs="Consolas"/>
          <w:b/>
          <w:bCs/>
          <w:color w:val="6B7C8B"/>
          <w:sz w:val="24"/>
          <w:szCs w:val="24"/>
          <w:rPrChange w:id="7766"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7767" w:author="Narendra" w:date="2021-08-21T13:02:00Z">
            <w:rPr>
              <w:rFonts w:ascii="inherit" w:eastAsia="Times New Roman" w:hAnsi="inherit" w:cs="Consolas"/>
              <w:color w:val="CFD5E0"/>
              <w:sz w:val="25"/>
            </w:rPr>
          </w:rPrChange>
        </w:rPr>
        <w:t>OAuthValidateClientAuthenticationContext context</w:t>
      </w:r>
      <w:r w:rsidRPr="008C6831">
        <w:rPr>
          <w:rFonts w:ascii="Maiandra GD" w:eastAsia="Times New Roman" w:hAnsi="Maiandra GD" w:cs="Consolas"/>
          <w:b/>
          <w:bCs/>
          <w:color w:val="6B7C8B"/>
          <w:sz w:val="24"/>
          <w:szCs w:val="24"/>
          <w:rPrChange w:id="7768"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76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7770"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77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7772" w:author="Narendra" w:date="2021-08-21T13:02:00Z">
            <w:rPr>
              <w:rFonts w:ascii="inherit" w:eastAsia="Times New Roman" w:hAnsi="inherit" w:cs="Consolas"/>
              <w:color w:val="CFD5E0"/>
              <w:sz w:val="25"/>
            </w:rPr>
          </w:rPrChange>
        </w:rPr>
        <w:t>string clientId = string.</w:t>
      </w:r>
      <w:r w:rsidRPr="008C6831">
        <w:rPr>
          <w:rFonts w:ascii="Maiandra GD" w:eastAsia="Times New Roman" w:hAnsi="Maiandra GD" w:cs="Consolas"/>
          <w:color w:val="4284AE"/>
          <w:sz w:val="24"/>
          <w:szCs w:val="24"/>
          <w:rPrChange w:id="7773" w:author="Narendra" w:date="2021-08-21T13:02:00Z">
            <w:rPr>
              <w:rFonts w:ascii="inherit" w:eastAsia="Times New Roman" w:hAnsi="inherit" w:cs="Consolas"/>
              <w:color w:val="4284AE"/>
              <w:sz w:val="25"/>
            </w:rPr>
          </w:rPrChange>
        </w:rPr>
        <w:t>Empty</w:t>
      </w:r>
      <w:r w:rsidRPr="008C6831">
        <w:rPr>
          <w:rFonts w:ascii="Maiandra GD" w:eastAsia="Times New Roman" w:hAnsi="Maiandra GD" w:cs="Consolas"/>
          <w:color w:val="CFD5E0"/>
          <w:sz w:val="24"/>
          <w:szCs w:val="24"/>
          <w:rPrChange w:id="7774"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77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7776" w:author="Narendra" w:date="2021-08-21T13:02:00Z">
            <w:rPr>
              <w:rFonts w:ascii="inherit" w:eastAsia="Times New Roman" w:hAnsi="inherit" w:cs="Consolas"/>
              <w:color w:val="CFD5E0"/>
              <w:sz w:val="25"/>
            </w:rPr>
          </w:rPrChange>
        </w:rPr>
        <w:t>string clientSecret = string.</w:t>
      </w:r>
      <w:r w:rsidRPr="008C6831">
        <w:rPr>
          <w:rFonts w:ascii="Maiandra GD" w:eastAsia="Times New Roman" w:hAnsi="Maiandra GD" w:cs="Consolas"/>
          <w:color w:val="4284AE"/>
          <w:sz w:val="24"/>
          <w:szCs w:val="24"/>
          <w:rPrChange w:id="7777" w:author="Narendra" w:date="2021-08-21T13:02:00Z">
            <w:rPr>
              <w:rFonts w:ascii="inherit" w:eastAsia="Times New Roman" w:hAnsi="inherit" w:cs="Consolas"/>
              <w:color w:val="4284AE"/>
              <w:sz w:val="25"/>
            </w:rPr>
          </w:rPrChange>
        </w:rPr>
        <w:t>Empty</w:t>
      </w:r>
      <w:r w:rsidRPr="008C6831">
        <w:rPr>
          <w:rFonts w:ascii="Maiandra GD" w:eastAsia="Times New Roman" w:hAnsi="Maiandra GD" w:cs="Consolas"/>
          <w:color w:val="CFD5E0"/>
          <w:sz w:val="24"/>
          <w:szCs w:val="24"/>
          <w:rPrChange w:id="7778"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77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7780" w:author="Narendra" w:date="2021-08-21T13:02:00Z">
            <w:rPr>
              <w:rFonts w:ascii="inherit" w:eastAsia="Times New Roman" w:hAnsi="inherit" w:cs="Consolas"/>
              <w:color w:val="6B7C8B"/>
              <w:sz w:val="25"/>
            </w:rPr>
          </w:rPrChange>
        </w:rPr>
        <w:t>// The TryGetBasicCredentials method checks the Authorization header and</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78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7782" w:author="Narendra" w:date="2021-08-21T13:02:00Z">
            <w:rPr>
              <w:rFonts w:ascii="inherit" w:eastAsia="Times New Roman" w:hAnsi="inherit" w:cs="Consolas"/>
              <w:color w:val="6B7C8B"/>
              <w:sz w:val="25"/>
            </w:rPr>
          </w:rPrChange>
        </w:rPr>
        <w:t>// Return the ClientId and clientSecret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78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7784" w:author="Narendra" w:date="2021-08-21T13:02:00Z">
            <w:rPr>
              <w:rFonts w:ascii="inherit" w:eastAsia="Times New Roman" w:hAnsi="inherit" w:cs="Consolas"/>
              <w:b/>
              <w:bCs/>
              <w:color w:val="D171DD"/>
              <w:sz w:val="25"/>
            </w:rPr>
          </w:rPrChange>
        </w:rPr>
        <w:t>if</w:t>
      </w:r>
      <w:r w:rsidRPr="008C6831">
        <w:rPr>
          <w:rFonts w:ascii="Maiandra GD" w:eastAsia="Times New Roman" w:hAnsi="Maiandra GD" w:cs="Consolas"/>
          <w:color w:val="CFD5E0"/>
          <w:sz w:val="24"/>
          <w:szCs w:val="24"/>
          <w:rPrChange w:id="7785"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7786"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7787" w:author="Narendra" w:date="2021-08-21T13:02:00Z">
            <w:rPr>
              <w:rFonts w:ascii="inherit" w:eastAsia="Times New Roman" w:hAnsi="inherit" w:cs="Consolas"/>
              <w:color w:val="CFD5E0"/>
              <w:sz w:val="25"/>
            </w:rPr>
          </w:rPrChange>
        </w:rPr>
        <w:t>!context.</w:t>
      </w:r>
      <w:r w:rsidRPr="008C6831">
        <w:rPr>
          <w:rFonts w:ascii="Maiandra GD" w:eastAsia="Times New Roman" w:hAnsi="Maiandra GD" w:cs="Consolas"/>
          <w:color w:val="4284AE"/>
          <w:sz w:val="24"/>
          <w:szCs w:val="24"/>
          <w:rPrChange w:id="7788" w:author="Narendra" w:date="2021-08-21T13:02:00Z">
            <w:rPr>
              <w:rFonts w:ascii="inherit" w:eastAsia="Times New Roman" w:hAnsi="inherit" w:cs="Consolas"/>
              <w:color w:val="4284AE"/>
              <w:sz w:val="25"/>
            </w:rPr>
          </w:rPrChange>
        </w:rPr>
        <w:t>TryGetBasicCredentials</w:t>
      </w:r>
      <w:r w:rsidRPr="008C6831">
        <w:rPr>
          <w:rFonts w:ascii="Maiandra GD" w:eastAsia="Times New Roman" w:hAnsi="Maiandra GD" w:cs="Consolas"/>
          <w:b/>
          <w:bCs/>
          <w:color w:val="6B7C8B"/>
          <w:sz w:val="24"/>
          <w:szCs w:val="24"/>
          <w:rPrChange w:id="778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4284AE"/>
          <w:sz w:val="24"/>
          <w:szCs w:val="24"/>
          <w:rPrChange w:id="7790" w:author="Narendra" w:date="2021-08-21T13:02:00Z">
            <w:rPr>
              <w:rFonts w:ascii="inherit" w:eastAsia="Times New Roman" w:hAnsi="inherit" w:cs="Consolas"/>
              <w:color w:val="4284AE"/>
              <w:sz w:val="25"/>
            </w:rPr>
          </w:rPrChange>
        </w:rPr>
        <w:t>out</w:t>
      </w:r>
      <w:r w:rsidRPr="008C6831">
        <w:rPr>
          <w:rFonts w:ascii="Maiandra GD" w:eastAsia="Times New Roman" w:hAnsi="Maiandra GD" w:cs="Consolas"/>
          <w:color w:val="CFD5E0"/>
          <w:sz w:val="24"/>
          <w:szCs w:val="24"/>
          <w:rPrChange w:id="7791" w:author="Narendra" w:date="2021-08-21T13:02:00Z">
            <w:rPr>
              <w:rFonts w:ascii="inherit" w:eastAsia="Times New Roman" w:hAnsi="inherit" w:cs="Consolas"/>
              <w:color w:val="CFD5E0"/>
              <w:sz w:val="25"/>
            </w:rPr>
          </w:rPrChange>
        </w:rPr>
        <w:t xml:space="preserve"> clientId, </w:t>
      </w:r>
      <w:r w:rsidRPr="008C6831">
        <w:rPr>
          <w:rFonts w:ascii="Maiandra GD" w:eastAsia="Times New Roman" w:hAnsi="Maiandra GD" w:cs="Consolas"/>
          <w:color w:val="4284AE"/>
          <w:sz w:val="24"/>
          <w:szCs w:val="24"/>
          <w:rPrChange w:id="7792" w:author="Narendra" w:date="2021-08-21T13:02:00Z">
            <w:rPr>
              <w:rFonts w:ascii="inherit" w:eastAsia="Times New Roman" w:hAnsi="inherit" w:cs="Consolas"/>
              <w:color w:val="4284AE"/>
              <w:sz w:val="25"/>
            </w:rPr>
          </w:rPrChange>
        </w:rPr>
        <w:t>out</w:t>
      </w:r>
      <w:r w:rsidRPr="008C6831">
        <w:rPr>
          <w:rFonts w:ascii="Maiandra GD" w:eastAsia="Times New Roman" w:hAnsi="Maiandra GD" w:cs="Consolas"/>
          <w:color w:val="CFD5E0"/>
          <w:sz w:val="24"/>
          <w:szCs w:val="24"/>
          <w:rPrChange w:id="7793" w:author="Narendra" w:date="2021-08-21T13:02:00Z">
            <w:rPr>
              <w:rFonts w:ascii="inherit" w:eastAsia="Times New Roman" w:hAnsi="inherit" w:cs="Consolas"/>
              <w:color w:val="CFD5E0"/>
              <w:sz w:val="25"/>
            </w:rPr>
          </w:rPrChange>
        </w:rPr>
        <w:t xml:space="preserve"> clientSecret</w:t>
      </w:r>
      <w:r w:rsidRPr="008C6831">
        <w:rPr>
          <w:rFonts w:ascii="Maiandra GD" w:eastAsia="Times New Roman" w:hAnsi="Maiandra GD" w:cs="Consolas"/>
          <w:b/>
          <w:bCs/>
          <w:color w:val="6B7C8B"/>
          <w:sz w:val="24"/>
          <w:szCs w:val="24"/>
          <w:rPrChange w:id="7794"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79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7796"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79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7798" w:author="Narendra" w:date="2021-08-21T13:02:00Z">
            <w:rPr>
              <w:rFonts w:ascii="inherit" w:eastAsia="Times New Roman" w:hAnsi="inherit" w:cs="Consolas"/>
              <w:color w:val="CFD5E0"/>
              <w:sz w:val="25"/>
            </w:rPr>
          </w:rPrChange>
        </w:rPr>
        <w:t>context.</w:t>
      </w:r>
      <w:r w:rsidRPr="008C6831">
        <w:rPr>
          <w:rFonts w:ascii="Maiandra GD" w:eastAsia="Times New Roman" w:hAnsi="Maiandra GD" w:cs="Consolas"/>
          <w:color w:val="4284AE"/>
          <w:sz w:val="24"/>
          <w:szCs w:val="24"/>
          <w:rPrChange w:id="7799" w:author="Narendra" w:date="2021-08-21T13:02:00Z">
            <w:rPr>
              <w:rFonts w:ascii="inherit" w:eastAsia="Times New Roman" w:hAnsi="inherit" w:cs="Consolas"/>
              <w:color w:val="4284AE"/>
              <w:sz w:val="25"/>
            </w:rPr>
          </w:rPrChange>
        </w:rPr>
        <w:t>SetError</w:t>
      </w:r>
      <w:r w:rsidRPr="008C6831">
        <w:rPr>
          <w:rFonts w:ascii="Maiandra GD" w:eastAsia="Times New Roman" w:hAnsi="Maiandra GD" w:cs="Consolas"/>
          <w:b/>
          <w:bCs/>
          <w:color w:val="6B7C8B"/>
          <w:sz w:val="24"/>
          <w:szCs w:val="24"/>
          <w:rPrChange w:id="7800"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7CC379"/>
          <w:sz w:val="24"/>
          <w:szCs w:val="24"/>
          <w:rPrChange w:id="7801" w:author="Narendra" w:date="2021-08-21T13:02:00Z">
            <w:rPr>
              <w:rFonts w:ascii="inherit" w:eastAsia="Times New Roman" w:hAnsi="inherit" w:cs="Consolas"/>
              <w:color w:val="7CC379"/>
              <w:sz w:val="25"/>
            </w:rPr>
          </w:rPrChange>
        </w:rPr>
        <w:t>"invalid_client"</w:t>
      </w:r>
      <w:r w:rsidRPr="008C6831">
        <w:rPr>
          <w:rFonts w:ascii="Maiandra GD" w:eastAsia="Times New Roman" w:hAnsi="Maiandra GD" w:cs="Consolas"/>
          <w:color w:val="CFD5E0"/>
          <w:sz w:val="24"/>
          <w:szCs w:val="24"/>
          <w:rPrChange w:id="7802"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7CC379"/>
          <w:sz w:val="24"/>
          <w:szCs w:val="24"/>
          <w:rPrChange w:id="7803" w:author="Narendra" w:date="2021-08-21T13:02:00Z">
            <w:rPr>
              <w:rFonts w:ascii="inherit" w:eastAsia="Times New Roman" w:hAnsi="inherit" w:cs="Consolas"/>
              <w:color w:val="7CC379"/>
              <w:sz w:val="25"/>
            </w:rPr>
          </w:rPrChange>
        </w:rPr>
        <w:t>"Client credentials could not be retrieved through the Authorization header."</w:t>
      </w:r>
      <w:r w:rsidRPr="008C6831">
        <w:rPr>
          <w:rFonts w:ascii="Maiandra GD" w:eastAsia="Times New Roman" w:hAnsi="Maiandra GD" w:cs="Consolas"/>
          <w:b/>
          <w:bCs/>
          <w:color w:val="6B7C8B"/>
          <w:sz w:val="24"/>
          <w:szCs w:val="24"/>
          <w:rPrChange w:id="7804"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7805"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80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7807" w:author="Narendra" w:date="2021-08-21T13:02:00Z">
            <w:rPr>
              <w:rFonts w:ascii="inherit" w:eastAsia="Times New Roman" w:hAnsi="inherit" w:cs="Consolas"/>
              <w:b/>
              <w:bCs/>
              <w:color w:val="D171DD"/>
              <w:sz w:val="25"/>
            </w:rPr>
          </w:rPrChange>
        </w:rPr>
        <w:t>return</w:t>
      </w:r>
      <w:r w:rsidRPr="008C6831">
        <w:rPr>
          <w:rFonts w:ascii="Maiandra GD" w:eastAsia="Times New Roman" w:hAnsi="Maiandra GD" w:cs="Consolas"/>
          <w:color w:val="CFD5E0"/>
          <w:sz w:val="24"/>
          <w:szCs w:val="24"/>
          <w:rPrChange w:id="7808" w:author="Narendra" w:date="2021-08-21T13:02:00Z">
            <w:rPr>
              <w:rFonts w:ascii="inherit" w:eastAsia="Times New Roman" w:hAnsi="inherit" w:cs="Consolas"/>
              <w:color w:val="CFD5E0"/>
              <w:sz w:val="25"/>
            </w:rPr>
          </w:rPrChange>
        </w:rPr>
        <w:t xml:space="preserve"> Task.</w:t>
      </w:r>
      <w:r w:rsidRPr="008C6831">
        <w:rPr>
          <w:rFonts w:ascii="Maiandra GD" w:eastAsia="Times New Roman" w:hAnsi="Maiandra GD" w:cs="Consolas"/>
          <w:color w:val="4284AE"/>
          <w:sz w:val="24"/>
          <w:szCs w:val="24"/>
          <w:rPrChange w:id="7809" w:author="Narendra" w:date="2021-08-21T13:02:00Z">
            <w:rPr>
              <w:rFonts w:ascii="inherit" w:eastAsia="Times New Roman" w:hAnsi="inherit" w:cs="Consolas"/>
              <w:color w:val="4284AE"/>
              <w:sz w:val="25"/>
            </w:rPr>
          </w:rPrChange>
        </w:rPr>
        <w:t>FromResult</w:t>
      </w:r>
      <w:r w:rsidRPr="008C6831">
        <w:rPr>
          <w:rFonts w:ascii="Maiandra GD" w:eastAsia="Times New Roman" w:hAnsi="Maiandra GD" w:cs="Consolas"/>
          <w:b/>
          <w:bCs/>
          <w:color w:val="6B7C8B"/>
          <w:sz w:val="24"/>
          <w:szCs w:val="24"/>
          <w:rPrChange w:id="7810" w:author="Narendra" w:date="2021-08-21T13:02:00Z">
            <w:rPr>
              <w:rFonts w:ascii="inherit" w:eastAsia="Times New Roman" w:hAnsi="inherit" w:cs="Consolas"/>
              <w:b/>
              <w:bCs/>
              <w:color w:val="6B7C8B"/>
              <w:sz w:val="25"/>
            </w:rPr>
          </w:rPrChange>
        </w:rPr>
        <w:t>&lt;</w:t>
      </w:r>
      <w:r w:rsidRPr="008C6831">
        <w:rPr>
          <w:rFonts w:ascii="Maiandra GD" w:eastAsia="Times New Roman" w:hAnsi="Maiandra GD" w:cs="Consolas"/>
          <w:b/>
          <w:bCs/>
          <w:color w:val="D171DD"/>
          <w:sz w:val="24"/>
          <w:szCs w:val="24"/>
          <w:rPrChange w:id="7811" w:author="Narendra" w:date="2021-08-21T13:02:00Z">
            <w:rPr>
              <w:rFonts w:ascii="inherit" w:eastAsia="Times New Roman" w:hAnsi="inherit" w:cs="Consolas"/>
              <w:b/>
              <w:bCs/>
              <w:color w:val="D171DD"/>
              <w:sz w:val="25"/>
            </w:rPr>
          </w:rPrChange>
        </w:rPr>
        <w:t>object</w:t>
      </w:r>
      <w:r w:rsidRPr="008C6831">
        <w:rPr>
          <w:rFonts w:ascii="Maiandra GD" w:eastAsia="Times New Roman" w:hAnsi="Maiandra GD" w:cs="Consolas"/>
          <w:b/>
          <w:bCs/>
          <w:color w:val="6B7C8B"/>
          <w:sz w:val="24"/>
          <w:szCs w:val="24"/>
          <w:rPrChange w:id="7812" w:author="Narendra" w:date="2021-08-21T13:02:00Z">
            <w:rPr>
              <w:rFonts w:ascii="inherit" w:eastAsia="Times New Roman" w:hAnsi="inherit" w:cs="Consolas"/>
              <w:b/>
              <w:bCs/>
              <w:color w:val="6B7C8B"/>
              <w:sz w:val="25"/>
            </w:rPr>
          </w:rPrChange>
        </w:rPr>
        <w:t>&gt;(</w:t>
      </w:r>
      <w:r w:rsidRPr="008C6831">
        <w:rPr>
          <w:rFonts w:ascii="Maiandra GD" w:eastAsia="Times New Roman" w:hAnsi="Maiandra GD" w:cs="Consolas"/>
          <w:b/>
          <w:bCs/>
          <w:color w:val="D171DD"/>
          <w:sz w:val="24"/>
          <w:szCs w:val="24"/>
          <w:rPrChange w:id="7813" w:author="Narendra" w:date="2021-08-21T13:02:00Z">
            <w:rPr>
              <w:rFonts w:ascii="inherit" w:eastAsia="Times New Roman" w:hAnsi="inherit" w:cs="Consolas"/>
              <w:b/>
              <w:bCs/>
              <w:color w:val="D171DD"/>
              <w:sz w:val="25"/>
            </w:rPr>
          </w:rPrChange>
        </w:rPr>
        <w:t>null</w:t>
      </w:r>
      <w:r w:rsidRPr="008C6831">
        <w:rPr>
          <w:rFonts w:ascii="Maiandra GD" w:eastAsia="Times New Roman" w:hAnsi="Maiandra GD" w:cs="Consolas"/>
          <w:b/>
          <w:bCs/>
          <w:color w:val="6B7C8B"/>
          <w:sz w:val="24"/>
          <w:szCs w:val="24"/>
          <w:rPrChange w:id="7814"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7815"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81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7817"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81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7819" w:author="Narendra" w:date="2021-08-21T13:02:00Z">
            <w:rPr>
              <w:rFonts w:ascii="inherit" w:eastAsia="Times New Roman" w:hAnsi="inherit" w:cs="Consolas"/>
              <w:color w:val="6B7C8B"/>
              <w:sz w:val="25"/>
            </w:rPr>
          </w:rPrChange>
        </w:rPr>
        <w:t>//Check the existence of by calling the ValidateClient method</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82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7821" w:author="Narendra" w:date="2021-08-21T13:02:00Z">
            <w:rPr>
              <w:rFonts w:ascii="inherit" w:eastAsia="Times New Roman" w:hAnsi="inherit" w:cs="Consolas"/>
              <w:color w:val="CFD5E0"/>
              <w:sz w:val="25"/>
            </w:rPr>
          </w:rPrChange>
        </w:rPr>
        <w:t xml:space="preserve">ClientMaster client = </w:t>
      </w:r>
      <w:r w:rsidRPr="008C6831">
        <w:rPr>
          <w:rFonts w:ascii="Maiandra GD" w:eastAsia="Times New Roman" w:hAnsi="Maiandra GD" w:cs="Consolas"/>
          <w:b/>
          <w:bCs/>
          <w:color w:val="6B7C8B"/>
          <w:sz w:val="24"/>
          <w:szCs w:val="24"/>
          <w:rPrChange w:id="782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4284AE"/>
          <w:sz w:val="24"/>
          <w:szCs w:val="24"/>
          <w:rPrChange w:id="7823"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7824"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7825" w:author="Narendra" w:date="2021-08-21T13:02:00Z">
            <w:rPr>
              <w:rFonts w:ascii="inherit" w:eastAsia="Times New Roman" w:hAnsi="inherit" w:cs="Consolas"/>
              <w:color w:val="4284AE"/>
              <w:sz w:val="25"/>
            </w:rPr>
          </w:rPrChange>
        </w:rPr>
        <w:t>ClientMasterRepository</w:t>
      </w:r>
      <w:r w:rsidRPr="008C6831">
        <w:rPr>
          <w:rFonts w:ascii="Maiandra GD" w:eastAsia="Times New Roman" w:hAnsi="Maiandra GD" w:cs="Consolas"/>
          <w:b/>
          <w:bCs/>
          <w:color w:val="6B7C8B"/>
          <w:sz w:val="24"/>
          <w:szCs w:val="24"/>
          <w:rPrChange w:id="7826"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7827"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7828" w:author="Narendra" w:date="2021-08-21T13:02:00Z">
            <w:rPr>
              <w:rFonts w:ascii="inherit" w:eastAsia="Times New Roman" w:hAnsi="inherit" w:cs="Consolas"/>
              <w:color w:val="4284AE"/>
              <w:sz w:val="25"/>
            </w:rPr>
          </w:rPrChange>
        </w:rPr>
        <w:t>ValidateClient</w:t>
      </w:r>
      <w:r w:rsidRPr="008C6831">
        <w:rPr>
          <w:rFonts w:ascii="Maiandra GD" w:eastAsia="Times New Roman" w:hAnsi="Maiandra GD" w:cs="Consolas"/>
          <w:b/>
          <w:bCs/>
          <w:color w:val="6B7C8B"/>
          <w:sz w:val="24"/>
          <w:szCs w:val="24"/>
          <w:rPrChange w:id="782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7830" w:author="Narendra" w:date="2021-08-21T13:02:00Z">
            <w:rPr>
              <w:rFonts w:ascii="inherit" w:eastAsia="Times New Roman" w:hAnsi="inherit" w:cs="Consolas"/>
              <w:color w:val="CFD5E0"/>
              <w:sz w:val="25"/>
            </w:rPr>
          </w:rPrChange>
        </w:rPr>
        <w:t>clientId, clientSecret</w:t>
      </w:r>
      <w:r w:rsidRPr="008C6831">
        <w:rPr>
          <w:rFonts w:ascii="Maiandra GD" w:eastAsia="Times New Roman" w:hAnsi="Maiandra GD" w:cs="Consolas"/>
          <w:b/>
          <w:bCs/>
          <w:color w:val="6B7C8B"/>
          <w:sz w:val="24"/>
          <w:szCs w:val="24"/>
          <w:rPrChange w:id="783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7832"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83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7834" w:author="Narendra" w:date="2021-08-21T13:02:00Z">
            <w:rPr>
              <w:rFonts w:ascii="inherit" w:eastAsia="Times New Roman" w:hAnsi="inherit" w:cs="Consolas"/>
              <w:b/>
              <w:bCs/>
              <w:color w:val="D171DD"/>
              <w:sz w:val="25"/>
            </w:rPr>
          </w:rPrChange>
        </w:rPr>
        <w:t>if</w:t>
      </w:r>
      <w:r w:rsidRPr="008C6831">
        <w:rPr>
          <w:rFonts w:ascii="Maiandra GD" w:eastAsia="Times New Roman" w:hAnsi="Maiandra GD" w:cs="Consolas"/>
          <w:color w:val="CFD5E0"/>
          <w:sz w:val="24"/>
          <w:szCs w:val="24"/>
          <w:rPrChange w:id="7835"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7836"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7837" w:author="Narendra" w:date="2021-08-21T13:02:00Z">
            <w:rPr>
              <w:rFonts w:ascii="inherit" w:eastAsia="Times New Roman" w:hAnsi="inherit" w:cs="Consolas"/>
              <w:color w:val="CFD5E0"/>
              <w:sz w:val="25"/>
            </w:rPr>
          </w:rPrChange>
        </w:rPr>
        <w:t xml:space="preserve">client == </w:t>
      </w:r>
      <w:r w:rsidRPr="008C6831">
        <w:rPr>
          <w:rFonts w:ascii="Maiandra GD" w:eastAsia="Times New Roman" w:hAnsi="Maiandra GD" w:cs="Consolas"/>
          <w:b/>
          <w:bCs/>
          <w:color w:val="D171DD"/>
          <w:sz w:val="24"/>
          <w:szCs w:val="24"/>
          <w:rPrChange w:id="7838" w:author="Narendra" w:date="2021-08-21T13:02:00Z">
            <w:rPr>
              <w:rFonts w:ascii="inherit" w:eastAsia="Times New Roman" w:hAnsi="inherit" w:cs="Consolas"/>
              <w:b/>
              <w:bCs/>
              <w:color w:val="D171DD"/>
              <w:sz w:val="25"/>
            </w:rPr>
          </w:rPrChange>
        </w:rPr>
        <w:t>null</w:t>
      </w:r>
      <w:r w:rsidRPr="008C6831">
        <w:rPr>
          <w:rFonts w:ascii="Maiandra GD" w:eastAsia="Times New Roman" w:hAnsi="Maiandra GD" w:cs="Consolas"/>
          <w:b/>
          <w:bCs/>
          <w:color w:val="6B7C8B"/>
          <w:sz w:val="24"/>
          <w:szCs w:val="24"/>
          <w:rPrChange w:id="7839"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84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7841"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84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7843" w:author="Narendra" w:date="2021-08-21T13:02:00Z">
            <w:rPr>
              <w:rFonts w:ascii="inherit" w:eastAsia="Times New Roman" w:hAnsi="inherit" w:cs="Consolas"/>
              <w:color w:val="6B7C8B"/>
              <w:sz w:val="25"/>
            </w:rPr>
          </w:rPrChange>
        </w:rPr>
        <w:t>// Client could not be validated.</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84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7845" w:author="Narendra" w:date="2021-08-21T13:02:00Z">
            <w:rPr>
              <w:rFonts w:ascii="inherit" w:eastAsia="Times New Roman" w:hAnsi="inherit" w:cs="Consolas"/>
              <w:color w:val="CFD5E0"/>
              <w:sz w:val="25"/>
            </w:rPr>
          </w:rPrChange>
        </w:rPr>
        <w:t>context.</w:t>
      </w:r>
      <w:r w:rsidRPr="008C6831">
        <w:rPr>
          <w:rFonts w:ascii="Maiandra GD" w:eastAsia="Times New Roman" w:hAnsi="Maiandra GD" w:cs="Consolas"/>
          <w:color w:val="4284AE"/>
          <w:sz w:val="24"/>
          <w:szCs w:val="24"/>
          <w:rPrChange w:id="7846" w:author="Narendra" w:date="2021-08-21T13:02:00Z">
            <w:rPr>
              <w:rFonts w:ascii="inherit" w:eastAsia="Times New Roman" w:hAnsi="inherit" w:cs="Consolas"/>
              <w:color w:val="4284AE"/>
              <w:sz w:val="25"/>
            </w:rPr>
          </w:rPrChange>
        </w:rPr>
        <w:t>SetError</w:t>
      </w:r>
      <w:r w:rsidRPr="008C6831">
        <w:rPr>
          <w:rFonts w:ascii="Maiandra GD" w:eastAsia="Times New Roman" w:hAnsi="Maiandra GD" w:cs="Consolas"/>
          <w:b/>
          <w:bCs/>
          <w:color w:val="6B7C8B"/>
          <w:sz w:val="24"/>
          <w:szCs w:val="24"/>
          <w:rPrChange w:id="784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7CC379"/>
          <w:sz w:val="24"/>
          <w:szCs w:val="24"/>
          <w:rPrChange w:id="7848" w:author="Narendra" w:date="2021-08-21T13:02:00Z">
            <w:rPr>
              <w:rFonts w:ascii="inherit" w:eastAsia="Times New Roman" w:hAnsi="inherit" w:cs="Consolas"/>
              <w:color w:val="7CC379"/>
              <w:sz w:val="25"/>
            </w:rPr>
          </w:rPrChange>
        </w:rPr>
        <w:t>"invalid_client"</w:t>
      </w:r>
      <w:r w:rsidRPr="008C6831">
        <w:rPr>
          <w:rFonts w:ascii="Maiandra GD" w:eastAsia="Times New Roman" w:hAnsi="Maiandra GD" w:cs="Consolas"/>
          <w:color w:val="CFD5E0"/>
          <w:sz w:val="24"/>
          <w:szCs w:val="24"/>
          <w:rPrChange w:id="7849"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7CC379"/>
          <w:sz w:val="24"/>
          <w:szCs w:val="24"/>
          <w:rPrChange w:id="7850" w:author="Narendra" w:date="2021-08-21T13:02:00Z">
            <w:rPr>
              <w:rFonts w:ascii="inherit" w:eastAsia="Times New Roman" w:hAnsi="inherit" w:cs="Consolas"/>
              <w:color w:val="7CC379"/>
              <w:sz w:val="25"/>
            </w:rPr>
          </w:rPrChange>
        </w:rPr>
        <w:t>"Client credentials are invalid."</w:t>
      </w:r>
      <w:r w:rsidRPr="008C6831">
        <w:rPr>
          <w:rFonts w:ascii="Maiandra GD" w:eastAsia="Times New Roman" w:hAnsi="Maiandra GD" w:cs="Consolas"/>
          <w:b/>
          <w:bCs/>
          <w:color w:val="6B7C8B"/>
          <w:sz w:val="24"/>
          <w:szCs w:val="24"/>
          <w:rPrChange w:id="785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7852"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85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7854" w:author="Narendra" w:date="2021-08-21T13:02:00Z">
            <w:rPr>
              <w:rFonts w:ascii="inherit" w:eastAsia="Times New Roman" w:hAnsi="inherit" w:cs="Consolas"/>
              <w:b/>
              <w:bCs/>
              <w:color w:val="D171DD"/>
              <w:sz w:val="25"/>
            </w:rPr>
          </w:rPrChange>
        </w:rPr>
        <w:t>return</w:t>
      </w:r>
      <w:r w:rsidRPr="008C6831">
        <w:rPr>
          <w:rFonts w:ascii="Maiandra GD" w:eastAsia="Times New Roman" w:hAnsi="Maiandra GD" w:cs="Consolas"/>
          <w:color w:val="CFD5E0"/>
          <w:sz w:val="24"/>
          <w:szCs w:val="24"/>
          <w:rPrChange w:id="7855" w:author="Narendra" w:date="2021-08-21T13:02:00Z">
            <w:rPr>
              <w:rFonts w:ascii="inherit" w:eastAsia="Times New Roman" w:hAnsi="inherit" w:cs="Consolas"/>
              <w:color w:val="CFD5E0"/>
              <w:sz w:val="25"/>
            </w:rPr>
          </w:rPrChange>
        </w:rPr>
        <w:t xml:space="preserve"> Task.</w:t>
      </w:r>
      <w:r w:rsidRPr="008C6831">
        <w:rPr>
          <w:rFonts w:ascii="Maiandra GD" w:eastAsia="Times New Roman" w:hAnsi="Maiandra GD" w:cs="Consolas"/>
          <w:color w:val="4284AE"/>
          <w:sz w:val="24"/>
          <w:szCs w:val="24"/>
          <w:rPrChange w:id="7856" w:author="Narendra" w:date="2021-08-21T13:02:00Z">
            <w:rPr>
              <w:rFonts w:ascii="inherit" w:eastAsia="Times New Roman" w:hAnsi="inherit" w:cs="Consolas"/>
              <w:color w:val="4284AE"/>
              <w:sz w:val="25"/>
            </w:rPr>
          </w:rPrChange>
        </w:rPr>
        <w:t>FromResult</w:t>
      </w:r>
      <w:r w:rsidRPr="008C6831">
        <w:rPr>
          <w:rFonts w:ascii="Maiandra GD" w:eastAsia="Times New Roman" w:hAnsi="Maiandra GD" w:cs="Consolas"/>
          <w:b/>
          <w:bCs/>
          <w:color w:val="6B7C8B"/>
          <w:sz w:val="24"/>
          <w:szCs w:val="24"/>
          <w:rPrChange w:id="7857" w:author="Narendra" w:date="2021-08-21T13:02:00Z">
            <w:rPr>
              <w:rFonts w:ascii="inherit" w:eastAsia="Times New Roman" w:hAnsi="inherit" w:cs="Consolas"/>
              <w:b/>
              <w:bCs/>
              <w:color w:val="6B7C8B"/>
              <w:sz w:val="25"/>
            </w:rPr>
          </w:rPrChange>
        </w:rPr>
        <w:t>&lt;</w:t>
      </w:r>
      <w:r w:rsidRPr="008C6831">
        <w:rPr>
          <w:rFonts w:ascii="Maiandra GD" w:eastAsia="Times New Roman" w:hAnsi="Maiandra GD" w:cs="Consolas"/>
          <w:b/>
          <w:bCs/>
          <w:color w:val="D171DD"/>
          <w:sz w:val="24"/>
          <w:szCs w:val="24"/>
          <w:rPrChange w:id="7858" w:author="Narendra" w:date="2021-08-21T13:02:00Z">
            <w:rPr>
              <w:rFonts w:ascii="inherit" w:eastAsia="Times New Roman" w:hAnsi="inherit" w:cs="Consolas"/>
              <w:b/>
              <w:bCs/>
              <w:color w:val="D171DD"/>
              <w:sz w:val="25"/>
            </w:rPr>
          </w:rPrChange>
        </w:rPr>
        <w:t>object</w:t>
      </w:r>
      <w:r w:rsidRPr="008C6831">
        <w:rPr>
          <w:rFonts w:ascii="Maiandra GD" w:eastAsia="Times New Roman" w:hAnsi="Maiandra GD" w:cs="Consolas"/>
          <w:b/>
          <w:bCs/>
          <w:color w:val="6B7C8B"/>
          <w:sz w:val="24"/>
          <w:szCs w:val="24"/>
          <w:rPrChange w:id="7859" w:author="Narendra" w:date="2021-08-21T13:02:00Z">
            <w:rPr>
              <w:rFonts w:ascii="inherit" w:eastAsia="Times New Roman" w:hAnsi="inherit" w:cs="Consolas"/>
              <w:b/>
              <w:bCs/>
              <w:color w:val="6B7C8B"/>
              <w:sz w:val="25"/>
            </w:rPr>
          </w:rPrChange>
        </w:rPr>
        <w:t>&gt;(</w:t>
      </w:r>
      <w:r w:rsidRPr="008C6831">
        <w:rPr>
          <w:rFonts w:ascii="Maiandra GD" w:eastAsia="Times New Roman" w:hAnsi="Maiandra GD" w:cs="Consolas"/>
          <w:b/>
          <w:bCs/>
          <w:color w:val="D171DD"/>
          <w:sz w:val="24"/>
          <w:szCs w:val="24"/>
          <w:rPrChange w:id="7860" w:author="Narendra" w:date="2021-08-21T13:02:00Z">
            <w:rPr>
              <w:rFonts w:ascii="inherit" w:eastAsia="Times New Roman" w:hAnsi="inherit" w:cs="Consolas"/>
              <w:b/>
              <w:bCs/>
              <w:color w:val="D171DD"/>
              <w:sz w:val="25"/>
            </w:rPr>
          </w:rPrChange>
        </w:rPr>
        <w:t>null</w:t>
      </w:r>
      <w:r w:rsidRPr="008C6831">
        <w:rPr>
          <w:rFonts w:ascii="Maiandra GD" w:eastAsia="Times New Roman" w:hAnsi="Maiandra GD" w:cs="Consolas"/>
          <w:b/>
          <w:bCs/>
          <w:color w:val="6B7C8B"/>
          <w:sz w:val="24"/>
          <w:szCs w:val="24"/>
          <w:rPrChange w:id="786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7862"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86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7864"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86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7866" w:author="Narendra" w:date="2021-08-21T13:02:00Z">
            <w:rPr>
              <w:rFonts w:ascii="inherit" w:eastAsia="Times New Roman" w:hAnsi="inherit" w:cs="Consolas"/>
              <w:b/>
              <w:bCs/>
              <w:color w:val="D171DD"/>
              <w:sz w:val="25"/>
            </w:rPr>
          </w:rPrChange>
        </w:rPr>
        <w:t>else</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86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7868"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86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7870" w:author="Narendra" w:date="2021-08-21T13:02:00Z">
            <w:rPr>
              <w:rFonts w:ascii="inherit" w:eastAsia="Times New Roman" w:hAnsi="inherit" w:cs="Consolas"/>
              <w:b/>
              <w:bCs/>
              <w:color w:val="D171DD"/>
              <w:sz w:val="25"/>
            </w:rPr>
          </w:rPrChange>
        </w:rPr>
        <w:t>if</w:t>
      </w:r>
      <w:r w:rsidRPr="008C6831">
        <w:rPr>
          <w:rFonts w:ascii="Maiandra GD" w:eastAsia="Times New Roman" w:hAnsi="Maiandra GD" w:cs="Consolas"/>
          <w:color w:val="CFD5E0"/>
          <w:sz w:val="24"/>
          <w:szCs w:val="24"/>
          <w:rPrChange w:id="7871"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787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7873" w:author="Narendra" w:date="2021-08-21T13:02:00Z">
            <w:rPr>
              <w:rFonts w:ascii="inherit" w:eastAsia="Times New Roman" w:hAnsi="inherit" w:cs="Consolas"/>
              <w:color w:val="CFD5E0"/>
              <w:sz w:val="25"/>
            </w:rPr>
          </w:rPrChange>
        </w:rPr>
        <w:t>!client.</w:t>
      </w:r>
      <w:r w:rsidRPr="008C6831">
        <w:rPr>
          <w:rFonts w:ascii="Maiandra GD" w:eastAsia="Times New Roman" w:hAnsi="Maiandra GD" w:cs="Consolas"/>
          <w:color w:val="4284AE"/>
          <w:sz w:val="24"/>
          <w:szCs w:val="24"/>
          <w:rPrChange w:id="7874" w:author="Narendra" w:date="2021-08-21T13:02:00Z">
            <w:rPr>
              <w:rFonts w:ascii="inherit" w:eastAsia="Times New Roman" w:hAnsi="inherit" w:cs="Consolas"/>
              <w:color w:val="4284AE"/>
              <w:sz w:val="25"/>
            </w:rPr>
          </w:rPrChange>
        </w:rPr>
        <w:t>Active</w:t>
      </w:r>
      <w:r w:rsidRPr="008C6831">
        <w:rPr>
          <w:rFonts w:ascii="Maiandra GD" w:eastAsia="Times New Roman" w:hAnsi="Maiandra GD" w:cs="Consolas"/>
          <w:b/>
          <w:bCs/>
          <w:color w:val="6B7C8B"/>
          <w:sz w:val="24"/>
          <w:szCs w:val="24"/>
          <w:rPrChange w:id="7875"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87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7877"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87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7879" w:author="Narendra" w:date="2021-08-21T13:02:00Z">
            <w:rPr>
              <w:rFonts w:ascii="inherit" w:eastAsia="Times New Roman" w:hAnsi="inherit" w:cs="Consolas"/>
              <w:color w:val="CFD5E0"/>
              <w:sz w:val="25"/>
            </w:rPr>
          </w:rPrChange>
        </w:rPr>
        <w:t>context.</w:t>
      </w:r>
      <w:r w:rsidRPr="008C6831">
        <w:rPr>
          <w:rFonts w:ascii="Maiandra GD" w:eastAsia="Times New Roman" w:hAnsi="Maiandra GD" w:cs="Consolas"/>
          <w:color w:val="4284AE"/>
          <w:sz w:val="24"/>
          <w:szCs w:val="24"/>
          <w:rPrChange w:id="7880" w:author="Narendra" w:date="2021-08-21T13:02:00Z">
            <w:rPr>
              <w:rFonts w:ascii="inherit" w:eastAsia="Times New Roman" w:hAnsi="inherit" w:cs="Consolas"/>
              <w:color w:val="4284AE"/>
              <w:sz w:val="25"/>
            </w:rPr>
          </w:rPrChange>
        </w:rPr>
        <w:t>SetError</w:t>
      </w:r>
      <w:r w:rsidRPr="008C6831">
        <w:rPr>
          <w:rFonts w:ascii="Maiandra GD" w:eastAsia="Times New Roman" w:hAnsi="Maiandra GD" w:cs="Consolas"/>
          <w:b/>
          <w:bCs/>
          <w:color w:val="6B7C8B"/>
          <w:sz w:val="24"/>
          <w:szCs w:val="24"/>
          <w:rPrChange w:id="788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7CC379"/>
          <w:sz w:val="24"/>
          <w:szCs w:val="24"/>
          <w:rPrChange w:id="7882" w:author="Narendra" w:date="2021-08-21T13:02:00Z">
            <w:rPr>
              <w:rFonts w:ascii="inherit" w:eastAsia="Times New Roman" w:hAnsi="inherit" w:cs="Consolas"/>
              <w:color w:val="7CC379"/>
              <w:sz w:val="25"/>
            </w:rPr>
          </w:rPrChange>
        </w:rPr>
        <w:t>"invalid_client"</w:t>
      </w:r>
      <w:r w:rsidRPr="008C6831">
        <w:rPr>
          <w:rFonts w:ascii="Maiandra GD" w:eastAsia="Times New Roman" w:hAnsi="Maiandra GD" w:cs="Consolas"/>
          <w:color w:val="CFD5E0"/>
          <w:sz w:val="24"/>
          <w:szCs w:val="24"/>
          <w:rPrChange w:id="7883"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7CC379"/>
          <w:sz w:val="24"/>
          <w:szCs w:val="24"/>
          <w:rPrChange w:id="7884" w:author="Narendra" w:date="2021-08-21T13:02:00Z">
            <w:rPr>
              <w:rFonts w:ascii="inherit" w:eastAsia="Times New Roman" w:hAnsi="inherit" w:cs="Consolas"/>
              <w:color w:val="7CC379"/>
              <w:sz w:val="25"/>
            </w:rPr>
          </w:rPrChange>
        </w:rPr>
        <w:t>"Client is inactive."</w:t>
      </w:r>
      <w:r w:rsidRPr="008C6831">
        <w:rPr>
          <w:rFonts w:ascii="Maiandra GD" w:eastAsia="Times New Roman" w:hAnsi="Maiandra GD" w:cs="Consolas"/>
          <w:b/>
          <w:bCs/>
          <w:color w:val="6B7C8B"/>
          <w:sz w:val="24"/>
          <w:szCs w:val="24"/>
          <w:rPrChange w:id="7885"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7886"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88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7888" w:author="Narendra" w:date="2021-08-21T13:02:00Z">
            <w:rPr>
              <w:rFonts w:ascii="inherit" w:eastAsia="Times New Roman" w:hAnsi="inherit" w:cs="Consolas"/>
              <w:b/>
              <w:bCs/>
              <w:color w:val="D171DD"/>
              <w:sz w:val="25"/>
            </w:rPr>
          </w:rPrChange>
        </w:rPr>
        <w:lastRenderedPageBreak/>
        <w:t>return</w:t>
      </w:r>
      <w:r w:rsidRPr="008C6831">
        <w:rPr>
          <w:rFonts w:ascii="Maiandra GD" w:eastAsia="Times New Roman" w:hAnsi="Maiandra GD" w:cs="Consolas"/>
          <w:color w:val="CFD5E0"/>
          <w:sz w:val="24"/>
          <w:szCs w:val="24"/>
          <w:rPrChange w:id="7889" w:author="Narendra" w:date="2021-08-21T13:02:00Z">
            <w:rPr>
              <w:rFonts w:ascii="inherit" w:eastAsia="Times New Roman" w:hAnsi="inherit" w:cs="Consolas"/>
              <w:color w:val="CFD5E0"/>
              <w:sz w:val="25"/>
            </w:rPr>
          </w:rPrChange>
        </w:rPr>
        <w:t xml:space="preserve"> Task.</w:t>
      </w:r>
      <w:r w:rsidRPr="008C6831">
        <w:rPr>
          <w:rFonts w:ascii="Maiandra GD" w:eastAsia="Times New Roman" w:hAnsi="Maiandra GD" w:cs="Consolas"/>
          <w:color w:val="4284AE"/>
          <w:sz w:val="24"/>
          <w:szCs w:val="24"/>
          <w:rPrChange w:id="7890" w:author="Narendra" w:date="2021-08-21T13:02:00Z">
            <w:rPr>
              <w:rFonts w:ascii="inherit" w:eastAsia="Times New Roman" w:hAnsi="inherit" w:cs="Consolas"/>
              <w:color w:val="4284AE"/>
              <w:sz w:val="25"/>
            </w:rPr>
          </w:rPrChange>
        </w:rPr>
        <w:t>FromResult</w:t>
      </w:r>
      <w:r w:rsidRPr="008C6831">
        <w:rPr>
          <w:rFonts w:ascii="Maiandra GD" w:eastAsia="Times New Roman" w:hAnsi="Maiandra GD" w:cs="Consolas"/>
          <w:b/>
          <w:bCs/>
          <w:color w:val="6B7C8B"/>
          <w:sz w:val="24"/>
          <w:szCs w:val="24"/>
          <w:rPrChange w:id="7891" w:author="Narendra" w:date="2021-08-21T13:02:00Z">
            <w:rPr>
              <w:rFonts w:ascii="inherit" w:eastAsia="Times New Roman" w:hAnsi="inherit" w:cs="Consolas"/>
              <w:b/>
              <w:bCs/>
              <w:color w:val="6B7C8B"/>
              <w:sz w:val="25"/>
            </w:rPr>
          </w:rPrChange>
        </w:rPr>
        <w:t>&lt;</w:t>
      </w:r>
      <w:r w:rsidRPr="008C6831">
        <w:rPr>
          <w:rFonts w:ascii="Maiandra GD" w:eastAsia="Times New Roman" w:hAnsi="Maiandra GD" w:cs="Consolas"/>
          <w:b/>
          <w:bCs/>
          <w:color w:val="D171DD"/>
          <w:sz w:val="24"/>
          <w:szCs w:val="24"/>
          <w:rPrChange w:id="7892" w:author="Narendra" w:date="2021-08-21T13:02:00Z">
            <w:rPr>
              <w:rFonts w:ascii="inherit" w:eastAsia="Times New Roman" w:hAnsi="inherit" w:cs="Consolas"/>
              <w:b/>
              <w:bCs/>
              <w:color w:val="D171DD"/>
              <w:sz w:val="25"/>
            </w:rPr>
          </w:rPrChange>
        </w:rPr>
        <w:t>object</w:t>
      </w:r>
      <w:r w:rsidRPr="008C6831">
        <w:rPr>
          <w:rFonts w:ascii="Maiandra GD" w:eastAsia="Times New Roman" w:hAnsi="Maiandra GD" w:cs="Consolas"/>
          <w:b/>
          <w:bCs/>
          <w:color w:val="6B7C8B"/>
          <w:sz w:val="24"/>
          <w:szCs w:val="24"/>
          <w:rPrChange w:id="7893" w:author="Narendra" w:date="2021-08-21T13:02:00Z">
            <w:rPr>
              <w:rFonts w:ascii="inherit" w:eastAsia="Times New Roman" w:hAnsi="inherit" w:cs="Consolas"/>
              <w:b/>
              <w:bCs/>
              <w:color w:val="6B7C8B"/>
              <w:sz w:val="25"/>
            </w:rPr>
          </w:rPrChange>
        </w:rPr>
        <w:t>&gt;(</w:t>
      </w:r>
      <w:r w:rsidRPr="008C6831">
        <w:rPr>
          <w:rFonts w:ascii="Maiandra GD" w:eastAsia="Times New Roman" w:hAnsi="Maiandra GD" w:cs="Consolas"/>
          <w:b/>
          <w:bCs/>
          <w:color w:val="D171DD"/>
          <w:sz w:val="24"/>
          <w:szCs w:val="24"/>
          <w:rPrChange w:id="7894" w:author="Narendra" w:date="2021-08-21T13:02:00Z">
            <w:rPr>
              <w:rFonts w:ascii="inherit" w:eastAsia="Times New Roman" w:hAnsi="inherit" w:cs="Consolas"/>
              <w:b/>
              <w:bCs/>
              <w:color w:val="D171DD"/>
              <w:sz w:val="25"/>
            </w:rPr>
          </w:rPrChange>
        </w:rPr>
        <w:t>null</w:t>
      </w:r>
      <w:r w:rsidRPr="008C6831">
        <w:rPr>
          <w:rFonts w:ascii="Maiandra GD" w:eastAsia="Times New Roman" w:hAnsi="Maiandra GD" w:cs="Consolas"/>
          <w:b/>
          <w:bCs/>
          <w:color w:val="6B7C8B"/>
          <w:sz w:val="24"/>
          <w:szCs w:val="24"/>
          <w:rPrChange w:id="7895"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7896"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89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7898"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89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7900" w:author="Narendra" w:date="2021-08-21T13:02:00Z">
            <w:rPr>
              <w:rFonts w:ascii="inherit" w:eastAsia="Times New Roman" w:hAnsi="inherit" w:cs="Consolas"/>
              <w:color w:val="6B7C8B"/>
              <w:sz w:val="25"/>
            </w:rPr>
          </w:rPrChange>
        </w:rPr>
        <w:t>// Client has been verified.</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90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7902" w:author="Narendra" w:date="2021-08-21T13:02:00Z">
            <w:rPr>
              <w:rFonts w:ascii="inherit" w:eastAsia="Times New Roman" w:hAnsi="inherit" w:cs="Consolas"/>
              <w:color w:val="CFD5E0"/>
              <w:sz w:val="25"/>
            </w:rPr>
          </w:rPrChange>
        </w:rPr>
        <w:t>context.</w:t>
      </w:r>
      <w:r w:rsidRPr="008C6831">
        <w:rPr>
          <w:rFonts w:ascii="Maiandra GD" w:eastAsia="Times New Roman" w:hAnsi="Maiandra GD" w:cs="Consolas"/>
          <w:color w:val="4284AE"/>
          <w:sz w:val="24"/>
          <w:szCs w:val="24"/>
          <w:rPrChange w:id="7903" w:author="Narendra" w:date="2021-08-21T13:02:00Z">
            <w:rPr>
              <w:rFonts w:ascii="inherit" w:eastAsia="Times New Roman" w:hAnsi="inherit" w:cs="Consolas"/>
              <w:color w:val="4284AE"/>
              <w:sz w:val="25"/>
            </w:rPr>
          </w:rPrChange>
        </w:rPr>
        <w:t>OwinContext</w:t>
      </w:r>
      <w:r w:rsidRPr="008C6831">
        <w:rPr>
          <w:rFonts w:ascii="Maiandra GD" w:eastAsia="Times New Roman" w:hAnsi="Maiandra GD" w:cs="Consolas"/>
          <w:color w:val="CFD5E0"/>
          <w:sz w:val="24"/>
          <w:szCs w:val="24"/>
          <w:rPrChange w:id="7904"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7905" w:author="Narendra" w:date="2021-08-21T13:02:00Z">
            <w:rPr>
              <w:rFonts w:ascii="inherit" w:eastAsia="Times New Roman" w:hAnsi="inherit" w:cs="Consolas"/>
              <w:color w:val="4284AE"/>
              <w:sz w:val="25"/>
            </w:rPr>
          </w:rPrChange>
        </w:rPr>
        <w:t>Set</w:t>
      </w:r>
      <w:r w:rsidRPr="008C6831">
        <w:rPr>
          <w:rFonts w:ascii="Maiandra GD" w:eastAsia="Times New Roman" w:hAnsi="Maiandra GD" w:cs="Consolas"/>
          <w:b/>
          <w:bCs/>
          <w:color w:val="6B7C8B"/>
          <w:sz w:val="24"/>
          <w:szCs w:val="24"/>
          <w:rPrChange w:id="7906" w:author="Narendra" w:date="2021-08-21T13:02:00Z">
            <w:rPr>
              <w:rFonts w:ascii="inherit" w:eastAsia="Times New Roman" w:hAnsi="inherit" w:cs="Consolas"/>
              <w:b/>
              <w:bCs/>
              <w:color w:val="6B7C8B"/>
              <w:sz w:val="25"/>
            </w:rPr>
          </w:rPrChange>
        </w:rPr>
        <w:t>&lt;</w:t>
      </w:r>
      <w:r w:rsidRPr="008C6831">
        <w:rPr>
          <w:rFonts w:ascii="Maiandra GD" w:eastAsia="Times New Roman" w:hAnsi="Maiandra GD" w:cs="Consolas"/>
          <w:color w:val="CFD5E0"/>
          <w:sz w:val="24"/>
          <w:szCs w:val="24"/>
          <w:rPrChange w:id="7907" w:author="Narendra" w:date="2021-08-21T13:02:00Z">
            <w:rPr>
              <w:rFonts w:ascii="inherit" w:eastAsia="Times New Roman" w:hAnsi="inherit" w:cs="Consolas"/>
              <w:color w:val="CFD5E0"/>
              <w:sz w:val="25"/>
            </w:rPr>
          </w:rPrChange>
        </w:rPr>
        <w:t>ClientMaster</w:t>
      </w:r>
      <w:r w:rsidRPr="008C6831">
        <w:rPr>
          <w:rFonts w:ascii="Maiandra GD" w:eastAsia="Times New Roman" w:hAnsi="Maiandra GD" w:cs="Consolas"/>
          <w:b/>
          <w:bCs/>
          <w:color w:val="6B7C8B"/>
          <w:sz w:val="24"/>
          <w:szCs w:val="24"/>
          <w:rPrChange w:id="7908" w:author="Narendra" w:date="2021-08-21T13:02:00Z">
            <w:rPr>
              <w:rFonts w:ascii="inherit" w:eastAsia="Times New Roman" w:hAnsi="inherit" w:cs="Consolas"/>
              <w:b/>
              <w:bCs/>
              <w:color w:val="6B7C8B"/>
              <w:sz w:val="25"/>
            </w:rPr>
          </w:rPrChange>
        </w:rPr>
        <w:t>&gt;(</w:t>
      </w:r>
      <w:r w:rsidRPr="008C6831">
        <w:rPr>
          <w:rFonts w:ascii="Maiandra GD" w:eastAsia="Times New Roman" w:hAnsi="Maiandra GD" w:cs="Consolas"/>
          <w:color w:val="7CC379"/>
          <w:sz w:val="24"/>
          <w:szCs w:val="24"/>
          <w:rPrChange w:id="7909" w:author="Narendra" w:date="2021-08-21T13:02:00Z">
            <w:rPr>
              <w:rFonts w:ascii="inherit" w:eastAsia="Times New Roman" w:hAnsi="inherit" w:cs="Consolas"/>
              <w:color w:val="7CC379"/>
              <w:sz w:val="25"/>
            </w:rPr>
          </w:rPrChange>
        </w:rPr>
        <w:t>"ta:client"</w:t>
      </w:r>
      <w:r w:rsidRPr="008C6831">
        <w:rPr>
          <w:rFonts w:ascii="Maiandra GD" w:eastAsia="Times New Roman" w:hAnsi="Maiandra GD" w:cs="Consolas"/>
          <w:color w:val="CFD5E0"/>
          <w:sz w:val="24"/>
          <w:szCs w:val="24"/>
          <w:rPrChange w:id="7910" w:author="Narendra" w:date="2021-08-21T13:02:00Z">
            <w:rPr>
              <w:rFonts w:ascii="inherit" w:eastAsia="Times New Roman" w:hAnsi="inherit" w:cs="Consolas"/>
              <w:color w:val="CFD5E0"/>
              <w:sz w:val="25"/>
            </w:rPr>
          </w:rPrChange>
        </w:rPr>
        <w:t>, client</w:t>
      </w:r>
      <w:r w:rsidRPr="008C6831">
        <w:rPr>
          <w:rFonts w:ascii="Maiandra GD" w:eastAsia="Times New Roman" w:hAnsi="Maiandra GD" w:cs="Consolas"/>
          <w:b/>
          <w:bCs/>
          <w:color w:val="6B7C8B"/>
          <w:sz w:val="24"/>
          <w:szCs w:val="24"/>
          <w:rPrChange w:id="791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7912"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91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7914" w:author="Narendra" w:date="2021-08-21T13:02:00Z">
            <w:rPr>
              <w:rFonts w:ascii="inherit" w:eastAsia="Times New Roman" w:hAnsi="inherit" w:cs="Consolas"/>
              <w:color w:val="CFD5E0"/>
              <w:sz w:val="25"/>
            </w:rPr>
          </w:rPrChange>
        </w:rPr>
        <w:t>context.</w:t>
      </w:r>
      <w:r w:rsidRPr="008C6831">
        <w:rPr>
          <w:rFonts w:ascii="Maiandra GD" w:eastAsia="Times New Roman" w:hAnsi="Maiandra GD" w:cs="Consolas"/>
          <w:color w:val="4284AE"/>
          <w:sz w:val="24"/>
          <w:szCs w:val="24"/>
          <w:rPrChange w:id="7915" w:author="Narendra" w:date="2021-08-21T13:02:00Z">
            <w:rPr>
              <w:rFonts w:ascii="inherit" w:eastAsia="Times New Roman" w:hAnsi="inherit" w:cs="Consolas"/>
              <w:color w:val="4284AE"/>
              <w:sz w:val="25"/>
            </w:rPr>
          </w:rPrChange>
        </w:rPr>
        <w:t>OwinContext</w:t>
      </w:r>
      <w:r w:rsidRPr="008C6831">
        <w:rPr>
          <w:rFonts w:ascii="Maiandra GD" w:eastAsia="Times New Roman" w:hAnsi="Maiandra GD" w:cs="Consolas"/>
          <w:color w:val="CFD5E0"/>
          <w:sz w:val="24"/>
          <w:szCs w:val="24"/>
          <w:rPrChange w:id="7916"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7917" w:author="Narendra" w:date="2021-08-21T13:02:00Z">
            <w:rPr>
              <w:rFonts w:ascii="inherit" w:eastAsia="Times New Roman" w:hAnsi="inherit" w:cs="Consolas"/>
              <w:color w:val="4284AE"/>
              <w:sz w:val="25"/>
            </w:rPr>
          </w:rPrChange>
        </w:rPr>
        <w:t>Set</w:t>
      </w:r>
      <w:r w:rsidRPr="008C6831">
        <w:rPr>
          <w:rFonts w:ascii="Maiandra GD" w:eastAsia="Times New Roman" w:hAnsi="Maiandra GD" w:cs="Consolas"/>
          <w:b/>
          <w:bCs/>
          <w:color w:val="6B7C8B"/>
          <w:sz w:val="24"/>
          <w:szCs w:val="24"/>
          <w:rPrChange w:id="7918" w:author="Narendra" w:date="2021-08-21T13:02:00Z">
            <w:rPr>
              <w:rFonts w:ascii="inherit" w:eastAsia="Times New Roman" w:hAnsi="inherit" w:cs="Consolas"/>
              <w:b/>
              <w:bCs/>
              <w:color w:val="6B7C8B"/>
              <w:sz w:val="25"/>
            </w:rPr>
          </w:rPrChange>
        </w:rPr>
        <w:t>&lt;</w:t>
      </w:r>
      <w:r w:rsidRPr="008C6831">
        <w:rPr>
          <w:rFonts w:ascii="Maiandra GD" w:eastAsia="Times New Roman" w:hAnsi="Maiandra GD" w:cs="Consolas"/>
          <w:color w:val="CFD5E0"/>
          <w:sz w:val="24"/>
          <w:szCs w:val="24"/>
          <w:rPrChange w:id="7919" w:author="Narendra" w:date="2021-08-21T13:02:00Z">
            <w:rPr>
              <w:rFonts w:ascii="inherit" w:eastAsia="Times New Roman" w:hAnsi="inherit" w:cs="Consolas"/>
              <w:color w:val="CFD5E0"/>
              <w:sz w:val="25"/>
            </w:rPr>
          </w:rPrChange>
        </w:rPr>
        <w:t>string</w:t>
      </w:r>
      <w:r w:rsidRPr="008C6831">
        <w:rPr>
          <w:rFonts w:ascii="Maiandra GD" w:eastAsia="Times New Roman" w:hAnsi="Maiandra GD" w:cs="Consolas"/>
          <w:b/>
          <w:bCs/>
          <w:color w:val="6B7C8B"/>
          <w:sz w:val="24"/>
          <w:szCs w:val="24"/>
          <w:rPrChange w:id="7920" w:author="Narendra" w:date="2021-08-21T13:02:00Z">
            <w:rPr>
              <w:rFonts w:ascii="inherit" w:eastAsia="Times New Roman" w:hAnsi="inherit" w:cs="Consolas"/>
              <w:b/>
              <w:bCs/>
              <w:color w:val="6B7C8B"/>
              <w:sz w:val="25"/>
            </w:rPr>
          </w:rPrChange>
        </w:rPr>
        <w:t>&gt;(</w:t>
      </w:r>
      <w:r w:rsidRPr="008C6831">
        <w:rPr>
          <w:rFonts w:ascii="Maiandra GD" w:eastAsia="Times New Roman" w:hAnsi="Maiandra GD" w:cs="Consolas"/>
          <w:color w:val="7CC379"/>
          <w:sz w:val="24"/>
          <w:szCs w:val="24"/>
          <w:rPrChange w:id="7921" w:author="Narendra" w:date="2021-08-21T13:02:00Z">
            <w:rPr>
              <w:rFonts w:ascii="inherit" w:eastAsia="Times New Roman" w:hAnsi="inherit" w:cs="Consolas"/>
              <w:color w:val="7CC379"/>
              <w:sz w:val="25"/>
            </w:rPr>
          </w:rPrChange>
        </w:rPr>
        <w:t>"ta:clientAllowedOrigin"</w:t>
      </w:r>
      <w:r w:rsidRPr="008C6831">
        <w:rPr>
          <w:rFonts w:ascii="Maiandra GD" w:eastAsia="Times New Roman" w:hAnsi="Maiandra GD" w:cs="Consolas"/>
          <w:color w:val="CFD5E0"/>
          <w:sz w:val="24"/>
          <w:szCs w:val="24"/>
          <w:rPrChange w:id="7922" w:author="Narendra" w:date="2021-08-21T13:02:00Z">
            <w:rPr>
              <w:rFonts w:ascii="inherit" w:eastAsia="Times New Roman" w:hAnsi="inherit" w:cs="Consolas"/>
              <w:color w:val="CFD5E0"/>
              <w:sz w:val="25"/>
            </w:rPr>
          </w:rPrChange>
        </w:rPr>
        <w:t>, client.</w:t>
      </w:r>
      <w:r w:rsidRPr="008C6831">
        <w:rPr>
          <w:rFonts w:ascii="Maiandra GD" w:eastAsia="Times New Roman" w:hAnsi="Maiandra GD" w:cs="Consolas"/>
          <w:color w:val="4284AE"/>
          <w:sz w:val="24"/>
          <w:szCs w:val="24"/>
          <w:rPrChange w:id="7923" w:author="Narendra" w:date="2021-08-21T13:02:00Z">
            <w:rPr>
              <w:rFonts w:ascii="inherit" w:eastAsia="Times New Roman" w:hAnsi="inherit" w:cs="Consolas"/>
              <w:color w:val="4284AE"/>
              <w:sz w:val="25"/>
            </w:rPr>
          </w:rPrChange>
        </w:rPr>
        <w:t>AllowedOrigin</w:t>
      </w:r>
      <w:r w:rsidRPr="008C6831">
        <w:rPr>
          <w:rFonts w:ascii="Maiandra GD" w:eastAsia="Times New Roman" w:hAnsi="Maiandra GD" w:cs="Consolas"/>
          <w:b/>
          <w:bCs/>
          <w:color w:val="6B7C8B"/>
          <w:sz w:val="24"/>
          <w:szCs w:val="24"/>
          <w:rPrChange w:id="7924"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7925"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92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7927" w:author="Narendra" w:date="2021-08-21T13:02:00Z">
            <w:rPr>
              <w:rFonts w:ascii="inherit" w:eastAsia="Times New Roman" w:hAnsi="inherit" w:cs="Consolas"/>
              <w:color w:val="CFD5E0"/>
              <w:sz w:val="25"/>
            </w:rPr>
          </w:rPrChange>
        </w:rPr>
        <w:t>context.</w:t>
      </w:r>
      <w:r w:rsidRPr="008C6831">
        <w:rPr>
          <w:rFonts w:ascii="Maiandra GD" w:eastAsia="Times New Roman" w:hAnsi="Maiandra GD" w:cs="Consolas"/>
          <w:color w:val="4284AE"/>
          <w:sz w:val="24"/>
          <w:szCs w:val="24"/>
          <w:rPrChange w:id="7928" w:author="Narendra" w:date="2021-08-21T13:02:00Z">
            <w:rPr>
              <w:rFonts w:ascii="inherit" w:eastAsia="Times New Roman" w:hAnsi="inherit" w:cs="Consolas"/>
              <w:color w:val="4284AE"/>
              <w:sz w:val="25"/>
            </w:rPr>
          </w:rPrChange>
        </w:rPr>
        <w:t>OwinContext</w:t>
      </w:r>
      <w:r w:rsidRPr="008C6831">
        <w:rPr>
          <w:rFonts w:ascii="Maiandra GD" w:eastAsia="Times New Roman" w:hAnsi="Maiandra GD" w:cs="Consolas"/>
          <w:color w:val="CFD5E0"/>
          <w:sz w:val="24"/>
          <w:szCs w:val="24"/>
          <w:rPrChange w:id="7929"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7930" w:author="Narendra" w:date="2021-08-21T13:02:00Z">
            <w:rPr>
              <w:rFonts w:ascii="inherit" w:eastAsia="Times New Roman" w:hAnsi="inherit" w:cs="Consolas"/>
              <w:color w:val="4284AE"/>
              <w:sz w:val="25"/>
            </w:rPr>
          </w:rPrChange>
        </w:rPr>
        <w:t>Set</w:t>
      </w:r>
      <w:r w:rsidRPr="008C6831">
        <w:rPr>
          <w:rFonts w:ascii="Maiandra GD" w:eastAsia="Times New Roman" w:hAnsi="Maiandra GD" w:cs="Consolas"/>
          <w:b/>
          <w:bCs/>
          <w:color w:val="6B7C8B"/>
          <w:sz w:val="24"/>
          <w:szCs w:val="24"/>
          <w:rPrChange w:id="7931" w:author="Narendra" w:date="2021-08-21T13:02:00Z">
            <w:rPr>
              <w:rFonts w:ascii="inherit" w:eastAsia="Times New Roman" w:hAnsi="inherit" w:cs="Consolas"/>
              <w:b/>
              <w:bCs/>
              <w:color w:val="6B7C8B"/>
              <w:sz w:val="25"/>
            </w:rPr>
          </w:rPrChange>
        </w:rPr>
        <w:t>&lt;</w:t>
      </w:r>
      <w:r w:rsidRPr="008C6831">
        <w:rPr>
          <w:rFonts w:ascii="Maiandra GD" w:eastAsia="Times New Roman" w:hAnsi="Maiandra GD" w:cs="Consolas"/>
          <w:color w:val="CFD5E0"/>
          <w:sz w:val="24"/>
          <w:szCs w:val="24"/>
          <w:rPrChange w:id="7932" w:author="Narendra" w:date="2021-08-21T13:02:00Z">
            <w:rPr>
              <w:rFonts w:ascii="inherit" w:eastAsia="Times New Roman" w:hAnsi="inherit" w:cs="Consolas"/>
              <w:color w:val="CFD5E0"/>
              <w:sz w:val="25"/>
            </w:rPr>
          </w:rPrChange>
        </w:rPr>
        <w:t>string</w:t>
      </w:r>
      <w:r w:rsidRPr="008C6831">
        <w:rPr>
          <w:rFonts w:ascii="Maiandra GD" w:eastAsia="Times New Roman" w:hAnsi="Maiandra GD" w:cs="Consolas"/>
          <w:b/>
          <w:bCs/>
          <w:color w:val="6B7C8B"/>
          <w:sz w:val="24"/>
          <w:szCs w:val="24"/>
          <w:rPrChange w:id="7933" w:author="Narendra" w:date="2021-08-21T13:02:00Z">
            <w:rPr>
              <w:rFonts w:ascii="inherit" w:eastAsia="Times New Roman" w:hAnsi="inherit" w:cs="Consolas"/>
              <w:b/>
              <w:bCs/>
              <w:color w:val="6B7C8B"/>
              <w:sz w:val="25"/>
            </w:rPr>
          </w:rPrChange>
        </w:rPr>
        <w:t>&gt;(</w:t>
      </w:r>
      <w:r w:rsidRPr="008C6831">
        <w:rPr>
          <w:rFonts w:ascii="Maiandra GD" w:eastAsia="Times New Roman" w:hAnsi="Maiandra GD" w:cs="Consolas"/>
          <w:color w:val="7CC379"/>
          <w:sz w:val="24"/>
          <w:szCs w:val="24"/>
          <w:rPrChange w:id="7934" w:author="Narendra" w:date="2021-08-21T13:02:00Z">
            <w:rPr>
              <w:rFonts w:ascii="inherit" w:eastAsia="Times New Roman" w:hAnsi="inherit" w:cs="Consolas"/>
              <w:color w:val="7CC379"/>
              <w:sz w:val="25"/>
            </w:rPr>
          </w:rPrChange>
        </w:rPr>
        <w:t>"ta:clientRefreshTokenLifeTime"</w:t>
      </w:r>
      <w:r w:rsidRPr="008C6831">
        <w:rPr>
          <w:rFonts w:ascii="Maiandra GD" w:eastAsia="Times New Roman" w:hAnsi="Maiandra GD" w:cs="Consolas"/>
          <w:color w:val="CFD5E0"/>
          <w:sz w:val="24"/>
          <w:szCs w:val="24"/>
          <w:rPrChange w:id="7935" w:author="Narendra" w:date="2021-08-21T13:02:00Z">
            <w:rPr>
              <w:rFonts w:ascii="inherit" w:eastAsia="Times New Roman" w:hAnsi="inherit" w:cs="Consolas"/>
              <w:color w:val="CFD5E0"/>
              <w:sz w:val="25"/>
            </w:rPr>
          </w:rPrChange>
        </w:rPr>
        <w:t>, client.</w:t>
      </w:r>
      <w:r w:rsidRPr="008C6831">
        <w:rPr>
          <w:rFonts w:ascii="Maiandra GD" w:eastAsia="Times New Roman" w:hAnsi="Maiandra GD" w:cs="Consolas"/>
          <w:color w:val="4284AE"/>
          <w:sz w:val="24"/>
          <w:szCs w:val="24"/>
          <w:rPrChange w:id="7936" w:author="Narendra" w:date="2021-08-21T13:02:00Z">
            <w:rPr>
              <w:rFonts w:ascii="inherit" w:eastAsia="Times New Roman" w:hAnsi="inherit" w:cs="Consolas"/>
              <w:color w:val="4284AE"/>
              <w:sz w:val="25"/>
            </w:rPr>
          </w:rPrChange>
        </w:rPr>
        <w:t>RefreshTokenLifeTime</w:t>
      </w:r>
      <w:r w:rsidRPr="008C6831">
        <w:rPr>
          <w:rFonts w:ascii="Maiandra GD" w:eastAsia="Times New Roman" w:hAnsi="Maiandra GD" w:cs="Consolas"/>
          <w:color w:val="CFD5E0"/>
          <w:sz w:val="24"/>
          <w:szCs w:val="24"/>
          <w:rPrChange w:id="7937"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7938" w:author="Narendra" w:date="2021-08-21T13:02:00Z">
            <w:rPr>
              <w:rFonts w:ascii="inherit" w:eastAsia="Times New Roman" w:hAnsi="inherit" w:cs="Consolas"/>
              <w:color w:val="4284AE"/>
              <w:sz w:val="25"/>
            </w:rPr>
          </w:rPrChange>
        </w:rPr>
        <w:t>ToString</w:t>
      </w:r>
      <w:r w:rsidRPr="008C6831">
        <w:rPr>
          <w:rFonts w:ascii="Maiandra GD" w:eastAsia="Times New Roman" w:hAnsi="Maiandra GD" w:cs="Consolas"/>
          <w:b/>
          <w:bCs/>
          <w:color w:val="6B7C8B"/>
          <w:sz w:val="24"/>
          <w:szCs w:val="24"/>
          <w:rPrChange w:id="793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7940"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94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7942" w:author="Narendra" w:date="2021-08-21T13:02:00Z">
            <w:rPr>
              <w:rFonts w:ascii="inherit" w:eastAsia="Times New Roman" w:hAnsi="inherit" w:cs="Consolas"/>
              <w:color w:val="CFD5E0"/>
              <w:sz w:val="25"/>
            </w:rPr>
          </w:rPrChange>
        </w:rPr>
        <w:t>context.</w:t>
      </w:r>
      <w:r w:rsidRPr="008C6831">
        <w:rPr>
          <w:rFonts w:ascii="Maiandra GD" w:eastAsia="Times New Roman" w:hAnsi="Maiandra GD" w:cs="Consolas"/>
          <w:color w:val="4284AE"/>
          <w:sz w:val="24"/>
          <w:szCs w:val="24"/>
          <w:rPrChange w:id="7943" w:author="Narendra" w:date="2021-08-21T13:02:00Z">
            <w:rPr>
              <w:rFonts w:ascii="inherit" w:eastAsia="Times New Roman" w:hAnsi="inherit" w:cs="Consolas"/>
              <w:color w:val="4284AE"/>
              <w:sz w:val="25"/>
            </w:rPr>
          </w:rPrChange>
        </w:rPr>
        <w:t>Validated</w:t>
      </w:r>
      <w:r w:rsidRPr="008C6831">
        <w:rPr>
          <w:rFonts w:ascii="Maiandra GD" w:eastAsia="Times New Roman" w:hAnsi="Maiandra GD" w:cs="Consolas"/>
          <w:b/>
          <w:bCs/>
          <w:color w:val="6B7C8B"/>
          <w:sz w:val="24"/>
          <w:szCs w:val="24"/>
          <w:rPrChange w:id="7944"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7945"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94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7947" w:author="Narendra" w:date="2021-08-21T13:02:00Z">
            <w:rPr>
              <w:rFonts w:ascii="inherit" w:eastAsia="Times New Roman" w:hAnsi="inherit" w:cs="Consolas"/>
              <w:b/>
              <w:bCs/>
              <w:color w:val="D171DD"/>
              <w:sz w:val="25"/>
            </w:rPr>
          </w:rPrChange>
        </w:rPr>
        <w:t>return</w:t>
      </w:r>
      <w:r w:rsidRPr="008C6831">
        <w:rPr>
          <w:rFonts w:ascii="Maiandra GD" w:eastAsia="Times New Roman" w:hAnsi="Maiandra GD" w:cs="Consolas"/>
          <w:color w:val="CFD5E0"/>
          <w:sz w:val="24"/>
          <w:szCs w:val="24"/>
          <w:rPrChange w:id="7948" w:author="Narendra" w:date="2021-08-21T13:02:00Z">
            <w:rPr>
              <w:rFonts w:ascii="inherit" w:eastAsia="Times New Roman" w:hAnsi="inherit" w:cs="Consolas"/>
              <w:color w:val="CFD5E0"/>
              <w:sz w:val="25"/>
            </w:rPr>
          </w:rPrChange>
        </w:rPr>
        <w:t xml:space="preserve"> Task.</w:t>
      </w:r>
      <w:r w:rsidRPr="008C6831">
        <w:rPr>
          <w:rFonts w:ascii="Maiandra GD" w:eastAsia="Times New Roman" w:hAnsi="Maiandra GD" w:cs="Consolas"/>
          <w:color w:val="4284AE"/>
          <w:sz w:val="24"/>
          <w:szCs w:val="24"/>
          <w:rPrChange w:id="7949" w:author="Narendra" w:date="2021-08-21T13:02:00Z">
            <w:rPr>
              <w:rFonts w:ascii="inherit" w:eastAsia="Times New Roman" w:hAnsi="inherit" w:cs="Consolas"/>
              <w:color w:val="4284AE"/>
              <w:sz w:val="25"/>
            </w:rPr>
          </w:rPrChange>
        </w:rPr>
        <w:t>FromResult</w:t>
      </w:r>
      <w:r w:rsidRPr="008C6831">
        <w:rPr>
          <w:rFonts w:ascii="Maiandra GD" w:eastAsia="Times New Roman" w:hAnsi="Maiandra GD" w:cs="Consolas"/>
          <w:b/>
          <w:bCs/>
          <w:color w:val="6B7C8B"/>
          <w:sz w:val="24"/>
          <w:szCs w:val="24"/>
          <w:rPrChange w:id="7950" w:author="Narendra" w:date="2021-08-21T13:02:00Z">
            <w:rPr>
              <w:rFonts w:ascii="inherit" w:eastAsia="Times New Roman" w:hAnsi="inherit" w:cs="Consolas"/>
              <w:b/>
              <w:bCs/>
              <w:color w:val="6B7C8B"/>
              <w:sz w:val="25"/>
            </w:rPr>
          </w:rPrChange>
        </w:rPr>
        <w:t>&lt;</w:t>
      </w:r>
      <w:r w:rsidRPr="008C6831">
        <w:rPr>
          <w:rFonts w:ascii="Maiandra GD" w:eastAsia="Times New Roman" w:hAnsi="Maiandra GD" w:cs="Consolas"/>
          <w:b/>
          <w:bCs/>
          <w:color w:val="D171DD"/>
          <w:sz w:val="24"/>
          <w:szCs w:val="24"/>
          <w:rPrChange w:id="7951" w:author="Narendra" w:date="2021-08-21T13:02:00Z">
            <w:rPr>
              <w:rFonts w:ascii="inherit" w:eastAsia="Times New Roman" w:hAnsi="inherit" w:cs="Consolas"/>
              <w:b/>
              <w:bCs/>
              <w:color w:val="D171DD"/>
              <w:sz w:val="25"/>
            </w:rPr>
          </w:rPrChange>
        </w:rPr>
        <w:t>object</w:t>
      </w:r>
      <w:r w:rsidRPr="008C6831">
        <w:rPr>
          <w:rFonts w:ascii="Maiandra GD" w:eastAsia="Times New Roman" w:hAnsi="Maiandra GD" w:cs="Consolas"/>
          <w:b/>
          <w:bCs/>
          <w:color w:val="6B7C8B"/>
          <w:sz w:val="24"/>
          <w:szCs w:val="24"/>
          <w:rPrChange w:id="7952" w:author="Narendra" w:date="2021-08-21T13:02:00Z">
            <w:rPr>
              <w:rFonts w:ascii="inherit" w:eastAsia="Times New Roman" w:hAnsi="inherit" w:cs="Consolas"/>
              <w:b/>
              <w:bCs/>
              <w:color w:val="6B7C8B"/>
              <w:sz w:val="25"/>
            </w:rPr>
          </w:rPrChange>
        </w:rPr>
        <w:t>&gt;(</w:t>
      </w:r>
      <w:r w:rsidRPr="008C6831">
        <w:rPr>
          <w:rFonts w:ascii="Maiandra GD" w:eastAsia="Times New Roman" w:hAnsi="Maiandra GD" w:cs="Consolas"/>
          <w:b/>
          <w:bCs/>
          <w:color w:val="D171DD"/>
          <w:sz w:val="24"/>
          <w:szCs w:val="24"/>
          <w:rPrChange w:id="7953" w:author="Narendra" w:date="2021-08-21T13:02:00Z">
            <w:rPr>
              <w:rFonts w:ascii="inherit" w:eastAsia="Times New Roman" w:hAnsi="inherit" w:cs="Consolas"/>
              <w:b/>
              <w:bCs/>
              <w:color w:val="D171DD"/>
              <w:sz w:val="25"/>
            </w:rPr>
          </w:rPrChange>
        </w:rPr>
        <w:t>null</w:t>
      </w:r>
      <w:r w:rsidRPr="008C6831">
        <w:rPr>
          <w:rFonts w:ascii="Maiandra GD" w:eastAsia="Times New Roman" w:hAnsi="Maiandra GD" w:cs="Consolas"/>
          <w:b/>
          <w:bCs/>
          <w:color w:val="6B7C8B"/>
          <w:sz w:val="24"/>
          <w:szCs w:val="24"/>
          <w:rPrChange w:id="7954"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7955"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95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7957"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line="384" w:lineRule="atLeast"/>
        <w:textAlignment w:val="baseline"/>
        <w:rPr>
          <w:rFonts w:ascii="Maiandra GD" w:eastAsia="Times New Roman" w:hAnsi="Maiandra GD" w:cs="Consolas"/>
          <w:color w:val="596174"/>
          <w:sz w:val="24"/>
          <w:szCs w:val="24"/>
          <w:rPrChange w:id="795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7959"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7960"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color w:val="212529"/>
          <w:sz w:val="24"/>
          <w:szCs w:val="24"/>
          <w:rPrChange w:id="7961" w:author="Narendra" w:date="2021-08-21T13:02:00Z">
            <w:rPr>
              <w:rFonts w:ascii="Arial" w:eastAsia="Times New Roman" w:hAnsi="Arial" w:cs="Arial"/>
              <w:b/>
              <w:bCs/>
              <w:color w:val="212529"/>
              <w:sz w:val="23"/>
            </w:rPr>
          </w:rPrChange>
        </w:rPr>
        <w:t>Explanation of the above code</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7962"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212529"/>
          <w:sz w:val="24"/>
          <w:szCs w:val="24"/>
          <w:bdr w:val="none" w:sz="0" w:space="0" w:color="auto" w:frame="1"/>
          <w:rPrChange w:id="7963" w:author="Narendra" w:date="2021-08-21T13:02:00Z">
            <w:rPr>
              <w:rFonts w:ascii="Arial" w:eastAsia="Times New Roman" w:hAnsi="Arial" w:cs="Arial"/>
              <w:color w:val="212529"/>
              <w:sz w:val="23"/>
              <w:szCs w:val="23"/>
              <w:bdr w:val="none" w:sz="0" w:space="0" w:color="auto" w:frame="1"/>
            </w:rPr>
          </w:rPrChange>
        </w:rPr>
        <w:t>We are trying to get the Client ID and Client Secret from the authorization header using a basic scheme, so the user needs to send the Client ID and Client Secret in the base64 encode format (client_id:client_secret) and need to send it in the Authorization header of the HTTP Request.</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7964"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212529"/>
          <w:sz w:val="24"/>
          <w:szCs w:val="24"/>
          <w:bdr w:val="none" w:sz="0" w:space="0" w:color="auto" w:frame="1"/>
          <w:rPrChange w:id="7965" w:author="Narendra" w:date="2021-08-21T13:02:00Z">
            <w:rPr>
              <w:rFonts w:ascii="Arial" w:eastAsia="Times New Roman" w:hAnsi="Arial" w:cs="Arial"/>
              <w:color w:val="212529"/>
              <w:sz w:val="23"/>
              <w:szCs w:val="23"/>
              <w:bdr w:val="none" w:sz="0" w:space="0" w:color="auto" w:frame="1"/>
            </w:rPr>
          </w:rPrChange>
        </w:rPr>
        <w:t>Once we receive the client id and client secret, we need to check it in our database whether the client is already registered with our back-end API or not (means we need to validate the client), if it is not registered we will invalidate the context and reject the request.</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7966"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212529"/>
          <w:sz w:val="24"/>
          <w:szCs w:val="24"/>
          <w:bdr w:val="none" w:sz="0" w:space="0" w:color="auto" w:frame="1"/>
          <w:rPrChange w:id="7967" w:author="Narendra" w:date="2021-08-21T13:02:00Z">
            <w:rPr>
              <w:rFonts w:ascii="Arial" w:eastAsia="Times New Roman" w:hAnsi="Arial" w:cs="Arial"/>
              <w:color w:val="212529"/>
              <w:sz w:val="23"/>
              <w:szCs w:val="23"/>
              <w:bdr w:val="none" w:sz="0" w:space="0" w:color="auto" w:frame="1"/>
            </w:rPr>
          </w:rPrChange>
        </w:rPr>
        <w:t>If the client is registered, then we will check whether the client is active or not, if it is not active, then we will also invalidate the context and reject the request</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7968"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212529"/>
          <w:sz w:val="24"/>
          <w:szCs w:val="24"/>
          <w:bdr w:val="none" w:sz="0" w:space="0" w:color="auto" w:frame="1"/>
          <w:rPrChange w:id="7969" w:author="Narendra" w:date="2021-08-21T13:02:00Z">
            <w:rPr>
              <w:rFonts w:ascii="Arial" w:eastAsia="Times New Roman" w:hAnsi="Arial" w:cs="Arial"/>
              <w:color w:val="212529"/>
              <w:sz w:val="23"/>
              <w:szCs w:val="23"/>
              <w:bdr w:val="none" w:sz="0" w:space="0" w:color="auto" w:frame="1"/>
            </w:rPr>
          </w:rPrChange>
        </w:rPr>
        <w:t>And, if we found the client is active, then we need to store the </w:t>
      </w:r>
      <w:r w:rsidRPr="008C6831">
        <w:rPr>
          <w:rFonts w:ascii="Maiandra GD" w:eastAsia="Times New Roman" w:hAnsi="Maiandra GD" w:cs="Arial"/>
          <w:b/>
          <w:bCs/>
          <w:color w:val="212529"/>
          <w:sz w:val="24"/>
          <w:szCs w:val="24"/>
          <w:rPrChange w:id="7970" w:author="Narendra" w:date="2021-08-21T13:02:00Z">
            <w:rPr>
              <w:rFonts w:ascii="Arial" w:eastAsia="Times New Roman" w:hAnsi="Arial" w:cs="Arial"/>
              <w:b/>
              <w:bCs/>
              <w:color w:val="212529"/>
              <w:sz w:val="23"/>
            </w:rPr>
          </w:rPrChange>
        </w:rPr>
        <w:t>client allowed origin</w:t>
      </w:r>
      <w:r w:rsidRPr="008C6831">
        <w:rPr>
          <w:rFonts w:ascii="Maiandra GD" w:eastAsia="Times New Roman" w:hAnsi="Maiandra GD" w:cs="Arial"/>
          <w:color w:val="212529"/>
          <w:sz w:val="24"/>
          <w:szCs w:val="24"/>
          <w:bdr w:val="none" w:sz="0" w:space="0" w:color="auto" w:frame="1"/>
          <w:rPrChange w:id="7971" w:author="Narendra" w:date="2021-08-21T13:02:00Z">
            <w:rPr>
              <w:rFonts w:ascii="Arial" w:eastAsia="Times New Roman" w:hAnsi="Arial" w:cs="Arial"/>
              <w:color w:val="212529"/>
              <w:sz w:val="23"/>
              <w:szCs w:val="23"/>
              <w:bdr w:val="none" w:sz="0" w:space="0" w:color="auto" w:frame="1"/>
            </w:rPr>
          </w:rPrChange>
        </w:rPr>
        <w:t> and </w:t>
      </w:r>
      <w:r w:rsidRPr="008C6831">
        <w:rPr>
          <w:rFonts w:ascii="Maiandra GD" w:eastAsia="Times New Roman" w:hAnsi="Maiandra GD" w:cs="Arial"/>
          <w:b/>
          <w:bCs/>
          <w:color w:val="212529"/>
          <w:sz w:val="24"/>
          <w:szCs w:val="24"/>
          <w:rPrChange w:id="7972" w:author="Narendra" w:date="2021-08-21T13:02:00Z">
            <w:rPr>
              <w:rFonts w:ascii="Arial" w:eastAsia="Times New Roman" w:hAnsi="Arial" w:cs="Arial"/>
              <w:b/>
              <w:bCs/>
              <w:color w:val="212529"/>
              <w:sz w:val="23"/>
            </w:rPr>
          </w:rPrChange>
        </w:rPr>
        <w:t>refresh token lifetime</w:t>
      </w:r>
      <w:r w:rsidRPr="008C6831">
        <w:rPr>
          <w:rFonts w:ascii="Maiandra GD" w:eastAsia="Times New Roman" w:hAnsi="Maiandra GD" w:cs="Arial"/>
          <w:color w:val="212529"/>
          <w:sz w:val="24"/>
          <w:szCs w:val="24"/>
          <w:bdr w:val="none" w:sz="0" w:space="0" w:color="auto" w:frame="1"/>
          <w:rPrChange w:id="7973" w:author="Narendra" w:date="2021-08-21T13:02:00Z">
            <w:rPr>
              <w:rFonts w:ascii="Arial" w:eastAsia="Times New Roman" w:hAnsi="Arial" w:cs="Arial"/>
              <w:color w:val="212529"/>
              <w:sz w:val="23"/>
              <w:szCs w:val="23"/>
              <w:bdr w:val="none" w:sz="0" w:space="0" w:color="auto" w:frame="1"/>
            </w:rPr>
          </w:rPrChange>
        </w:rPr>
        <w:t> value on the Owin context (if you want then you can store all information of the client), so it will be available once we generate the refresh token.</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7974"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212529"/>
          <w:sz w:val="24"/>
          <w:szCs w:val="24"/>
          <w:bdr w:val="none" w:sz="0" w:space="0" w:color="auto" w:frame="1"/>
          <w:rPrChange w:id="7975" w:author="Narendra" w:date="2021-08-21T13:02:00Z">
            <w:rPr>
              <w:rFonts w:ascii="Arial" w:eastAsia="Times New Roman" w:hAnsi="Arial" w:cs="Arial"/>
              <w:color w:val="212529"/>
              <w:sz w:val="23"/>
              <w:szCs w:val="23"/>
              <w:bdr w:val="none" w:sz="0" w:space="0" w:color="auto" w:frame="1"/>
            </w:rPr>
          </w:rPrChange>
        </w:rPr>
        <w:t>If all is valid we mark the context as a valid context which means that client validation has passed and the flow can proceed to the next step.</w:t>
      </w:r>
    </w:p>
    <w:p w:rsidR="006E519F" w:rsidRPr="008C6831" w:rsidRDefault="006E519F" w:rsidP="006E519F">
      <w:pPr>
        <w:shd w:val="clear" w:color="auto" w:fill="FFFFFF"/>
        <w:spacing w:after="0" w:line="240" w:lineRule="auto"/>
        <w:jc w:val="both"/>
        <w:textAlignment w:val="baseline"/>
        <w:outlineLvl w:val="4"/>
        <w:rPr>
          <w:rFonts w:ascii="Maiandra GD" w:eastAsia="Times New Roman" w:hAnsi="Maiandra GD" w:cs="Segoe UI"/>
          <w:color w:val="3A3A3A"/>
          <w:sz w:val="24"/>
          <w:szCs w:val="24"/>
          <w:rPrChange w:id="7976" w:author="Narendra" w:date="2021-08-21T13:02:00Z">
            <w:rPr>
              <w:rFonts w:ascii="Segoe UI" w:eastAsia="Times New Roman" w:hAnsi="Segoe UI" w:cs="Segoe UI"/>
              <w:color w:val="3A3A3A"/>
              <w:sz w:val="20"/>
              <w:szCs w:val="20"/>
            </w:rPr>
          </w:rPrChange>
        </w:rPr>
      </w:pPr>
      <w:r w:rsidRPr="008C6831">
        <w:rPr>
          <w:rFonts w:ascii="Maiandra GD" w:eastAsia="Times New Roman" w:hAnsi="Maiandra GD" w:cs="Arial"/>
          <w:b/>
          <w:bCs/>
          <w:color w:val="3A3A3A"/>
          <w:sz w:val="24"/>
          <w:szCs w:val="24"/>
          <w:rPrChange w:id="7977" w:author="Narendra" w:date="2021-08-21T13:02:00Z">
            <w:rPr>
              <w:rFonts w:ascii="Arial" w:eastAsia="Times New Roman" w:hAnsi="Arial" w:cs="Arial"/>
              <w:b/>
              <w:bCs/>
              <w:color w:val="3A3A3A"/>
              <w:sz w:val="27"/>
            </w:rPr>
          </w:rPrChange>
        </w:rPr>
        <w:t>Step6: Validating the Resource Owner Credentials</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7978"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212529"/>
          <w:sz w:val="24"/>
          <w:szCs w:val="24"/>
          <w:bdr w:val="none" w:sz="0" w:space="0" w:color="auto" w:frame="1"/>
          <w:rPrChange w:id="7979" w:author="Narendra" w:date="2021-08-21T13:02:00Z">
            <w:rPr>
              <w:rFonts w:ascii="Arial" w:eastAsia="Times New Roman" w:hAnsi="Arial" w:cs="Arial"/>
              <w:color w:val="212529"/>
              <w:sz w:val="23"/>
              <w:szCs w:val="23"/>
              <w:bdr w:val="none" w:sz="0" w:space="0" w:color="auto" w:frame="1"/>
            </w:rPr>
          </w:rPrChange>
        </w:rPr>
        <w:t>Once the client validation has been passed, next we need to validate the resource owner credentials i.e. the username and password are correct or not and then we need to bound the client id to the accession generated. To do so, let’s modify the GrantResourceOwnerCredentials method of the MyAuthorizationServerProvider class as shown below.</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98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7981"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7982"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7983" w:author="Narendra" w:date="2021-08-21T13:02:00Z">
            <w:rPr>
              <w:rFonts w:ascii="inherit" w:eastAsia="Times New Roman" w:hAnsi="inherit" w:cs="Consolas"/>
              <w:b/>
              <w:bCs/>
              <w:color w:val="D171DD"/>
              <w:sz w:val="25"/>
            </w:rPr>
          </w:rPrChange>
        </w:rPr>
        <w:t>override</w:t>
      </w:r>
      <w:r w:rsidRPr="008C6831">
        <w:rPr>
          <w:rFonts w:ascii="Maiandra GD" w:eastAsia="Times New Roman" w:hAnsi="Maiandra GD" w:cs="Consolas"/>
          <w:color w:val="CFD5E0"/>
          <w:sz w:val="24"/>
          <w:szCs w:val="24"/>
          <w:rPrChange w:id="7984"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7985" w:author="Narendra" w:date="2021-08-21T13:02:00Z">
            <w:rPr>
              <w:rFonts w:ascii="inherit" w:eastAsia="Times New Roman" w:hAnsi="inherit" w:cs="Consolas"/>
              <w:b/>
              <w:bCs/>
              <w:color w:val="D171DD"/>
              <w:sz w:val="25"/>
            </w:rPr>
          </w:rPrChange>
        </w:rPr>
        <w:t>async</w:t>
      </w:r>
      <w:r w:rsidRPr="008C6831">
        <w:rPr>
          <w:rFonts w:ascii="Maiandra GD" w:eastAsia="Times New Roman" w:hAnsi="Maiandra GD" w:cs="Consolas"/>
          <w:color w:val="CFD5E0"/>
          <w:sz w:val="24"/>
          <w:szCs w:val="24"/>
          <w:rPrChange w:id="7986" w:author="Narendra" w:date="2021-08-21T13:02:00Z">
            <w:rPr>
              <w:rFonts w:ascii="inherit" w:eastAsia="Times New Roman" w:hAnsi="inherit" w:cs="Consolas"/>
              <w:color w:val="CFD5E0"/>
              <w:sz w:val="25"/>
            </w:rPr>
          </w:rPrChange>
        </w:rPr>
        <w:t xml:space="preserve"> Task </w:t>
      </w:r>
      <w:r w:rsidRPr="008C6831">
        <w:rPr>
          <w:rFonts w:ascii="Maiandra GD" w:eastAsia="Times New Roman" w:hAnsi="Maiandra GD" w:cs="Consolas"/>
          <w:color w:val="4284AE"/>
          <w:sz w:val="24"/>
          <w:szCs w:val="24"/>
          <w:rPrChange w:id="7987" w:author="Narendra" w:date="2021-08-21T13:02:00Z">
            <w:rPr>
              <w:rFonts w:ascii="inherit" w:eastAsia="Times New Roman" w:hAnsi="inherit" w:cs="Consolas"/>
              <w:color w:val="4284AE"/>
              <w:sz w:val="25"/>
            </w:rPr>
          </w:rPrChange>
        </w:rPr>
        <w:t>GrantResourceOwnerCredentials</w:t>
      </w:r>
      <w:r w:rsidRPr="008C6831">
        <w:rPr>
          <w:rFonts w:ascii="Maiandra GD" w:eastAsia="Times New Roman" w:hAnsi="Maiandra GD" w:cs="Consolas"/>
          <w:b/>
          <w:bCs/>
          <w:color w:val="6B7C8B"/>
          <w:sz w:val="24"/>
          <w:szCs w:val="24"/>
          <w:rPrChange w:id="798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7989" w:author="Narendra" w:date="2021-08-21T13:02:00Z">
            <w:rPr>
              <w:rFonts w:ascii="inherit" w:eastAsia="Times New Roman" w:hAnsi="inherit" w:cs="Consolas"/>
              <w:color w:val="CFD5E0"/>
              <w:sz w:val="25"/>
            </w:rPr>
          </w:rPrChange>
        </w:rPr>
        <w:t>OAuthGrantResourceOwnerCredentialsContext context</w:t>
      </w:r>
      <w:r w:rsidRPr="008C6831">
        <w:rPr>
          <w:rFonts w:ascii="Maiandra GD" w:eastAsia="Times New Roman" w:hAnsi="Maiandra GD" w:cs="Consolas"/>
          <w:b/>
          <w:bCs/>
          <w:color w:val="6B7C8B"/>
          <w:sz w:val="24"/>
          <w:szCs w:val="24"/>
          <w:rPrChange w:id="7990"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99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7992"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799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7994" w:author="Narendra" w:date="2021-08-21T13:02:00Z">
            <w:rPr>
              <w:rFonts w:ascii="inherit" w:eastAsia="Times New Roman" w:hAnsi="inherit" w:cs="Consolas"/>
              <w:color w:val="CFD5E0"/>
              <w:sz w:val="25"/>
            </w:rPr>
          </w:rPrChange>
        </w:rPr>
        <w:lastRenderedPageBreak/>
        <w:t>ClientMaster client = context.</w:t>
      </w:r>
      <w:r w:rsidRPr="008C6831">
        <w:rPr>
          <w:rFonts w:ascii="Maiandra GD" w:eastAsia="Times New Roman" w:hAnsi="Maiandra GD" w:cs="Consolas"/>
          <w:color w:val="4284AE"/>
          <w:sz w:val="24"/>
          <w:szCs w:val="24"/>
          <w:rPrChange w:id="7995" w:author="Narendra" w:date="2021-08-21T13:02:00Z">
            <w:rPr>
              <w:rFonts w:ascii="inherit" w:eastAsia="Times New Roman" w:hAnsi="inherit" w:cs="Consolas"/>
              <w:color w:val="4284AE"/>
              <w:sz w:val="25"/>
            </w:rPr>
          </w:rPrChange>
        </w:rPr>
        <w:t>OwinContext</w:t>
      </w:r>
      <w:r w:rsidRPr="008C6831">
        <w:rPr>
          <w:rFonts w:ascii="Maiandra GD" w:eastAsia="Times New Roman" w:hAnsi="Maiandra GD" w:cs="Consolas"/>
          <w:color w:val="CFD5E0"/>
          <w:sz w:val="24"/>
          <w:szCs w:val="24"/>
          <w:rPrChange w:id="7996"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7997" w:author="Narendra" w:date="2021-08-21T13:02:00Z">
            <w:rPr>
              <w:rFonts w:ascii="inherit" w:eastAsia="Times New Roman" w:hAnsi="inherit" w:cs="Consolas"/>
              <w:color w:val="4284AE"/>
              <w:sz w:val="25"/>
            </w:rPr>
          </w:rPrChange>
        </w:rPr>
        <w:t>Get</w:t>
      </w:r>
      <w:r w:rsidRPr="008C6831">
        <w:rPr>
          <w:rFonts w:ascii="Maiandra GD" w:eastAsia="Times New Roman" w:hAnsi="Maiandra GD" w:cs="Consolas"/>
          <w:b/>
          <w:bCs/>
          <w:color w:val="6B7C8B"/>
          <w:sz w:val="24"/>
          <w:szCs w:val="24"/>
          <w:rPrChange w:id="7998" w:author="Narendra" w:date="2021-08-21T13:02:00Z">
            <w:rPr>
              <w:rFonts w:ascii="inherit" w:eastAsia="Times New Roman" w:hAnsi="inherit" w:cs="Consolas"/>
              <w:b/>
              <w:bCs/>
              <w:color w:val="6B7C8B"/>
              <w:sz w:val="25"/>
            </w:rPr>
          </w:rPrChange>
        </w:rPr>
        <w:t>&lt;</w:t>
      </w:r>
      <w:r w:rsidRPr="008C6831">
        <w:rPr>
          <w:rFonts w:ascii="Maiandra GD" w:eastAsia="Times New Roman" w:hAnsi="Maiandra GD" w:cs="Consolas"/>
          <w:color w:val="CFD5E0"/>
          <w:sz w:val="24"/>
          <w:szCs w:val="24"/>
          <w:rPrChange w:id="7999" w:author="Narendra" w:date="2021-08-21T13:02:00Z">
            <w:rPr>
              <w:rFonts w:ascii="inherit" w:eastAsia="Times New Roman" w:hAnsi="inherit" w:cs="Consolas"/>
              <w:color w:val="CFD5E0"/>
              <w:sz w:val="25"/>
            </w:rPr>
          </w:rPrChange>
        </w:rPr>
        <w:t>ClientMaster</w:t>
      </w:r>
      <w:r w:rsidRPr="008C6831">
        <w:rPr>
          <w:rFonts w:ascii="Maiandra GD" w:eastAsia="Times New Roman" w:hAnsi="Maiandra GD" w:cs="Consolas"/>
          <w:b/>
          <w:bCs/>
          <w:color w:val="6B7C8B"/>
          <w:sz w:val="24"/>
          <w:szCs w:val="24"/>
          <w:rPrChange w:id="8000" w:author="Narendra" w:date="2021-08-21T13:02:00Z">
            <w:rPr>
              <w:rFonts w:ascii="inherit" w:eastAsia="Times New Roman" w:hAnsi="inherit" w:cs="Consolas"/>
              <w:b/>
              <w:bCs/>
              <w:color w:val="6B7C8B"/>
              <w:sz w:val="25"/>
            </w:rPr>
          </w:rPrChange>
        </w:rPr>
        <w:t>&gt;(</w:t>
      </w:r>
      <w:r w:rsidRPr="008C6831">
        <w:rPr>
          <w:rFonts w:ascii="Maiandra GD" w:eastAsia="Times New Roman" w:hAnsi="Maiandra GD" w:cs="Consolas"/>
          <w:color w:val="7CC379"/>
          <w:sz w:val="24"/>
          <w:szCs w:val="24"/>
          <w:rPrChange w:id="8001" w:author="Narendra" w:date="2021-08-21T13:02:00Z">
            <w:rPr>
              <w:rFonts w:ascii="inherit" w:eastAsia="Times New Roman" w:hAnsi="inherit" w:cs="Consolas"/>
              <w:color w:val="7CC379"/>
              <w:sz w:val="25"/>
            </w:rPr>
          </w:rPrChange>
        </w:rPr>
        <w:t>"ta:client"</w:t>
      </w:r>
      <w:r w:rsidRPr="008C6831">
        <w:rPr>
          <w:rFonts w:ascii="Maiandra GD" w:eastAsia="Times New Roman" w:hAnsi="Maiandra GD" w:cs="Consolas"/>
          <w:b/>
          <w:bCs/>
          <w:color w:val="6B7C8B"/>
          <w:sz w:val="24"/>
          <w:szCs w:val="24"/>
          <w:rPrChange w:id="800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8003"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00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D19252"/>
          <w:sz w:val="24"/>
          <w:szCs w:val="24"/>
          <w:rPrChange w:id="8005" w:author="Narendra" w:date="2021-08-21T13:02:00Z">
            <w:rPr>
              <w:rFonts w:ascii="inherit" w:eastAsia="Times New Roman" w:hAnsi="inherit" w:cs="Consolas"/>
              <w:color w:val="D19252"/>
              <w:sz w:val="25"/>
            </w:rPr>
          </w:rPrChange>
        </w:rPr>
        <w:t>var</w:t>
      </w:r>
      <w:r w:rsidRPr="008C6831">
        <w:rPr>
          <w:rFonts w:ascii="Maiandra GD" w:eastAsia="Times New Roman" w:hAnsi="Maiandra GD" w:cs="Consolas"/>
          <w:color w:val="CFD5E0"/>
          <w:sz w:val="24"/>
          <w:szCs w:val="24"/>
          <w:rPrChange w:id="8006" w:author="Narendra" w:date="2021-08-21T13:02:00Z">
            <w:rPr>
              <w:rFonts w:ascii="inherit" w:eastAsia="Times New Roman" w:hAnsi="inherit" w:cs="Consolas"/>
              <w:color w:val="CFD5E0"/>
              <w:sz w:val="25"/>
            </w:rPr>
          </w:rPrChange>
        </w:rPr>
        <w:t xml:space="preserve"> allowedOrigin = context.</w:t>
      </w:r>
      <w:r w:rsidRPr="008C6831">
        <w:rPr>
          <w:rFonts w:ascii="Maiandra GD" w:eastAsia="Times New Roman" w:hAnsi="Maiandra GD" w:cs="Consolas"/>
          <w:color w:val="4284AE"/>
          <w:sz w:val="24"/>
          <w:szCs w:val="24"/>
          <w:rPrChange w:id="8007" w:author="Narendra" w:date="2021-08-21T13:02:00Z">
            <w:rPr>
              <w:rFonts w:ascii="inherit" w:eastAsia="Times New Roman" w:hAnsi="inherit" w:cs="Consolas"/>
              <w:color w:val="4284AE"/>
              <w:sz w:val="25"/>
            </w:rPr>
          </w:rPrChange>
        </w:rPr>
        <w:t>OwinContext</w:t>
      </w:r>
      <w:r w:rsidRPr="008C6831">
        <w:rPr>
          <w:rFonts w:ascii="Maiandra GD" w:eastAsia="Times New Roman" w:hAnsi="Maiandra GD" w:cs="Consolas"/>
          <w:color w:val="CFD5E0"/>
          <w:sz w:val="24"/>
          <w:szCs w:val="24"/>
          <w:rPrChange w:id="8008"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8009" w:author="Narendra" w:date="2021-08-21T13:02:00Z">
            <w:rPr>
              <w:rFonts w:ascii="inherit" w:eastAsia="Times New Roman" w:hAnsi="inherit" w:cs="Consolas"/>
              <w:color w:val="4284AE"/>
              <w:sz w:val="25"/>
            </w:rPr>
          </w:rPrChange>
        </w:rPr>
        <w:t>Get</w:t>
      </w:r>
      <w:r w:rsidRPr="008C6831">
        <w:rPr>
          <w:rFonts w:ascii="Maiandra GD" w:eastAsia="Times New Roman" w:hAnsi="Maiandra GD" w:cs="Consolas"/>
          <w:b/>
          <w:bCs/>
          <w:color w:val="6B7C8B"/>
          <w:sz w:val="24"/>
          <w:szCs w:val="24"/>
          <w:rPrChange w:id="8010" w:author="Narendra" w:date="2021-08-21T13:02:00Z">
            <w:rPr>
              <w:rFonts w:ascii="inherit" w:eastAsia="Times New Roman" w:hAnsi="inherit" w:cs="Consolas"/>
              <w:b/>
              <w:bCs/>
              <w:color w:val="6B7C8B"/>
              <w:sz w:val="25"/>
            </w:rPr>
          </w:rPrChange>
        </w:rPr>
        <w:t>&lt;</w:t>
      </w:r>
      <w:r w:rsidRPr="008C6831">
        <w:rPr>
          <w:rFonts w:ascii="Maiandra GD" w:eastAsia="Times New Roman" w:hAnsi="Maiandra GD" w:cs="Consolas"/>
          <w:color w:val="CFD5E0"/>
          <w:sz w:val="24"/>
          <w:szCs w:val="24"/>
          <w:rPrChange w:id="8011" w:author="Narendra" w:date="2021-08-21T13:02:00Z">
            <w:rPr>
              <w:rFonts w:ascii="inherit" w:eastAsia="Times New Roman" w:hAnsi="inherit" w:cs="Consolas"/>
              <w:color w:val="CFD5E0"/>
              <w:sz w:val="25"/>
            </w:rPr>
          </w:rPrChange>
        </w:rPr>
        <w:t>string</w:t>
      </w:r>
      <w:r w:rsidRPr="008C6831">
        <w:rPr>
          <w:rFonts w:ascii="Maiandra GD" w:eastAsia="Times New Roman" w:hAnsi="Maiandra GD" w:cs="Consolas"/>
          <w:b/>
          <w:bCs/>
          <w:color w:val="6B7C8B"/>
          <w:sz w:val="24"/>
          <w:szCs w:val="24"/>
          <w:rPrChange w:id="8012" w:author="Narendra" w:date="2021-08-21T13:02:00Z">
            <w:rPr>
              <w:rFonts w:ascii="inherit" w:eastAsia="Times New Roman" w:hAnsi="inherit" w:cs="Consolas"/>
              <w:b/>
              <w:bCs/>
              <w:color w:val="6B7C8B"/>
              <w:sz w:val="25"/>
            </w:rPr>
          </w:rPrChange>
        </w:rPr>
        <w:t>&gt;(</w:t>
      </w:r>
      <w:r w:rsidRPr="008C6831">
        <w:rPr>
          <w:rFonts w:ascii="Maiandra GD" w:eastAsia="Times New Roman" w:hAnsi="Maiandra GD" w:cs="Consolas"/>
          <w:color w:val="7CC379"/>
          <w:sz w:val="24"/>
          <w:szCs w:val="24"/>
          <w:rPrChange w:id="8013" w:author="Narendra" w:date="2021-08-21T13:02:00Z">
            <w:rPr>
              <w:rFonts w:ascii="inherit" w:eastAsia="Times New Roman" w:hAnsi="inherit" w:cs="Consolas"/>
              <w:color w:val="7CC379"/>
              <w:sz w:val="25"/>
            </w:rPr>
          </w:rPrChange>
        </w:rPr>
        <w:t>"ta:clientAllowedOrigin"</w:t>
      </w:r>
      <w:r w:rsidRPr="008C6831">
        <w:rPr>
          <w:rFonts w:ascii="Maiandra GD" w:eastAsia="Times New Roman" w:hAnsi="Maiandra GD" w:cs="Consolas"/>
          <w:b/>
          <w:bCs/>
          <w:color w:val="6B7C8B"/>
          <w:sz w:val="24"/>
          <w:szCs w:val="24"/>
          <w:rPrChange w:id="8014"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8015"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01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8017" w:author="Narendra" w:date="2021-08-21T13:02:00Z">
            <w:rPr>
              <w:rFonts w:ascii="inherit" w:eastAsia="Times New Roman" w:hAnsi="inherit" w:cs="Consolas"/>
              <w:b/>
              <w:bCs/>
              <w:color w:val="D171DD"/>
              <w:sz w:val="25"/>
            </w:rPr>
          </w:rPrChange>
        </w:rPr>
        <w:t>if</w:t>
      </w:r>
      <w:r w:rsidRPr="008C6831">
        <w:rPr>
          <w:rFonts w:ascii="Maiandra GD" w:eastAsia="Times New Roman" w:hAnsi="Maiandra GD" w:cs="Consolas"/>
          <w:color w:val="CFD5E0"/>
          <w:sz w:val="24"/>
          <w:szCs w:val="24"/>
          <w:rPrChange w:id="8018"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801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8020" w:author="Narendra" w:date="2021-08-21T13:02:00Z">
            <w:rPr>
              <w:rFonts w:ascii="inherit" w:eastAsia="Times New Roman" w:hAnsi="inherit" w:cs="Consolas"/>
              <w:color w:val="CFD5E0"/>
              <w:sz w:val="25"/>
            </w:rPr>
          </w:rPrChange>
        </w:rPr>
        <w:t xml:space="preserve">allowedOrigin == </w:t>
      </w:r>
      <w:r w:rsidRPr="008C6831">
        <w:rPr>
          <w:rFonts w:ascii="Maiandra GD" w:eastAsia="Times New Roman" w:hAnsi="Maiandra GD" w:cs="Consolas"/>
          <w:b/>
          <w:bCs/>
          <w:color w:val="D171DD"/>
          <w:sz w:val="24"/>
          <w:szCs w:val="24"/>
          <w:rPrChange w:id="8021" w:author="Narendra" w:date="2021-08-21T13:02:00Z">
            <w:rPr>
              <w:rFonts w:ascii="inherit" w:eastAsia="Times New Roman" w:hAnsi="inherit" w:cs="Consolas"/>
              <w:b/>
              <w:bCs/>
              <w:color w:val="D171DD"/>
              <w:sz w:val="25"/>
            </w:rPr>
          </w:rPrChange>
        </w:rPr>
        <w:t>null</w:t>
      </w:r>
      <w:r w:rsidRPr="008C6831">
        <w:rPr>
          <w:rFonts w:ascii="Maiandra GD" w:eastAsia="Times New Roman" w:hAnsi="Maiandra GD" w:cs="Consolas"/>
          <w:b/>
          <w:bCs/>
          <w:color w:val="6B7C8B"/>
          <w:sz w:val="24"/>
          <w:szCs w:val="24"/>
          <w:rPrChange w:id="8022"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02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8024"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02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8026" w:author="Narendra" w:date="2021-08-21T13:02:00Z">
            <w:rPr>
              <w:rFonts w:ascii="inherit" w:eastAsia="Times New Roman" w:hAnsi="inherit" w:cs="Consolas"/>
              <w:color w:val="CFD5E0"/>
              <w:sz w:val="25"/>
            </w:rPr>
          </w:rPrChange>
        </w:rPr>
        <w:t xml:space="preserve">allowedOrigin = </w:t>
      </w:r>
      <w:r w:rsidRPr="008C6831">
        <w:rPr>
          <w:rFonts w:ascii="Maiandra GD" w:eastAsia="Times New Roman" w:hAnsi="Maiandra GD" w:cs="Consolas"/>
          <w:color w:val="7CC379"/>
          <w:sz w:val="24"/>
          <w:szCs w:val="24"/>
          <w:rPrChange w:id="8027" w:author="Narendra" w:date="2021-08-21T13:02:00Z">
            <w:rPr>
              <w:rFonts w:ascii="inherit" w:eastAsia="Times New Roman" w:hAnsi="inherit" w:cs="Consolas"/>
              <w:color w:val="7CC379"/>
              <w:sz w:val="25"/>
            </w:rPr>
          </w:rPrChange>
        </w:rPr>
        <w:t>"*"</w:t>
      </w:r>
      <w:r w:rsidRPr="008C6831">
        <w:rPr>
          <w:rFonts w:ascii="Maiandra GD" w:eastAsia="Times New Roman" w:hAnsi="Maiandra GD" w:cs="Consolas"/>
          <w:color w:val="CFD5E0"/>
          <w:sz w:val="24"/>
          <w:szCs w:val="24"/>
          <w:rPrChange w:id="8028"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02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8030"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03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8032" w:author="Narendra" w:date="2021-08-21T13:02:00Z">
            <w:rPr>
              <w:rFonts w:ascii="inherit" w:eastAsia="Times New Roman" w:hAnsi="inherit" w:cs="Consolas"/>
              <w:color w:val="CFD5E0"/>
              <w:sz w:val="25"/>
            </w:rPr>
          </w:rPrChange>
        </w:rPr>
        <w:t>context.</w:t>
      </w:r>
      <w:r w:rsidRPr="008C6831">
        <w:rPr>
          <w:rFonts w:ascii="Maiandra GD" w:eastAsia="Times New Roman" w:hAnsi="Maiandra GD" w:cs="Consolas"/>
          <w:color w:val="4284AE"/>
          <w:sz w:val="24"/>
          <w:szCs w:val="24"/>
          <w:rPrChange w:id="8033" w:author="Narendra" w:date="2021-08-21T13:02:00Z">
            <w:rPr>
              <w:rFonts w:ascii="inherit" w:eastAsia="Times New Roman" w:hAnsi="inherit" w:cs="Consolas"/>
              <w:color w:val="4284AE"/>
              <w:sz w:val="25"/>
            </w:rPr>
          </w:rPrChange>
        </w:rPr>
        <w:t>OwinContext</w:t>
      </w:r>
      <w:r w:rsidRPr="008C6831">
        <w:rPr>
          <w:rFonts w:ascii="Maiandra GD" w:eastAsia="Times New Roman" w:hAnsi="Maiandra GD" w:cs="Consolas"/>
          <w:color w:val="CFD5E0"/>
          <w:sz w:val="24"/>
          <w:szCs w:val="24"/>
          <w:rPrChange w:id="8034"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8035" w:author="Narendra" w:date="2021-08-21T13:02:00Z">
            <w:rPr>
              <w:rFonts w:ascii="inherit" w:eastAsia="Times New Roman" w:hAnsi="inherit" w:cs="Consolas"/>
              <w:color w:val="4284AE"/>
              <w:sz w:val="25"/>
            </w:rPr>
          </w:rPrChange>
        </w:rPr>
        <w:t>Response</w:t>
      </w:r>
      <w:r w:rsidRPr="008C6831">
        <w:rPr>
          <w:rFonts w:ascii="Maiandra GD" w:eastAsia="Times New Roman" w:hAnsi="Maiandra GD" w:cs="Consolas"/>
          <w:color w:val="CFD5E0"/>
          <w:sz w:val="24"/>
          <w:szCs w:val="24"/>
          <w:rPrChange w:id="8036"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8037" w:author="Narendra" w:date="2021-08-21T13:02:00Z">
            <w:rPr>
              <w:rFonts w:ascii="inherit" w:eastAsia="Times New Roman" w:hAnsi="inherit" w:cs="Consolas"/>
              <w:color w:val="4284AE"/>
              <w:sz w:val="25"/>
            </w:rPr>
          </w:rPrChange>
        </w:rPr>
        <w:t>Headers</w:t>
      </w:r>
      <w:r w:rsidRPr="008C6831">
        <w:rPr>
          <w:rFonts w:ascii="Maiandra GD" w:eastAsia="Times New Roman" w:hAnsi="Maiandra GD" w:cs="Consolas"/>
          <w:color w:val="CFD5E0"/>
          <w:sz w:val="24"/>
          <w:szCs w:val="24"/>
          <w:rPrChange w:id="8038"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8039" w:author="Narendra" w:date="2021-08-21T13:02:00Z">
            <w:rPr>
              <w:rFonts w:ascii="inherit" w:eastAsia="Times New Roman" w:hAnsi="inherit" w:cs="Consolas"/>
              <w:color w:val="4284AE"/>
              <w:sz w:val="25"/>
            </w:rPr>
          </w:rPrChange>
        </w:rPr>
        <w:t>Add</w:t>
      </w:r>
      <w:r w:rsidRPr="008C6831">
        <w:rPr>
          <w:rFonts w:ascii="Maiandra GD" w:eastAsia="Times New Roman" w:hAnsi="Maiandra GD" w:cs="Consolas"/>
          <w:b/>
          <w:bCs/>
          <w:color w:val="6B7C8B"/>
          <w:sz w:val="24"/>
          <w:szCs w:val="24"/>
          <w:rPrChange w:id="8040"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7CC379"/>
          <w:sz w:val="24"/>
          <w:szCs w:val="24"/>
          <w:rPrChange w:id="8041" w:author="Narendra" w:date="2021-08-21T13:02:00Z">
            <w:rPr>
              <w:rFonts w:ascii="inherit" w:eastAsia="Times New Roman" w:hAnsi="inherit" w:cs="Consolas"/>
              <w:color w:val="7CC379"/>
              <w:sz w:val="25"/>
            </w:rPr>
          </w:rPrChange>
        </w:rPr>
        <w:t>"Access-Control-Allow-Origin"</w:t>
      </w:r>
      <w:r w:rsidRPr="008C6831">
        <w:rPr>
          <w:rFonts w:ascii="Maiandra GD" w:eastAsia="Times New Roman" w:hAnsi="Maiandra GD" w:cs="Consolas"/>
          <w:color w:val="CFD5E0"/>
          <w:sz w:val="24"/>
          <w:szCs w:val="24"/>
          <w:rPrChange w:id="8042"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8043"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b/>
          <w:bCs/>
          <w:color w:val="6B7C8B"/>
          <w:sz w:val="24"/>
          <w:szCs w:val="24"/>
          <w:rPrChange w:id="8044"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8045"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8046"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8047" w:author="Narendra" w:date="2021-08-21T13:02:00Z">
            <w:rPr>
              <w:rFonts w:ascii="inherit" w:eastAsia="Times New Roman" w:hAnsi="inherit" w:cs="Consolas"/>
              <w:color w:val="CFD5E0"/>
              <w:sz w:val="25"/>
            </w:rPr>
          </w:rPrChange>
        </w:rPr>
        <w:t xml:space="preserve"> allowedOrigin </w:t>
      </w:r>
      <w:r w:rsidRPr="008C6831">
        <w:rPr>
          <w:rFonts w:ascii="Maiandra GD" w:eastAsia="Times New Roman" w:hAnsi="Maiandra GD" w:cs="Consolas"/>
          <w:b/>
          <w:bCs/>
          <w:color w:val="6B7C8B"/>
          <w:sz w:val="24"/>
          <w:szCs w:val="24"/>
          <w:rPrChange w:id="804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8049"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05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8051" w:author="Narendra" w:date="2021-08-21T13:02:00Z">
            <w:rPr>
              <w:rFonts w:ascii="inherit" w:eastAsia="Times New Roman" w:hAnsi="inherit" w:cs="Consolas"/>
              <w:color w:val="CFD5E0"/>
              <w:sz w:val="25"/>
            </w:rPr>
          </w:rPrChange>
        </w:rPr>
        <w:t xml:space="preserve">UserMaster user = </w:t>
      </w:r>
      <w:r w:rsidRPr="008C6831">
        <w:rPr>
          <w:rFonts w:ascii="Maiandra GD" w:eastAsia="Times New Roman" w:hAnsi="Maiandra GD" w:cs="Consolas"/>
          <w:b/>
          <w:bCs/>
          <w:color w:val="D171DD"/>
          <w:sz w:val="24"/>
          <w:szCs w:val="24"/>
          <w:rPrChange w:id="8052" w:author="Narendra" w:date="2021-08-21T13:02:00Z">
            <w:rPr>
              <w:rFonts w:ascii="inherit" w:eastAsia="Times New Roman" w:hAnsi="inherit" w:cs="Consolas"/>
              <w:b/>
              <w:bCs/>
              <w:color w:val="D171DD"/>
              <w:sz w:val="25"/>
            </w:rPr>
          </w:rPrChange>
        </w:rPr>
        <w:t>null</w:t>
      </w:r>
      <w:r w:rsidRPr="008C6831">
        <w:rPr>
          <w:rFonts w:ascii="Maiandra GD" w:eastAsia="Times New Roman" w:hAnsi="Maiandra GD" w:cs="Consolas"/>
          <w:color w:val="CFD5E0"/>
          <w:sz w:val="24"/>
          <w:szCs w:val="24"/>
          <w:rPrChange w:id="8053"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05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8055" w:author="Narendra" w:date="2021-08-21T13:02:00Z">
            <w:rPr>
              <w:rFonts w:ascii="inherit" w:eastAsia="Times New Roman" w:hAnsi="inherit" w:cs="Consolas"/>
              <w:b/>
              <w:bCs/>
              <w:color w:val="D171DD"/>
              <w:sz w:val="25"/>
            </w:rPr>
          </w:rPrChange>
        </w:rPr>
        <w:t>using</w:t>
      </w:r>
      <w:r w:rsidRPr="008C6831">
        <w:rPr>
          <w:rFonts w:ascii="Maiandra GD" w:eastAsia="Times New Roman" w:hAnsi="Maiandra GD" w:cs="Consolas"/>
          <w:color w:val="CFD5E0"/>
          <w:sz w:val="24"/>
          <w:szCs w:val="24"/>
          <w:rPrChange w:id="8056"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805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8058" w:author="Narendra" w:date="2021-08-21T13:02:00Z">
            <w:rPr>
              <w:rFonts w:ascii="inherit" w:eastAsia="Times New Roman" w:hAnsi="inherit" w:cs="Consolas"/>
              <w:color w:val="CFD5E0"/>
              <w:sz w:val="25"/>
            </w:rPr>
          </w:rPrChange>
        </w:rPr>
        <w:t xml:space="preserve">UserMasterRepository _repo = </w:t>
      </w:r>
      <w:r w:rsidRPr="008C6831">
        <w:rPr>
          <w:rFonts w:ascii="Maiandra GD" w:eastAsia="Times New Roman" w:hAnsi="Maiandra GD" w:cs="Consolas"/>
          <w:color w:val="4284AE"/>
          <w:sz w:val="24"/>
          <w:szCs w:val="24"/>
          <w:rPrChange w:id="8059"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8060"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8061" w:author="Narendra" w:date="2021-08-21T13:02:00Z">
            <w:rPr>
              <w:rFonts w:ascii="inherit" w:eastAsia="Times New Roman" w:hAnsi="inherit" w:cs="Consolas"/>
              <w:color w:val="4284AE"/>
              <w:sz w:val="25"/>
            </w:rPr>
          </w:rPrChange>
        </w:rPr>
        <w:t>UserMasterRepository</w:t>
      </w:r>
      <w:r w:rsidRPr="008C6831">
        <w:rPr>
          <w:rFonts w:ascii="Maiandra GD" w:eastAsia="Times New Roman" w:hAnsi="Maiandra GD" w:cs="Consolas"/>
          <w:b/>
          <w:bCs/>
          <w:color w:val="6B7C8B"/>
          <w:sz w:val="24"/>
          <w:szCs w:val="24"/>
          <w:rPrChange w:id="8062"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06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8064"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06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8066" w:author="Narendra" w:date="2021-08-21T13:02:00Z">
            <w:rPr>
              <w:rFonts w:ascii="inherit" w:eastAsia="Times New Roman" w:hAnsi="inherit" w:cs="Consolas"/>
              <w:color w:val="CFD5E0"/>
              <w:sz w:val="25"/>
            </w:rPr>
          </w:rPrChange>
        </w:rPr>
        <w:t>user = _repo.</w:t>
      </w:r>
      <w:r w:rsidRPr="008C6831">
        <w:rPr>
          <w:rFonts w:ascii="Maiandra GD" w:eastAsia="Times New Roman" w:hAnsi="Maiandra GD" w:cs="Consolas"/>
          <w:color w:val="4284AE"/>
          <w:sz w:val="24"/>
          <w:szCs w:val="24"/>
          <w:rPrChange w:id="8067" w:author="Narendra" w:date="2021-08-21T13:02:00Z">
            <w:rPr>
              <w:rFonts w:ascii="inherit" w:eastAsia="Times New Roman" w:hAnsi="inherit" w:cs="Consolas"/>
              <w:color w:val="4284AE"/>
              <w:sz w:val="25"/>
            </w:rPr>
          </w:rPrChange>
        </w:rPr>
        <w:t>ValidateUser</w:t>
      </w:r>
      <w:r w:rsidRPr="008C6831">
        <w:rPr>
          <w:rFonts w:ascii="Maiandra GD" w:eastAsia="Times New Roman" w:hAnsi="Maiandra GD" w:cs="Consolas"/>
          <w:b/>
          <w:bCs/>
          <w:color w:val="6B7C8B"/>
          <w:sz w:val="24"/>
          <w:szCs w:val="24"/>
          <w:rPrChange w:id="806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8069" w:author="Narendra" w:date="2021-08-21T13:02:00Z">
            <w:rPr>
              <w:rFonts w:ascii="inherit" w:eastAsia="Times New Roman" w:hAnsi="inherit" w:cs="Consolas"/>
              <w:color w:val="CFD5E0"/>
              <w:sz w:val="25"/>
            </w:rPr>
          </w:rPrChange>
        </w:rPr>
        <w:t>context.</w:t>
      </w:r>
      <w:r w:rsidRPr="008C6831">
        <w:rPr>
          <w:rFonts w:ascii="Maiandra GD" w:eastAsia="Times New Roman" w:hAnsi="Maiandra GD" w:cs="Consolas"/>
          <w:color w:val="4284AE"/>
          <w:sz w:val="24"/>
          <w:szCs w:val="24"/>
          <w:rPrChange w:id="8070" w:author="Narendra" w:date="2021-08-21T13:02:00Z">
            <w:rPr>
              <w:rFonts w:ascii="inherit" w:eastAsia="Times New Roman" w:hAnsi="inherit" w:cs="Consolas"/>
              <w:color w:val="4284AE"/>
              <w:sz w:val="25"/>
            </w:rPr>
          </w:rPrChange>
        </w:rPr>
        <w:t>UserName</w:t>
      </w:r>
      <w:r w:rsidRPr="008C6831">
        <w:rPr>
          <w:rFonts w:ascii="Maiandra GD" w:eastAsia="Times New Roman" w:hAnsi="Maiandra GD" w:cs="Consolas"/>
          <w:color w:val="CFD5E0"/>
          <w:sz w:val="24"/>
          <w:szCs w:val="24"/>
          <w:rPrChange w:id="8071" w:author="Narendra" w:date="2021-08-21T13:02:00Z">
            <w:rPr>
              <w:rFonts w:ascii="inherit" w:eastAsia="Times New Roman" w:hAnsi="inherit" w:cs="Consolas"/>
              <w:color w:val="CFD5E0"/>
              <w:sz w:val="25"/>
            </w:rPr>
          </w:rPrChange>
        </w:rPr>
        <w:t>, context.</w:t>
      </w:r>
      <w:r w:rsidRPr="008C6831">
        <w:rPr>
          <w:rFonts w:ascii="Maiandra GD" w:eastAsia="Times New Roman" w:hAnsi="Maiandra GD" w:cs="Consolas"/>
          <w:color w:val="4284AE"/>
          <w:sz w:val="24"/>
          <w:szCs w:val="24"/>
          <w:rPrChange w:id="8072" w:author="Narendra" w:date="2021-08-21T13:02:00Z">
            <w:rPr>
              <w:rFonts w:ascii="inherit" w:eastAsia="Times New Roman" w:hAnsi="inherit" w:cs="Consolas"/>
              <w:color w:val="4284AE"/>
              <w:sz w:val="25"/>
            </w:rPr>
          </w:rPrChange>
        </w:rPr>
        <w:t>Password</w:t>
      </w:r>
      <w:r w:rsidRPr="008C6831">
        <w:rPr>
          <w:rFonts w:ascii="Maiandra GD" w:eastAsia="Times New Roman" w:hAnsi="Maiandra GD" w:cs="Consolas"/>
          <w:b/>
          <w:bCs/>
          <w:color w:val="6B7C8B"/>
          <w:sz w:val="24"/>
          <w:szCs w:val="24"/>
          <w:rPrChange w:id="807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8074"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07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8076" w:author="Narendra" w:date="2021-08-21T13:02:00Z">
            <w:rPr>
              <w:rFonts w:ascii="inherit" w:eastAsia="Times New Roman" w:hAnsi="inherit" w:cs="Consolas"/>
              <w:b/>
              <w:bCs/>
              <w:color w:val="D171DD"/>
              <w:sz w:val="25"/>
            </w:rPr>
          </w:rPrChange>
        </w:rPr>
        <w:t>if</w:t>
      </w:r>
      <w:r w:rsidRPr="008C6831">
        <w:rPr>
          <w:rFonts w:ascii="Maiandra GD" w:eastAsia="Times New Roman" w:hAnsi="Maiandra GD" w:cs="Consolas"/>
          <w:color w:val="CFD5E0"/>
          <w:sz w:val="24"/>
          <w:szCs w:val="24"/>
          <w:rPrChange w:id="8077"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807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8079" w:author="Narendra" w:date="2021-08-21T13:02:00Z">
            <w:rPr>
              <w:rFonts w:ascii="inherit" w:eastAsia="Times New Roman" w:hAnsi="inherit" w:cs="Consolas"/>
              <w:color w:val="CFD5E0"/>
              <w:sz w:val="25"/>
            </w:rPr>
          </w:rPrChange>
        </w:rPr>
        <w:t xml:space="preserve">user == </w:t>
      </w:r>
      <w:r w:rsidRPr="008C6831">
        <w:rPr>
          <w:rFonts w:ascii="Maiandra GD" w:eastAsia="Times New Roman" w:hAnsi="Maiandra GD" w:cs="Consolas"/>
          <w:b/>
          <w:bCs/>
          <w:color w:val="D171DD"/>
          <w:sz w:val="24"/>
          <w:szCs w:val="24"/>
          <w:rPrChange w:id="8080" w:author="Narendra" w:date="2021-08-21T13:02:00Z">
            <w:rPr>
              <w:rFonts w:ascii="inherit" w:eastAsia="Times New Roman" w:hAnsi="inherit" w:cs="Consolas"/>
              <w:b/>
              <w:bCs/>
              <w:color w:val="D171DD"/>
              <w:sz w:val="25"/>
            </w:rPr>
          </w:rPrChange>
        </w:rPr>
        <w:t>null</w:t>
      </w:r>
      <w:r w:rsidRPr="008C6831">
        <w:rPr>
          <w:rFonts w:ascii="Maiandra GD" w:eastAsia="Times New Roman" w:hAnsi="Maiandra GD" w:cs="Consolas"/>
          <w:b/>
          <w:bCs/>
          <w:color w:val="6B7C8B"/>
          <w:sz w:val="24"/>
          <w:szCs w:val="24"/>
          <w:rPrChange w:id="8081"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08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8083"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08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8085" w:author="Narendra" w:date="2021-08-21T13:02:00Z">
            <w:rPr>
              <w:rFonts w:ascii="inherit" w:eastAsia="Times New Roman" w:hAnsi="inherit" w:cs="Consolas"/>
              <w:color w:val="CFD5E0"/>
              <w:sz w:val="25"/>
            </w:rPr>
          </w:rPrChange>
        </w:rPr>
        <w:t>context.</w:t>
      </w:r>
      <w:r w:rsidRPr="008C6831">
        <w:rPr>
          <w:rFonts w:ascii="Maiandra GD" w:eastAsia="Times New Roman" w:hAnsi="Maiandra GD" w:cs="Consolas"/>
          <w:color w:val="4284AE"/>
          <w:sz w:val="24"/>
          <w:szCs w:val="24"/>
          <w:rPrChange w:id="8086" w:author="Narendra" w:date="2021-08-21T13:02:00Z">
            <w:rPr>
              <w:rFonts w:ascii="inherit" w:eastAsia="Times New Roman" w:hAnsi="inherit" w:cs="Consolas"/>
              <w:color w:val="4284AE"/>
              <w:sz w:val="25"/>
            </w:rPr>
          </w:rPrChange>
        </w:rPr>
        <w:t>SetError</w:t>
      </w:r>
      <w:r w:rsidRPr="008C6831">
        <w:rPr>
          <w:rFonts w:ascii="Maiandra GD" w:eastAsia="Times New Roman" w:hAnsi="Maiandra GD" w:cs="Consolas"/>
          <w:b/>
          <w:bCs/>
          <w:color w:val="6B7C8B"/>
          <w:sz w:val="24"/>
          <w:szCs w:val="24"/>
          <w:rPrChange w:id="808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7CC379"/>
          <w:sz w:val="24"/>
          <w:szCs w:val="24"/>
          <w:rPrChange w:id="8088" w:author="Narendra" w:date="2021-08-21T13:02:00Z">
            <w:rPr>
              <w:rFonts w:ascii="inherit" w:eastAsia="Times New Roman" w:hAnsi="inherit" w:cs="Consolas"/>
              <w:color w:val="7CC379"/>
              <w:sz w:val="25"/>
            </w:rPr>
          </w:rPrChange>
        </w:rPr>
        <w:t>"invalid_grant"</w:t>
      </w:r>
      <w:r w:rsidRPr="008C6831">
        <w:rPr>
          <w:rFonts w:ascii="Maiandra GD" w:eastAsia="Times New Roman" w:hAnsi="Maiandra GD" w:cs="Consolas"/>
          <w:color w:val="CFD5E0"/>
          <w:sz w:val="24"/>
          <w:szCs w:val="24"/>
          <w:rPrChange w:id="8089"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7CC379"/>
          <w:sz w:val="24"/>
          <w:szCs w:val="24"/>
          <w:rPrChange w:id="8090" w:author="Narendra" w:date="2021-08-21T13:02:00Z">
            <w:rPr>
              <w:rFonts w:ascii="inherit" w:eastAsia="Times New Roman" w:hAnsi="inherit" w:cs="Consolas"/>
              <w:color w:val="7CC379"/>
              <w:sz w:val="25"/>
            </w:rPr>
          </w:rPrChange>
        </w:rPr>
        <w:t>"Provided username and password is incorrect"</w:t>
      </w:r>
      <w:r w:rsidRPr="008C6831">
        <w:rPr>
          <w:rFonts w:ascii="Maiandra GD" w:eastAsia="Times New Roman" w:hAnsi="Maiandra GD" w:cs="Consolas"/>
          <w:b/>
          <w:bCs/>
          <w:color w:val="6B7C8B"/>
          <w:sz w:val="24"/>
          <w:szCs w:val="24"/>
          <w:rPrChange w:id="809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8092"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09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8094" w:author="Narendra" w:date="2021-08-21T13:02:00Z">
            <w:rPr>
              <w:rFonts w:ascii="inherit" w:eastAsia="Times New Roman" w:hAnsi="inherit" w:cs="Consolas"/>
              <w:b/>
              <w:bCs/>
              <w:color w:val="D171DD"/>
              <w:sz w:val="25"/>
            </w:rPr>
          </w:rPrChange>
        </w:rPr>
        <w:t>return</w:t>
      </w:r>
      <w:r w:rsidRPr="008C6831">
        <w:rPr>
          <w:rFonts w:ascii="Maiandra GD" w:eastAsia="Times New Roman" w:hAnsi="Maiandra GD" w:cs="Consolas"/>
          <w:color w:val="CFD5E0"/>
          <w:sz w:val="24"/>
          <w:szCs w:val="24"/>
          <w:rPrChange w:id="8095"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09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8097"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09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8099"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10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D19252"/>
          <w:sz w:val="24"/>
          <w:szCs w:val="24"/>
          <w:rPrChange w:id="8101" w:author="Narendra" w:date="2021-08-21T13:02:00Z">
            <w:rPr>
              <w:rFonts w:ascii="inherit" w:eastAsia="Times New Roman" w:hAnsi="inherit" w:cs="Consolas"/>
              <w:color w:val="D19252"/>
              <w:sz w:val="25"/>
            </w:rPr>
          </w:rPrChange>
        </w:rPr>
        <w:t>var</w:t>
      </w:r>
      <w:r w:rsidRPr="008C6831">
        <w:rPr>
          <w:rFonts w:ascii="Maiandra GD" w:eastAsia="Times New Roman" w:hAnsi="Maiandra GD" w:cs="Consolas"/>
          <w:color w:val="CFD5E0"/>
          <w:sz w:val="24"/>
          <w:szCs w:val="24"/>
          <w:rPrChange w:id="8102" w:author="Narendra" w:date="2021-08-21T13:02:00Z">
            <w:rPr>
              <w:rFonts w:ascii="inherit" w:eastAsia="Times New Roman" w:hAnsi="inherit" w:cs="Consolas"/>
              <w:color w:val="CFD5E0"/>
              <w:sz w:val="25"/>
            </w:rPr>
          </w:rPrChange>
        </w:rPr>
        <w:t xml:space="preserve"> identity = </w:t>
      </w:r>
      <w:r w:rsidRPr="008C6831">
        <w:rPr>
          <w:rFonts w:ascii="Maiandra GD" w:eastAsia="Times New Roman" w:hAnsi="Maiandra GD" w:cs="Consolas"/>
          <w:color w:val="4284AE"/>
          <w:sz w:val="24"/>
          <w:szCs w:val="24"/>
          <w:rPrChange w:id="8103"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8104"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8105" w:author="Narendra" w:date="2021-08-21T13:02:00Z">
            <w:rPr>
              <w:rFonts w:ascii="inherit" w:eastAsia="Times New Roman" w:hAnsi="inherit" w:cs="Consolas"/>
              <w:color w:val="4284AE"/>
              <w:sz w:val="25"/>
            </w:rPr>
          </w:rPrChange>
        </w:rPr>
        <w:t>ClaimsIdentity</w:t>
      </w:r>
      <w:r w:rsidRPr="008C6831">
        <w:rPr>
          <w:rFonts w:ascii="Maiandra GD" w:eastAsia="Times New Roman" w:hAnsi="Maiandra GD" w:cs="Consolas"/>
          <w:b/>
          <w:bCs/>
          <w:color w:val="6B7C8B"/>
          <w:sz w:val="24"/>
          <w:szCs w:val="24"/>
          <w:rPrChange w:id="8106"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8107" w:author="Narendra" w:date="2021-08-21T13:02:00Z">
            <w:rPr>
              <w:rFonts w:ascii="inherit" w:eastAsia="Times New Roman" w:hAnsi="inherit" w:cs="Consolas"/>
              <w:color w:val="CFD5E0"/>
              <w:sz w:val="25"/>
            </w:rPr>
          </w:rPrChange>
        </w:rPr>
        <w:t>context.</w:t>
      </w:r>
      <w:r w:rsidRPr="008C6831">
        <w:rPr>
          <w:rFonts w:ascii="Maiandra GD" w:eastAsia="Times New Roman" w:hAnsi="Maiandra GD" w:cs="Consolas"/>
          <w:color w:val="4284AE"/>
          <w:sz w:val="24"/>
          <w:szCs w:val="24"/>
          <w:rPrChange w:id="8108" w:author="Narendra" w:date="2021-08-21T13:02:00Z">
            <w:rPr>
              <w:rFonts w:ascii="inherit" w:eastAsia="Times New Roman" w:hAnsi="inherit" w:cs="Consolas"/>
              <w:color w:val="4284AE"/>
              <w:sz w:val="25"/>
            </w:rPr>
          </w:rPrChange>
        </w:rPr>
        <w:t>Options</w:t>
      </w:r>
      <w:r w:rsidRPr="008C6831">
        <w:rPr>
          <w:rFonts w:ascii="Maiandra GD" w:eastAsia="Times New Roman" w:hAnsi="Maiandra GD" w:cs="Consolas"/>
          <w:color w:val="CFD5E0"/>
          <w:sz w:val="24"/>
          <w:szCs w:val="24"/>
          <w:rPrChange w:id="8109"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8110" w:author="Narendra" w:date="2021-08-21T13:02:00Z">
            <w:rPr>
              <w:rFonts w:ascii="inherit" w:eastAsia="Times New Roman" w:hAnsi="inherit" w:cs="Consolas"/>
              <w:color w:val="4284AE"/>
              <w:sz w:val="25"/>
            </w:rPr>
          </w:rPrChange>
        </w:rPr>
        <w:t>AuthenticationType</w:t>
      </w:r>
      <w:r w:rsidRPr="008C6831">
        <w:rPr>
          <w:rFonts w:ascii="Maiandra GD" w:eastAsia="Times New Roman" w:hAnsi="Maiandra GD" w:cs="Consolas"/>
          <w:b/>
          <w:bCs/>
          <w:color w:val="6B7C8B"/>
          <w:sz w:val="24"/>
          <w:szCs w:val="24"/>
          <w:rPrChange w:id="811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8112"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11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8114" w:author="Narendra" w:date="2021-08-21T13:02:00Z">
            <w:rPr>
              <w:rFonts w:ascii="inherit" w:eastAsia="Times New Roman" w:hAnsi="inherit" w:cs="Consolas"/>
              <w:color w:val="CFD5E0"/>
              <w:sz w:val="25"/>
            </w:rPr>
          </w:rPrChange>
        </w:rPr>
        <w:t>identity.</w:t>
      </w:r>
      <w:r w:rsidRPr="008C6831">
        <w:rPr>
          <w:rFonts w:ascii="Maiandra GD" w:eastAsia="Times New Roman" w:hAnsi="Maiandra GD" w:cs="Consolas"/>
          <w:color w:val="4284AE"/>
          <w:sz w:val="24"/>
          <w:szCs w:val="24"/>
          <w:rPrChange w:id="8115" w:author="Narendra" w:date="2021-08-21T13:02:00Z">
            <w:rPr>
              <w:rFonts w:ascii="inherit" w:eastAsia="Times New Roman" w:hAnsi="inherit" w:cs="Consolas"/>
              <w:color w:val="4284AE"/>
              <w:sz w:val="25"/>
            </w:rPr>
          </w:rPrChange>
        </w:rPr>
        <w:t>AddClaim</w:t>
      </w:r>
      <w:r w:rsidRPr="008C6831">
        <w:rPr>
          <w:rFonts w:ascii="Maiandra GD" w:eastAsia="Times New Roman" w:hAnsi="Maiandra GD" w:cs="Consolas"/>
          <w:b/>
          <w:bCs/>
          <w:color w:val="6B7C8B"/>
          <w:sz w:val="24"/>
          <w:szCs w:val="24"/>
          <w:rPrChange w:id="8116"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4284AE"/>
          <w:sz w:val="24"/>
          <w:szCs w:val="24"/>
          <w:rPrChange w:id="8117"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8118"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8119" w:author="Narendra" w:date="2021-08-21T13:02:00Z">
            <w:rPr>
              <w:rFonts w:ascii="inherit" w:eastAsia="Times New Roman" w:hAnsi="inherit" w:cs="Consolas"/>
              <w:color w:val="4284AE"/>
              <w:sz w:val="25"/>
            </w:rPr>
          </w:rPrChange>
        </w:rPr>
        <w:t>Claim</w:t>
      </w:r>
      <w:r w:rsidRPr="008C6831">
        <w:rPr>
          <w:rFonts w:ascii="Maiandra GD" w:eastAsia="Times New Roman" w:hAnsi="Maiandra GD" w:cs="Consolas"/>
          <w:b/>
          <w:bCs/>
          <w:color w:val="6B7C8B"/>
          <w:sz w:val="24"/>
          <w:szCs w:val="24"/>
          <w:rPrChange w:id="8120"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8121" w:author="Narendra" w:date="2021-08-21T13:02:00Z">
            <w:rPr>
              <w:rFonts w:ascii="inherit" w:eastAsia="Times New Roman" w:hAnsi="inherit" w:cs="Consolas"/>
              <w:color w:val="CFD5E0"/>
              <w:sz w:val="25"/>
            </w:rPr>
          </w:rPrChange>
        </w:rPr>
        <w:t>ClaimTypes.</w:t>
      </w:r>
      <w:r w:rsidRPr="008C6831">
        <w:rPr>
          <w:rFonts w:ascii="Maiandra GD" w:eastAsia="Times New Roman" w:hAnsi="Maiandra GD" w:cs="Consolas"/>
          <w:color w:val="4284AE"/>
          <w:sz w:val="24"/>
          <w:szCs w:val="24"/>
          <w:rPrChange w:id="8122" w:author="Narendra" w:date="2021-08-21T13:02:00Z">
            <w:rPr>
              <w:rFonts w:ascii="inherit" w:eastAsia="Times New Roman" w:hAnsi="inherit" w:cs="Consolas"/>
              <w:color w:val="4284AE"/>
              <w:sz w:val="25"/>
            </w:rPr>
          </w:rPrChange>
        </w:rPr>
        <w:t>Role</w:t>
      </w:r>
      <w:r w:rsidRPr="008C6831">
        <w:rPr>
          <w:rFonts w:ascii="Maiandra GD" w:eastAsia="Times New Roman" w:hAnsi="Maiandra GD" w:cs="Consolas"/>
          <w:color w:val="CFD5E0"/>
          <w:sz w:val="24"/>
          <w:szCs w:val="24"/>
          <w:rPrChange w:id="8123" w:author="Narendra" w:date="2021-08-21T13:02:00Z">
            <w:rPr>
              <w:rFonts w:ascii="inherit" w:eastAsia="Times New Roman" w:hAnsi="inherit" w:cs="Consolas"/>
              <w:color w:val="CFD5E0"/>
              <w:sz w:val="25"/>
            </w:rPr>
          </w:rPrChange>
        </w:rPr>
        <w:t>, user.</w:t>
      </w:r>
      <w:r w:rsidRPr="008C6831">
        <w:rPr>
          <w:rFonts w:ascii="Maiandra GD" w:eastAsia="Times New Roman" w:hAnsi="Maiandra GD" w:cs="Consolas"/>
          <w:color w:val="4284AE"/>
          <w:sz w:val="24"/>
          <w:szCs w:val="24"/>
          <w:rPrChange w:id="8124" w:author="Narendra" w:date="2021-08-21T13:02:00Z">
            <w:rPr>
              <w:rFonts w:ascii="inherit" w:eastAsia="Times New Roman" w:hAnsi="inherit" w:cs="Consolas"/>
              <w:color w:val="4284AE"/>
              <w:sz w:val="25"/>
            </w:rPr>
          </w:rPrChange>
        </w:rPr>
        <w:t>UserRoles</w:t>
      </w:r>
      <w:r w:rsidRPr="008C6831">
        <w:rPr>
          <w:rFonts w:ascii="Maiandra GD" w:eastAsia="Times New Roman" w:hAnsi="Maiandra GD" w:cs="Consolas"/>
          <w:b/>
          <w:bCs/>
          <w:color w:val="6B7C8B"/>
          <w:sz w:val="24"/>
          <w:szCs w:val="24"/>
          <w:rPrChange w:id="8125"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8126"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12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8128" w:author="Narendra" w:date="2021-08-21T13:02:00Z">
            <w:rPr>
              <w:rFonts w:ascii="inherit" w:eastAsia="Times New Roman" w:hAnsi="inherit" w:cs="Consolas"/>
              <w:color w:val="CFD5E0"/>
              <w:sz w:val="25"/>
            </w:rPr>
          </w:rPrChange>
        </w:rPr>
        <w:t>identity.</w:t>
      </w:r>
      <w:r w:rsidRPr="008C6831">
        <w:rPr>
          <w:rFonts w:ascii="Maiandra GD" w:eastAsia="Times New Roman" w:hAnsi="Maiandra GD" w:cs="Consolas"/>
          <w:color w:val="4284AE"/>
          <w:sz w:val="24"/>
          <w:szCs w:val="24"/>
          <w:rPrChange w:id="8129" w:author="Narendra" w:date="2021-08-21T13:02:00Z">
            <w:rPr>
              <w:rFonts w:ascii="inherit" w:eastAsia="Times New Roman" w:hAnsi="inherit" w:cs="Consolas"/>
              <w:color w:val="4284AE"/>
              <w:sz w:val="25"/>
            </w:rPr>
          </w:rPrChange>
        </w:rPr>
        <w:t>AddClaim</w:t>
      </w:r>
      <w:r w:rsidRPr="008C6831">
        <w:rPr>
          <w:rFonts w:ascii="Maiandra GD" w:eastAsia="Times New Roman" w:hAnsi="Maiandra GD" w:cs="Consolas"/>
          <w:b/>
          <w:bCs/>
          <w:color w:val="6B7C8B"/>
          <w:sz w:val="24"/>
          <w:szCs w:val="24"/>
          <w:rPrChange w:id="8130"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4284AE"/>
          <w:sz w:val="24"/>
          <w:szCs w:val="24"/>
          <w:rPrChange w:id="8131"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8132"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8133" w:author="Narendra" w:date="2021-08-21T13:02:00Z">
            <w:rPr>
              <w:rFonts w:ascii="inherit" w:eastAsia="Times New Roman" w:hAnsi="inherit" w:cs="Consolas"/>
              <w:color w:val="4284AE"/>
              <w:sz w:val="25"/>
            </w:rPr>
          </w:rPrChange>
        </w:rPr>
        <w:t>Claim</w:t>
      </w:r>
      <w:r w:rsidRPr="008C6831">
        <w:rPr>
          <w:rFonts w:ascii="Maiandra GD" w:eastAsia="Times New Roman" w:hAnsi="Maiandra GD" w:cs="Consolas"/>
          <w:b/>
          <w:bCs/>
          <w:color w:val="6B7C8B"/>
          <w:sz w:val="24"/>
          <w:szCs w:val="24"/>
          <w:rPrChange w:id="8134"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8135" w:author="Narendra" w:date="2021-08-21T13:02:00Z">
            <w:rPr>
              <w:rFonts w:ascii="inherit" w:eastAsia="Times New Roman" w:hAnsi="inherit" w:cs="Consolas"/>
              <w:color w:val="CFD5E0"/>
              <w:sz w:val="25"/>
            </w:rPr>
          </w:rPrChange>
        </w:rPr>
        <w:t>ClaimTypes.</w:t>
      </w:r>
      <w:r w:rsidRPr="008C6831">
        <w:rPr>
          <w:rFonts w:ascii="Maiandra GD" w:eastAsia="Times New Roman" w:hAnsi="Maiandra GD" w:cs="Consolas"/>
          <w:color w:val="4284AE"/>
          <w:sz w:val="24"/>
          <w:szCs w:val="24"/>
          <w:rPrChange w:id="8136" w:author="Narendra" w:date="2021-08-21T13:02:00Z">
            <w:rPr>
              <w:rFonts w:ascii="inherit" w:eastAsia="Times New Roman" w:hAnsi="inherit" w:cs="Consolas"/>
              <w:color w:val="4284AE"/>
              <w:sz w:val="25"/>
            </w:rPr>
          </w:rPrChange>
        </w:rPr>
        <w:t>Name</w:t>
      </w:r>
      <w:r w:rsidRPr="008C6831">
        <w:rPr>
          <w:rFonts w:ascii="Maiandra GD" w:eastAsia="Times New Roman" w:hAnsi="Maiandra GD" w:cs="Consolas"/>
          <w:color w:val="CFD5E0"/>
          <w:sz w:val="24"/>
          <w:szCs w:val="24"/>
          <w:rPrChange w:id="8137" w:author="Narendra" w:date="2021-08-21T13:02:00Z">
            <w:rPr>
              <w:rFonts w:ascii="inherit" w:eastAsia="Times New Roman" w:hAnsi="inherit" w:cs="Consolas"/>
              <w:color w:val="CFD5E0"/>
              <w:sz w:val="25"/>
            </w:rPr>
          </w:rPrChange>
        </w:rPr>
        <w:t>, user.</w:t>
      </w:r>
      <w:r w:rsidRPr="008C6831">
        <w:rPr>
          <w:rFonts w:ascii="Maiandra GD" w:eastAsia="Times New Roman" w:hAnsi="Maiandra GD" w:cs="Consolas"/>
          <w:color w:val="4284AE"/>
          <w:sz w:val="24"/>
          <w:szCs w:val="24"/>
          <w:rPrChange w:id="8138" w:author="Narendra" w:date="2021-08-21T13:02:00Z">
            <w:rPr>
              <w:rFonts w:ascii="inherit" w:eastAsia="Times New Roman" w:hAnsi="inherit" w:cs="Consolas"/>
              <w:color w:val="4284AE"/>
              <w:sz w:val="25"/>
            </w:rPr>
          </w:rPrChange>
        </w:rPr>
        <w:t>UserName</w:t>
      </w:r>
      <w:r w:rsidRPr="008C6831">
        <w:rPr>
          <w:rFonts w:ascii="Maiandra GD" w:eastAsia="Times New Roman" w:hAnsi="Maiandra GD" w:cs="Consolas"/>
          <w:b/>
          <w:bCs/>
          <w:color w:val="6B7C8B"/>
          <w:sz w:val="24"/>
          <w:szCs w:val="24"/>
          <w:rPrChange w:id="813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8140"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14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8142" w:author="Narendra" w:date="2021-08-21T13:02:00Z">
            <w:rPr>
              <w:rFonts w:ascii="inherit" w:eastAsia="Times New Roman" w:hAnsi="inherit" w:cs="Consolas"/>
              <w:color w:val="CFD5E0"/>
              <w:sz w:val="25"/>
            </w:rPr>
          </w:rPrChange>
        </w:rPr>
        <w:t>identity.</w:t>
      </w:r>
      <w:r w:rsidRPr="008C6831">
        <w:rPr>
          <w:rFonts w:ascii="Maiandra GD" w:eastAsia="Times New Roman" w:hAnsi="Maiandra GD" w:cs="Consolas"/>
          <w:color w:val="4284AE"/>
          <w:sz w:val="24"/>
          <w:szCs w:val="24"/>
          <w:rPrChange w:id="8143" w:author="Narendra" w:date="2021-08-21T13:02:00Z">
            <w:rPr>
              <w:rFonts w:ascii="inherit" w:eastAsia="Times New Roman" w:hAnsi="inherit" w:cs="Consolas"/>
              <w:color w:val="4284AE"/>
              <w:sz w:val="25"/>
            </w:rPr>
          </w:rPrChange>
        </w:rPr>
        <w:t>AddClaim</w:t>
      </w:r>
      <w:r w:rsidRPr="008C6831">
        <w:rPr>
          <w:rFonts w:ascii="Maiandra GD" w:eastAsia="Times New Roman" w:hAnsi="Maiandra GD" w:cs="Consolas"/>
          <w:b/>
          <w:bCs/>
          <w:color w:val="6B7C8B"/>
          <w:sz w:val="24"/>
          <w:szCs w:val="24"/>
          <w:rPrChange w:id="8144"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4284AE"/>
          <w:sz w:val="24"/>
          <w:szCs w:val="24"/>
          <w:rPrChange w:id="8145"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8146"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8147" w:author="Narendra" w:date="2021-08-21T13:02:00Z">
            <w:rPr>
              <w:rFonts w:ascii="inherit" w:eastAsia="Times New Roman" w:hAnsi="inherit" w:cs="Consolas"/>
              <w:color w:val="4284AE"/>
              <w:sz w:val="25"/>
            </w:rPr>
          </w:rPrChange>
        </w:rPr>
        <w:t>Claim</w:t>
      </w:r>
      <w:r w:rsidRPr="008C6831">
        <w:rPr>
          <w:rFonts w:ascii="Maiandra GD" w:eastAsia="Times New Roman" w:hAnsi="Maiandra GD" w:cs="Consolas"/>
          <w:b/>
          <w:bCs/>
          <w:color w:val="6B7C8B"/>
          <w:sz w:val="24"/>
          <w:szCs w:val="24"/>
          <w:rPrChange w:id="814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7CC379"/>
          <w:sz w:val="24"/>
          <w:szCs w:val="24"/>
          <w:rPrChange w:id="8149" w:author="Narendra" w:date="2021-08-21T13:02:00Z">
            <w:rPr>
              <w:rFonts w:ascii="inherit" w:eastAsia="Times New Roman" w:hAnsi="inherit" w:cs="Consolas"/>
              <w:color w:val="7CC379"/>
              <w:sz w:val="25"/>
            </w:rPr>
          </w:rPrChange>
        </w:rPr>
        <w:t>"Email"</w:t>
      </w:r>
      <w:r w:rsidRPr="008C6831">
        <w:rPr>
          <w:rFonts w:ascii="Maiandra GD" w:eastAsia="Times New Roman" w:hAnsi="Maiandra GD" w:cs="Consolas"/>
          <w:color w:val="CFD5E0"/>
          <w:sz w:val="24"/>
          <w:szCs w:val="24"/>
          <w:rPrChange w:id="8150" w:author="Narendra" w:date="2021-08-21T13:02:00Z">
            <w:rPr>
              <w:rFonts w:ascii="inherit" w:eastAsia="Times New Roman" w:hAnsi="inherit" w:cs="Consolas"/>
              <w:color w:val="CFD5E0"/>
              <w:sz w:val="25"/>
            </w:rPr>
          </w:rPrChange>
        </w:rPr>
        <w:t>, user.</w:t>
      </w:r>
      <w:r w:rsidRPr="008C6831">
        <w:rPr>
          <w:rFonts w:ascii="Maiandra GD" w:eastAsia="Times New Roman" w:hAnsi="Maiandra GD" w:cs="Consolas"/>
          <w:color w:val="4284AE"/>
          <w:sz w:val="24"/>
          <w:szCs w:val="24"/>
          <w:rPrChange w:id="8151" w:author="Narendra" w:date="2021-08-21T13:02:00Z">
            <w:rPr>
              <w:rFonts w:ascii="inherit" w:eastAsia="Times New Roman" w:hAnsi="inherit" w:cs="Consolas"/>
              <w:color w:val="4284AE"/>
              <w:sz w:val="25"/>
            </w:rPr>
          </w:rPrChange>
        </w:rPr>
        <w:t>UserEmailID</w:t>
      </w:r>
      <w:r w:rsidRPr="008C6831">
        <w:rPr>
          <w:rFonts w:ascii="Maiandra GD" w:eastAsia="Times New Roman" w:hAnsi="Maiandra GD" w:cs="Consolas"/>
          <w:b/>
          <w:bCs/>
          <w:color w:val="6B7C8B"/>
          <w:sz w:val="24"/>
          <w:szCs w:val="24"/>
          <w:rPrChange w:id="815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8153"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15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D19252"/>
          <w:sz w:val="24"/>
          <w:szCs w:val="24"/>
          <w:rPrChange w:id="8155" w:author="Narendra" w:date="2021-08-21T13:02:00Z">
            <w:rPr>
              <w:rFonts w:ascii="inherit" w:eastAsia="Times New Roman" w:hAnsi="inherit" w:cs="Consolas"/>
              <w:color w:val="D19252"/>
              <w:sz w:val="25"/>
            </w:rPr>
          </w:rPrChange>
        </w:rPr>
        <w:t>var</w:t>
      </w:r>
      <w:r w:rsidRPr="008C6831">
        <w:rPr>
          <w:rFonts w:ascii="Maiandra GD" w:eastAsia="Times New Roman" w:hAnsi="Maiandra GD" w:cs="Consolas"/>
          <w:color w:val="CFD5E0"/>
          <w:sz w:val="24"/>
          <w:szCs w:val="24"/>
          <w:rPrChange w:id="8156" w:author="Narendra" w:date="2021-08-21T13:02:00Z">
            <w:rPr>
              <w:rFonts w:ascii="inherit" w:eastAsia="Times New Roman" w:hAnsi="inherit" w:cs="Consolas"/>
              <w:color w:val="CFD5E0"/>
              <w:sz w:val="25"/>
            </w:rPr>
          </w:rPrChange>
        </w:rPr>
        <w:t xml:space="preserve"> props = </w:t>
      </w:r>
      <w:r w:rsidRPr="008C6831">
        <w:rPr>
          <w:rFonts w:ascii="Maiandra GD" w:eastAsia="Times New Roman" w:hAnsi="Maiandra GD" w:cs="Consolas"/>
          <w:color w:val="4284AE"/>
          <w:sz w:val="24"/>
          <w:szCs w:val="24"/>
          <w:rPrChange w:id="8157"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8158"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8159" w:author="Narendra" w:date="2021-08-21T13:02:00Z">
            <w:rPr>
              <w:rFonts w:ascii="inherit" w:eastAsia="Times New Roman" w:hAnsi="inherit" w:cs="Consolas"/>
              <w:color w:val="4284AE"/>
              <w:sz w:val="25"/>
            </w:rPr>
          </w:rPrChange>
        </w:rPr>
        <w:t>AuthenticationProperties</w:t>
      </w:r>
      <w:r w:rsidRPr="008C6831">
        <w:rPr>
          <w:rFonts w:ascii="Maiandra GD" w:eastAsia="Times New Roman" w:hAnsi="Maiandra GD" w:cs="Consolas"/>
          <w:b/>
          <w:bCs/>
          <w:color w:val="6B7C8B"/>
          <w:sz w:val="24"/>
          <w:szCs w:val="24"/>
          <w:rPrChange w:id="8160"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4284AE"/>
          <w:sz w:val="24"/>
          <w:szCs w:val="24"/>
          <w:rPrChange w:id="8161"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8162" w:author="Narendra" w:date="2021-08-21T13:02:00Z">
            <w:rPr>
              <w:rFonts w:ascii="inherit" w:eastAsia="Times New Roman" w:hAnsi="inherit" w:cs="Consolas"/>
              <w:color w:val="CFD5E0"/>
              <w:sz w:val="25"/>
            </w:rPr>
          </w:rPrChange>
        </w:rPr>
        <w:t xml:space="preserve"> Dictionary</w:t>
      </w:r>
      <w:r w:rsidRPr="008C6831">
        <w:rPr>
          <w:rFonts w:ascii="Maiandra GD" w:eastAsia="Times New Roman" w:hAnsi="Maiandra GD" w:cs="Consolas"/>
          <w:b/>
          <w:bCs/>
          <w:color w:val="6B7C8B"/>
          <w:sz w:val="24"/>
          <w:szCs w:val="24"/>
          <w:rPrChange w:id="8163" w:author="Narendra" w:date="2021-08-21T13:02:00Z">
            <w:rPr>
              <w:rFonts w:ascii="inherit" w:eastAsia="Times New Roman" w:hAnsi="inherit" w:cs="Consolas"/>
              <w:b/>
              <w:bCs/>
              <w:color w:val="6B7C8B"/>
              <w:sz w:val="25"/>
            </w:rPr>
          </w:rPrChange>
        </w:rPr>
        <w:t>&lt;</w:t>
      </w:r>
      <w:r w:rsidRPr="008C6831">
        <w:rPr>
          <w:rFonts w:ascii="Maiandra GD" w:eastAsia="Times New Roman" w:hAnsi="Maiandra GD" w:cs="Consolas"/>
          <w:color w:val="CFD5E0"/>
          <w:sz w:val="24"/>
          <w:szCs w:val="24"/>
          <w:rPrChange w:id="8164" w:author="Narendra" w:date="2021-08-21T13:02:00Z">
            <w:rPr>
              <w:rFonts w:ascii="inherit" w:eastAsia="Times New Roman" w:hAnsi="inherit" w:cs="Consolas"/>
              <w:color w:val="CFD5E0"/>
              <w:sz w:val="25"/>
            </w:rPr>
          </w:rPrChange>
        </w:rPr>
        <w:t>string, string</w:t>
      </w:r>
      <w:r w:rsidRPr="008C6831">
        <w:rPr>
          <w:rFonts w:ascii="Maiandra GD" w:eastAsia="Times New Roman" w:hAnsi="Maiandra GD" w:cs="Consolas"/>
          <w:b/>
          <w:bCs/>
          <w:color w:val="6B7C8B"/>
          <w:sz w:val="24"/>
          <w:szCs w:val="24"/>
          <w:rPrChange w:id="8165" w:author="Narendra" w:date="2021-08-21T13:02:00Z">
            <w:rPr>
              <w:rFonts w:ascii="inherit" w:eastAsia="Times New Roman" w:hAnsi="inherit" w:cs="Consolas"/>
              <w:b/>
              <w:bCs/>
              <w:color w:val="6B7C8B"/>
              <w:sz w:val="25"/>
            </w:rPr>
          </w:rPrChange>
        </w:rPr>
        <w:t>&gt;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16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8167"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16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8169"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17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7CC379"/>
          <w:sz w:val="24"/>
          <w:szCs w:val="24"/>
          <w:rPrChange w:id="8171" w:author="Narendra" w:date="2021-08-21T13:02:00Z">
            <w:rPr>
              <w:rFonts w:ascii="inherit" w:eastAsia="Times New Roman" w:hAnsi="inherit" w:cs="Consolas"/>
              <w:color w:val="7CC379"/>
              <w:sz w:val="25"/>
            </w:rPr>
          </w:rPrChange>
        </w:rPr>
        <w:t>"client_id"</w:t>
      </w:r>
      <w:r w:rsidRPr="008C6831">
        <w:rPr>
          <w:rFonts w:ascii="Maiandra GD" w:eastAsia="Times New Roman" w:hAnsi="Maiandra GD" w:cs="Consolas"/>
          <w:color w:val="CFD5E0"/>
          <w:sz w:val="24"/>
          <w:szCs w:val="24"/>
          <w:rPrChange w:id="8172"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817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8174" w:author="Narendra" w:date="2021-08-21T13:02:00Z">
            <w:rPr>
              <w:rFonts w:ascii="inherit" w:eastAsia="Times New Roman" w:hAnsi="inherit" w:cs="Consolas"/>
              <w:color w:val="CFD5E0"/>
              <w:sz w:val="25"/>
            </w:rPr>
          </w:rPrChange>
        </w:rPr>
        <w:t>context.</w:t>
      </w:r>
      <w:r w:rsidRPr="008C6831">
        <w:rPr>
          <w:rFonts w:ascii="Maiandra GD" w:eastAsia="Times New Roman" w:hAnsi="Maiandra GD" w:cs="Consolas"/>
          <w:color w:val="4284AE"/>
          <w:sz w:val="24"/>
          <w:szCs w:val="24"/>
          <w:rPrChange w:id="8175" w:author="Narendra" w:date="2021-08-21T13:02:00Z">
            <w:rPr>
              <w:rFonts w:ascii="inherit" w:eastAsia="Times New Roman" w:hAnsi="inherit" w:cs="Consolas"/>
              <w:color w:val="4284AE"/>
              <w:sz w:val="25"/>
            </w:rPr>
          </w:rPrChange>
        </w:rPr>
        <w:t>ClientId</w:t>
      </w:r>
      <w:r w:rsidRPr="008C6831">
        <w:rPr>
          <w:rFonts w:ascii="Maiandra GD" w:eastAsia="Times New Roman" w:hAnsi="Maiandra GD" w:cs="Consolas"/>
          <w:color w:val="CFD5E0"/>
          <w:sz w:val="24"/>
          <w:szCs w:val="24"/>
          <w:rPrChange w:id="8176" w:author="Narendra" w:date="2021-08-21T13:02:00Z">
            <w:rPr>
              <w:rFonts w:ascii="inherit" w:eastAsia="Times New Roman" w:hAnsi="inherit" w:cs="Consolas"/>
              <w:color w:val="CFD5E0"/>
              <w:sz w:val="25"/>
            </w:rPr>
          </w:rPrChange>
        </w:rPr>
        <w:t xml:space="preserve"> == </w:t>
      </w:r>
      <w:r w:rsidRPr="008C6831">
        <w:rPr>
          <w:rFonts w:ascii="Maiandra GD" w:eastAsia="Times New Roman" w:hAnsi="Maiandra GD" w:cs="Consolas"/>
          <w:b/>
          <w:bCs/>
          <w:color w:val="D171DD"/>
          <w:sz w:val="24"/>
          <w:szCs w:val="24"/>
          <w:rPrChange w:id="8177" w:author="Narendra" w:date="2021-08-21T13:02:00Z">
            <w:rPr>
              <w:rFonts w:ascii="inherit" w:eastAsia="Times New Roman" w:hAnsi="inherit" w:cs="Consolas"/>
              <w:b/>
              <w:bCs/>
              <w:color w:val="D171DD"/>
              <w:sz w:val="25"/>
            </w:rPr>
          </w:rPrChange>
        </w:rPr>
        <w:t>null</w:t>
      </w:r>
      <w:r w:rsidRPr="008C6831">
        <w:rPr>
          <w:rFonts w:ascii="Maiandra GD" w:eastAsia="Times New Roman" w:hAnsi="Maiandra GD" w:cs="Consolas"/>
          <w:b/>
          <w:bCs/>
          <w:color w:val="6B7C8B"/>
          <w:sz w:val="24"/>
          <w:szCs w:val="24"/>
          <w:rPrChange w:id="817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8179" w:author="Narendra" w:date="2021-08-21T13:02:00Z">
            <w:rPr>
              <w:rFonts w:ascii="inherit" w:eastAsia="Times New Roman" w:hAnsi="inherit" w:cs="Consolas"/>
              <w:color w:val="CFD5E0"/>
              <w:sz w:val="25"/>
            </w:rPr>
          </w:rPrChange>
        </w:rPr>
        <w:t xml:space="preserve"> ? string.</w:t>
      </w:r>
      <w:r w:rsidRPr="008C6831">
        <w:rPr>
          <w:rFonts w:ascii="Maiandra GD" w:eastAsia="Times New Roman" w:hAnsi="Maiandra GD" w:cs="Consolas"/>
          <w:color w:val="4284AE"/>
          <w:sz w:val="24"/>
          <w:szCs w:val="24"/>
          <w:rPrChange w:id="8180" w:author="Narendra" w:date="2021-08-21T13:02:00Z">
            <w:rPr>
              <w:rFonts w:ascii="inherit" w:eastAsia="Times New Roman" w:hAnsi="inherit" w:cs="Consolas"/>
              <w:color w:val="4284AE"/>
              <w:sz w:val="25"/>
            </w:rPr>
          </w:rPrChange>
        </w:rPr>
        <w:t>Empty</w:t>
      </w:r>
      <w:r w:rsidRPr="008C6831">
        <w:rPr>
          <w:rFonts w:ascii="Maiandra GD" w:eastAsia="Times New Roman" w:hAnsi="Maiandra GD" w:cs="Consolas"/>
          <w:color w:val="CFD5E0"/>
          <w:sz w:val="24"/>
          <w:szCs w:val="24"/>
          <w:rPrChange w:id="8181" w:author="Narendra" w:date="2021-08-21T13:02:00Z">
            <w:rPr>
              <w:rFonts w:ascii="inherit" w:eastAsia="Times New Roman" w:hAnsi="inherit" w:cs="Consolas"/>
              <w:color w:val="CFD5E0"/>
              <w:sz w:val="25"/>
            </w:rPr>
          </w:rPrChange>
        </w:rPr>
        <w:t xml:space="preserve"> : context.</w:t>
      </w:r>
      <w:r w:rsidRPr="008C6831">
        <w:rPr>
          <w:rFonts w:ascii="Maiandra GD" w:eastAsia="Times New Roman" w:hAnsi="Maiandra GD" w:cs="Consolas"/>
          <w:color w:val="4284AE"/>
          <w:sz w:val="24"/>
          <w:szCs w:val="24"/>
          <w:rPrChange w:id="8182" w:author="Narendra" w:date="2021-08-21T13:02:00Z">
            <w:rPr>
              <w:rFonts w:ascii="inherit" w:eastAsia="Times New Roman" w:hAnsi="inherit" w:cs="Consolas"/>
              <w:color w:val="4284AE"/>
              <w:sz w:val="25"/>
            </w:rPr>
          </w:rPrChange>
        </w:rPr>
        <w:t>ClientId</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18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8184"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8185"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18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8187"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18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7CC379"/>
          <w:sz w:val="24"/>
          <w:szCs w:val="24"/>
          <w:rPrChange w:id="8189" w:author="Narendra" w:date="2021-08-21T13:02:00Z">
            <w:rPr>
              <w:rFonts w:ascii="inherit" w:eastAsia="Times New Roman" w:hAnsi="inherit" w:cs="Consolas"/>
              <w:color w:val="7CC379"/>
              <w:sz w:val="25"/>
            </w:rPr>
          </w:rPrChange>
        </w:rPr>
        <w:t>"userName"</w:t>
      </w:r>
      <w:r w:rsidRPr="008C6831">
        <w:rPr>
          <w:rFonts w:ascii="Maiandra GD" w:eastAsia="Times New Roman" w:hAnsi="Maiandra GD" w:cs="Consolas"/>
          <w:color w:val="CFD5E0"/>
          <w:sz w:val="24"/>
          <w:szCs w:val="24"/>
          <w:rPrChange w:id="8190" w:author="Narendra" w:date="2021-08-21T13:02:00Z">
            <w:rPr>
              <w:rFonts w:ascii="inherit" w:eastAsia="Times New Roman" w:hAnsi="inherit" w:cs="Consolas"/>
              <w:color w:val="CFD5E0"/>
              <w:sz w:val="25"/>
            </w:rPr>
          </w:rPrChange>
        </w:rPr>
        <w:t>, context.</w:t>
      </w:r>
      <w:r w:rsidRPr="008C6831">
        <w:rPr>
          <w:rFonts w:ascii="Maiandra GD" w:eastAsia="Times New Roman" w:hAnsi="Maiandra GD" w:cs="Consolas"/>
          <w:color w:val="4284AE"/>
          <w:sz w:val="24"/>
          <w:szCs w:val="24"/>
          <w:rPrChange w:id="8191" w:author="Narendra" w:date="2021-08-21T13:02:00Z">
            <w:rPr>
              <w:rFonts w:ascii="inherit" w:eastAsia="Times New Roman" w:hAnsi="inherit" w:cs="Consolas"/>
              <w:color w:val="4284AE"/>
              <w:sz w:val="25"/>
            </w:rPr>
          </w:rPrChange>
        </w:rPr>
        <w:t>UserName</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19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8193"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19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8195"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8196"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19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D19252"/>
          <w:sz w:val="24"/>
          <w:szCs w:val="24"/>
          <w:rPrChange w:id="8198" w:author="Narendra" w:date="2021-08-21T13:02:00Z">
            <w:rPr>
              <w:rFonts w:ascii="inherit" w:eastAsia="Times New Roman" w:hAnsi="inherit" w:cs="Consolas"/>
              <w:color w:val="D19252"/>
              <w:sz w:val="25"/>
            </w:rPr>
          </w:rPrChange>
        </w:rPr>
        <w:t>var</w:t>
      </w:r>
      <w:r w:rsidRPr="008C6831">
        <w:rPr>
          <w:rFonts w:ascii="Maiandra GD" w:eastAsia="Times New Roman" w:hAnsi="Maiandra GD" w:cs="Consolas"/>
          <w:color w:val="CFD5E0"/>
          <w:sz w:val="24"/>
          <w:szCs w:val="24"/>
          <w:rPrChange w:id="8199" w:author="Narendra" w:date="2021-08-21T13:02:00Z">
            <w:rPr>
              <w:rFonts w:ascii="inherit" w:eastAsia="Times New Roman" w:hAnsi="inherit" w:cs="Consolas"/>
              <w:color w:val="CFD5E0"/>
              <w:sz w:val="25"/>
            </w:rPr>
          </w:rPrChange>
        </w:rPr>
        <w:t xml:space="preserve"> ticket = </w:t>
      </w:r>
      <w:r w:rsidRPr="008C6831">
        <w:rPr>
          <w:rFonts w:ascii="Maiandra GD" w:eastAsia="Times New Roman" w:hAnsi="Maiandra GD" w:cs="Consolas"/>
          <w:color w:val="4284AE"/>
          <w:sz w:val="24"/>
          <w:szCs w:val="24"/>
          <w:rPrChange w:id="8200"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8201"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8202" w:author="Narendra" w:date="2021-08-21T13:02:00Z">
            <w:rPr>
              <w:rFonts w:ascii="inherit" w:eastAsia="Times New Roman" w:hAnsi="inherit" w:cs="Consolas"/>
              <w:color w:val="4284AE"/>
              <w:sz w:val="25"/>
            </w:rPr>
          </w:rPrChange>
        </w:rPr>
        <w:t>AuthenticationTicket</w:t>
      </w:r>
      <w:r w:rsidRPr="008C6831">
        <w:rPr>
          <w:rFonts w:ascii="Maiandra GD" w:eastAsia="Times New Roman" w:hAnsi="Maiandra GD" w:cs="Consolas"/>
          <w:b/>
          <w:bCs/>
          <w:color w:val="6B7C8B"/>
          <w:sz w:val="24"/>
          <w:szCs w:val="24"/>
          <w:rPrChange w:id="820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8204" w:author="Narendra" w:date="2021-08-21T13:02:00Z">
            <w:rPr>
              <w:rFonts w:ascii="inherit" w:eastAsia="Times New Roman" w:hAnsi="inherit" w:cs="Consolas"/>
              <w:color w:val="CFD5E0"/>
              <w:sz w:val="25"/>
            </w:rPr>
          </w:rPrChange>
        </w:rPr>
        <w:t>identity, props</w:t>
      </w:r>
      <w:r w:rsidRPr="008C6831">
        <w:rPr>
          <w:rFonts w:ascii="Maiandra GD" w:eastAsia="Times New Roman" w:hAnsi="Maiandra GD" w:cs="Consolas"/>
          <w:b/>
          <w:bCs/>
          <w:color w:val="6B7C8B"/>
          <w:sz w:val="24"/>
          <w:szCs w:val="24"/>
          <w:rPrChange w:id="8205"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8206"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20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8208" w:author="Narendra" w:date="2021-08-21T13:02:00Z">
            <w:rPr>
              <w:rFonts w:ascii="inherit" w:eastAsia="Times New Roman" w:hAnsi="inherit" w:cs="Consolas"/>
              <w:color w:val="CFD5E0"/>
              <w:sz w:val="25"/>
            </w:rPr>
          </w:rPrChange>
        </w:rPr>
        <w:t>context.</w:t>
      </w:r>
      <w:r w:rsidRPr="008C6831">
        <w:rPr>
          <w:rFonts w:ascii="Maiandra GD" w:eastAsia="Times New Roman" w:hAnsi="Maiandra GD" w:cs="Consolas"/>
          <w:color w:val="4284AE"/>
          <w:sz w:val="24"/>
          <w:szCs w:val="24"/>
          <w:rPrChange w:id="8209" w:author="Narendra" w:date="2021-08-21T13:02:00Z">
            <w:rPr>
              <w:rFonts w:ascii="inherit" w:eastAsia="Times New Roman" w:hAnsi="inherit" w:cs="Consolas"/>
              <w:color w:val="4284AE"/>
              <w:sz w:val="25"/>
            </w:rPr>
          </w:rPrChange>
        </w:rPr>
        <w:t>Validated</w:t>
      </w:r>
      <w:r w:rsidRPr="008C6831">
        <w:rPr>
          <w:rFonts w:ascii="Maiandra GD" w:eastAsia="Times New Roman" w:hAnsi="Maiandra GD" w:cs="Consolas"/>
          <w:b/>
          <w:bCs/>
          <w:color w:val="6B7C8B"/>
          <w:sz w:val="24"/>
          <w:szCs w:val="24"/>
          <w:rPrChange w:id="8210"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8211" w:author="Narendra" w:date="2021-08-21T13:02:00Z">
            <w:rPr>
              <w:rFonts w:ascii="inherit" w:eastAsia="Times New Roman" w:hAnsi="inherit" w:cs="Consolas"/>
              <w:color w:val="CFD5E0"/>
              <w:sz w:val="25"/>
            </w:rPr>
          </w:rPrChange>
        </w:rPr>
        <w:t>ticket</w:t>
      </w:r>
      <w:r w:rsidRPr="008C6831">
        <w:rPr>
          <w:rFonts w:ascii="Maiandra GD" w:eastAsia="Times New Roman" w:hAnsi="Maiandra GD" w:cs="Consolas"/>
          <w:b/>
          <w:bCs/>
          <w:color w:val="6B7C8B"/>
          <w:sz w:val="24"/>
          <w:szCs w:val="24"/>
          <w:rPrChange w:id="821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8213"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line="384" w:lineRule="atLeast"/>
        <w:textAlignment w:val="baseline"/>
        <w:rPr>
          <w:rFonts w:ascii="Maiandra GD" w:eastAsia="Times New Roman" w:hAnsi="Maiandra GD" w:cs="Consolas"/>
          <w:color w:val="596174"/>
          <w:sz w:val="24"/>
          <w:szCs w:val="24"/>
          <w:rPrChange w:id="821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8215" w:author="Narendra" w:date="2021-08-21T13:02:00Z">
            <w:rPr>
              <w:rFonts w:ascii="inherit" w:eastAsia="Times New Roman" w:hAnsi="inherit" w:cs="Consolas"/>
              <w:b/>
              <w:bCs/>
              <w:color w:val="6B7C8B"/>
              <w:sz w:val="25"/>
            </w:rPr>
          </w:rPrChange>
        </w:rPr>
        <w:lastRenderedPageBreak/>
        <w:t>}</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8216"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color w:val="212529"/>
          <w:sz w:val="24"/>
          <w:szCs w:val="24"/>
          <w:rPrChange w:id="8217" w:author="Narendra" w:date="2021-08-21T13:02:00Z">
            <w:rPr>
              <w:rFonts w:ascii="Arial" w:eastAsia="Times New Roman" w:hAnsi="Arial" w:cs="Arial"/>
              <w:b/>
              <w:bCs/>
              <w:color w:val="212529"/>
              <w:sz w:val="23"/>
            </w:rPr>
          </w:rPrChange>
        </w:rPr>
        <w:t>Explanation of the Above Code:</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8218"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212529"/>
          <w:sz w:val="24"/>
          <w:szCs w:val="24"/>
          <w:bdr w:val="none" w:sz="0" w:space="0" w:color="auto" w:frame="1"/>
          <w:rPrChange w:id="8219" w:author="Narendra" w:date="2021-08-21T13:02:00Z">
            <w:rPr>
              <w:rFonts w:ascii="Arial" w:eastAsia="Times New Roman" w:hAnsi="Arial" w:cs="Arial"/>
              <w:color w:val="212529"/>
              <w:sz w:val="23"/>
              <w:szCs w:val="23"/>
              <w:bdr w:val="none" w:sz="0" w:space="0" w:color="auto" w:frame="1"/>
            </w:rPr>
          </w:rPrChange>
        </w:rPr>
        <w:t>First, we need to read the client information from the Owin context and then we add the clientAllowedOrigin value to add the header “Access-Control-Allow-Origin” to Owin context response as shown in the below image.</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8220"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noProof/>
          <w:color w:val="212529"/>
          <w:sz w:val="24"/>
          <w:szCs w:val="24"/>
          <w:bdr w:val="none" w:sz="0" w:space="0" w:color="auto" w:frame="1"/>
          <w:rPrChange w:id="8221" w:author="Narendra" w:date="2021-08-21T13:02:00Z">
            <w:rPr>
              <w:rFonts w:ascii="Arial" w:eastAsia="Times New Roman" w:hAnsi="Arial" w:cs="Arial"/>
              <w:noProof/>
              <w:color w:val="212529"/>
              <w:sz w:val="23"/>
              <w:szCs w:val="23"/>
              <w:bdr w:val="none" w:sz="0" w:space="0" w:color="auto" w:frame="1"/>
            </w:rPr>
          </w:rPrChange>
        </w:rPr>
        <w:drawing>
          <wp:inline distT="0" distB="0" distL="0" distR="0">
            <wp:extent cx="5734050" cy="1542925"/>
            <wp:effectExtent l="19050" t="0" r="0" b="0"/>
            <wp:docPr id="128" name="Picture 128" descr="Refresh Token in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Refresh Token in Web API"/>
                    <pic:cNvPicPr>
                      <a:picLocks noChangeAspect="1" noChangeArrowheads="1"/>
                    </pic:cNvPicPr>
                  </pic:nvPicPr>
                  <pic:blipFill>
                    <a:blip r:embed="rId68"/>
                    <a:srcRect/>
                    <a:stretch>
                      <a:fillRect/>
                    </a:stretch>
                  </pic:blipFill>
                  <pic:spPr bwMode="auto">
                    <a:xfrm>
                      <a:off x="0" y="0"/>
                      <a:ext cx="5734515" cy="1543050"/>
                    </a:xfrm>
                    <a:prstGeom prst="rect">
                      <a:avLst/>
                    </a:prstGeom>
                    <a:noFill/>
                    <a:ln w="9525">
                      <a:noFill/>
                      <a:miter lim="800000"/>
                      <a:headEnd/>
                      <a:tailEnd/>
                    </a:ln>
                  </pic:spPr>
                </pic:pic>
              </a:graphicData>
            </a:graphic>
          </wp:inline>
        </w:drawing>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8222"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212529"/>
          <w:sz w:val="24"/>
          <w:szCs w:val="24"/>
          <w:bdr w:val="none" w:sz="0" w:space="0" w:color="auto" w:frame="1"/>
          <w:rPrChange w:id="8223" w:author="Narendra" w:date="2021-08-21T13:02:00Z">
            <w:rPr>
              <w:rFonts w:ascii="Arial" w:eastAsia="Times New Roman" w:hAnsi="Arial" w:cs="Arial"/>
              <w:color w:val="212529"/>
              <w:sz w:val="23"/>
              <w:szCs w:val="23"/>
              <w:bdr w:val="none" w:sz="0" w:space="0" w:color="auto" w:frame="1"/>
            </w:rPr>
          </w:rPrChange>
        </w:rPr>
        <w:t>Then we will check the username and password for the resource owner and if it is valid, then we will generate the set of claims for the above user along with authentication properties which contain the client id and username as shown in the below image.</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8224"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noProof/>
          <w:color w:val="212529"/>
          <w:sz w:val="24"/>
          <w:szCs w:val="24"/>
          <w:bdr w:val="none" w:sz="0" w:space="0" w:color="auto" w:frame="1"/>
          <w:rPrChange w:id="8225" w:author="Narendra" w:date="2021-08-21T13:02:00Z">
            <w:rPr>
              <w:rFonts w:ascii="Arial" w:eastAsia="Times New Roman" w:hAnsi="Arial" w:cs="Arial"/>
              <w:noProof/>
              <w:color w:val="212529"/>
              <w:sz w:val="23"/>
              <w:szCs w:val="23"/>
              <w:bdr w:val="none" w:sz="0" w:space="0" w:color="auto" w:frame="1"/>
            </w:rPr>
          </w:rPrChange>
        </w:rPr>
        <w:drawing>
          <wp:inline distT="0" distB="0" distL="0" distR="0">
            <wp:extent cx="6348413" cy="2418443"/>
            <wp:effectExtent l="19050" t="0" r="0" b="0"/>
            <wp:docPr id="129" name="Picture 129" descr="Refresh Token in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Refresh Token in Web API"/>
                    <pic:cNvPicPr>
                      <a:picLocks noChangeAspect="1" noChangeArrowheads="1"/>
                    </pic:cNvPicPr>
                  </pic:nvPicPr>
                  <pic:blipFill>
                    <a:blip r:embed="rId69"/>
                    <a:srcRect/>
                    <a:stretch>
                      <a:fillRect/>
                    </a:stretch>
                  </pic:blipFill>
                  <pic:spPr bwMode="auto">
                    <a:xfrm>
                      <a:off x="0" y="0"/>
                      <a:ext cx="6348413" cy="2418443"/>
                    </a:xfrm>
                    <a:prstGeom prst="rect">
                      <a:avLst/>
                    </a:prstGeom>
                    <a:noFill/>
                    <a:ln w="9525">
                      <a:noFill/>
                      <a:miter lim="800000"/>
                      <a:headEnd/>
                      <a:tailEnd/>
                    </a:ln>
                  </pic:spPr>
                </pic:pic>
              </a:graphicData>
            </a:graphic>
          </wp:inline>
        </w:drawing>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8226"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212529"/>
          <w:sz w:val="24"/>
          <w:szCs w:val="24"/>
          <w:bdr w:val="none" w:sz="0" w:space="0" w:color="auto" w:frame="1"/>
          <w:rPrChange w:id="8227" w:author="Narendra" w:date="2021-08-21T13:02:00Z">
            <w:rPr>
              <w:rFonts w:ascii="Arial" w:eastAsia="Times New Roman" w:hAnsi="Arial" w:cs="Arial"/>
              <w:color w:val="212529"/>
              <w:sz w:val="23"/>
              <w:szCs w:val="23"/>
              <w:bdr w:val="none" w:sz="0" w:space="0" w:color="auto" w:frame="1"/>
            </w:rPr>
          </w:rPrChange>
        </w:rPr>
        <w:t>Now the access token will be generated behind the scenes when we call the context.Validated(ticket) method as shown in the below image.</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8228"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noProof/>
          <w:color w:val="212529"/>
          <w:sz w:val="24"/>
          <w:szCs w:val="24"/>
          <w:bdr w:val="none" w:sz="0" w:space="0" w:color="auto" w:frame="1"/>
          <w:rPrChange w:id="8229" w:author="Narendra" w:date="2021-08-21T13:02:00Z">
            <w:rPr>
              <w:rFonts w:ascii="Arial" w:eastAsia="Times New Roman" w:hAnsi="Arial" w:cs="Arial"/>
              <w:noProof/>
              <w:color w:val="212529"/>
              <w:sz w:val="23"/>
              <w:szCs w:val="23"/>
              <w:bdr w:val="none" w:sz="0" w:space="0" w:color="auto" w:frame="1"/>
            </w:rPr>
          </w:rPrChange>
        </w:rPr>
        <w:drawing>
          <wp:inline distT="0" distB="0" distL="0" distR="0">
            <wp:extent cx="6829425" cy="733425"/>
            <wp:effectExtent l="19050" t="0" r="9525" b="0"/>
            <wp:docPr id="130" name="Picture 130" descr="Refresh Token in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Refresh Token in Web API"/>
                    <pic:cNvPicPr>
                      <a:picLocks noChangeAspect="1" noChangeArrowheads="1"/>
                    </pic:cNvPicPr>
                  </pic:nvPicPr>
                  <pic:blipFill>
                    <a:blip r:embed="rId70"/>
                    <a:srcRect/>
                    <a:stretch>
                      <a:fillRect/>
                    </a:stretch>
                  </pic:blipFill>
                  <pic:spPr bwMode="auto">
                    <a:xfrm>
                      <a:off x="0" y="0"/>
                      <a:ext cx="6829425" cy="733425"/>
                    </a:xfrm>
                    <a:prstGeom prst="rect">
                      <a:avLst/>
                    </a:prstGeom>
                    <a:noFill/>
                    <a:ln w="9525">
                      <a:noFill/>
                      <a:miter lim="800000"/>
                      <a:headEnd/>
                      <a:tailEnd/>
                    </a:ln>
                  </pic:spPr>
                </pic:pic>
              </a:graphicData>
            </a:graphic>
          </wp:inline>
        </w:drawing>
      </w:r>
    </w:p>
    <w:p w:rsidR="006E519F" w:rsidRPr="008C6831" w:rsidRDefault="006E519F" w:rsidP="006E519F">
      <w:pPr>
        <w:shd w:val="clear" w:color="auto" w:fill="FFFFFF"/>
        <w:spacing w:after="0" w:line="240" w:lineRule="auto"/>
        <w:jc w:val="both"/>
        <w:textAlignment w:val="baseline"/>
        <w:outlineLvl w:val="5"/>
        <w:rPr>
          <w:rFonts w:ascii="Maiandra GD" w:eastAsia="Times New Roman" w:hAnsi="Maiandra GD" w:cs="Segoe UI"/>
          <w:color w:val="3A3A3A"/>
          <w:sz w:val="24"/>
          <w:szCs w:val="24"/>
          <w:rPrChange w:id="8230" w:author="Narendra" w:date="2021-08-21T13:02:00Z">
            <w:rPr>
              <w:rFonts w:ascii="Segoe UI" w:eastAsia="Times New Roman" w:hAnsi="Segoe UI" w:cs="Segoe UI"/>
              <w:color w:val="3A3A3A"/>
              <w:sz w:val="15"/>
              <w:szCs w:val="15"/>
            </w:rPr>
          </w:rPrChange>
        </w:rPr>
      </w:pPr>
      <w:r w:rsidRPr="008C6831">
        <w:rPr>
          <w:rFonts w:ascii="Maiandra GD" w:eastAsia="Times New Roman" w:hAnsi="Maiandra GD" w:cs="Arial"/>
          <w:b/>
          <w:bCs/>
          <w:color w:val="3A3A3A"/>
          <w:sz w:val="24"/>
          <w:szCs w:val="24"/>
          <w:rPrChange w:id="8231" w:author="Narendra" w:date="2021-08-21T13:02:00Z">
            <w:rPr>
              <w:rFonts w:ascii="Arial" w:eastAsia="Times New Roman" w:hAnsi="Arial" w:cs="Arial"/>
              <w:b/>
              <w:bCs/>
              <w:color w:val="3A3A3A"/>
              <w:sz w:val="23"/>
            </w:rPr>
          </w:rPrChange>
        </w:rPr>
        <w:t>Step8: Implementing the TokenEndpoint method</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8232"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212529"/>
          <w:sz w:val="24"/>
          <w:szCs w:val="24"/>
          <w:bdr w:val="none" w:sz="0" w:space="0" w:color="auto" w:frame="1"/>
          <w:rPrChange w:id="8233" w:author="Narendra" w:date="2021-08-21T13:02:00Z">
            <w:rPr>
              <w:rFonts w:ascii="Arial" w:eastAsia="Times New Roman" w:hAnsi="Arial" w:cs="Arial"/>
              <w:color w:val="212529"/>
              <w:sz w:val="23"/>
              <w:szCs w:val="23"/>
              <w:bdr w:val="none" w:sz="0" w:space="0" w:color="auto" w:frame="1"/>
            </w:rPr>
          </w:rPrChange>
        </w:rPr>
        <w:t>Now we need to override the TokenEndpoint method within the MyAuthorizationServerProvider class with the following code.</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23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8235"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8236"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8237" w:author="Narendra" w:date="2021-08-21T13:02:00Z">
            <w:rPr>
              <w:rFonts w:ascii="inherit" w:eastAsia="Times New Roman" w:hAnsi="inherit" w:cs="Consolas"/>
              <w:b/>
              <w:bCs/>
              <w:color w:val="D171DD"/>
              <w:sz w:val="25"/>
            </w:rPr>
          </w:rPrChange>
        </w:rPr>
        <w:t>override</w:t>
      </w:r>
      <w:r w:rsidRPr="008C6831">
        <w:rPr>
          <w:rFonts w:ascii="Maiandra GD" w:eastAsia="Times New Roman" w:hAnsi="Maiandra GD" w:cs="Consolas"/>
          <w:color w:val="CFD5E0"/>
          <w:sz w:val="24"/>
          <w:szCs w:val="24"/>
          <w:rPrChange w:id="8238" w:author="Narendra" w:date="2021-08-21T13:02:00Z">
            <w:rPr>
              <w:rFonts w:ascii="inherit" w:eastAsia="Times New Roman" w:hAnsi="inherit" w:cs="Consolas"/>
              <w:color w:val="CFD5E0"/>
              <w:sz w:val="25"/>
            </w:rPr>
          </w:rPrChange>
        </w:rPr>
        <w:t xml:space="preserve"> Task </w:t>
      </w:r>
      <w:r w:rsidRPr="008C6831">
        <w:rPr>
          <w:rFonts w:ascii="Maiandra GD" w:eastAsia="Times New Roman" w:hAnsi="Maiandra GD" w:cs="Consolas"/>
          <w:color w:val="4284AE"/>
          <w:sz w:val="24"/>
          <w:szCs w:val="24"/>
          <w:rPrChange w:id="8239" w:author="Narendra" w:date="2021-08-21T13:02:00Z">
            <w:rPr>
              <w:rFonts w:ascii="inherit" w:eastAsia="Times New Roman" w:hAnsi="inherit" w:cs="Consolas"/>
              <w:color w:val="4284AE"/>
              <w:sz w:val="25"/>
            </w:rPr>
          </w:rPrChange>
        </w:rPr>
        <w:t>TokenEndpoint</w:t>
      </w:r>
      <w:r w:rsidRPr="008C6831">
        <w:rPr>
          <w:rFonts w:ascii="Maiandra GD" w:eastAsia="Times New Roman" w:hAnsi="Maiandra GD" w:cs="Consolas"/>
          <w:b/>
          <w:bCs/>
          <w:color w:val="6B7C8B"/>
          <w:sz w:val="24"/>
          <w:szCs w:val="24"/>
          <w:rPrChange w:id="8240"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8241" w:author="Narendra" w:date="2021-08-21T13:02:00Z">
            <w:rPr>
              <w:rFonts w:ascii="inherit" w:eastAsia="Times New Roman" w:hAnsi="inherit" w:cs="Consolas"/>
              <w:color w:val="CFD5E0"/>
              <w:sz w:val="25"/>
            </w:rPr>
          </w:rPrChange>
        </w:rPr>
        <w:t>OAuthTokenEndpointContext context</w:t>
      </w:r>
      <w:r w:rsidRPr="008C6831">
        <w:rPr>
          <w:rFonts w:ascii="Maiandra GD" w:eastAsia="Times New Roman" w:hAnsi="Maiandra GD" w:cs="Consolas"/>
          <w:b/>
          <w:bCs/>
          <w:color w:val="6B7C8B"/>
          <w:sz w:val="24"/>
          <w:szCs w:val="24"/>
          <w:rPrChange w:id="8242"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24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8244"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24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8246" w:author="Narendra" w:date="2021-08-21T13:02:00Z">
            <w:rPr>
              <w:rFonts w:ascii="inherit" w:eastAsia="Times New Roman" w:hAnsi="inherit" w:cs="Consolas"/>
              <w:b/>
              <w:bCs/>
              <w:color w:val="D171DD"/>
              <w:sz w:val="25"/>
            </w:rPr>
          </w:rPrChange>
        </w:rPr>
        <w:t>foreach</w:t>
      </w:r>
      <w:r w:rsidRPr="008C6831">
        <w:rPr>
          <w:rFonts w:ascii="Maiandra GD" w:eastAsia="Times New Roman" w:hAnsi="Maiandra GD" w:cs="Consolas"/>
          <w:color w:val="CFD5E0"/>
          <w:sz w:val="24"/>
          <w:szCs w:val="24"/>
          <w:rPrChange w:id="8247"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824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8249" w:author="Narendra" w:date="2021-08-21T13:02:00Z">
            <w:rPr>
              <w:rFonts w:ascii="inherit" w:eastAsia="Times New Roman" w:hAnsi="inherit" w:cs="Consolas"/>
              <w:color w:val="CFD5E0"/>
              <w:sz w:val="25"/>
            </w:rPr>
          </w:rPrChange>
        </w:rPr>
        <w:t>KeyValuePair</w:t>
      </w:r>
      <w:r w:rsidRPr="008C6831">
        <w:rPr>
          <w:rFonts w:ascii="Maiandra GD" w:eastAsia="Times New Roman" w:hAnsi="Maiandra GD" w:cs="Consolas"/>
          <w:b/>
          <w:bCs/>
          <w:color w:val="6B7C8B"/>
          <w:sz w:val="24"/>
          <w:szCs w:val="24"/>
          <w:rPrChange w:id="8250" w:author="Narendra" w:date="2021-08-21T13:02:00Z">
            <w:rPr>
              <w:rFonts w:ascii="inherit" w:eastAsia="Times New Roman" w:hAnsi="inherit" w:cs="Consolas"/>
              <w:b/>
              <w:bCs/>
              <w:color w:val="6B7C8B"/>
              <w:sz w:val="25"/>
            </w:rPr>
          </w:rPrChange>
        </w:rPr>
        <w:t>&lt;</w:t>
      </w:r>
      <w:r w:rsidRPr="008C6831">
        <w:rPr>
          <w:rFonts w:ascii="Maiandra GD" w:eastAsia="Times New Roman" w:hAnsi="Maiandra GD" w:cs="Consolas"/>
          <w:color w:val="CFD5E0"/>
          <w:sz w:val="24"/>
          <w:szCs w:val="24"/>
          <w:rPrChange w:id="8251" w:author="Narendra" w:date="2021-08-21T13:02:00Z">
            <w:rPr>
              <w:rFonts w:ascii="inherit" w:eastAsia="Times New Roman" w:hAnsi="inherit" w:cs="Consolas"/>
              <w:color w:val="CFD5E0"/>
              <w:sz w:val="25"/>
            </w:rPr>
          </w:rPrChange>
        </w:rPr>
        <w:t>string, string</w:t>
      </w:r>
      <w:r w:rsidRPr="008C6831">
        <w:rPr>
          <w:rFonts w:ascii="Maiandra GD" w:eastAsia="Times New Roman" w:hAnsi="Maiandra GD" w:cs="Consolas"/>
          <w:b/>
          <w:bCs/>
          <w:color w:val="6B7C8B"/>
          <w:sz w:val="24"/>
          <w:szCs w:val="24"/>
          <w:rPrChange w:id="8252" w:author="Narendra" w:date="2021-08-21T13:02:00Z">
            <w:rPr>
              <w:rFonts w:ascii="inherit" w:eastAsia="Times New Roman" w:hAnsi="inherit" w:cs="Consolas"/>
              <w:b/>
              <w:bCs/>
              <w:color w:val="6B7C8B"/>
              <w:sz w:val="25"/>
            </w:rPr>
          </w:rPrChange>
        </w:rPr>
        <w:t>&gt;</w:t>
      </w:r>
      <w:r w:rsidRPr="008C6831">
        <w:rPr>
          <w:rFonts w:ascii="Maiandra GD" w:eastAsia="Times New Roman" w:hAnsi="Maiandra GD" w:cs="Consolas"/>
          <w:color w:val="CFD5E0"/>
          <w:sz w:val="24"/>
          <w:szCs w:val="24"/>
          <w:rPrChange w:id="8253" w:author="Narendra" w:date="2021-08-21T13:02:00Z">
            <w:rPr>
              <w:rFonts w:ascii="inherit" w:eastAsia="Times New Roman" w:hAnsi="inherit" w:cs="Consolas"/>
              <w:color w:val="CFD5E0"/>
              <w:sz w:val="25"/>
            </w:rPr>
          </w:rPrChange>
        </w:rPr>
        <w:t xml:space="preserve"> property </w:t>
      </w:r>
      <w:r w:rsidRPr="008C6831">
        <w:rPr>
          <w:rFonts w:ascii="Maiandra GD" w:eastAsia="Times New Roman" w:hAnsi="Maiandra GD" w:cs="Consolas"/>
          <w:color w:val="4284AE"/>
          <w:sz w:val="24"/>
          <w:szCs w:val="24"/>
          <w:rPrChange w:id="8254" w:author="Narendra" w:date="2021-08-21T13:02:00Z">
            <w:rPr>
              <w:rFonts w:ascii="inherit" w:eastAsia="Times New Roman" w:hAnsi="inherit" w:cs="Consolas"/>
              <w:color w:val="4284AE"/>
              <w:sz w:val="25"/>
            </w:rPr>
          </w:rPrChange>
        </w:rPr>
        <w:t>in</w:t>
      </w:r>
      <w:r w:rsidRPr="008C6831">
        <w:rPr>
          <w:rFonts w:ascii="Maiandra GD" w:eastAsia="Times New Roman" w:hAnsi="Maiandra GD" w:cs="Consolas"/>
          <w:color w:val="CFD5E0"/>
          <w:sz w:val="24"/>
          <w:szCs w:val="24"/>
          <w:rPrChange w:id="8255" w:author="Narendra" w:date="2021-08-21T13:02:00Z">
            <w:rPr>
              <w:rFonts w:ascii="inherit" w:eastAsia="Times New Roman" w:hAnsi="inherit" w:cs="Consolas"/>
              <w:color w:val="CFD5E0"/>
              <w:sz w:val="25"/>
            </w:rPr>
          </w:rPrChange>
        </w:rPr>
        <w:t xml:space="preserve"> context.</w:t>
      </w:r>
      <w:r w:rsidRPr="008C6831">
        <w:rPr>
          <w:rFonts w:ascii="Maiandra GD" w:eastAsia="Times New Roman" w:hAnsi="Maiandra GD" w:cs="Consolas"/>
          <w:color w:val="4284AE"/>
          <w:sz w:val="24"/>
          <w:szCs w:val="24"/>
          <w:rPrChange w:id="8256" w:author="Narendra" w:date="2021-08-21T13:02:00Z">
            <w:rPr>
              <w:rFonts w:ascii="inherit" w:eastAsia="Times New Roman" w:hAnsi="inherit" w:cs="Consolas"/>
              <w:color w:val="4284AE"/>
              <w:sz w:val="25"/>
            </w:rPr>
          </w:rPrChange>
        </w:rPr>
        <w:t>Properties</w:t>
      </w:r>
      <w:r w:rsidRPr="008C6831">
        <w:rPr>
          <w:rFonts w:ascii="Maiandra GD" w:eastAsia="Times New Roman" w:hAnsi="Maiandra GD" w:cs="Consolas"/>
          <w:color w:val="CFD5E0"/>
          <w:sz w:val="24"/>
          <w:szCs w:val="24"/>
          <w:rPrChange w:id="8257"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8258" w:author="Narendra" w:date="2021-08-21T13:02:00Z">
            <w:rPr>
              <w:rFonts w:ascii="inherit" w:eastAsia="Times New Roman" w:hAnsi="inherit" w:cs="Consolas"/>
              <w:color w:val="4284AE"/>
              <w:sz w:val="25"/>
            </w:rPr>
          </w:rPrChange>
        </w:rPr>
        <w:t>Dictionary</w:t>
      </w:r>
      <w:r w:rsidRPr="008C6831">
        <w:rPr>
          <w:rFonts w:ascii="Maiandra GD" w:eastAsia="Times New Roman" w:hAnsi="Maiandra GD" w:cs="Consolas"/>
          <w:b/>
          <w:bCs/>
          <w:color w:val="6B7C8B"/>
          <w:sz w:val="24"/>
          <w:szCs w:val="24"/>
          <w:rPrChange w:id="8259"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26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8261" w:author="Narendra" w:date="2021-08-21T13:02:00Z">
            <w:rPr>
              <w:rFonts w:ascii="inherit" w:eastAsia="Times New Roman" w:hAnsi="inherit" w:cs="Consolas"/>
              <w:b/>
              <w:bCs/>
              <w:color w:val="6B7C8B"/>
              <w:sz w:val="25"/>
            </w:rPr>
          </w:rPrChange>
        </w:rPr>
        <w:lastRenderedPageBreak/>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26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8263" w:author="Narendra" w:date="2021-08-21T13:02:00Z">
            <w:rPr>
              <w:rFonts w:ascii="inherit" w:eastAsia="Times New Roman" w:hAnsi="inherit" w:cs="Consolas"/>
              <w:color w:val="CFD5E0"/>
              <w:sz w:val="25"/>
            </w:rPr>
          </w:rPrChange>
        </w:rPr>
        <w:t>context.</w:t>
      </w:r>
      <w:r w:rsidRPr="008C6831">
        <w:rPr>
          <w:rFonts w:ascii="Maiandra GD" w:eastAsia="Times New Roman" w:hAnsi="Maiandra GD" w:cs="Consolas"/>
          <w:color w:val="4284AE"/>
          <w:sz w:val="24"/>
          <w:szCs w:val="24"/>
          <w:rPrChange w:id="8264" w:author="Narendra" w:date="2021-08-21T13:02:00Z">
            <w:rPr>
              <w:rFonts w:ascii="inherit" w:eastAsia="Times New Roman" w:hAnsi="inherit" w:cs="Consolas"/>
              <w:color w:val="4284AE"/>
              <w:sz w:val="25"/>
            </w:rPr>
          </w:rPrChange>
        </w:rPr>
        <w:t>AdditionalResponseParameters</w:t>
      </w:r>
      <w:r w:rsidRPr="008C6831">
        <w:rPr>
          <w:rFonts w:ascii="Maiandra GD" w:eastAsia="Times New Roman" w:hAnsi="Maiandra GD" w:cs="Consolas"/>
          <w:color w:val="CFD5E0"/>
          <w:sz w:val="24"/>
          <w:szCs w:val="24"/>
          <w:rPrChange w:id="8265"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8266" w:author="Narendra" w:date="2021-08-21T13:02:00Z">
            <w:rPr>
              <w:rFonts w:ascii="inherit" w:eastAsia="Times New Roman" w:hAnsi="inherit" w:cs="Consolas"/>
              <w:color w:val="4284AE"/>
              <w:sz w:val="25"/>
            </w:rPr>
          </w:rPrChange>
        </w:rPr>
        <w:t>Add</w:t>
      </w:r>
      <w:r w:rsidRPr="008C6831">
        <w:rPr>
          <w:rFonts w:ascii="Maiandra GD" w:eastAsia="Times New Roman" w:hAnsi="Maiandra GD" w:cs="Consolas"/>
          <w:b/>
          <w:bCs/>
          <w:color w:val="6B7C8B"/>
          <w:sz w:val="24"/>
          <w:szCs w:val="24"/>
          <w:rPrChange w:id="826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8268" w:author="Narendra" w:date="2021-08-21T13:02:00Z">
            <w:rPr>
              <w:rFonts w:ascii="inherit" w:eastAsia="Times New Roman" w:hAnsi="inherit" w:cs="Consolas"/>
              <w:color w:val="CFD5E0"/>
              <w:sz w:val="25"/>
            </w:rPr>
          </w:rPrChange>
        </w:rPr>
        <w:t>property.</w:t>
      </w:r>
      <w:r w:rsidRPr="008C6831">
        <w:rPr>
          <w:rFonts w:ascii="Maiandra GD" w:eastAsia="Times New Roman" w:hAnsi="Maiandra GD" w:cs="Consolas"/>
          <w:color w:val="4284AE"/>
          <w:sz w:val="24"/>
          <w:szCs w:val="24"/>
          <w:rPrChange w:id="8269" w:author="Narendra" w:date="2021-08-21T13:02:00Z">
            <w:rPr>
              <w:rFonts w:ascii="inherit" w:eastAsia="Times New Roman" w:hAnsi="inherit" w:cs="Consolas"/>
              <w:color w:val="4284AE"/>
              <w:sz w:val="25"/>
            </w:rPr>
          </w:rPrChange>
        </w:rPr>
        <w:t>Key</w:t>
      </w:r>
      <w:r w:rsidRPr="008C6831">
        <w:rPr>
          <w:rFonts w:ascii="Maiandra GD" w:eastAsia="Times New Roman" w:hAnsi="Maiandra GD" w:cs="Consolas"/>
          <w:color w:val="CFD5E0"/>
          <w:sz w:val="24"/>
          <w:szCs w:val="24"/>
          <w:rPrChange w:id="8270" w:author="Narendra" w:date="2021-08-21T13:02:00Z">
            <w:rPr>
              <w:rFonts w:ascii="inherit" w:eastAsia="Times New Roman" w:hAnsi="inherit" w:cs="Consolas"/>
              <w:color w:val="CFD5E0"/>
              <w:sz w:val="25"/>
            </w:rPr>
          </w:rPrChange>
        </w:rPr>
        <w:t>, property.</w:t>
      </w:r>
      <w:r w:rsidRPr="008C6831">
        <w:rPr>
          <w:rFonts w:ascii="Maiandra GD" w:eastAsia="Times New Roman" w:hAnsi="Maiandra GD" w:cs="Consolas"/>
          <w:color w:val="4284AE"/>
          <w:sz w:val="24"/>
          <w:szCs w:val="24"/>
          <w:rPrChange w:id="8271" w:author="Narendra" w:date="2021-08-21T13:02:00Z">
            <w:rPr>
              <w:rFonts w:ascii="inherit" w:eastAsia="Times New Roman" w:hAnsi="inherit" w:cs="Consolas"/>
              <w:color w:val="4284AE"/>
              <w:sz w:val="25"/>
            </w:rPr>
          </w:rPrChange>
        </w:rPr>
        <w:t>Value</w:t>
      </w:r>
      <w:r w:rsidRPr="008C6831">
        <w:rPr>
          <w:rFonts w:ascii="Maiandra GD" w:eastAsia="Times New Roman" w:hAnsi="Maiandra GD" w:cs="Consolas"/>
          <w:b/>
          <w:bCs/>
          <w:color w:val="6B7C8B"/>
          <w:sz w:val="24"/>
          <w:szCs w:val="24"/>
          <w:rPrChange w:id="827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8273"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27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8275"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27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8277" w:author="Narendra" w:date="2021-08-21T13:02:00Z">
            <w:rPr>
              <w:rFonts w:ascii="inherit" w:eastAsia="Times New Roman" w:hAnsi="inherit" w:cs="Consolas"/>
              <w:b/>
              <w:bCs/>
              <w:color w:val="D171DD"/>
              <w:sz w:val="25"/>
            </w:rPr>
          </w:rPrChange>
        </w:rPr>
        <w:t>return</w:t>
      </w:r>
      <w:r w:rsidRPr="008C6831">
        <w:rPr>
          <w:rFonts w:ascii="Maiandra GD" w:eastAsia="Times New Roman" w:hAnsi="Maiandra GD" w:cs="Consolas"/>
          <w:color w:val="CFD5E0"/>
          <w:sz w:val="24"/>
          <w:szCs w:val="24"/>
          <w:rPrChange w:id="8278" w:author="Narendra" w:date="2021-08-21T13:02:00Z">
            <w:rPr>
              <w:rFonts w:ascii="inherit" w:eastAsia="Times New Roman" w:hAnsi="inherit" w:cs="Consolas"/>
              <w:color w:val="CFD5E0"/>
              <w:sz w:val="25"/>
            </w:rPr>
          </w:rPrChange>
        </w:rPr>
        <w:t xml:space="preserve"> Task.</w:t>
      </w:r>
      <w:r w:rsidRPr="008C6831">
        <w:rPr>
          <w:rFonts w:ascii="Maiandra GD" w:eastAsia="Times New Roman" w:hAnsi="Maiandra GD" w:cs="Consolas"/>
          <w:color w:val="4284AE"/>
          <w:sz w:val="24"/>
          <w:szCs w:val="24"/>
          <w:rPrChange w:id="8279" w:author="Narendra" w:date="2021-08-21T13:02:00Z">
            <w:rPr>
              <w:rFonts w:ascii="inherit" w:eastAsia="Times New Roman" w:hAnsi="inherit" w:cs="Consolas"/>
              <w:color w:val="4284AE"/>
              <w:sz w:val="25"/>
            </w:rPr>
          </w:rPrChange>
        </w:rPr>
        <w:t>FromResult</w:t>
      </w:r>
      <w:r w:rsidRPr="008C6831">
        <w:rPr>
          <w:rFonts w:ascii="Maiandra GD" w:eastAsia="Times New Roman" w:hAnsi="Maiandra GD" w:cs="Consolas"/>
          <w:b/>
          <w:bCs/>
          <w:color w:val="6B7C8B"/>
          <w:sz w:val="24"/>
          <w:szCs w:val="24"/>
          <w:rPrChange w:id="8280" w:author="Narendra" w:date="2021-08-21T13:02:00Z">
            <w:rPr>
              <w:rFonts w:ascii="inherit" w:eastAsia="Times New Roman" w:hAnsi="inherit" w:cs="Consolas"/>
              <w:b/>
              <w:bCs/>
              <w:color w:val="6B7C8B"/>
              <w:sz w:val="25"/>
            </w:rPr>
          </w:rPrChange>
        </w:rPr>
        <w:t>&lt;</w:t>
      </w:r>
      <w:r w:rsidRPr="008C6831">
        <w:rPr>
          <w:rFonts w:ascii="Maiandra GD" w:eastAsia="Times New Roman" w:hAnsi="Maiandra GD" w:cs="Consolas"/>
          <w:b/>
          <w:bCs/>
          <w:color w:val="D171DD"/>
          <w:sz w:val="24"/>
          <w:szCs w:val="24"/>
          <w:rPrChange w:id="8281" w:author="Narendra" w:date="2021-08-21T13:02:00Z">
            <w:rPr>
              <w:rFonts w:ascii="inherit" w:eastAsia="Times New Roman" w:hAnsi="inherit" w:cs="Consolas"/>
              <w:b/>
              <w:bCs/>
              <w:color w:val="D171DD"/>
              <w:sz w:val="25"/>
            </w:rPr>
          </w:rPrChange>
        </w:rPr>
        <w:t>object</w:t>
      </w:r>
      <w:r w:rsidRPr="008C6831">
        <w:rPr>
          <w:rFonts w:ascii="Maiandra GD" w:eastAsia="Times New Roman" w:hAnsi="Maiandra GD" w:cs="Consolas"/>
          <w:b/>
          <w:bCs/>
          <w:color w:val="6B7C8B"/>
          <w:sz w:val="24"/>
          <w:szCs w:val="24"/>
          <w:rPrChange w:id="8282" w:author="Narendra" w:date="2021-08-21T13:02:00Z">
            <w:rPr>
              <w:rFonts w:ascii="inherit" w:eastAsia="Times New Roman" w:hAnsi="inherit" w:cs="Consolas"/>
              <w:b/>
              <w:bCs/>
              <w:color w:val="6B7C8B"/>
              <w:sz w:val="25"/>
            </w:rPr>
          </w:rPrChange>
        </w:rPr>
        <w:t>&gt;(</w:t>
      </w:r>
      <w:r w:rsidRPr="008C6831">
        <w:rPr>
          <w:rFonts w:ascii="Maiandra GD" w:eastAsia="Times New Roman" w:hAnsi="Maiandra GD" w:cs="Consolas"/>
          <w:b/>
          <w:bCs/>
          <w:color w:val="D171DD"/>
          <w:sz w:val="24"/>
          <w:szCs w:val="24"/>
          <w:rPrChange w:id="8283" w:author="Narendra" w:date="2021-08-21T13:02:00Z">
            <w:rPr>
              <w:rFonts w:ascii="inherit" w:eastAsia="Times New Roman" w:hAnsi="inherit" w:cs="Consolas"/>
              <w:b/>
              <w:bCs/>
              <w:color w:val="D171DD"/>
              <w:sz w:val="25"/>
            </w:rPr>
          </w:rPrChange>
        </w:rPr>
        <w:t>null</w:t>
      </w:r>
      <w:r w:rsidRPr="008C6831">
        <w:rPr>
          <w:rFonts w:ascii="Maiandra GD" w:eastAsia="Times New Roman" w:hAnsi="Maiandra GD" w:cs="Consolas"/>
          <w:b/>
          <w:bCs/>
          <w:color w:val="6B7C8B"/>
          <w:sz w:val="24"/>
          <w:szCs w:val="24"/>
          <w:rPrChange w:id="8284"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8285"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line="384" w:lineRule="atLeast"/>
        <w:textAlignment w:val="baseline"/>
        <w:rPr>
          <w:rFonts w:ascii="Maiandra GD" w:eastAsia="Times New Roman" w:hAnsi="Maiandra GD" w:cs="Consolas"/>
          <w:color w:val="596174"/>
          <w:sz w:val="24"/>
          <w:szCs w:val="24"/>
          <w:rPrChange w:id="828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8287"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8288"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212529"/>
          <w:sz w:val="24"/>
          <w:szCs w:val="24"/>
          <w:bdr w:val="none" w:sz="0" w:space="0" w:color="auto" w:frame="1"/>
          <w:rPrChange w:id="8289" w:author="Narendra" w:date="2021-08-21T13:02:00Z">
            <w:rPr>
              <w:rFonts w:ascii="Arial" w:eastAsia="Times New Roman" w:hAnsi="Arial" w:cs="Arial"/>
              <w:color w:val="212529"/>
              <w:sz w:val="23"/>
              <w:szCs w:val="23"/>
              <w:bdr w:val="none" w:sz="0" w:space="0" w:color="auto" w:frame="1"/>
            </w:rPr>
          </w:rPrChange>
        </w:rPr>
        <w:t>The above TokenEndpoint method is adding some additional properties to the token response.</w:t>
      </w:r>
    </w:p>
    <w:p w:rsidR="006E519F" w:rsidRPr="008C6831" w:rsidRDefault="006E519F" w:rsidP="006E519F">
      <w:pPr>
        <w:shd w:val="clear" w:color="auto" w:fill="FFFFFF"/>
        <w:spacing w:after="0" w:line="240" w:lineRule="auto"/>
        <w:jc w:val="both"/>
        <w:textAlignment w:val="baseline"/>
        <w:outlineLvl w:val="4"/>
        <w:rPr>
          <w:rFonts w:ascii="Maiandra GD" w:eastAsia="Times New Roman" w:hAnsi="Maiandra GD" w:cs="Segoe UI"/>
          <w:color w:val="3A3A3A"/>
          <w:sz w:val="24"/>
          <w:szCs w:val="24"/>
          <w:rPrChange w:id="8290" w:author="Narendra" w:date="2021-08-21T13:02:00Z">
            <w:rPr>
              <w:rFonts w:ascii="Segoe UI" w:eastAsia="Times New Roman" w:hAnsi="Segoe UI" w:cs="Segoe UI"/>
              <w:color w:val="3A3A3A"/>
              <w:sz w:val="20"/>
              <w:szCs w:val="20"/>
            </w:rPr>
          </w:rPrChange>
        </w:rPr>
      </w:pPr>
      <w:r w:rsidRPr="008C6831">
        <w:rPr>
          <w:rFonts w:ascii="Maiandra GD" w:eastAsia="Times New Roman" w:hAnsi="Maiandra GD" w:cs="Arial"/>
          <w:b/>
          <w:bCs/>
          <w:color w:val="3A3A3A"/>
          <w:sz w:val="24"/>
          <w:szCs w:val="24"/>
          <w:rPrChange w:id="8291" w:author="Narendra" w:date="2021-08-21T13:02:00Z">
            <w:rPr>
              <w:rFonts w:ascii="Arial" w:eastAsia="Times New Roman" w:hAnsi="Arial" w:cs="Arial"/>
              <w:b/>
              <w:bCs/>
              <w:color w:val="3A3A3A"/>
              <w:sz w:val="27"/>
            </w:rPr>
          </w:rPrChange>
        </w:rPr>
        <w:t>Step9: Generating Refresh Token in Web API and persisting it into a database</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8292"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212529"/>
          <w:sz w:val="24"/>
          <w:szCs w:val="24"/>
          <w:bdr w:val="none" w:sz="0" w:space="0" w:color="auto" w:frame="1"/>
          <w:rPrChange w:id="8293" w:author="Narendra" w:date="2021-08-21T13:02:00Z">
            <w:rPr>
              <w:rFonts w:ascii="Arial" w:eastAsia="Times New Roman" w:hAnsi="Arial" w:cs="Arial"/>
              <w:color w:val="212529"/>
              <w:sz w:val="23"/>
              <w:szCs w:val="23"/>
              <w:bdr w:val="none" w:sz="0" w:space="0" w:color="auto" w:frame="1"/>
            </w:rPr>
          </w:rPrChange>
        </w:rPr>
        <w:t>Now we need to generate the Refresh Token and Store it into our database inside the RefreshToken table. To do so, add a class file with the name RefreshTokenProvider.cs under the Models folder and then copy and paste the following code.</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29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8295"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8296" w:author="Narendra" w:date="2021-08-21T13:02:00Z">
            <w:rPr>
              <w:rFonts w:ascii="inherit" w:eastAsia="Times New Roman" w:hAnsi="inherit" w:cs="Consolas"/>
              <w:i/>
              <w:iCs/>
              <w:color w:val="4284AE"/>
              <w:sz w:val="25"/>
            </w:rPr>
          </w:rPrChange>
        </w:rPr>
        <w:t>Microsoft.Owin.Security.Infrastructure;</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29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8298"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8299" w:author="Narendra" w:date="2021-08-21T13:02:00Z">
            <w:rPr>
              <w:rFonts w:ascii="inherit" w:eastAsia="Times New Roman" w:hAnsi="inherit" w:cs="Consolas"/>
              <w:i/>
              <w:iCs/>
              <w:color w:val="4284AE"/>
              <w:sz w:val="25"/>
            </w:rPr>
          </w:rPrChange>
        </w:rPr>
        <w:t>System;</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30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8301"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8302" w:author="Narendra" w:date="2021-08-21T13:02:00Z">
            <w:rPr>
              <w:rFonts w:ascii="inherit" w:eastAsia="Times New Roman" w:hAnsi="inherit" w:cs="Consolas"/>
              <w:i/>
              <w:iCs/>
              <w:color w:val="4284AE"/>
              <w:sz w:val="25"/>
            </w:rPr>
          </w:rPrChange>
        </w:rPr>
        <w:t>System.Threading.Tasks;</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30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8304" w:author="Narendra" w:date="2021-08-21T13:02:00Z">
            <w:rPr>
              <w:rFonts w:ascii="inherit" w:eastAsia="Times New Roman" w:hAnsi="inherit" w:cs="Consolas"/>
              <w:b/>
              <w:bCs/>
              <w:color w:val="D171DD"/>
              <w:sz w:val="25"/>
            </w:rPr>
          </w:rPrChange>
        </w:rPr>
        <w:t xml:space="preserve">namespace </w:t>
      </w:r>
      <w:r w:rsidRPr="008C6831">
        <w:rPr>
          <w:rFonts w:ascii="Maiandra GD" w:eastAsia="Times New Roman" w:hAnsi="Maiandra GD" w:cs="Consolas"/>
          <w:i/>
          <w:iCs/>
          <w:color w:val="4284AE"/>
          <w:sz w:val="24"/>
          <w:szCs w:val="24"/>
          <w:rPrChange w:id="8305" w:author="Narendra" w:date="2021-08-21T13:02:00Z">
            <w:rPr>
              <w:rFonts w:ascii="inherit" w:eastAsia="Times New Roman" w:hAnsi="inherit" w:cs="Consolas"/>
              <w:i/>
              <w:iCs/>
              <w:color w:val="4284AE"/>
              <w:sz w:val="25"/>
            </w:rPr>
          </w:rPrChange>
        </w:rPr>
        <w:t>TokenAuthenticationInWebAPI.Models</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30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8307"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30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8309"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8310"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8311" w:author="Narendra" w:date="2021-08-21T13:02:00Z">
            <w:rPr>
              <w:rFonts w:ascii="inherit" w:eastAsia="Times New Roman" w:hAnsi="inherit" w:cs="Consolas"/>
              <w:b/>
              <w:bCs/>
              <w:color w:val="D171DD"/>
              <w:sz w:val="25"/>
            </w:rPr>
          </w:rPrChange>
        </w:rPr>
        <w:t>class</w:t>
      </w:r>
      <w:r w:rsidRPr="008C6831">
        <w:rPr>
          <w:rFonts w:ascii="Maiandra GD" w:eastAsia="Times New Roman" w:hAnsi="Maiandra GD" w:cs="Consolas"/>
          <w:color w:val="CFD5E0"/>
          <w:sz w:val="24"/>
          <w:szCs w:val="24"/>
          <w:rPrChange w:id="8312" w:author="Narendra" w:date="2021-08-21T13:02:00Z">
            <w:rPr>
              <w:rFonts w:ascii="inherit" w:eastAsia="Times New Roman" w:hAnsi="inherit" w:cs="Consolas"/>
              <w:color w:val="CFD5E0"/>
              <w:sz w:val="25"/>
            </w:rPr>
          </w:rPrChange>
        </w:rPr>
        <w:t xml:space="preserve"> RefreshTokenProvider : IAuthenticationTokenProvider</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31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8314"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31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8316"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8317"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8318" w:author="Narendra" w:date="2021-08-21T13:02:00Z">
            <w:rPr>
              <w:rFonts w:ascii="inherit" w:eastAsia="Times New Roman" w:hAnsi="inherit" w:cs="Consolas"/>
              <w:b/>
              <w:bCs/>
              <w:color w:val="D171DD"/>
              <w:sz w:val="25"/>
            </w:rPr>
          </w:rPrChange>
        </w:rPr>
        <w:t>async</w:t>
      </w:r>
      <w:r w:rsidRPr="008C6831">
        <w:rPr>
          <w:rFonts w:ascii="Maiandra GD" w:eastAsia="Times New Roman" w:hAnsi="Maiandra GD" w:cs="Consolas"/>
          <w:color w:val="CFD5E0"/>
          <w:sz w:val="24"/>
          <w:szCs w:val="24"/>
          <w:rPrChange w:id="8319" w:author="Narendra" w:date="2021-08-21T13:02:00Z">
            <w:rPr>
              <w:rFonts w:ascii="inherit" w:eastAsia="Times New Roman" w:hAnsi="inherit" w:cs="Consolas"/>
              <w:color w:val="CFD5E0"/>
              <w:sz w:val="25"/>
            </w:rPr>
          </w:rPrChange>
        </w:rPr>
        <w:t xml:space="preserve"> Task </w:t>
      </w:r>
      <w:r w:rsidRPr="008C6831">
        <w:rPr>
          <w:rFonts w:ascii="Maiandra GD" w:eastAsia="Times New Roman" w:hAnsi="Maiandra GD" w:cs="Consolas"/>
          <w:color w:val="4284AE"/>
          <w:sz w:val="24"/>
          <w:szCs w:val="24"/>
          <w:rPrChange w:id="8320" w:author="Narendra" w:date="2021-08-21T13:02:00Z">
            <w:rPr>
              <w:rFonts w:ascii="inherit" w:eastAsia="Times New Roman" w:hAnsi="inherit" w:cs="Consolas"/>
              <w:color w:val="4284AE"/>
              <w:sz w:val="25"/>
            </w:rPr>
          </w:rPrChange>
        </w:rPr>
        <w:t>CreateAsync</w:t>
      </w:r>
      <w:r w:rsidRPr="008C6831">
        <w:rPr>
          <w:rFonts w:ascii="Maiandra GD" w:eastAsia="Times New Roman" w:hAnsi="Maiandra GD" w:cs="Consolas"/>
          <w:b/>
          <w:bCs/>
          <w:color w:val="6B7C8B"/>
          <w:sz w:val="24"/>
          <w:szCs w:val="24"/>
          <w:rPrChange w:id="832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8322" w:author="Narendra" w:date="2021-08-21T13:02:00Z">
            <w:rPr>
              <w:rFonts w:ascii="inherit" w:eastAsia="Times New Roman" w:hAnsi="inherit" w:cs="Consolas"/>
              <w:color w:val="CFD5E0"/>
              <w:sz w:val="25"/>
            </w:rPr>
          </w:rPrChange>
        </w:rPr>
        <w:t>AuthenticationTokenCreateContext context</w:t>
      </w:r>
      <w:r w:rsidRPr="008C6831">
        <w:rPr>
          <w:rFonts w:ascii="Maiandra GD" w:eastAsia="Times New Roman" w:hAnsi="Maiandra GD" w:cs="Consolas"/>
          <w:b/>
          <w:bCs/>
          <w:color w:val="6B7C8B"/>
          <w:sz w:val="24"/>
          <w:szCs w:val="24"/>
          <w:rPrChange w:id="8323"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32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8325"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32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8327" w:author="Narendra" w:date="2021-08-21T13:02:00Z">
            <w:rPr>
              <w:rFonts w:ascii="inherit" w:eastAsia="Times New Roman" w:hAnsi="inherit" w:cs="Consolas"/>
              <w:color w:val="6B7C8B"/>
              <w:sz w:val="25"/>
            </w:rPr>
          </w:rPrChange>
        </w:rPr>
        <w:t>//Get the client ID from the Ticket properties</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32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D19252"/>
          <w:sz w:val="24"/>
          <w:szCs w:val="24"/>
          <w:rPrChange w:id="8329" w:author="Narendra" w:date="2021-08-21T13:02:00Z">
            <w:rPr>
              <w:rFonts w:ascii="inherit" w:eastAsia="Times New Roman" w:hAnsi="inherit" w:cs="Consolas"/>
              <w:color w:val="D19252"/>
              <w:sz w:val="25"/>
            </w:rPr>
          </w:rPrChange>
        </w:rPr>
        <w:t>var</w:t>
      </w:r>
      <w:r w:rsidRPr="008C6831">
        <w:rPr>
          <w:rFonts w:ascii="Maiandra GD" w:eastAsia="Times New Roman" w:hAnsi="Maiandra GD" w:cs="Consolas"/>
          <w:color w:val="CFD5E0"/>
          <w:sz w:val="24"/>
          <w:szCs w:val="24"/>
          <w:rPrChange w:id="8330" w:author="Narendra" w:date="2021-08-21T13:02:00Z">
            <w:rPr>
              <w:rFonts w:ascii="inherit" w:eastAsia="Times New Roman" w:hAnsi="inherit" w:cs="Consolas"/>
              <w:color w:val="CFD5E0"/>
              <w:sz w:val="25"/>
            </w:rPr>
          </w:rPrChange>
        </w:rPr>
        <w:t xml:space="preserve"> clientid = context.</w:t>
      </w:r>
      <w:r w:rsidRPr="008C6831">
        <w:rPr>
          <w:rFonts w:ascii="Maiandra GD" w:eastAsia="Times New Roman" w:hAnsi="Maiandra GD" w:cs="Consolas"/>
          <w:color w:val="4284AE"/>
          <w:sz w:val="24"/>
          <w:szCs w:val="24"/>
          <w:rPrChange w:id="8331" w:author="Narendra" w:date="2021-08-21T13:02:00Z">
            <w:rPr>
              <w:rFonts w:ascii="inherit" w:eastAsia="Times New Roman" w:hAnsi="inherit" w:cs="Consolas"/>
              <w:color w:val="4284AE"/>
              <w:sz w:val="25"/>
            </w:rPr>
          </w:rPrChange>
        </w:rPr>
        <w:t>Ticket</w:t>
      </w:r>
      <w:r w:rsidRPr="008C6831">
        <w:rPr>
          <w:rFonts w:ascii="Maiandra GD" w:eastAsia="Times New Roman" w:hAnsi="Maiandra GD" w:cs="Consolas"/>
          <w:color w:val="CFD5E0"/>
          <w:sz w:val="24"/>
          <w:szCs w:val="24"/>
          <w:rPrChange w:id="8332"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8333" w:author="Narendra" w:date="2021-08-21T13:02:00Z">
            <w:rPr>
              <w:rFonts w:ascii="inherit" w:eastAsia="Times New Roman" w:hAnsi="inherit" w:cs="Consolas"/>
              <w:color w:val="4284AE"/>
              <w:sz w:val="25"/>
            </w:rPr>
          </w:rPrChange>
        </w:rPr>
        <w:t>Properties</w:t>
      </w:r>
      <w:r w:rsidRPr="008C6831">
        <w:rPr>
          <w:rFonts w:ascii="Maiandra GD" w:eastAsia="Times New Roman" w:hAnsi="Maiandra GD" w:cs="Consolas"/>
          <w:color w:val="CFD5E0"/>
          <w:sz w:val="24"/>
          <w:szCs w:val="24"/>
          <w:rPrChange w:id="8334"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8335" w:author="Narendra" w:date="2021-08-21T13:02:00Z">
            <w:rPr>
              <w:rFonts w:ascii="inherit" w:eastAsia="Times New Roman" w:hAnsi="inherit" w:cs="Consolas"/>
              <w:color w:val="4284AE"/>
              <w:sz w:val="25"/>
            </w:rPr>
          </w:rPrChange>
        </w:rPr>
        <w:t>Dictionary</w:t>
      </w:r>
      <w:r w:rsidRPr="008C6831">
        <w:rPr>
          <w:rFonts w:ascii="Maiandra GD" w:eastAsia="Times New Roman" w:hAnsi="Maiandra GD" w:cs="Consolas"/>
          <w:b/>
          <w:bCs/>
          <w:color w:val="6B7C8B"/>
          <w:sz w:val="24"/>
          <w:szCs w:val="24"/>
          <w:rPrChange w:id="8336"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7CC379"/>
          <w:sz w:val="24"/>
          <w:szCs w:val="24"/>
          <w:rPrChange w:id="8337" w:author="Narendra" w:date="2021-08-21T13:02:00Z">
            <w:rPr>
              <w:rFonts w:ascii="inherit" w:eastAsia="Times New Roman" w:hAnsi="inherit" w:cs="Consolas"/>
              <w:color w:val="7CC379"/>
              <w:sz w:val="25"/>
            </w:rPr>
          </w:rPrChange>
        </w:rPr>
        <w:t>"client_id"</w:t>
      </w:r>
      <w:r w:rsidRPr="008C6831">
        <w:rPr>
          <w:rFonts w:ascii="Maiandra GD" w:eastAsia="Times New Roman" w:hAnsi="Maiandra GD" w:cs="Consolas"/>
          <w:b/>
          <w:bCs/>
          <w:color w:val="6B7C8B"/>
          <w:sz w:val="24"/>
          <w:szCs w:val="24"/>
          <w:rPrChange w:id="833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8339"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34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8341" w:author="Narendra" w:date="2021-08-21T13:02:00Z">
            <w:rPr>
              <w:rFonts w:ascii="inherit" w:eastAsia="Times New Roman" w:hAnsi="inherit" w:cs="Consolas"/>
              <w:b/>
              <w:bCs/>
              <w:color w:val="D171DD"/>
              <w:sz w:val="25"/>
            </w:rPr>
          </w:rPrChange>
        </w:rPr>
        <w:t>if</w:t>
      </w:r>
      <w:r w:rsidRPr="008C6831">
        <w:rPr>
          <w:rFonts w:ascii="Maiandra GD" w:eastAsia="Times New Roman" w:hAnsi="Maiandra GD" w:cs="Consolas"/>
          <w:color w:val="CFD5E0"/>
          <w:sz w:val="24"/>
          <w:szCs w:val="24"/>
          <w:rPrChange w:id="8342"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834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8344" w:author="Narendra" w:date="2021-08-21T13:02:00Z">
            <w:rPr>
              <w:rFonts w:ascii="inherit" w:eastAsia="Times New Roman" w:hAnsi="inherit" w:cs="Consolas"/>
              <w:color w:val="CFD5E0"/>
              <w:sz w:val="25"/>
            </w:rPr>
          </w:rPrChange>
        </w:rPr>
        <w:t>string.</w:t>
      </w:r>
      <w:r w:rsidRPr="008C6831">
        <w:rPr>
          <w:rFonts w:ascii="Maiandra GD" w:eastAsia="Times New Roman" w:hAnsi="Maiandra GD" w:cs="Consolas"/>
          <w:color w:val="4284AE"/>
          <w:sz w:val="24"/>
          <w:szCs w:val="24"/>
          <w:rPrChange w:id="8345" w:author="Narendra" w:date="2021-08-21T13:02:00Z">
            <w:rPr>
              <w:rFonts w:ascii="inherit" w:eastAsia="Times New Roman" w:hAnsi="inherit" w:cs="Consolas"/>
              <w:color w:val="4284AE"/>
              <w:sz w:val="25"/>
            </w:rPr>
          </w:rPrChange>
        </w:rPr>
        <w:t>IsNullOrEmpty</w:t>
      </w:r>
      <w:r w:rsidRPr="008C6831">
        <w:rPr>
          <w:rFonts w:ascii="Maiandra GD" w:eastAsia="Times New Roman" w:hAnsi="Maiandra GD" w:cs="Consolas"/>
          <w:b/>
          <w:bCs/>
          <w:color w:val="6B7C8B"/>
          <w:sz w:val="24"/>
          <w:szCs w:val="24"/>
          <w:rPrChange w:id="8346"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8347" w:author="Narendra" w:date="2021-08-21T13:02:00Z">
            <w:rPr>
              <w:rFonts w:ascii="inherit" w:eastAsia="Times New Roman" w:hAnsi="inherit" w:cs="Consolas"/>
              <w:color w:val="CFD5E0"/>
              <w:sz w:val="25"/>
            </w:rPr>
          </w:rPrChange>
        </w:rPr>
        <w:t>clientid</w:t>
      </w:r>
      <w:r w:rsidRPr="008C6831">
        <w:rPr>
          <w:rFonts w:ascii="Maiandra GD" w:eastAsia="Times New Roman" w:hAnsi="Maiandra GD" w:cs="Consolas"/>
          <w:b/>
          <w:bCs/>
          <w:color w:val="6B7C8B"/>
          <w:sz w:val="24"/>
          <w:szCs w:val="24"/>
          <w:rPrChange w:id="8348"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34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8350"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35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8352" w:author="Narendra" w:date="2021-08-21T13:02:00Z">
            <w:rPr>
              <w:rFonts w:ascii="inherit" w:eastAsia="Times New Roman" w:hAnsi="inherit" w:cs="Consolas"/>
              <w:b/>
              <w:bCs/>
              <w:color w:val="D171DD"/>
              <w:sz w:val="25"/>
            </w:rPr>
          </w:rPrChange>
        </w:rPr>
        <w:t>return</w:t>
      </w:r>
      <w:r w:rsidRPr="008C6831">
        <w:rPr>
          <w:rFonts w:ascii="Maiandra GD" w:eastAsia="Times New Roman" w:hAnsi="Maiandra GD" w:cs="Consolas"/>
          <w:color w:val="CFD5E0"/>
          <w:sz w:val="24"/>
          <w:szCs w:val="24"/>
          <w:rPrChange w:id="8353"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35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8355"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35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8357" w:author="Narendra" w:date="2021-08-21T13:02:00Z">
            <w:rPr>
              <w:rFonts w:ascii="inherit" w:eastAsia="Times New Roman" w:hAnsi="inherit" w:cs="Consolas"/>
              <w:color w:val="6B7C8B"/>
              <w:sz w:val="25"/>
            </w:rPr>
          </w:rPrChange>
        </w:rPr>
        <w:t>//Generating a Uniqure Refresh Token ID</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35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D19252"/>
          <w:sz w:val="24"/>
          <w:szCs w:val="24"/>
          <w:rPrChange w:id="8359" w:author="Narendra" w:date="2021-08-21T13:02:00Z">
            <w:rPr>
              <w:rFonts w:ascii="inherit" w:eastAsia="Times New Roman" w:hAnsi="inherit" w:cs="Consolas"/>
              <w:color w:val="D19252"/>
              <w:sz w:val="25"/>
            </w:rPr>
          </w:rPrChange>
        </w:rPr>
        <w:t>var</w:t>
      </w:r>
      <w:r w:rsidRPr="008C6831">
        <w:rPr>
          <w:rFonts w:ascii="Maiandra GD" w:eastAsia="Times New Roman" w:hAnsi="Maiandra GD" w:cs="Consolas"/>
          <w:color w:val="CFD5E0"/>
          <w:sz w:val="24"/>
          <w:szCs w:val="24"/>
          <w:rPrChange w:id="8360" w:author="Narendra" w:date="2021-08-21T13:02:00Z">
            <w:rPr>
              <w:rFonts w:ascii="inherit" w:eastAsia="Times New Roman" w:hAnsi="inherit" w:cs="Consolas"/>
              <w:color w:val="CFD5E0"/>
              <w:sz w:val="25"/>
            </w:rPr>
          </w:rPrChange>
        </w:rPr>
        <w:t xml:space="preserve"> refreshTokenId = Guid.</w:t>
      </w:r>
      <w:r w:rsidRPr="008C6831">
        <w:rPr>
          <w:rFonts w:ascii="Maiandra GD" w:eastAsia="Times New Roman" w:hAnsi="Maiandra GD" w:cs="Consolas"/>
          <w:color w:val="4284AE"/>
          <w:sz w:val="24"/>
          <w:szCs w:val="24"/>
          <w:rPrChange w:id="8361" w:author="Narendra" w:date="2021-08-21T13:02:00Z">
            <w:rPr>
              <w:rFonts w:ascii="inherit" w:eastAsia="Times New Roman" w:hAnsi="inherit" w:cs="Consolas"/>
              <w:color w:val="4284AE"/>
              <w:sz w:val="25"/>
            </w:rPr>
          </w:rPrChange>
        </w:rPr>
        <w:t>NewGuid</w:t>
      </w:r>
      <w:r w:rsidRPr="008C6831">
        <w:rPr>
          <w:rFonts w:ascii="Maiandra GD" w:eastAsia="Times New Roman" w:hAnsi="Maiandra GD" w:cs="Consolas"/>
          <w:b/>
          <w:bCs/>
          <w:color w:val="6B7C8B"/>
          <w:sz w:val="24"/>
          <w:szCs w:val="24"/>
          <w:rPrChange w:id="836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8363"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8364" w:author="Narendra" w:date="2021-08-21T13:02:00Z">
            <w:rPr>
              <w:rFonts w:ascii="inherit" w:eastAsia="Times New Roman" w:hAnsi="inherit" w:cs="Consolas"/>
              <w:color w:val="4284AE"/>
              <w:sz w:val="25"/>
            </w:rPr>
          </w:rPrChange>
        </w:rPr>
        <w:t>ToString</w:t>
      </w:r>
      <w:r w:rsidRPr="008C6831">
        <w:rPr>
          <w:rFonts w:ascii="Maiandra GD" w:eastAsia="Times New Roman" w:hAnsi="Maiandra GD" w:cs="Consolas"/>
          <w:b/>
          <w:bCs/>
          <w:color w:val="6B7C8B"/>
          <w:sz w:val="24"/>
          <w:szCs w:val="24"/>
          <w:rPrChange w:id="8365"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7CC379"/>
          <w:sz w:val="24"/>
          <w:szCs w:val="24"/>
          <w:rPrChange w:id="8366" w:author="Narendra" w:date="2021-08-21T13:02:00Z">
            <w:rPr>
              <w:rFonts w:ascii="inherit" w:eastAsia="Times New Roman" w:hAnsi="inherit" w:cs="Consolas"/>
              <w:color w:val="7CC379"/>
              <w:sz w:val="25"/>
            </w:rPr>
          </w:rPrChange>
        </w:rPr>
        <w:t>"n"</w:t>
      </w:r>
      <w:r w:rsidRPr="008C6831">
        <w:rPr>
          <w:rFonts w:ascii="Maiandra GD" w:eastAsia="Times New Roman" w:hAnsi="Maiandra GD" w:cs="Consolas"/>
          <w:b/>
          <w:bCs/>
          <w:color w:val="6B7C8B"/>
          <w:sz w:val="24"/>
          <w:szCs w:val="24"/>
          <w:rPrChange w:id="836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8368"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36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8370" w:author="Narendra" w:date="2021-08-21T13:02:00Z">
            <w:rPr>
              <w:rFonts w:ascii="inherit" w:eastAsia="Times New Roman" w:hAnsi="inherit" w:cs="Consolas"/>
              <w:b/>
              <w:bCs/>
              <w:color w:val="D171DD"/>
              <w:sz w:val="25"/>
            </w:rPr>
          </w:rPrChange>
        </w:rPr>
        <w:t>using</w:t>
      </w:r>
      <w:r w:rsidRPr="008C6831">
        <w:rPr>
          <w:rFonts w:ascii="Maiandra GD" w:eastAsia="Times New Roman" w:hAnsi="Maiandra GD" w:cs="Consolas"/>
          <w:color w:val="CFD5E0"/>
          <w:sz w:val="24"/>
          <w:szCs w:val="24"/>
          <w:rPrChange w:id="8371"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837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8373" w:author="Narendra" w:date="2021-08-21T13:02:00Z">
            <w:rPr>
              <w:rFonts w:ascii="inherit" w:eastAsia="Times New Roman" w:hAnsi="inherit" w:cs="Consolas"/>
              <w:color w:val="CFD5E0"/>
              <w:sz w:val="25"/>
            </w:rPr>
          </w:rPrChange>
        </w:rPr>
        <w:t xml:space="preserve">AuthenticationRepository _repo = </w:t>
      </w:r>
      <w:r w:rsidRPr="008C6831">
        <w:rPr>
          <w:rFonts w:ascii="Maiandra GD" w:eastAsia="Times New Roman" w:hAnsi="Maiandra GD" w:cs="Consolas"/>
          <w:color w:val="4284AE"/>
          <w:sz w:val="24"/>
          <w:szCs w:val="24"/>
          <w:rPrChange w:id="8374"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8375"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8376" w:author="Narendra" w:date="2021-08-21T13:02:00Z">
            <w:rPr>
              <w:rFonts w:ascii="inherit" w:eastAsia="Times New Roman" w:hAnsi="inherit" w:cs="Consolas"/>
              <w:color w:val="4284AE"/>
              <w:sz w:val="25"/>
            </w:rPr>
          </w:rPrChange>
        </w:rPr>
        <w:t>AuthenticationRepository</w:t>
      </w:r>
      <w:r w:rsidRPr="008C6831">
        <w:rPr>
          <w:rFonts w:ascii="Maiandra GD" w:eastAsia="Times New Roman" w:hAnsi="Maiandra GD" w:cs="Consolas"/>
          <w:b/>
          <w:bCs/>
          <w:color w:val="6B7C8B"/>
          <w:sz w:val="24"/>
          <w:szCs w:val="24"/>
          <w:rPrChange w:id="8377"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37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8379"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38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8381" w:author="Narendra" w:date="2021-08-21T13:02:00Z">
            <w:rPr>
              <w:rFonts w:ascii="inherit" w:eastAsia="Times New Roman" w:hAnsi="inherit" w:cs="Consolas"/>
              <w:color w:val="6B7C8B"/>
              <w:sz w:val="25"/>
            </w:rPr>
          </w:rPrChange>
        </w:rPr>
        <w:t>// Getting the Refesh Token Life Time From the Owin Context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38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D19252"/>
          <w:sz w:val="24"/>
          <w:szCs w:val="24"/>
          <w:rPrChange w:id="8383" w:author="Narendra" w:date="2021-08-21T13:02:00Z">
            <w:rPr>
              <w:rFonts w:ascii="inherit" w:eastAsia="Times New Roman" w:hAnsi="inherit" w:cs="Consolas"/>
              <w:color w:val="D19252"/>
              <w:sz w:val="25"/>
            </w:rPr>
          </w:rPrChange>
        </w:rPr>
        <w:t>var</w:t>
      </w:r>
      <w:r w:rsidRPr="008C6831">
        <w:rPr>
          <w:rFonts w:ascii="Maiandra GD" w:eastAsia="Times New Roman" w:hAnsi="Maiandra GD" w:cs="Consolas"/>
          <w:color w:val="CFD5E0"/>
          <w:sz w:val="24"/>
          <w:szCs w:val="24"/>
          <w:rPrChange w:id="8384" w:author="Narendra" w:date="2021-08-21T13:02:00Z">
            <w:rPr>
              <w:rFonts w:ascii="inherit" w:eastAsia="Times New Roman" w:hAnsi="inherit" w:cs="Consolas"/>
              <w:color w:val="CFD5E0"/>
              <w:sz w:val="25"/>
            </w:rPr>
          </w:rPrChange>
        </w:rPr>
        <w:t xml:space="preserve"> refreshTokenLifeTime = context.</w:t>
      </w:r>
      <w:r w:rsidRPr="008C6831">
        <w:rPr>
          <w:rFonts w:ascii="Maiandra GD" w:eastAsia="Times New Roman" w:hAnsi="Maiandra GD" w:cs="Consolas"/>
          <w:color w:val="4284AE"/>
          <w:sz w:val="24"/>
          <w:szCs w:val="24"/>
          <w:rPrChange w:id="8385" w:author="Narendra" w:date="2021-08-21T13:02:00Z">
            <w:rPr>
              <w:rFonts w:ascii="inherit" w:eastAsia="Times New Roman" w:hAnsi="inherit" w:cs="Consolas"/>
              <w:color w:val="4284AE"/>
              <w:sz w:val="25"/>
            </w:rPr>
          </w:rPrChange>
        </w:rPr>
        <w:t>OwinContext</w:t>
      </w:r>
      <w:r w:rsidRPr="008C6831">
        <w:rPr>
          <w:rFonts w:ascii="Maiandra GD" w:eastAsia="Times New Roman" w:hAnsi="Maiandra GD" w:cs="Consolas"/>
          <w:color w:val="CFD5E0"/>
          <w:sz w:val="24"/>
          <w:szCs w:val="24"/>
          <w:rPrChange w:id="8386"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8387" w:author="Narendra" w:date="2021-08-21T13:02:00Z">
            <w:rPr>
              <w:rFonts w:ascii="inherit" w:eastAsia="Times New Roman" w:hAnsi="inherit" w:cs="Consolas"/>
              <w:color w:val="4284AE"/>
              <w:sz w:val="25"/>
            </w:rPr>
          </w:rPrChange>
        </w:rPr>
        <w:t>Get</w:t>
      </w:r>
      <w:r w:rsidRPr="008C6831">
        <w:rPr>
          <w:rFonts w:ascii="Maiandra GD" w:eastAsia="Times New Roman" w:hAnsi="Maiandra GD" w:cs="Consolas"/>
          <w:b/>
          <w:bCs/>
          <w:color w:val="6B7C8B"/>
          <w:sz w:val="24"/>
          <w:szCs w:val="24"/>
          <w:rPrChange w:id="8388" w:author="Narendra" w:date="2021-08-21T13:02:00Z">
            <w:rPr>
              <w:rFonts w:ascii="inherit" w:eastAsia="Times New Roman" w:hAnsi="inherit" w:cs="Consolas"/>
              <w:b/>
              <w:bCs/>
              <w:color w:val="6B7C8B"/>
              <w:sz w:val="25"/>
            </w:rPr>
          </w:rPrChange>
        </w:rPr>
        <w:t>&lt;</w:t>
      </w:r>
      <w:r w:rsidRPr="008C6831">
        <w:rPr>
          <w:rFonts w:ascii="Maiandra GD" w:eastAsia="Times New Roman" w:hAnsi="Maiandra GD" w:cs="Consolas"/>
          <w:color w:val="CFD5E0"/>
          <w:sz w:val="24"/>
          <w:szCs w:val="24"/>
          <w:rPrChange w:id="8389" w:author="Narendra" w:date="2021-08-21T13:02:00Z">
            <w:rPr>
              <w:rFonts w:ascii="inherit" w:eastAsia="Times New Roman" w:hAnsi="inherit" w:cs="Consolas"/>
              <w:color w:val="CFD5E0"/>
              <w:sz w:val="25"/>
            </w:rPr>
          </w:rPrChange>
        </w:rPr>
        <w:t>string</w:t>
      </w:r>
      <w:r w:rsidRPr="008C6831">
        <w:rPr>
          <w:rFonts w:ascii="Maiandra GD" w:eastAsia="Times New Roman" w:hAnsi="Maiandra GD" w:cs="Consolas"/>
          <w:b/>
          <w:bCs/>
          <w:color w:val="6B7C8B"/>
          <w:sz w:val="24"/>
          <w:szCs w:val="24"/>
          <w:rPrChange w:id="8390" w:author="Narendra" w:date="2021-08-21T13:02:00Z">
            <w:rPr>
              <w:rFonts w:ascii="inherit" w:eastAsia="Times New Roman" w:hAnsi="inherit" w:cs="Consolas"/>
              <w:b/>
              <w:bCs/>
              <w:color w:val="6B7C8B"/>
              <w:sz w:val="25"/>
            </w:rPr>
          </w:rPrChange>
        </w:rPr>
        <w:t>&gt;(</w:t>
      </w:r>
      <w:r w:rsidRPr="008C6831">
        <w:rPr>
          <w:rFonts w:ascii="Maiandra GD" w:eastAsia="Times New Roman" w:hAnsi="Maiandra GD" w:cs="Consolas"/>
          <w:color w:val="7CC379"/>
          <w:sz w:val="24"/>
          <w:szCs w:val="24"/>
          <w:rPrChange w:id="8391" w:author="Narendra" w:date="2021-08-21T13:02:00Z">
            <w:rPr>
              <w:rFonts w:ascii="inherit" w:eastAsia="Times New Roman" w:hAnsi="inherit" w:cs="Consolas"/>
              <w:color w:val="7CC379"/>
              <w:sz w:val="25"/>
            </w:rPr>
          </w:rPrChange>
        </w:rPr>
        <w:t>"ta:clientRefreshTokenLifeTime"</w:t>
      </w:r>
      <w:r w:rsidRPr="008C6831">
        <w:rPr>
          <w:rFonts w:ascii="Maiandra GD" w:eastAsia="Times New Roman" w:hAnsi="Maiandra GD" w:cs="Consolas"/>
          <w:b/>
          <w:bCs/>
          <w:color w:val="6B7C8B"/>
          <w:sz w:val="24"/>
          <w:szCs w:val="24"/>
          <w:rPrChange w:id="839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8393"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39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8395" w:author="Narendra" w:date="2021-08-21T13:02:00Z">
            <w:rPr>
              <w:rFonts w:ascii="inherit" w:eastAsia="Times New Roman" w:hAnsi="inherit" w:cs="Consolas"/>
              <w:color w:val="6B7C8B"/>
              <w:sz w:val="25"/>
            </w:rPr>
          </w:rPrChange>
        </w:rPr>
        <w:t>//Creating the Refresh Token object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39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D19252"/>
          <w:sz w:val="24"/>
          <w:szCs w:val="24"/>
          <w:rPrChange w:id="8397" w:author="Narendra" w:date="2021-08-21T13:02:00Z">
            <w:rPr>
              <w:rFonts w:ascii="inherit" w:eastAsia="Times New Roman" w:hAnsi="inherit" w:cs="Consolas"/>
              <w:color w:val="D19252"/>
              <w:sz w:val="25"/>
            </w:rPr>
          </w:rPrChange>
        </w:rPr>
        <w:lastRenderedPageBreak/>
        <w:t>var</w:t>
      </w:r>
      <w:r w:rsidRPr="008C6831">
        <w:rPr>
          <w:rFonts w:ascii="Maiandra GD" w:eastAsia="Times New Roman" w:hAnsi="Maiandra GD" w:cs="Consolas"/>
          <w:color w:val="CFD5E0"/>
          <w:sz w:val="24"/>
          <w:szCs w:val="24"/>
          <w:rPrChange w:id="8398" w:author="Narendra" w:date="2021-08-21T13:02:00Z">
            <w:rPr>
              <w:rFonts w:ascii="inherit" w:eastAsia="Times New Roman" w:hAnsi="inherit" w:cs="Consolas"/>
              <w:color w:val="CFD5E0"/>
              <w:sz w:val="25"/>
            </w:rPr>
          </w:rPrChange>
        </w:rPr>
        <w:t xml:space="preserve"> token = </w:t>
      </w:r>
      <w:r w:rsidRPr="008C6831">
        <w:rPr>
          <w:rFonts w:ascii="Maiandra GD" w:eastAsia="Times New Roman" w:hAnsi="Maiandra GD" w:cs="Consolas"/>
          <w:color w:val="4284AE"/>
          <w:sz w:val="24"/>
          <w:szCs w:val="24"/>
          <w:rPrChange w:id="8399"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8400"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8401" w:author="Narendra" w:date="2021-08-21T13:02:00Z">
            <w:rPr>
              <w:rFonts w:ascii="inherit" w:eastAsia="Times New Roman" w:hAnsi="inherit" w:cs="Consolas"/>
              <w:color w:val="4284AE"/>
              <w:sz w:val="25"/>
            </w:rPr>
          </w:rPrChange>
        </w:rPr>
        <w:t>RefreshToken</w:t>
      </w:r>
      <w:r w:rsidRPr="008C6831">
        <w:rPr>
          <w:rFonts w:ascii="Maiandra GD" w:eastAsia="Times New Roman" w:hAnsi="Maiandra GD" w:cs="Consolas"/>
          <w:b/>
          <w:bCs/>
          <w:color w:val="6B7C8B"/>
          <w:sz w:val="24"/>
          <w:szCs w:val="24"/>
          <w:rPrChange w:id="8402"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40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8404"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40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8406" w:author="Narendra" w:date="2021-08-21T13:02:00Z">
            <w:rPr>
              <w:rFonts w:ascii="inherit" w:eastAsia="Times New Roman" w:hAnsi="inherit" w:cs="Consolas"/>
              <w:color w:val="6B7C8B"/>
              <w:sz w:val="25"/>
            </w:rPr>
          </w:rPrChange>
        </w:rPr>
        <w:t>//storing the RefreshTokenId in hash format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40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8408" w:author="Narendra" w:date="2021-08-21T13:02:00Z">
            <w:rPr>
              <w:rFonts w:ascii="inherit" w:eastAsia="Times New Roman" w:hAnsi="inherit" w:cs="Consolas"/>
              <w:color w:val="CFD5E0"/>
              <w:sz w:val="25"/>
            </w:rPr>
          </w:rPrChange>
        </w:rPr>
        <w:t>ID = Helper.</w:t>
      </w:r>
      <w:r w:rsidRPr="008C6831">
        <w:rPr>
          <w:rFonts w:ascii="Maiandra GD" w:eastAsia="Times New Roman" w:hAnsi="Maiandra GD" w:cs="Consolas"/>
          <w:color w:val="4284AE"/>
          <w:sz w:val="24"/>
          <w:szCs w:val="24"/>
          <w:rPrChange w:id="8409" w:author="Narendra" w:date="2021-08-21T13:02:00Z">
            <w:rPr>
              <w:rFonts w:ascii="inherit" w:eastAsia="Times New Roman" w:hAnsi="inherit" w:cs="Consolas"/>
              <w:color w:val="4284AE"/>
              <w:sz w:val="25"/>
            </w:rPr>
          </w:rPrChange>
        </w:rPr>
        <w:t>GetHash</w:t>
      </w:r>
      <w:r w:rsidRPr="008C6831">
        <w:rPr>
          <w:rFonts w:ascii="Maiandra GD" w:eastAsia="Times New Roman" w:hAnsi="Maiandra GD" w:cs="Consolas"/>
          <w:b/>
          <w:bCs/>
          <w:color w:val="6B7C8B"/>
          <w:sz w:val="24"/>
          <w:szCs w:val="24"/>
          <w:rPrChange w:id="8410"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8411" w:author="Narendra" w:date="2021-08-21T13:02:00Z">
            <w:rPr>
              <w:rFonts w:ascii="inherit" w:eastAsia="Times New Roman" w:hAnsi="inherit" w:cs="Consolas"/>
              <w:color w:val="CFD5E0"/>
              <w:sz w:val="25"/>
            </w:rPr>
          </w:rPrChange>
        </w:rPr>
        <w:t>refreshTokenId</w:t>
      </w:r>
      <w:r w:rsidRPr="008C6831">
        <w:rPr>
          <w:rFonts w:ascii="Maiandra GD" w:eastAsia="Times New Roman" w:hAnsi="Maiandra GD" w:cs="Consolas"/>
          <w:b/>
          <w:bCs/>
          <w:color w:val="6B7C8B"/>
          <w:sz w:val="24"/>
          <w:szCs w:val="24"/>
          <w:rPrChange w:id="841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8413"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41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8415" w:author="Narendra" w:date="2021-08-21T13:02:00Z">
            <w:rPr>
              <w:rFonts w:ascii="inherit" w:eastAsia="Times New Roman" w:hAnsi="inherit" w:cs="Consolas"/>
              <w:color w:val="CFD5E0"/>
              <w:sz w:val="25"/>
            </w:rPr>
          </w:rPrChange>
        </w:rPr>
        <w:t>ClientID = clientid,</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41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8417" w:author="Narendra" w:date="2021-08-21T13:02:00Z">
            <w:rPr>
              <w:rFonts w:ascii="inherit" w:eastAsia="Times New Roman" w:hAnsi="inherit" w:cs="Consolas"/>
              <w:color w:val="CFD5E0"/>
              <w:sz w:val="25"/>
            </w:rPr>
          </w:rPrChange>
        </w:rPr>
        <w:t>UserName = context.</w:t>
      </w:r>
      <w:r w:rsidRPr="008C6831">
        <w:rPr>
          <w:rFonts w:ascii="Maiandra GD" w:eastAsia="Times New Roman" w:hAnsi="Maiandra GD" w:cs="Consolas"/>
          <w:color w:val="4284AE"/>
          <w:sz w:val="24"/>
          <w:szCs w:val="24"/>
          <w:rPrChange w:id="8418" w:author="Narendra" w:date="2021-08-21T13:02:00Z">
            <w:rPr>
              <w:rFonts w:ascii="inherit" w:eastAsia="Times New Roman" w:hAnsi="inherit" w:cs="Consolas"/>
              <w:color w:val="4284AE"/>
              <w:sz w:val="25"/>
            </w:rPr>
          </w:rPrChange>
        </w:rPr>
        <w:t>Ticket</w:t>
      </w:r>
      <w:r w:rsidRPr="008C6831">
        <w:rPr>
          <w:rFonts w:ascii="Maiandra GD" w:eastAsia="Times New Roman" w:hAnsi="Maiandra GD" w:cs="Consolas"/>
          <w:color w:val="CFD5E0"/>
          <w:sz w:val="24"/>
          <w:szCs w:val="24"/>
          <w:rPrChange w:id="8419"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8420" w:author="Narendra" w:date="2021-08-21T13:02:00Z">
            <w:rPr>
              <w:rFonts w:ascii="inherit" w:eastAsia="Times New Roman" w:hAnsi="inherit" w:cs="Consolas"/>
              <w:color w:val="4284AE"/>
              <w:sz w:val="25"/>
            </w:rPr>
          </w:rPrChange>
        </w:rPr>
        <w:t>Identity</w:t>
      </w:r>
      <w:r w:rsidRPr="008C6831">
        <w:rPr>
          <w:rFonts w:ascii="Maiandra GD" w:eastAsia="Times New Roman" w:hAnsi="Maiandra GD" w:cs="Consolas"/>
          <w:color w:val="CFD5E0"/>
          <w:sz w:val="24"/>
          <w:szCs w:val="24"/>
          <w:rPrChange w:id="8421"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8422" w:author="Narendra" w:date="2021-08-21T13:02:00Z">
            <w:rPr>
              <w:rFonts w:ascii="inherit" w:eastAsia="Times New Roman" w:hAnsi="inherit" w:cs="Consolas"/>
              <w:color w:val="4284AE"/>
              <w:sz w:val="25"/>
            </w:rPr>
          </w:rPrChange>
        </w:rPr>
        <w:t>Name</w:t>
      </w:r>
      <w:r w:rsidRPr="008C6831">
        <w:rPr>
          <w:rFonts w:ascii="Maiandra GD" w:eastAsia="Times New Roman" w:hAnsi="Maiandra GD" w:cs="Consolas"/>
          <w:color w:val="CFD5E0"/>
          <w:sz w:val="24"/>
          <w:szCs w:val="24"/>
          <w:rPrChange w:id="8423"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42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8425" w:author="Narendra" w:date="2021-08-21T13:02:00Z">
            <w:rPr>
              <w:rFonts w:ascii="inherit" w:eastAsia="Times New Roman" w:hAnsi="inherit" w:cs="Consolas"/>
              <w:color w:val="CFD5E0"/>
              <w:sz w:val="25"/>
            </w:rPr>
          </w:rPrChange>
        </w:rPr>
        <w:t>IssuedTime = DateTime.</w:t>
      </w:r>
      <w:r w:rsidRPr="008C6831">
        <w:rPr>
          <w:rFonts w:ascii="Maiandra GD" w:eastAsia="Times New Roman" w:hAnsi="Maiandra GD" w:cs="Consolas"/>
          <w:color w:val="4284AE"/>
          <w:sz w:val="24"/>
          <w:szCs w:val="24"/>
          <w:rPrChange w:id="8426" w:author="Narendra" w:date="2021-08-21T13:02:00Z">
            <w:rPr>
              <w:rFonts w:ascii="inherit" w:eastAsia="Times New Roman" w:hAnsi="inherit" w:cs="Consolas"/>
              <w:color w:val="4284AE"/>
              <w:sz w:val="25"/>
            </w:rPr>
          </w:rPrChange>
        </w:rPr>
        <w:t>UtcNow</w:t>
      </w:r>
      <w:r w:rsidRPr="008C6831">
        <w:rPr>
          <w:rFonts w:ascii="Maiandra GD" w:eastAsia="Times New Roman" w:hAnsi="Maiandra GD" w:cs="Consolas"/>
          <w:color w:val="CFD5E0"/>
          <w:sz w:val="24"/>
          <w:szCs w:val="24"/>
          <w:rPrChange w:id="8427"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42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8429" w:author="Narendra" w:date="2021-08-21T13:02:00Z">
            <w:rPr>
              <w:rFonts w:ascii="inherit" w:eastAsia="Times New Roman" w:hAnsi="inherit" w:cs="Consolas"/>
              <w:color w:val="CFD5E0"/>
              <w:sz w:val="25"/>
            </w:rPr>
          </w:rPrChange>
        </w:rPr>
        <w:t>ExpiredTime = DateTime.</w:t>
      </w:r>
      <w:r w:rsidRPr="008C6831">
        <w:rPr>
          <w:rFonts w:ascii="Maiandra GD" w:eastAsia="Times New Roman" w:hAnsi="Maiandra GD" w:cs="Consolas"/>
          <w:color w:val="4284AE"/>
          <w:sz w:val="24"/>
          <w:szCs w:val="24"/>
          <w:rPrChange w:id="8430" w:author="Narendra" w:date="2021-08-21T13:02:00Z">
            <w:rPr>
              <w:rFonts w:ascii="inherit" w:eastAsia="Times New Roman" w:hAnsi="inherit" w:cs="Consolas"/>
              <w:color w:val="4284AE"/>
              <w:sz w:val="25"/>
            </w:rPr>
          </w:rPrChange>
        </w:rPr>
        <w:t>UtcNow</w:t>
      </w:r>
      <w:r w:rsidRPr="008C6831">
        <w:rPr>
          <w:rFonts w:ascii="Maiandra GD" w:eastAsia="Times New Roman" w:hAnsi="Maiandra GD" w:cs="Consolas"/>
          <w:color w:val="CFD5E0"/>
          <w:sz w:val="24"/>
          <w:szCs w:val="24"/>
          <w:rPrChange w:id="8431"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8432" w:author="Narendra" w:date="2021-08-21T13:02:00Z">
            <w:rPr>
              <w:rFonts w:ascii="inherit" w:eastAsia="Times New Roman" w:hAnsi="inherit" w:cs="Consolas"/>
              <w:color w:val="4284AE"/>
              <w:sz w:val="25"/>
            </w:rPr>
          </w:rPrChange>
        </w:rPr>
        <w:t>AddMinutes</w:t>
      </w:r>
      <w:r w:rsidRPr="008C6831">
        <w:rPr>
          <w:rFonts w:ascii="Maiandra GD" w:eastAsia="Times New Roman" w:hAnsi="Maiandra GD" w:cs="Consolas"/>
          <w:b/>
          <w:bCs/>
          <w:color w:val="6B7C8B"/>
          <w:sz w:val="24"/>
          <w:szCs w:val="24"/>
          <w:rPrChange w:id="843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8434" w:author="Narendra" w:date="2021-08-21T13:02:00Z">
            <w:rPr>
              <w:rFonts w:ascii="inherit" w:eastAsia="Times New Roman" w:hAnsi="inherit" w:cs="Consolas"/>
              <w:color w:val="CFD5E0"/>
              <w:sz w:val="25"/>
            </w:rPr>
          </w:rPrChange>
        </w:rPr>
        <w:t>Convert.</w:t>
      </w:r>
      <w:r w:rsidRPr="008C6831">
        <w:rPr>
          <w:rFonts w:ascii="Maiandra GD" w:eastAsia="Times New Roman" w:hAnsi="Maiandra GD" w:cs="Consolas"/>
          <w:color w:val="4284AE"/>
          <w:sz w:val="24"/>
          <w:szCs w:val="24"/>
          <w:rPrChange w:id="8435" w:author="Narendra" w:date="2021-08-21T13:02:00Z">
            <w:rPr>
              <w:rFonts w:ascii="inherit" w:eastAsia="Times New Roman" w:hAnsi="inherit" w:cs="Consolas"/>
              <w:color w:val="4284AE"/>
              <w:sz w:val="25"/>
            </w:rPr>
          </w:rPrChange>
        </w:rPr>
        <w:t>ToDouble</w:t>
      </w:r>
      <w:r w:rsidRPr="008C6831">
        <w:rPr>
          <w:rFonts w:ascii="Maiandra GD" w:eastAsia="Times New Roman" w:hAnsi="Maiandra GD" w:cs="Consolas"/>
          <w:b/>
          <w:bCs/>
          <w:color w:val="6B7C8B"/>
          <w:sz w:val="24"/>
          <w:szCs w:val="24"/>
          <w:rPrChange w:id="8436"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8437" w:author="Narendra" w:date="2021-08-21T13:02:00Z">
            <w:rPr>
              <w:rFonts w:ascii="inherit" w:eastAsia="Times New Roman" w:hAnsi="inherit" w:cs="Consolas"/>
              <w:color w:val="CFD5E0"/>
              <w:sz w:val="25"/>
            </w:rPr>
          </w:rPrChange>
        </w:rPr>
        <w:t>refreshTokenLifeTime</w:t>
      </w:r>
      <w:r w:rsidRPr="008C6831">
        <w:rPr>
          <w:rFonts w:ascii="Maiandra GD" w:eastAsia="Times New Roman" w:hAnsi="Maiandra GD" w:cs="Consolas"/>
          <w:b/>
          <w:bCs/>
          <w:color w:val="6B7C8B"/>
          <w:sz w:val="24"/>
          <w:szCs w:val="24"/>
          <w:rPrChange w:id="8438"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43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8440"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8441"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44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8443" w:author="Narendra" w:date="2021-08-21T13:02:00Z">
            <w:rPr>
              <w:rFonts w:ascii="inherit" w:eastAsia="Times New Roman" w:hAnsi="inherit" w:cs="Consolas"/>
              <w:color w:val="6B7C8B"/>
              <w:sz w:val="25"/>
            </w:rPr>
          </w:rPrChange>
        </w:rPr>
        <w:t>//Setting the Issued and Expired time of the Refresh Token</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44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8445" w:author="Narendra" w:date="2021-08-21T13:02:00Z">
            <w:rPr>
              <w:rFonts w:ascii="inherit" w:eastAsia="Times New Roman" w:hAnsi="inherit" w:cs="Consolas"/>
              <w:color w:val="CFD5E0"/>
              <w:sz w:val="25"/>
            </w:rPr>
          </w:rPrChange>
        </w:rPr>
        <w:t>context.</w:t>
      </w:r>
      <w:r w:rsidRPr="008C6831">
        <w:rPr>
          <w:rFonts w:ascii="Maiandra GD" w:eastAsia="Times New Roman" w:hAnsi="Maiandra GD" w:cs="Consolas"/>
          <w:color w:val="4284AE"/>
          <w:sz w:val="24"/>
          <w:szCs w:val="24"/>
          <w:rPrChange w:id="8446" w:author="Narendra" w:date="2021-08-21T13:02:00Z">
            <w:rPr>
              <w:rFonts w:ascii="inherit" w:eastAsia="Times New Roman" w:hAnsi="inherit" w:cs="Consolas"/>
              <w:color w:val="4284AE"/>
              <w:sz w:val="25"/>
            </w:rPr>
          </w:rPrChange>
        </w:rPr>
        <w:t>Ticket</w:t>
      </w:r>
      <w:r w:rsidRPr="008C6831">
        <w:rPr>
          <w:rFonts w:ascii="Maiandra GD" w:eastAsia="Times New Roman" w:hAnsi="Maiandra GD" w:cs="Consolas"/>
          <w:color w:val="CFD5E0"/>
          <w:sz w:val="24"/>
          <w:szCs w:val="24"/>
          <w:rPrChange w:id="8447"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8448" w:author="Narendra" w:date="2021-08-21T13:02:00Z">
            <w:rPr>
              <w:rFonts w:ascii="inherit" w:eastAsia="Times New Roman" w:hAnsi="inherit" w:cs="Consolas"/>
              <w:color w:val="4284AE"/>
              <w:sz w:val="25"/>
            </w:rPr>
          </w:rPrChange>
        </w:rPr>
        <w:t>Properties</w:t>
      </w:r>
      <w:r w:rsidRPr="008C6831">
        <w:rPr>
          <w:rFonts w:ascii="Maiandra GD" w:eastAsia="Times New Roman" w:hAnsi="Maiandra GD" w:cs="Consolas"/>
          <w:color w:val="CFD5E0"/>
          <w:sz w:val="24"/>
          <w:szCs w:val="24"/>
          <w:rPrChange w:id="8449"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8450" w:author="Narendra" w:date="2021-08-21T13:02:00Z">
            <w:rPr>
              <w:rFonts w:ascii="inherit" w:eastAsia="Times New Roman" w:hAnsi="inherit" w:cs="Consolas"/>
              <w:color w:val="4284AE"/>
              <w:sz w:val="25"/>
            </w:rPr>
          </w:rPrChange>
        </w:rPr>
        <w:t>IssuedUtc</w:t>
      </w:r>
      <w:r w:rsidRPr="008C6831">
        <w:rPr>
          <w:rFonts w:ascii="Maiandra GD" w:eastAsia="Times New Roman" w:hAnsi="Maiandra GD" w:cs="Consolas"/>
          <w:color w:val="CFD5E0"/>
          <w:sz w:val="24"/>
          <w:szCs w:val="24"/>
          <w:rPrChange w:id="8451" w:author="Narendra" w:date="2021-08-21T13:02:00Z">
            <w:rPr>
              <w:rFonts w:ascii="inherit" w:eastAsia="Times New Roman" w:hAnsi="inherit" w:cs="Consolas"/>
              <w:color w:val="CFD5E0"/>
              <w:sz w:val="25"/>
            </w:rPr>
          </w:rPrChange>
        </w:rPr>
        <w:t xml:space="preserve"> = token.</w:t>
      </w:r>
      <w:r w:rsidRPr="008C6831">
        <w:rPr>
          <w:rFonts w:ascii="Maiandra GD" w:eastAsia="Times New Roman" w:hAnsi="Maiandra GD" w:cs="Consolas"/>
          <w:color w:val="4284AE"/>
          <w:sz w:val="24"/>
          <w:szCs w:val="24"/>
          <w:rPrChange w:id="8452" w:author="Narendra" w:date="2021-08-21T13:02:00Z">
            <w:rPr>
              <w:rFonts w:ascii="inherit" w:eastAsia="Times New Roman" w:hAnsi="inherit" w:cs="Consolas"/>
              <w:color w:val="4284AE"/>
              <w:sz w:val="25"/>
            </w:rPr>
          </w:rPrChange>
        </w:rPr>
        <w:t>IssuedTime</w:t>
      </w:r>
      <w:r w:rsidRPr="008C6831">
        <w:rPr>
          <w:rFonts w:ascii="Maiandra GD" w:eastAsia="Times New Roman" w:hAnsi="Maiandra GD" w:cs="Consolas"/>
          <w:color w:val="CFD5E0"/>
          <w:sz w:val="24"/>
          <w:szCs w:val="24"/>
          <w:rPrChange w:id="8453"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45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8455" w:author="Narendra" w:date="2021-08-21T13:02:00Z">
            <w:rPr>
              <w:rFonts w:ascii="inherit" w:eastAsia="Times New Roman" w:hAnsi="inherit" w:cs="Consolas"/>
              <w:color w:val="CFD5E0"/>
              <w:sz w:val="25"/>
            </w:rPr>
          </w:rPrChange>
        </w:rPr>
        <w:t>context.</w:t>
      </w:r>
      <w:r w:rsidRPr="008C6831">
        <w:rPr>
          <w:rFonts w:ascii="Maiandra GD" w:eastAsia="Times New Roman" w:hAnsi="Maiandra GD" w:cs="Consolas"/>
          <w:color w:val="4284AE"/>
          <w:sz w:val="24"/>
          <w:szCs w:val="24"/>
          <w:rPrChange w:id="8456" w:author="Narendra" w:date="2021-08-21T13:02:00Z">
            <w:rPr>
              <w:rFonts w:ascii="inherit" w:eastAsia="Times New Roman" w:hAnsi="inherit" w:cs="Consolas"/>
              <w:color w:val="4284AE"/>
              <w:sz w:val="25"/>
            </w:rPr>
          </w:rPrChange>
        </w:rPr>
        <w:t>Ticket</w:t>
      </w:r>
      <w:r w:rsidRPr="008C6831">
        <w:rPr>
          <w:rFonts w:ascii="Maiandra GD" w:eastAsia="Times New Roman" w:hAnsi="Maiandra GD" w:cs="Consolas"/>
          <w:color w:val="CFD5E0"/>
          <w:sz w:val="24"/>
          <w:szCs w:val="24"/>
          <w:rPrChange w:id="8457"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8458" w:author="Narendra" w:date="2021-08-21T13:02:00Z">
            <w:rPr>
              <w:rFonts w:ascii="inherit" w:eastAsia="Times New Roman" w:hAnsi="inherit" w:cs="Consolas"/>
              <w:color w:val="4284AE"/>
              <w:sz w:val="25"/>
            </w:rPr>
          </w:rPrChange>
        </w:rPr>
        <w:t>Properties</w:t>
      </w:r>
      <w:r w:rsidRPr="008C6831">
        <w:rPr>
          <w:rFonts w:ascii="Maiandra GD" w:eastAsia="Times New Roman" w:hAnsi="Maiandra GD" w:cs="Consolas"/>
          <w:color w:val="CFD5E0"/>
          <w:sz w:val="24"/>
          <w:szCs w:val="24"/>
          <w:rPrChange w:id="8459"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8460" w:author="Narendra" w:date="2021-08-21T13:02:00Z">
            <w:rPr>
              <w:rFonts w:ascii="inherit" w:eastAsia="Times New Roman" w:hAnsi="inherit" w:cs="Consolas"/>
              <w:color w:val="4284AE"/>
              <w:sz w:val="25"/>
            </w:rPr>
          </w:rPrChange>
        </w:rPr>
        <w:t>ExpiresUtc</w:t>
      </w:r>
      <w:r w:rsidRPr="008C6831">
        <w:rPr>
          <w:rFonts w:ascii="Maiandra GD" w:eastAsia="Times New Roman" w:hAnsi="Maiandra GD" w:cs="Consolas"/>
          <w:color w:val="CFD5E0"/>
          <w:sz w:val="24"/>
          <w:szCs w:val="24"/>
          <w:rPrChange w:id="8461" w:author="Narendra" w:date="2021-08-21T13:02:00Z">
            <w:rPr>
              <w:rFonts w:ascii="inherit" w:eastAsia="Times New Roman" w:hAnsi="inherit" w:cs="Consolas"/>
              <w:color w:val="CFD5E0"/>
              <w:sz w:val="25"/>
            </w:rPr>
          </w:rPrChange>
        </w:rPr>
        <w:t xml:space="preserve"> = token.</w:t>
      </w:r>
      <w:r w:rsidRPr="008C6831">
        <w:rPr>
          <w:rFonts w:ascii="Maiandra GD" w:eastAsia="Times New Roman" w:hAnsi="Maiandra GD" w:cs="Consolas"/>
          <w:color w:val="4284AE"/>
          <w:sz w:val="24"/>
          <w:szCs w:val="24"/>
          <w:rPrChange w:id="8462" w:author="Narendra" w:date="2021-08-21T13:02:00Z">
            <w:rPr>
              <w:rFonts w:ascii="inherit" w:eastAsia="Times New Roman" w:hAnsi="inherit" w:cs="Consolas"/>
              <w:color w:val="4284AE"/>
              <w:sz w:val="25"/>
            </w:rPr>
          </w:rPrChange>
        </w:rPr>
        <w:t>ExpiredTime</w:t>
      </w:r>
      <w:r w:rsidRPr="008C6831">
        <w:rPr>
          <w:rFonts w:ascii="Maiandra GD" w:eastAsia="Times New Roman" w:hAnsi="Maiandra GD" w:cs="Consolas"/>
          <w:color w:val="CFD5E0"/>
          <w:sz w:val="24"/>
          <w:szCs w:val="24"/>
          <w:rPrChange w:id="8463"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46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8465" w:author="Narendra" w:date="2021-08-21T13:02:00Z">
            <w:rPr>
              <w:rFonts w:ascii="inherit" w:eastAsia="Times New Roman" w:hAnsi="inherit" w:cs="Consolas"/>
              <w:color w:val="CFD5E0"/>
              <w:sz w:val="25"/>
            </w:rPr>
          </w:rPrChange>
        </w:rPr>
        <w:t>token.</w:t>
      </w:r>
      <w:r w:rsidRPr="008C6831">
        <w:rPr>
          <w:rFonts w:ascii="Maiandra GD" w:eastAsia="Times New Roman" w:hAnsi="Maiandra GD" w:cs="Consolas"/>
          <w:color w:val="4284AE"/>
          <w:sz w:val="24"/>
          <w:szCs w:val="24"/>
          <w:rPrChange w:id="8466" w:author="Narendra" w:date="2021-08-21T13:02:00Z">
            <w:rPr>
              <w:rFonts w:ascii="inherit" w:eastAsia="Times New Roman" w:hAnsi="inherit" w:cs="Consolas"/>
              <w:color w:val="4284AE"/>
              <w:sz w:val="25"/>
            </w:rPr>
          </w:rPrChange>
        </w:rPr>
        <w:t>ProtectedTicket</w:t>
      </w:r>
      <w:r w:rsidRPr="008C6831">
        <w:rPr>
          <w:rFonts w:ascii="Maiandra GD" w:eastAsia="Times New Roman" w:hAnsi="Maiandra GD" w:cs="Consolas"/>
          <w:color w:val="CFD5E0"/>
          <w:sz w:val="24"/>
          <w:szCs w:val="24"/>
          <w:rPrChange w:id="8467" w:author="Narendra" w:date="2021-08-21T13:02:00Z">
            <w:rPr>
              <w:rFonts w:ascii="inherit" w:eastAsia="Times New Roman" w:hAnsi="inherit" w:cs="Consolas"/>
              <w:color w:val="CFD5E0"/>
              <w:sz w:val="25"/>
            </w:rPr>
          </w:rPrChange>
        </w:rPr>
        <w:t xml:space="preserve"> = context.</w:t>
      </w:r>
      <w:r w:rsidRPr="008C6831">
        <w:rPr>
          <w:rFonts w:ascii="Maiandra GD" w:eastAsia="Times New Roman" w:hAnsi="Maiandra GD" w:cs="Consolas"/>
          <w:color w:val="4284AE"/>
          <w:sz w:val="24"/>
          <w:szCs w:val="24"/>
          <w:rPrChange w:id="8468" w:author="Narendra" w:date="2021-08-21T13:02:00Z">
            <w:rPr>
              <w:rFonts w:ascii="inherit" w:eastAsia="Times New Roman" w:hAnsi="inherit" w:cs="Consolas"/>
              <w:color w:val="4284AE"/>
              <w:sz w:val="25"/>
            </w:rPr>
          </w:rPrChange>
        </w:rPr>
        <w:t>SerializeTicket</w:t>
      </w:r>
      <w:r w:rsidRPr="008C6831">
        <w:rPr>
          <w:rFonts w:ascii="Maiandra GD" w:eastAsia="Times New Roman" w:hAnsi="Maiandra GD" w:cs="Consolas"/>
          <w:b/>
          <w:bCs/>
          <w:color w:val="6B7C8B"/>
          <w:sz w:val="24"/>
          <w:szCs w:val="24"/>
          <w:rPrChange w:id="846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8470"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47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D19252"/>
          <w:sz w:val="24"/>
          <w:szCs w:val="24"/>
          <w:rPrChange w:id="8472" w:author="Narendra" w:date="2021-08-21T13:02:00Z">
            <w:rPr>
              <w:rFonts w:ascii="inherit" w:eastAsia="Times New Roman" w:hAnsi="inherit" w:cs="Consolas"/>
              <w:color w:val="D19252"/>
              <w:sz w:val="25"/>
            </w:rPr>
          </w:rPrChange>
        </w:rPr>
        <w:t>var</w:t>
      </w:r>
      <w:r w:rsidRPr="008C6831">
        <w:rPr>
          <w:rFonts w:ascii="Maiandra GD" w:eastAsia="Times New Roman" w:hAnsi="Maiandra GD" w:cs="Consolas"/>
          <w:color w:val="CFD5E0"/>
          <w:sz w:val="24"/>
          <w:szCs w:val="24"/>
          <w:rPrChange w:id="8473" w:author="Narendra" w:date="2021-08-21T13:02:00Z">
            <w:rPr>
              <w:rFonts w:ascii="inherit" w:eastAsia="Times New Roman" w:hAnsi="inherit" w:cs="Consolas"/>
              <w:color w:val="CFD5E0"/>
              <w:sz w:val="25"/>
            </w:rPr>
          </w:rPrChange>
        </w:rPr>
        <w:t xml:space="preserve"> result = </w:t>
      </w:r>
      <w:r w:rsidRPr="008C6831">
        <w:rPr>
          <w:rFonts w:ascii="Maiandra GD" w:eastAsia="Times New Roman" w:hAnsi="Maiandra GD" w:cs="Consolas"/>
          <w:b/>
          <w:bCs/>
          <w:color w:val="D171DD"/>
          <w:sz w:val="24"/>
          <w:szCs w:val="24"/>
          <w:rPrChange w:id="8474" w:author="Narendra" w:date="2021-08-21T13:02:00Z">
            <w:rPr>
              <w:rFonts w:ascii="inherit" w:eastAsia="Times New Roman" w:hAnsi="inherit" w:cs="Consolas"/>
              <w:b/>
              <w:bCs/>
              <w:color w:val="D171DD"/>
              <w:sz w:val="25"/>
            </w:rPr>
          </w:rPrChange>
        </w:rPr>
        <w:t>await</w:t>
      </w:r>
      <w:r w:rsidRPr="008C6831">
        <w:rPr>
          <w:rFonts w:ascii="Maiandra GD" w:eastAsia="Times New Roman" w:hAnsi="Maiandra GD" w:cs="Consolas"/>
          <w:color w:val="CFD5E0"/>
          <w:sz w:val="24"/>
          <w:szCs w:val="24"/>
          <w:rPrChange w:id="8475" w:author="Narendra" w:date="2021-08-21T13:02:00Z">
            <w:rPr>
              <w:rFonts w:ascii="inherit" w:eastAsia="Times New Roman" w:hAnsi="inherit" w:cs="Consolas"/>
              <w:color w:val="CFD5E0"/>
              <w:sz w:val="25"/>
            </w:rPr>
          </w:rPrChange>
        </w:rPr>
        <w:t xml:space="preserve"> _repo.</w:t>
      </w:r>
      <w:r w:rsidRPr="008C6831">
        <w:rPr>
          <w:rFonts w:ascii="Maiandra GD" w:eastAsia="Times New Roman" w:hAnsi="Maiandra GD" w:cs="Consolas"/>
          <w:color w:val="4284AE"/>
          <w:sz w:val="24"/>
          <w:szCs w:val="24"/>
          <w:rPrChange w:id="8476" w:author="Narendra" w:date="2021-08-21T13:02:00Z">
            <w:rPr>
              <w:rFonts w:ascii="inherit" w:eastAsia="Times New Roman" w:hAnsi="inherit" w:cs="Consolas"/>
              <w:color w:val="4284AE"/>
              <w:sz w:val="25"/>
            </w:rPr>
          </w:rPrChange>
        </w:rPr>
        <w:t>AddRefreshToken</w:t>
      </w:r>
      <w:r w:rsidRPr="008C6831">
        <w:rPr>
          <w:rFonts w:ascii="Maiandra GD" w:eastAsia="Times New Roman" w:hAnsi="Maiandra GD" w:cs="Consolas"/>
          <w:b/>
          <w:bCs/>
          <w:color w:val="6B7C8B"/>
          <w:sz w:val="24"/>
          <w:szCs w:val="24"/>
          <w:rPrChange w:id="847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8478" w:author="Narendra" w:date="2021-08-21T13:02:00Z">
            <w:rPr>
              <w:rFonts w:ascii="inherit" w:eastAsia="Times New Roman" w:hAnsi="inherit" w:cs="Consolas"/>
              <w:color w:val="CFD5E0"/>
              <w:sz w:val="25"/>
            </w:rPr>
          </w:rPrChange>
        </w:rPr>
        <w:t>token</w:t>
      </w:r>
      <w:r w:rsidRPr="008C6831">
        <w:rPr>
          <w:rFonts w:ascii="Maiandra GD" w:eastAsia="Times New Roman" w:hAnsi="Maiandra GD" w:cs="Consolas"/>
          <w:b/>
          <w:bCs/>
          <w:color w:val="6B7C8B"/>
          <w:sz w:val="24"/>
          <w:szCs w:val="24"/>
          <w:rPrChange w:id="847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8480"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48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8482" w:author="Narendra" w:date="2021-08-21T13:02:00Z">
            <w:rPr>
              <w:rFonts w:ascii="inherit" w:eastAsia="Times New Roman" w:hAnsi="inherit" w:cs="Consolas"/>
              <w:b/>
              <w:bCs/>
              <w:color w:val="D171DD"/>
              <w:sz w:val="25"/>
            </w:rPr>
          </w:rPrChange>
        </w:rPr>
        <w:t>if</w:t>
      </w:r>
      <w:r w:rsidRPr="008C6831">
        <w:rPr>
          <w:rFonts w:ascii="Maiandra GD" w:eastAsia="Times New Roman" w:hAnsi="Maiandra GD" w:cs="Consolas"/>
          <w:color w:val="CFD5E0"/>
          <w:sz w:val="24"/>
          <w:szCs w:val="24"/>
          <w:rPrChange w:id="8483"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8484"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8485" w:author="Narendra" w:date="2021-08-21T13:02:00Z">
            <w:rPr>
              <w:rFonts w:ascii="inherit" w:eastAsia="Times New Roman" w:hAnsi="inherit" w:cs="Consolas"/>
              <w:color w:val="CFD5E0"/>
              <w:sz w:val="25"/>
            </w:rPr>
          </w:rPrChange>
        </w:rPr>
        <w:t>result</w:t>
      </w:r>
      <w:r w:rsidRPr="008C6831">
        <w:rPr>
          <w:rFonts w:ascii="Maiandra GD" w:eastAsia="Times New Roman" w:hAnsi="Maiandra GD" w:cs="Consolas"/>
          <w:b/>
          <w:bCs/>
          <w:color w:val="6B7C8B"/>
          <w:sz w:val="24"/>
          <w:szCs w:val="24"/>
          <w:rPrChange w:id="8486"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48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8488"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48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8490" w:author="Narendra" w:date="2021-08-21T13:02:00Z">
            <w:rPr>
              <w:rFonts w:ascii="inherit" w:eastAsia="Times New Roman" w:hAnsi="inherit" w:cs="Consolas"/>
              <w:color w:val="CFD5E0"/>
              <w:sz w:val="25"/>
            </w:rPr>
          </w:rPrChange>
        </w:rPr>
        <w:t>context.</w:t>
      </w:r>
      <w:r w:rsidRPr="008C6831">
        <w:rPr>
          <w:rFonts w:ascii="Maiandra GD" w:eastAsia="Times New Roman" w:hAnsi="Maiandra GD" w:cs="Consolas"/>
          <w:color w:val="4284AE"/>
          <w:sz w:val="24"/>
          <w:szCs w:val="24"/>
          <w:rPrChange w:id="8491" w:author="Narendra" w:date="2021-08-21T13:02:00Z">
            <w:rPr>
              <w:rFonts w:ascii="inherit" w:eastAsia="Times New Roman" w:hAnsi="inherit" w:cs="Consolas"/>
              <w:color w:val="4284AE"/>
              <w:sz w:val="25"/>
            </w:rPr>
          </w:rPrChange>
        </w:rPr>
        <w:t>SetToken</w:t>
      </w:r>
      <w:r w:rsidRPr="008C6831">
        <w:rPr>
          <w:rFonts w:ascii="Maiandra GD" w:eastAsia="Times New Roman" w:hAnsi="Maiandra GD" w:cs="Consolas"/>
          <w:b/>
          <w:bCs/>
          <w:color w:val="6B7C8B"/>
          <w:sz w:val="24"/>
          <w:szCs w:val="24"/>
          <w:rPrChange w:id="849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8493" w:author="Narendra" w:date="2021-08-21T13:02:00Z">
            <w:rPr>
              <w:rFonts w:ascii="inherit" w:eastAsia="Times New Roman" w:hAnsi="inherit" w:cs="Consolas"/>
              <w:color w:val="CFD5E0"/>
              <w:sz w:val="25"/>
            </w:rPr>
          </w:rPrChange>
        </w:rPr>
        <w:t>refreshTokenId</w:t>
      </w:r>
      <w:r w:rsidRPr="008C6831">
        <w:rPr>
          <w:rFonts w:ascii="Maiandra GD" w:eastAsia="Times New Roman" w:hAnsi="Maiandra GD" w:cs="Consolas"/>
          <w:b/>
          <w:bCs/>
          <w:color w:val="6B7C8B"/>
          <w:sz w:val="24"/>
          <w:szCs w:val="24"/>
          <w:rPrChange w:id="8494"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8495"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49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8497"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49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8499"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50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8501"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50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8503"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8504" w:author="Narendra" w:date="2021-08-21T13:02:00Z">
            <w:rPr>
              <w:rFonts w:ascii="inherit" w:eastAsia="Times New Roman" w:hAnsi="inherit" w:cs="Consolas"/>
              <w:color w:val="CFD5E0"/>
              <w:sz w:val="25"/>
            </w:rPr>
          </w:rPrChange>
        </w:rPr>
        <w:t xml:space="preserve"> Task </w:t>
      </w:r>
      <w:r w:rsidRPr="008C6831">
        <w:rPr>
          <w:rFonts w:ascii="Maiandra GD" w:eastAsia="Times New Roman" w:hAnsi="Maiandra GD" w:cs="Consolas"/>
          <w:color w:val="4284AE"/>
          <w:sz w:val="24"/>
          <w:szCs w:val="24"/>
          <w:rPrChange w:id="8505" w:author="Narendra" w:date="2021-08-21T13:02:00Z">
            <w:rPr>
              <w:rFonts w:ascii="inherit" w:eastAsia="Times New Roman" w:hAnsi="inherit" w:cs="Consolas"/>
              <w:color w:val="4284AE"/>
              <w:sz w:val="25"/>
            </w:rPr>
          </w:rPrChange>
        </w:rPr>
        <w:t>ReceiveAsync</w:t>
      </w:r>
      <w:r w:rsidRPr="008C6831">
        <w:rPr>
          <w:rFonts w:ascii="Maiandra GD" w:eastAsia="Times New Roman" w:hAnsi="Maiandra GD" w:cs="Consolas"/>
          <w:b/>
          <w:bCs/>
          <w:color w:val="6B7C8B"/>
          <w:sz w:val="24"/>
          <w:szCs w:val="24"/>
          <w:rPrChange w:id="8506"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8507" w:author="Narendra" w:date="2021-08-21T13:02:00Z">
            <w:rPr>
              <w:rFonts w:ascii="inherit" w:eastAsia="Times New Roman" w:hAnsi="inherit" w:cs="Consolas"/>
              <w:color w:val="CFD5E0"/>
              <w:sz w:val="25"/>
            </w:rPr>
          </w:rPrChange>
        </w:rPr>
        <w:t>AuthenticationTokenReceiveContext context</w:t>
      </w:r>
      <w:r w:rsidRPr="008C6831">
        <w:rPr>
          <w:rFonts w:ascii="Maiandra GD" w:eastAsia="Times New Roman" w:hAnsi="Maiandra GD" w:cs="Consolas"/>
          <w:b/>
          <w:bCs/>
          <w:color w:val="6B7C8B"/>
          <w:sz w:val="24"/>
          <w:szCs w:val="24"/>
          <w:rPrChange w:id="8508"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50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8510"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51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8512" w:author="Narendra" w:date="2021-08-21T13:02:00Z">
            <w:rPr>
              <w:rFonts w:ascii="inherit" w:eastAsia="Times New Roman" w:hAnsi="inherit" w:cs="Consolas"/>
              <w:b/>
              <w:bCs/>
              <w:color w:val="D171DD"/>
              <w:sz w:val="25"/>
            </w:rPr>
          </w:rPrChange>
        </w:rPr>
        <w:t>throw</w:t>
      </w:r>
      <w:r w:rsidRPr="008C6831">
        <w:rPr>
          <w:rFonts w:ascii="Maiandra GD" w:eastAsia="Times New Roman" w:hAnsi="Maiandra GD" w:cs="Consolas"/>
          <w:color w:val="CFD5E0"/>
          <w:sz w:val="24"/>
          <w:szCs w:val="24"/>
          <w:rPrChange w:id="8513"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8514"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8515"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8516" w:author="Narendra" w:date="2021-08-21T13:02:00Z">
            <w:rPr>
              <w:rFonts w:ascii="inherit" w:eastAsia="Times New Roman" w:hAnsi="inherit" w:cs="Consolas"/>
              <w:color w:val="4284AE"/>
              <w:sz w:val="25"/>
            </w:rPr>
          </w:rPrChange>
        </w:rPr>
        <w:t>NotImplementedException</w:t>
      </w:r>
      <w:r w:rsidRPr="008C6831">
        <w:rPr>
          <w:rFonts w:ascii="Maiandra GD" w:eastAsia="Times New Roman" w:hAnsi="Maiandra GD" w:cs="Consolas"/>
          <w:b/>
          <w:bCs/>
          <w:color w:val="6B7C8B"/>
          <w:sz w:val="24"/>
          <w:szCs w:val="24"/>
          <w:rPrChange w:id="851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8518"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51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8520"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52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8522"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8523"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8524" w:author="Narendra" w:date="2021-08-21T13:02:00Z">
            <w:rPr>
              <w:rFonts w:ascii="inherit" w:eastAsia="Times New Roman" w:hAnsi="inherit" w:cs="Consolas"/>
              <w:b/>
              <w:bCs/>
              <w:color w:val="D171DD"/>
              <w:sz w:val="25"/>
            </w:rPr>
          </w:rPrChange>
        </w:rPr>
        <w:t>void</w:t>
      </w:r>
      <w:r w:rsidRPr="008C6831">
        <w:rPr>
          <w:rFonts w:ascii="Maiandra GD" w:eastAsia="Times New Roman" w:hAnsi="Maiandra GD" w:cs="Consolas"/>
          <w:color w:val="CFD5E0"/>
          <w:sz w:val="24"/>
          <w:szCs w:val="24"/>
          <w:rPrChange w:id="8525"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8526" w:author="Narendra" w:date="2021-08-21T13:02:00Z">
            <w:rPr>
              <w:rFonts w:ascii="inherit" w:eastAsia="Times New Roman" w:hAnsi="inherit" w:cs="Consolas"/>
              <w:color w:val="4284AE"/>
              <w:sz w:val="25"/>
            </w:rPr>
          </w:rPrChange>
        </w:rPr>
        <w:t>Create</w:t>
      </w:r>
      <w:r w:rsidRPr="008C6831">
        <w:rPr>
          <w:rFonts w:ascii="Maiandra GD" w:eastAsia="Times New Roman" w:hAnsi="Maiandra GD" w:cs="Consolas"/>
          <w:b/>
          <w:bCs/>
          <w:color w:val="6B7C8B"/>
          <w:sz w:val="24"/>
          <w:szCs w:val="24"/>
          <w:rPrChange w:id="852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8528" w:author="Narendra" w:date="2021-08-21T13:02:00Z">
            <w:rPr>
              <w:rFonts w:ascii="inherit" w:eastAsia="Times New Roman" w:hAnsi="inherit" w:cs="Consolas"/>
              <w:color w:val="CFD5E0"/>
              <w:sz w:val="25"/>
            </w:rPr>
          </w:rPrChange>
        </w:rPr>
        <w:t>AuthenticationTokenCreateContext context</w:t>
      </w:r>
      <w:r w:rsidRPr="008C6831">
        <w:rPr>
          <w:rFonts w:ascii="Maiandra GD" w:eastAsia="Times New Roman" w:hAnsi="Maiandra GD" w:cs="Consolas"/>
          <w:b/>
          <w:bCs/>
          <w:color w:val="6B7C8B"/>
          <w:sz w:val="24"/>
          <w:szCs w:val="24"/>
          <w:rPrChange w:id="8529"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53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8531"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53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8533" w:author="Narendra" w:date="2021-08-21T13:02:00Z">
            <w:rPr>
              <w:rFonts w:ascii="inherit" w:eastAsia="Times New Roman" w:hAnsi="inherit" w:cs="Consolas"/>
              <w:b/>
              <w:bCs/>
              <w:color w:val="D171DD"/>
              <w:sz w:val="25"/>
            </w:rPr>
          </w:rPrChange>
        </w:rPr>
        <w:t>throw</w:t>
      </w:r>
      <w:r w:rsidRPr="008C6831">
        <w:rPr>
          <w:rFonts w:ascii="Maiandra GD" w:eastAsia="Times New Roman" w:hAnsi="Maiandra GD" w:cs="Consolas"/>
          <w:color w:val="CFD5E0"/>
          <w:sz w:val="24"/>
          <w:szCs w:val="24"/>
          <w:rPrChange w:id="8534"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8535"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8536"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8537" w:author="Narendra" w:date="2021-08-21T13:02:00Z">
            <w:rPr>
              <w:rFonts w:ascii="inherit" w:eastAsia="Times New Roman" w:hAnsi="inherit" w:cs="Consolas"/>
              <w:color w:val="4284AE"/>
              <w:sz w:val="25"/>
            </w:rPr>
          </w:rPrChange>
        </w:rPr>
        <w:t>NotImplementedException</w:t>
      </w:r>
      <w:r w:rsidRPr="008C6831">
        <w:rPr>
          <w:rFonts w:ascii="Maiandra GD" w:eastAsia="Times New Roman" w:hAnsi="Maiandra GD" w:cs="Consolas"/>
          <w:b/>
          <w:bCs/>
          <w:color w:val="6B7C8B"/>
          <w:sz w:val="24"/>
          <w:szCs w:val="24"/>
          <w:rPrChange w:id="853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8539"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54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8541"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54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8543"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8544"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8545" w:author="Narendra" w:date="2021-08-21T13:02:00Z">
            <w:rPr>
              <w:rFonts w:ascii="inherit" w:eastAsia="Times New Roman" w:hAnsi="inherit" w:cs="Consolas"/>
              <w:b/>
              <w:bCs/>
              <w:color w:val="D171DD"/>
              <w:sz w:val="25"/>
            </w:rPr>
          </w:rPrChange>
        </w:rPr>
        <w:t>void</w:t>
      </w:r>
      <w:r w:rsidRPr="008C6831">
        <w:rPr>
          <w:rFonts w:ascii="Maiandra GD" w:eastAsia="Times New Roman" w:hAnsi="Maiandra GD" w:cs="Consolas"/>
          <w:color w:val="CFD5E0"/>
          <w:sz w:val="24"/>
          <w:szCs w:val="24"/>
          <w:rPrChange w:id="8546"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8547" w:author="Narendra" w:date="2021-08-21T13:02:00Z">
            <w:rPr>
              <w:rFonts w:ascii="inherit" w:eastAsia="Times New Roman" w:hAnsi="inherit" w:cs="Consolas"/>
              <w:color w:val="4284AE"/>
              <w:sz w:val="25"/>
            </w:rPr>
          </w:rPrChange>
        </w:rPr>
        <w:t>Receive</w:t>
      </w:r>
      <w:r w:rsidRPr="008C6831">
        <w:rPr>
          <w:rFonts w:ascii="Maiandra GD" w:eastAsia="Times New Roman" w:hAnsi="Maiandra GD" w:cs="Consolas"/>
          <w:b/>
          <w:bCs/>
          <w:color w:val="6B7C8B"/>
          <w:sz w:val="24"/>
          <w:szCs w:val="24"/>
          <w:rPrChange w:id="854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8549" w:author="Narendra" w:date="2021-08-21T13:02:00Z">
            <w:rPr>
              <w:rFonts w:ascii="inherit" w:eastAsia="Times New Roman" w:hAnsi="inherit" w:cs="Consolas"/>
              <w:color w:val="CFD5E0"/>
              <w:sz w:val="25"/>
            </w:rPr>
          </w:rPrChange>
        </w:rPr>
        <w:t>AuthenticationTokenReceiveContext context</w:t>
      </w:r>
      <w:r w:rsidRPr="008C6831">
        <w:rPr>
          <w:rFonts w:ascii="Maiandra GD" w:eastAsia="Times New Roman" w:hAnsi="Maiandra GD" w:cs="Consolas"/>
          <w:b/>
          <w:bCs/>
          <w:color w:val="6B7C8B"/>
          <w:sz w:val="24"/>
          <w:szCs w:val="24"/>
          <w:rPrChange w:id="8550"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55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8552"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55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8554" w:author="Narendra" w:date="2021-08-21T13:02:00Z">
            <w:rPr>
              <w:rFonts w:ascii="inherit" w:eastAsia="Times New Roman" w:hAnsi="inherit" w:cs="Consolas"/>
              <w:b/>
              <w:bCs/>
              <w:color w:val="D171DD"/>
              <w:sz w:val="25"/>
            </w:rPr>
          </w:rPrChange>
        </w:rPr>
        <w:t>throw</w:t>
      </w:r>
      <w:r w:rsidRPr="008C6831">
        <w:rPr>
          <w:rFonts w:ascii="Maiandra GD" w:eastAsia="Times New Roman" w:hAnsi="Maiandra GD" w:cs="Consolas"/>
          <w:color w:val="CFD5E0"/>
          <w:sz w:val="24"/>
          <w:szCs w:val="24"/>
          <w:rPrChange w:id="8555"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8556"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8557"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8558" w:author="Narendra" w:date="2021-08-21T13:02:00Z">
            <w:rPr>
              <w:rFonts w:ascii="inherit" w:eastAsia="Times New Roman" w:hAnsi="inherit" w:cs="Consolas"/>
              <w:color w:val="4284AE"/>
              <w:sz w:val="25"/>
            </w:rPr>
          </w:rPrChange>
        </w:rPr>
        <w:t>NotImplementedException</w:t>
      </w:r>
      <w:r w:rsidRPr="008C6831">
        <w:rPr>
          <w:rFonts w:ascii="Maiandra GD" w:eastAsia="Times New Roman" w:hAnsi="Maiandra GD" w:cs="Consolas"/>
          <w:b/>
          <w:bCs/>
          <w:color w:val="6B7C8B"/>
          <w:sz w:val="24"/>
          <w:szCs w:val="24"/>
          <w:rPrChange w:id="855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8560"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56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8562"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56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8564" w:author="Narendra" w:date="2021-08-21T13:02:00Z">
            <w:rPr>
              <w:rFonts w:ascii="inherit" w:eastAsia="Times New Roman" w:hAnsi="inherit" w:cs="Consolas"/>
              <w:b/>
              <w:bCs/>
              <w:color w:val="6B7C8B"/>
              <w:sz w:val="25"/>
            </w:rPr>
          </w:rPrChange>
        </w:rPr>
        <w:lastRenderedPageBreak/>
        <w:t>}</w:t>
      </w:r>
    </w:p>
    <w:p w:rsidR="006E519F" w:rsidRPr="008C6831" w:rsidRDefault="006E519F" w:rsidP="006E519F">
      <w:pPr>
        <w:shd w:val="clear" w:color="auto" w:fill="272B33"/>
        <w:spacing w:line="384" w:lineRule="atLeast"/>
        <w:textAlignment w:val="baseline"/>
        <w:rPr>
          <w:rFonts w:ascii="Maiandra GD" w:eastAsia="Times New Roman" w:hAnsi="Maiandra GD" w:cs="Consolas"/>
          <w:color w:val="596174"/>
          <w:sz w:val="24"/>
          <w:szCs w:val="24"/>
          <w:rPrChange w:id="856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8566"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FFFFFF"/>
        <w:spacing w:after="0" w:line="240" w:lineRule="auto"/>
        <w:jc w:val="both"/>
        <w:textAlignment w:val="baseline"/>
        <w:outlineLvl w:val="4"/>
        <w:rPr>
          <w:rFonts w:ascii="Maiandra GD" w:eastAsia="Times New Roman" w:hAnsi="Maiandra GD" w:cs="Segoe UI"/>
          <w:color w:val="3A3A3A"/>
          <w:sz w:val="24"/>
          <w:szCs w:val="24"/>
          <w:rPrChange w:id="8567" w:author="Narendra" w:date="2021-08-21T13:02:00Z">
            <w:rPr>
              <w:rFonts w:ascii="Segoe UI" w:eastAsia="Times New Roman" w:hAnsi="Segoe UI" w:cs="Segoe UI"/>
              <w:color w:val="3A3A3A"/>
              <w:sz w:val="20"/>
              <w:szCs w:val="20"/>
            </w:rPr>
          </w:rPrChange>
        </w:rPr>
      </w:pPr>
      <w:r w:rsidRPr="008C6831">
        <w:rPr>
          <w:rFonts w:ascii="Maiandra GD" w:eastAsia="Times New Roman" w:hAnsi="Maiandra GD" w:cs="Arial"/>
          <w:b/>
          <w:bCs/>
          <w:color w:val="000000"/>
          <w:sz w:val="24"/>
          <w:szCs w:val="24"/>
          <w:rPrChange w:id="8568" w:author="Narendra" w:date="2021-08-21T13:02:00Z">
            <w:rPr>
              <w:rFonts w:ascii="Arial" w:eastAsia="Times New Roman" w:hAnsi="Arial" w:cs="Arial"/>
              <w:b/>
              <w:bCs/>
              <w:color w:val="000000"/>
              <w:sz w:val="27"/>
            </w:rPr>
          </w:rPrChange>
        </w:rPr>
        <w:t>Explanation of the above code:</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8569"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8570" w:author="Narendra" w:date="2021-08-21T13:02:00Z">
            <w:rPr>
              <w:rFonts w:ascii="Arial" w:eastAsia="Times New Roman" w:hAnsi="Arial" w:cs="Arial"/>
              <w:color w:val="000000"/>
              <w:sz w:val="23"/>
              <w:szCs w:val="23"/>
              <w:bdr w:val="none" w:sz="0" w:space="0" w:color="auto" w:frame="1"/>
            </w:rPr>
          </w:rPrChange>
        </w:rPr>
        <w:t>As shown above, the class RefreshTokenProvider implements the interface IAuthenticationTokenProvider, and here we need to add our refresh token generation logic inside the method CreateAsync.</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8571"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8572" w:author="Narendra" w:date="2021-08-21T13:02:00Z">
            <w:rPr>
              <w:rFonts w:ascii="Arial" w:eastAsia="Times New Roman" w:hAnsi="Arial" w:cs="Arial"/>
              <w:color w:val="000000"/>
              <w:sz w:val="23"/>
              <w:szCs w:val="23"/>
              <w:bdr w:val="none" w:sz="0" w:space="0" w:color="auto" w:frame="1"/>
            </w:rPr>
          </w:rPrChange>
        </w:rPr>
        <w:t>Let discuss what we have done inside the CreateAsync method. First, we are getting the client id from the Ticket Properties. The following code does the above things.</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8573"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noProof/>
          <w:color w:val="212529"/>
          <w:sz w:val="24"/>
          <w:szCs w:val="24"/>
          <w:bdr w:val="none" w:sz="0" w:space="0" w:color="auto" w:frame="1"/>
          <w:rPrChange w:id="8574" w:author="Narendra" w:date="2021-08-21T13:02:00Z">
            <w:rPr>
              <w:rFonts w:ascii="Arial" w:eastAsia="Times New Roman" w:hAnsi="Arial" w:cs="Arial"/>
              <w:noProof/>
              <w:color w:val="212529"/>
              <w:sz w:val="23"/>
              <w:szCs w:val="23"/>
              <w:bdr w:val="none" w:sz="0" w:space="0" w:color="auto" w:frame="1"/>
            </w:rPr>
          </w:rPrChange>
        </w:rPr>
        <w:drawing>
          <wp:inline distT="0" distB="0" distL="0" distR="0">
            <wp:extent cx="5771961" cy="1362075"/>
            <wp:effectExtent l="19050" t="0" r="189" b="0"/>
            <wp:docPr id="131" name="Picture 131" descr="Refresh Token in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Refresh Token in Web API"/>
                    <pic:cNvPicPr>
                      <a:picLocks noChangeAspect="1" noChangeArrowheads="1"/>
                    </pic:cNvPicPr>
                  </pic:nvPicPr>
                  <pic:blipFill>
                    <a:blip r:embed="rId71"/>
                    <a:srcRect/>
                    <a:stretch>
                      <a:fillRect/>
                    </a:stretch>
                  </pic:blipFill>
                  <pic:spPr bwMode="auto">
                    <a:xfrm>
                      <a:off x="0" y="0"/>
                      <a:ext cx="5771961" cy="1362075"/>
                    </a:xfrm>
                    <a:prstGeom prst="rect">
                      <a:avLst/>
                    </a:prstGeom>
                    <a:noFill/>
                    <a:ln w="9525">
                      <a:noFill/>
                      <a:miter lim="800000"/>
                      <a:headEnd/>
                      <a:tailEnd/>
                    </a:ln>
                  </pic:spPr>
                </pic:pic>
              </a:graphicData>
            </a:graphic>
          </wp:inline>
        </w:drawing>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8575"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8576" w:author="Narendra" w:date="2021-08-21T13:02:00Z">
            <w:rPr>
              <w:rFonts w:ascii="Arial" w:eastAsia="Times New Roman" w:hAnsi="Arial" w:cs="Arial"/>
              <w:color w:val="000000"/>
              <w:sz w:val="23"/>
              <w:szCs w:val="23"/>
              <w:bdr w:val="none" w:sz="0" w:space="0" w:color="auto" w:frame="1"/>
            </w:rPr>
          </w:rPrChange>
        </w:rPr>
        <w:t>Next, we are generating a unique identifier for the refresh token, here, I am using Guid which is enough for this or you can use your own unique string generation algorithm. The following code exactly does the same.</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8577"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noProof/>
          <w:color w:val="212529"/>
          <w:sz w:val="24"/>
          <w:szCs w:val="24"/>
          <w:bdr w:val="none" w:sz="0" w:space="0" w:color="auto" w:frame="1"/>
          <w:rPrChange w:id="8578" w:author="Narendra" w:date="2021-08-21T13:02:00Z">
            <w:rPr>
              <w:rFonts w:ascii="Arial" w:eastAsia="Times New Roman" w:hAnsi="Arial" w:cs="Arial"/>
              <w:noProof/>
              <w:color w:val="212529"/>
              <w:sz w:val="23"/>
              <w:szCs w:val="23"/>
              <w:bdr w:val="none" w:sz="0" w:space="0" w:color="auto" w:frame="1"/>
            </w:rPr>
          </w:rPrChange>
        </w:rPr>
        <w:drawing>
          <wp:inline distT="0" distB="0" distL="0" distR="0">
            <wp:extent cx="6115050" cy="733425"/>
            <wp:effectExtent l="19050" t="0" r="0" b="0"/>
            <wp:docPr id="132" name="Picture 132" descr="Refresh Token in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Refresh Token in Web API"/>
                    <pic:cNvPicPr>
                      <a:picLocks noChangeAspect="1" noChangeArrowheads="1"/>
                    </pic:cNvPicPr>
                  </pic:nvPicPr>
                  <pic:blipFill>
                    <a:blip r:embed="rId72"/>
                    <a:srcRect/>
                    <a:stretch>
                      <a:fillRect/>
                    </a:stretch>
                  </pic:blipFill>
                  <pic:spPr bwMode="auto">
                    <a:xfrm>
                      <a:off x="0" y="0"/>
                      <a:ext cx="6115050" cy="733425"/>
                    </a:xfrm>
                    <a:prstGeom prst="rect">
                      <a:avLst/>
                    </a:prstGeom>
                    <a:noFill/>
                    <a:ln w="9525">
                      <a:noFill/>
                      <a:miter lim="800000"/>
                      <a:headEnd/>
                      <a:tailEnd/>
                    </a:ln>
                  </pic:spPr>
                </pic:pic>
              </a:graphicData>
            </a:graphic>
          </wp:inline>
        </w:drawing>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8579"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8580" w:author="Narendra" w:date="2021-08-21T13:02:00Z">
            <w:rPr>
              <w:rFonts w:ascii="Arial" w:eastAsia="Times New Roman" w:hAnsi="Arial" w:cs="Arial"/>
              <w:color w:val="000000"/>
              <w:sz w:val="23"/>
              <w:szCs w:val="23"/>
              <w:bdr w:val="none" w:sz="0" w:space="0" w:color="auto" w:frame="1"/>
            </w:rPr>
          </w:rPrChange>
        </w:rPr>
        <w:t>Then we are reading the refresh token lifetime value from the Owin context and this value was set when we validate the client, this value will be used to determine how long the refresh token will be valid for, this should be in minutes.</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8581"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8582" w:author="Narendra" w:date="2021-08-21T13:02:00Z">
            <w:rPr>
              <w:rFonts w:ascii="Arial" w:eastAsia="Times New Roman" w:hAnsi="Arial" w:cs="Arial"/>
              <w:color w:val="000000"/>
              <w:sz w:val="23"/>
              <w:szCs w:val="23"/>
              <w:bdr w:val="none" w:sz="0" w:space="0" w:color="auto" w:frame="1"/>
            </w:rPr>
          </w:rPrChange>
        </w:rPr>
        <w:t>Then we are setting the IssuedUtc, and ExpiresUtc values for the ticket, setting those properties will determine how long the refresh token in web api will be valid for.</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8583"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8584" w:author="Narendra" w:date="2021-08-21T13:02:00Z">
            <w:rPr>
              <w:rFonts w:ascii="Arial" w:eastAsia="Times New Roman" w:hAnsi="Arial" w:cs="Arial"/>
              <w:color w:val="000000"/>
              <w:sz w:val="23"/>
              <w:szCs w:val="23"/>
              <w:bdr w:val="none" w:sz="0" w:space="0" w:color="auto" w:frame="1"/>
            </w:rPr>
          </w:rPrChange>
        </w:rPr>
        <w:t>After setting all context properties we are calling the context.SerializeTicket() method which will be responsible to serialize the ticket content and we will be able to store this magical serialized string on to the database. The following diagram shows the above things.</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8585"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noProof/>
          <w:color w:val="212529"/>
          <w:sz w:val="24"/>
          <w:szCs w:val="24"/>
          <w:bdr w:val="none" w:sz="0" w:space="0" w:color="auto" w:frame="1"/>
          <w:rPrChange w:id="8586" w:author="Narendra" w:date="2021-08-21T13:02:00Z">
            <w:rPr>
              <w:rFonts w:ascii="Arial" w:eastAsia="Times New Roman" w:hAnsi="Arial" w:cs="Arial"/>
              <w:noProof/>
              <w:color w:val="212529"/>
              <w:sz w:val="23"/>
              <w:szCs w:val="23"/>
              <w:bdr w:val="none" w:sz="0" w:space="0" w:color="auto" w:frame="1"/>
            </w:rPr>
          </w:rPrChange>
        </w:rPr>
        <w:lastRenderedPageBreak/>
        <w:drawing>
          <wp:inline distT="0" distB="0" distL="0" distR="0">
            <wp:extent cx="6078642" cy="2924175"/>
            <wp:effectExtent l="19050" t="0" r="0" b="0"/>
            <wp:docPr id="133" name="Picture 133" descr="Refresh Token in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Refresh Token in Web API"/>
                    <pic:cNvPicPr>
                      <a:picLocks noChangeAspect="1" noChangeArrowheads="1"/>
                    </pic:cNvPicPr>
                  </pic:nvPicPr>
                  <pic:blipFill>
                    <a:blip r:embed="rId73"/>
                    <a:srcRect/>
                    <a:stretch>
                      <a:fillRect/>
                    </a:stretch>
                  </pic:blipFill>
                  <pic:spPr bwMode="auto">
                    <a:xfrm>
                      <a:off x="0" y="0"/>
                      <a:ext cx="6081701" cy="2925646"/>
                    </a:xfrm>
                    <a:prstGeom prst="rect">
                      <a:avLst/>
                    </a:prstGeom>
                    <a:noFill/>
                    <a:ln w="9525">
                      <a:noFill/>
                      <a:miter lim="800000"/>
                      <a:headEnd/>
                      <a:tailEnd/>
                    </a:ln>
                  </pic:spPr>
                </pic:pic>
              </a:graphicData>
            </a:graphic>
          </wp:inline>
        </w:drawing>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8587"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8588" w:author="Narendra" w:date="2021-08-21T13:02:00Z">
            <w:rPr>
              <w:rFonts w:ascii="Arial" w:eastAsia="Times New Roman" w:hAnsi="Arial" w:cs="Arial"/>
              <w:color w:val="000000"/>
              <w:sz w:val="23"/>
              <w:szCs w:val="23"/>
              <w:bdr w:val="none" w:sz="0" w:space="0" w:color="auto" w:frame="1"/>
            </w:rPr>
          </w:rPrChange>
        </w:rPr>
        <w:t>Now we strong the above token record into the </w:t>
      </w:r>
      <w:r w:rsidRPr="008C6831">
        <w:rPr>
          <w:rFonts w:ascii="Maiandra GD" w:eastAsia="Times New Roman" w:hAnsi="Maiandra GD" w:cs="Arial"/>
          <w:b/>
          <w:bCs/>
          <w:color w:val="000000"/>
          <w:sz w:val="24"/>
          <w:szCs w:val="24"/>
          <w:rPrChange w:id="8589" w:author="Narendra" w:date="2021-08-21T13:02:00Z">
            <w:rPr>
              <w:rFonts w:ascii="Arial" w:eastAsia="Times New Roman" w:hAnsi="Arial" w:cs="Arial"/>
              <w:b/>
              <w:bCs/>
              <w:color w:val="000000"/>
              <w:sz w:val="23"/>
            </w:rPr>
          </w:rPrChange>
        </w:rPr>
        <w:t>RefreshTokens</w:t>
      </w:r>
      <w:r w:rsidRPr="008C6831">
        <w:rPr>
          <w:rFonts w:ascii="Maiandra GD" w:eastAsia="Times New Roman" w:hAnsi="Maiandra GD" w:cs="Arial"/>
          <w:color w:val="000000"/>
          <w:sz w:val="24"/>
          <w:szCs w:val="24"/>
          <w:bdr w:val="none" w:sz="0" w:space="0" w:color="auto" w:frame="1"/>
          <w:rPrChange w:id="8590" w:author="Narendra" w:date="2021-08-21T13:02:00Z">
            <w:rPr>
              <w:rFonts w:ascii="Arial" w:eastAsia="Times New Roman" w:hAnsi="Arial" w:cs="Arial"/>
              <w:color w:val="000000"/>
              <w:sz w:val="23"/>
              <w:szCs w:val="23"/>
              <w:bdr w:val="none" w:sz="0" w:space="0" w:color="auto" w:frame="1"/>
            </w:rPr>
          </w:rPrChange>
        </w:rPr>
        <w:t> table, note that we are checking the token which will be saved on the database is unique for this Username (User) and the Client, if it not unique first we will delete the existing one and then store the new refresh token. It is better to hash the refresh token identifier before storing it, so if anyone has access to the database he will not be able to see the real refresh tokens.</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8591"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8592" w:author="Narendra" w:date="2021-08-21T13:02:00Z">
            <w:rPr>
              <w:rFonts w:ascii="Arial" w:eastAsia="Times New Roman" w:hAnsi="Arial" w:cs="Arial"/>
              <w:color w:val="000000"/>
              <w:sz w:val="23"/>
              <w:szCs w:val="23"/>
              <w:bdr w:val="none" w:sz="0" w:space="0" w:color="auto" w:frame="1"/>
            </w:rPr>
          </w:rPrChange>
        </w:rPr>
        <w:t>Finally, we will send back the refresh token id (without hashing it) in the response body. The following does the above thing.</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8593"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noProof/>
          <w:color w:val="212529"/>
          <w:sz w:val="24"/>
          <w:szCs w:val="24"/>
          <w:bdr w:val="none" w:sz="0" w:space="0" w:color="auto" w:frame="1"/>
          <w:rPrChange w:id="8594" w:author="Narendra" w:date="2021-08-21T13:02:00Z">
            <w:rPr>
              <w:rFonts w:ascii="Arial" w:eastAsia="Times New Roman" w:hAnsi="Arial" w:cs="Arial"/>
              <w:noProof/>
              <w:color w:val="212529"/>
              <w:sz w:val="23"/>
              <w:szCs w:val="23"/>
              <w:bdr w:val="none" w:sz="0" w:space="0" w:color="auto" w:frame="1"/>
            </w:rPr>
          </w:rPrChange>
        </w:rPr>
        <w:drawing>
          <wp:inline distT="0" distB="0" distL="0" distR="0">
            <wp:extent cx="4095750" cy="447675"/>
            <wp:effectExtent l="19050" t="0" r="0" b="0"/>
            <wp:docPr id="134" name="Picture 134" descr="Refresh Token in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Refresh Token in Web API"/>
                    <pic:cNvPicPr>
                      <a:picLocks noChangeAspect="1" noChangeArrowheads="1"/>
                    </pic:cNvPicPr>
                  </pic:nvPicPr>
                  <pic:blipFill>
                    <a:blip r:embed="rId74"/>
                    <a:srcRect/>
                    <a:stretch>
                      <a:fillRect/>
                    </a:stretch>
                  </pic:blipFill>
                  <pic:spPr bwMode="auto">
                    <a:xfrm>
                      <a:off x="0" y="0"/>
                      <a:ext cx="4095750" cy="447675"/>
                    </a:xfrm>
                    <a:prstGeom prst="rect">
                      <a:avLst/>
                    </a:prstGeom>
                    <a:noFill/>
                    <a:ln w="9525">
                      <a:noFill/>
                      <a:miter lim="800000"/>
                      <a:headEnd/>
                      <a:tailEnd/>
                    </a:ln>
                  </pic:spPr>
                </pic:pic>
              </a:graphicData>
            </a:graphic>
          </wp:inline>
        </w:drawing>
      </w:r>
    </w:p>
    <w:p w:rsidR="006E519F" w:rsidRPr="008C6831" w:rsidRDefault="006E519F" w:rsidP="006E519F">
      <w:pPr>
        <w:shd w:val="clear" w:color="auto" w:fill="FFFFFF"/>
        <w:spacing w:after="0" w:line="240" w:lineRule="auto"/>
        <w:jc w:val="both"/>
        <w:textAlignment w:val="baseline"/>
        <w:outlineLvl w:val="4"/>
        <w:rPr>
          <w:rFonts w:ascii="Maiandra GD" w:eastAsia="Times New Roman" w:hAnsi="Maiandra GD" w:cs="Segoe UI"/>
          <w:color w:val="3A3A3A"/>
          <w:sz w:val="24"/>
          <w:szCs w:val="24"/>
          <w:rPrChange w:id="8595" w:author="Narendra" w:date="2021-08-21T13:02:00Z">
            <w:rPr>
              <w:rFonts w:ascii="Segoe UI" w:eastAsia="Times New Roman" w:hAnsi="Segoe UI" w:cs="Segoe UI"/>
              <w:color w:val="3A3A3A"/>
              <w:sz w:val="20"/>
              <w:szCs w:val="20"/>
            </w:rPr>
          </w:rPrChange>
        </w:rPr>
      </w:pPr>
      <w:r w:rsidRPr="008C6831">
        <w:rPr>
          <w:rFonts w:ascii="Maiandra GD" w:eastAsia="Times New Roman" w:hAnsi="Maiandra GD" w:cs="Arial"/>
          <w:b/>
          <w:bCs/>
          <w:color w:val="000000"/>
          <w:sz w:val="24"/>
          <w:szCs w:val="24"/>
          <w:rPrChange w:id="8596" w:author="Narendra" w:date="2021-08-21T13:02:00Z">
            <w:rPr>
              <w:rFonts w:ascii="Arial" w:eastAsia="Times New Roman" w:hAnsi="Arial" w:cs="Arial"/>
              <w:b/>
              <w:bCs/>
              <w:color w:val="000000"/>
              <w:sz w:val="27"/>
            </w:rPr>
          </w:rPrChange>
        </w:rPr>
        <w:t>Step10: Modifying the Start class (OwinStartup class)</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8597"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8598" w:author="Narendra" w:date="2021-08-21T13:02:00Z">
            <w:rPr>
              <w:rFonts w:ascii="Arial" w:eastAsia="Times New Roman" w:hAnsi="Arial" w:cs="Arial"/>
              <w:color w:val="000000"/>
              <w:sz w:val="23"/>
              <w:szCs w:val="23"/>
              <w:bdr w:val="none" w:sz="0" w:space="0" w:color="auto" w:frame="1"/>
            </w:rPr>
          </w:rPrChange>
        </w:rPr>
        <w:t>We need to set the RefreshTokenProvider class within the OAuthAuthorizationServerOptions, so open the class Start which is present inside the app_start folder and replace the code used to set OAuthAuthorizationServerOptions, with the below code, you can notice that we are setting the access token life time to a short period now (30 minutes) instead of 24 hours.</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59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8600"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8601" w:author="Narendra" w:date="2021-08-21T13:02:00Z">
            <w:rPr>
              <w:rFonts w:ascii="inherit" w:eastAsia="Times New Roman" w:hAnsi="inherit" w:cs="Consolas"/>
              <w:i/>
              <w:iCs/>
              <w:color w:val="4284AE"/>
              <w:sz w:val="25"/>
            </w:rPr>
          </w:rPrChange>
        </w:rPr>
        <w:t>System;</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60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8603"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8604" w:author="Narendra" w:date="2021-08-21T13:02:00Z">
            <w:rPr>
              <w:rFonts w:ascii="inherit" w:eastAsia="Times New Roman" w:hAnsi="inherit" w:cs="Consolas"/>
              <w:i/>
              <w:iCs/>
              <w:color w:val="4284AE"/>
              <w:sz w:val="25"/>
            </w:rPr>
          </w:rPrChange>
        </w:rPr>
        <w:t>Microsoft.Owin;</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60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8606"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8607" w:author="Narendra" w:date="2021-08-21T13:02:00Z">
            <w:rPr>
              <w:rFonts w:ascii="inherit" w:eastAsia="Times New Roman" w:hAnsi="inherit" w:cs="Consolas"/>
              <w:i/>
              <w:iCs/>
              <w:color w:val="4284AE"/>
              <w:sz w:val="25"/>
            </w:rPr>
          </w:rPrChange>
        </w:rPr>
        <w:t>Owin;</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60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8609"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8610" w:author="Narendra" w:date="2021-08-21T13:02:00Z">
            <w:rPr>
              <w:rFonts w:ascii="inherit" w:eastAsia="Times New Roman" w:hAnsi="inherit" w:cs="Consolas"/>
              <w:i/>
              <w:iCs/>
              <w:color w:val="4284AE"/>
              <w:sz w:val="25"/>
            </w:rPr>
          </w:rPrChange>
        </w:rPr>
        <w:t>TokenAuthenticationInWebAPI.Models;</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61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8612"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8613" w:author="Narendra" w:date="2021-08-21T13:02:00Z">
            <w:rPr>
              <w:rFonts w:ascii="inherit" w:eastAsia="Times New Roman" w:hAnsi="inherit" w:cs="Consolas"/>
              <w:i/>
              <w:iCs/>
              <w:color w:val="4284AE"/>
              <w:sz w:val="25"/>
            </w:rPr>
          </w:rPrChange>
        </w:rPr>
        <w:t>Microsoft.Owin.Security.OAuth;</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61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8615"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8616" w:author="Narendra" w:date="2021-08-21T13:02:00Z">
            <w:rPr>
              <w:rFonts w:ascii="inherit" w:eastAsia="Times New Roman" w:hAnsi="inherit" w:cs="Consolas"/>
              <w:i/>
              <w:iCs/>
              <w:color w:val="4284AE"/>
              <w:sz w:val="25"/>
            </w:rPr>
          </w:rPrChange>
        </w:rPr>
        <w:t>System.Web.Http;</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61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861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8619" w:author="Narendra" w:date="2021-08-21T13:02:00Z">
            <w:rPr>
              <w:rFonts w:ascii="inherit" w:eastAsia="Times New Roman" w:hAnsi="inherit" w:cs="Consolas"/>
              <w:color w:val="CFD5E0"/>
              <w:sz w:val="25"/>
            </w:rPr>
          </w:rPrChange>
        </w:rPr>
        <w:t xml:space="preserve">assembly: </w:t>
      </w:r>
      <w:r w:rsidRPr="008C6831">
        <w:rPr>
          <w:rFonts w:ascii="Maiandra GD" w:eastAsia="Times New Roman" w:hAnsi="Maiandra GD" w:cs="Consolas"/>
          <w:color w:val="4284AE"/>
          <w:sz w:val="24"/>
          <w:szCs w:val="24"/>
          <w:rPrChange w:id="8620" w:author="Narendra" w:date="2021-08-21T13:02:00Z">
            <w:rPr>
              <w:rFonts w:ascii="inherit" w:eastAsia="Times New Roman" w:hAnsi="inherit" w:cs="Consolas"/>
              <w:color w:val="4284AE"/>
              <w:sz w:val="25"/>
            </w:rPr>
          </w:rPrChange>
        </w:rPr>
        <w:t>OwinStartup</w:t>
      </w:r>
      <w:r w:rsidRPr="008C6831">
        <w:rPr>
          <w:rFonts w:ascii="Maiandra GD" w:eastAsia="Times New Roman" w:hAnsi="Maiandra GD" w:cs="Consolas"/>
          <w:b/>
          <w:bCs/>
          <w:color w:val="6B7C8B"/>
          <w:sz w:val="24"/>
          <w:szCs w:val="24"/>
          <w:rPrChange w:id="862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4284AE"/>
          <w:sz w:val="24"/>
          <w:szCs w:val="24"/>
          <w:rPrChange w:id="8622" w:author="Narendra" w:date="2021-08-21T13:02:00Z">
            <w:rPr>
              <w:rFonts w:ascii="inherit" w:eastAsia="Times New Roman" w:hAnsi="inherit" w:cs="Consolas"/>
              <w:color w:val="4284AE"/>
              <w:sz w:val="25"/>
            </w:rPr>
          </w:rPrChange>
        </w:rPr>
        <w:t>typeof</w:t>
      </w:r>
      <w:r w:rsidRPr="008C6831">
        <w:rPr>
          <w:rFonts w:ascii="Maiandra GD" w:eastAsia="Times New Roman" w:hAnsi="Maiandra GD" w:cs="Consolas"/>
          <w:b/>
          <w:bCs/>
          <w:color w:val="6B7C8B"/>
          <w:sz w:val="24"/>
          <w:szCs w:val="24"/>
          <w:rPrChange w:id="862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8624" w:author="Narendra" w:date="2021-08-21T13:02:00Z">
            <w:rPr>
              <w:rFonts w:ascii="inherit" w:eastAsia="Times New Roman" w:hAnsi="inherit" w:cs="Consolas"/>
              <w:color w:val="CFD5E0"/>
              <w:sz w:val="25"/>
            </w:rPr>
          </w:rPrChange>
        </w:rPr>
        <w:t>TokenAuthenticationInWebAPI.</w:t>
      </w:r>
      <w:r w:rsidRPr="008C6831">
        <w:rPr>
          <w:rFonts w:ascii="Maiandra GD" w:eastAsia="Times New Roman" w:hAnsi="Maiandra GD" w:cs="Consolas"/>
          <w:color w:val="4284AE"/>
          <w:sz w:val="24"/>
          <w:szCs w:val="24"/>
          <w:rPrChange w:id="8625" w:author="Narendra" w:date="2021-08-21T13:02:00Z">
            <w:rPr>
              <w:rFonts w:ascii="inherit" w:eastAsia="Times New Roman" w:hAnsi="inherit" w:cs="Consolas"/>
              <w:color w:val="4284AE"/>
              <w:sz w:val="25"/>
            </w:rPr>
          </w:rPrChange>
        </w:rPr>
        <w:t>App_Start</w:t>
      </w:r>
      <w:r w:rsidRPr="008C6831">
        <w:rPr>
          <w:rFonts w:ascii="Maiandra GD" w:eastAsia="Times New Roman" w:hAnsi="Maiandra GD" w:cs="Consolas"/>
          <w:color w:val="CFD5E0"/>
          <w:sz w:val="24"/>
          <w:szCs w:val="24"/>
          <w:rPrChange w:id="8626"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8627" w:author="Narendra" w:date="2021-08-21T13:02:00Z">
            <w:rPr>
              <w:rFonts w:ascii="inherit" w:eastAsia="Times New Roman" w:hAnsi="inherit" w:cs="Consolas"/>
              <w:color w:val="4284AE"/>
              <w:sz w:val="25"/>
            </w:rPr>
          </w:rPrChange>
        </w:rPr>
        <w:t>Startup</w:t>
      </w:r>
      <w:r w:rsidRPr="008C6831">
        <w:rPr>
          <w:rFonts w:ascii="Maiandra GD" w:eastAsia="Times New Roman" w:hAnsi="Maiandra GD" w:cs="Consolas"/>
          <w:b/>
          <w:bCs/>
          <w:color w:val="6B7C8B"/>
          <w:sz w:val="24"/>
          <w:szCs w:val="24"/>
          <w:rPrChange w:id="8628"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62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8630" w:author="Narendra" w:date="2021-08-21T13:02:00Z">
            <w:rPr>
              <w:rFonts w:ascii="inherit" w:eastAsia="Times New Roman" w:hAnsi="inherit" w:cs="Consolas"/>
              <w:b/>
              <w:bCs/>
              <w:color w:val="D171DD"/>
              <w:sz w:val="25"/>
            </w:rPr>
          </w:rPrChange>
        </w:rPr>
        <w:t xml:space="preserve">namespace </w:t>
      </w:r>
      <w:r w:rsidRPr="008C6831">
        <w:rPr>
          <w:rFonts w:ascii="Maiandra GD" w:eastAsia="Times New Roman" w:hAnsi="Maiandra GD" w:cs="Consolas"/>
          <w:i/>
          <w:iCs/>
          <w:color w:val="4284AE"/>
          <w:sz w:val="24"/>
          <w:szCs w:val="24"/>
          <w:rPrChange w:id="8631" w:author="Narendra" w:date="2021-08-21T13:02:00Z">
            <w:rPr>
              <w:rFonts w:ascii="inherit" w:eastAsia="Times New Roman" w:hAnsi="inherit" w:cs="Consolas"/>
              <w:i/>
              <w:iCs/>
              <w:color w:val="4284AE"/>
              <w:sz w:val="25"/>
            </w:rPr>
          </w:rPrChange>
        </w:rPr>
        <w:t>TokenAuthenticationInWebAPI.App_Start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63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8633"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63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8635"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8636"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8637" w:author="Narendra" w:date="2021-08-21T13:02:00Z">
            <w:rPr>
              <w:rFonts w:ascii="inherit" w:eastAsia="Times New Roman" w:hAnsi="inherit" w:cs="Consolas"/>
              <w:b/>
              <w:bCs/>
              <w:color w:val="D171DD"/>
              <w:sz w:val="25"/>
            </w:rPr>
          </w:rPrChange>
        </w:rPr>
        <w:t>class</w:t>
      </w:r>
      <w:r w:rsidRPr="008C6831">
        <w:rPr>
          <w:rFonts w:ascii="Maiandra GD" w:eastAsia="Times New Roman" w:hAnsi="Maiandra GD" w:cs="Consolas"/>
          <w:color w:val="CFD5E0"/>
          <w:sz w:val="24"/>
          <w:szCs w:val="24"/>
          <w:rPrChange w:id="8638" w:author="Narendra" w:date="2021-08-21T13:02:00Z">
            <w:rPr>
              <w:rFonts w:ascii="inherit" w:eastAsia="Times New Roman" w:hAnsi="inherit" w:cs="Consolas"/>
              <w:color w:val="CFD5E0"/>
              <w:sz w:val="25"/>
            </w:rPr>
          </w:rPrChange>
        </w:rPr>
        <w:t xml:space="preserve"> Startup</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63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8640" w:author="Narendra" w:date="2021-08-21T13:02:00Z">
            <w:rPr>
              <w:rFonts w:ascii="inherit" w:eastAsia="Times New Roman" w:hAnsi="inherit" w:cs="Consolas"/>
              <w:b/>
              <w:bCs/>
              <w:color w:val="6B7C8B"/>
              <w:sz w:val="25"/>
            </w:rPr>
          </w:rPrChange>
        </w:rPr>
        <w:lastRenderedPageBreak/>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64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8642"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8643"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8644" w:author="Narendra" w:date="2021-08-21T13:02:00Z">
            <w:rPr>
              <w:rFonts w:ascii="inherit" w:eastAsia="Times New Roman" w:hAnsi="inherit" w:cs="Consolas"/>
              <w:b/>
              <w:bCs/>
              <w:color w:val="D171DD"/>
              <w:sz w:val="25"/>
            </w:rPr>
          </w:rPrChange>
        </w:rPr>
        <w:t>void</w:t>
      </w:r>
      <w:r w:rsidRPr="008C6831">
        <w:rPr>
          <w:rFonts w:ascii="Maiandra GD" w:eastAsia="Times New Roman" w:hAnsi="Maiandra GD" w:cs="Consolas"/>
          <w:color w:val="CFD5E0"/>
          <w:sz w:val="24"/>
          <w:szCs w:val="24"/>
          <w:rPrChange w:id="8645"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8646" w:author="Narendra" w:date="2021-08-21T13:02:00Z">
            <w:rPr>
              <w:rFonts w:ascii="inherit" w:eastAsia="Times New Roman" w:hAnsi="inherit" w:cs="Consolas"/>
              <w:color w:val="4284AE"/>
              <w:sz w:val="25"/>
            </w:rPr>
          </w:rPrChange>
        </w:rPr>
        <w:t>Configuration</w:t>
      </w:r>
      <w:r w:rsidRPr="008C6831">
        <w:rPr>
          <w:rFonts w:ascii="Maiandra GD" w:eastAsia="Times New Roman" w:hAnsi="Maiandra GD" w:cs="Consolas"/>
          <w:b/>
          <w:bCs/>
          <w:color w:val="6B7C8B"/>
          <w:sz w:val="24"/>
          <w:szCs w:val="24"/>
          <w:rPrChange w:id="864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8648" w:author="Narendra" w:date="2021-08-21T13:02:00Z">
            <w:rPr>
              <w:rFonts w:ascii="inherit" w:eastAsia="Times New Roman" w:hAnsi="inherit" w:cs="Consolas"/>
              <w:color w:val="CFD5E0"/>
              <w:sz w:val="25"/>
            </w:rPr>
          </w:rPrChange>
        </w:rPr>
        <w:t>IAppBuilder app</w:t>
      </w:r>
      <w:r w:rsidRPr="008C6831">
        <w:rPr>
          <w:rFonts w:ascii="Maiandra GD" w:eastAsia="Times New Roman" w:hAnsi="Maiandra GD" w:cs="Consolas"/>
          <w:b/>
          <w:bCs/>
          <w:color w:val="6B7C8B"/>
          <w:sz w:val="24"/>
          <w:szCs w:val="24"/>
          <w:rPrChange w:id="8649"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65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865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8652" w:author="Narendra" w:date="2021-08-21T13:02:00Z">
            <w:rPr>
              <w:rFonts w:ascii="inherit" w:eastAsia="Times New Roman" w:hAnsi="inherit" w:cs="Consolas"/>
              <w:color w:val="CFD5E0"/>
              <w:sz w:val="25"/>
            </w:rPr>
          </w:rPrChange>
        </w:rPr>
        <w:t xml:space="preserve"> </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65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8654" w:author="Narendra" w:date="2021-08-21T13:02:00Z">
            <w:rPr>
              <w:rFonts w:ascii="inherit" w:eastAsia="Times New Roman" w:hAnsi="inherit" w:cs="Consolas"/>
              <w:color w:val="CFD5E0"/>
              <w:sz w:val="25"/>
            </w:rPr>
          </w:rPrChange>
        </w:rPr>
        <w:t xml:space="preserve">OAuthAuthorizationServerOptions options = </w:t>
      </w:r>
      <w:r w:rsidRPr="008C6831">
        <w:rPr>
          <w:rFonts w:ascii="Maiandra GD" w:eastAsia="Times New Roman" w:hAnsi="Maiandra GD" w:cs="Consolas"/>
          <w:color w:val="4284AE"/>
          <w:sz w:val="24"/>
          <w:szCs w:val="24"/>
          <w:rPrChange w:id="8655"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8656" w:author="Narendra" w:date="2021-08-21T13:02:00Z">
            <w:rPr>
              <w:rFonts w:ascii="inherit" w:eastAsia="Times New Roman" w:hAnsi="inherit" w:cs="Consolas"/>
              <w:color w:val="CFD5E0"/>
              <w:sz w:val="25"/>
            </w:rPr>
          </w:rPrChange>
        </w:rPr>
        <w:t xml:space="preserve"> OAuthAuthorizationServerOptions</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65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8658"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65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8660" w:author="Narendra" w:date="2021-08-21T13:02:00Z">
            <w:rPr>
              <w:rFonts w:ascii="inherit" w:eastAsia="Times New Roman" w:hAnsi="inherit" w:cs="Consolas"/>
              <w:color w:val="CFD5E0"/>
              <w:sz w:val="25"/>
            </w:rPr>
          </w:rPrChange>
        </w:rPr>
        <w:t xml:space="preserve">AllowInsecureHttp = </w:t>
      </w:r>
      <w:r w:rsidRPr="008C6831">
        <w:rPr>
          <w:rFonts w:ascii="Maiandra GD" w:eastAsia="Times New Roman" w:hAnsi="Maiandra GD" w:cs="Consolas"/>
          <w:b/>
          <w:bCs/>
          <w:color w:val="D171DD"/>
          <w:sz w:val="24"/>
          <w:szCs w:val="24"/>
          <w:rPrChange w:id="8661" w:author="Narendra" w:date="2021-08-21T13:02:00Z">
            <w:rPr>
              <w:rFonts w:ascii="inherit" w:eastAsia="Times New Roman" w:hAnsi="inherit" w:cs="Consolas"/>
              <w:b/>
              <w:bCs/>
              <w:color w:val="D171DD"/>
              <w:sz w:val="25"/>
            </w:rPr>
          </w:rPrChange>
        </w:rPr>
        <w:t>true</w:t>
      </w:r>
      <w:r w:rsidRPr="008C6831">
        <w:rPr>
          <w:rFonts w:ascii="Maiandra GD" w:eastAsia="Times New Roman" w:hAnsi="Maiandra GD" w:cs="Consolas"/>
          <w:color w:val="CFD5E0"/>
          <w:sz w:val="24"/>
          <w:szCs w:val="24"/>
          <w:rPrChange w:id="8662"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66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8664" w:author="Narendra" w:date="2021-08-21T13:02:00Z">
            <w:rPr>
              <w:rFonts w:ascii="inherit" w:eastAsia="Times New Roman" w:hAnsi="inherit" w:cs="Consolas"/>
              <w:color w:val="6B7C8B"/>
              <w:sz w:val="25"/>
            </w:rPr>
          </w:rPrChange>
        </w:rPr>
        <w:t>//The Path For generating the Toekn</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66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8666" w:author="Narendra" w:date="2021-08-21T13:02:00Z">
            <w:rPr>
              <w:rFonts w:ascii="inherit" w:eastAsia="Times New Roman" w:hAnsi="inherit" w:cs="Consolas"/>
              <w:color w:val="CFD5E0"/>
              <w:sz w:val="25"/>
            </w:rPr>
          </w:rPrChange>
        </w:rPr>
        <w:t xml:space="preserve">TokenEndpointPath = </w:t>
      </w:r>
      <w:r w:rsidRPr="008C6831">
        <w:rPr>
          <w:rFonts w:ascii="Maiandra GD" w:eastAsia="Times New Roman" w:hAnsi="Maiandra GD" w:cs="Consolas"/>
          <w:color w:val="4284AE"/>
          <w:sz w:val="24"/>
          <w:szCs w:val="24"/>
          <w:rPrChange w:id="8667"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8668"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8669" w:author="Narendra" w:date="2021-08-21T13:02:00Z">
            <w:rPr>
              <w:rFonts w:ascii="inherit" w:eastAsia="Times New Roman" w:hAnsi="inherit" w:cs="Consolas"/>
              <w:color w:val="4284AE"/>
              <w:sz w:val="25"/>
            </w:rPr>
          </w:rPrChange>
        </w:rPr>
        <w:t>PathString</w:t>
      </w:r>
      <w:r w:rsidRPr="008C6831">
        <w:rPr>
          <w:rFonts w:ascii="Maiandra GD" w:eastAsia="Times New Roman" w:hAnsi="Maiandra GD" w:cs="Consolas"/>
          <w:b/>
          <w:bCs/>
          <w:color w:val="6B7C8B"/>
          <w:sz w:val="24"/>
          <w:szCs w:val="24"/>
          <w:rPrChange w:id="8670"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7CC379"/>
          <w:sz w:val="24"/>
          <w:szCs w:val="24"/>
          <w:rPrChange w:id="8671" w:author="Narendra" w:date="2021-08-21T13:02:00Z">
            <w:rPr>
              <w:rFonts w:ascii="inherit" w:eastAsia="Times New Roman" w:hAnsi="inherit" w:cs="Consolas"/>
              <w:color w:val="7CC379"/>
              <w:sz w:val="25"/>
            </w:rPr>
          </w:rPrChange>
        </w:rPr>
        <w:t>"/token"</w:t>
      </w:r>
      <w:r w:rsidRPr="008C6831">
        <w:rPr>
          <w:rFonts w:ascii="Maiandra GD" w:eastAsia="Times New Roman" w:hAnsi="Maiandra GD" w:cs="Consolas"/>
          <w:b/>
          <w:bCs/>
          <w:color w:val="6B7C8B"/>
          <w:sz w:val="24"/>
          <w:szCs w:val="24"/>
          <w:rPrChange w:id="867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8673"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67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8675" w:author="Narendra" w:date="2021-08-21T13:02:00Z">
            <w:rPr>
              <w:rFonts w:ascii="inherit" w:eastAsia="Times New Roman" w:hAnsi="inherit" w:cs="Consolas"/>
              <w:color w:val="6B7C8B"/>
              <w:sz w:val="25"/>
            </w:rPr>
          </w:rPrChange>
        </w:rPr>
        <w:t>//Setting the Token Expired Time (30 minutes)</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67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8677" w:author="Narendra" w:date="2021-08-21T13:02:00Z">
            <w:rPr>
              <w:rFonts w:ascii="inherit" w:eastAsia="Times New Roman" w:hAnsi="inherit" w:cs="Consolas"/>
              <w:color w:val="CFD5E0"/>
              <w:sz w:val="25"/>
            </w:rPr>
          </w:rPrChange>
        </w:rPr>
        <w:t>AccessTokenExpireTimeSpan = TimeSpan.</w:t>
      </w:r>
      <w:r w:rsidRPr="008C6831">
        <w:rPr>
          <w:rFonts w:ascii="Maiandra GD" w:eastAsia="Times New Roman" w:hAnsi="Maiandra GD" w:cs="Consolas"/>
          <w:color w:val="4284AE"/>
          <w:sz w:val="24"/>
          <w:szCs w:val="24"/>
          <w:rPrChange w:id="8678" w:author="Narendra" w:date="2021-08-21T13:02:00Z">
            <w:rPr>
              <w:rFonts w:ascii="inherit" w:eastAsia="Times New Roman" w:hAnsi="inherit" w:cs="Consolas"/>
              <w:color w:val="4284AE"/>
              <w:sz w:val="25"/>
            </w:rPr>
          </w:rPrChange>
        </w:rPr>
        <w:t>FromMinutes</w:t>
      </w:r>
      <w:r w:rsidRPr="008C6831">
        <w:rPr>
          <w:rFonts w:ascii="Maiandra GD" w:eastAsia="Times New Roman" w:hAnsi="Maiandra GD" w:cs="Consolas"/>
          <w:b/>
          <w:bCs/>
          <w:color w:val="6B7C8B"/>
          <w:sz w:val="24"/>
          <w:szCs w:val="24"/>
          <w:rPrChange w:id="867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D19A66"/>
          <w:sz w:val="24"/>
          <w:szCs w:val="24"/>
          <w:rPrChange w:id="8680" w:author="Narendra" w:date="2021-08-21T13:02:00Z">
            <w:rPr>
              <w:rFonts w:ascii="inherit" w:eastAsia="Times New Roman" w:hAnsi="inherit" w:cs="Consolas"/>
              <w:color w:val="D19A66"/>
              <w:sz w:val="25"/>
            </w:rPr>
          </w:rPrChange>
        </w:rPr>
        <w:t>30</w:t>
      </w:r>
      <w:r w:rsidRPr="008C6831">
        <w:rPr>
          <w:rFonts w:ascii="Maiandra GD" w:eastAsia="Times New Roman" w:hAnsi="Maiandra GD" w:cs="Consolas"/>
          <w:b/>
          <w:bCs/>
          <w:color w:val="6B7C8B"/>
          <w:sz w:val="24"/>
          <w:szCs w:val="24"/>
          <w:rPrChange w:id="868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8682"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68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8684" w:author="Narendra" w:date="2021-08-21T13:02:00Z">
            <w:rPr>
              <w:rFonts w:ascii="inherit" w:eastAsia="Times New Roman" w:hAnsi="inherit" w:cs="Consolas"/>
              <w:color w:val="6B7C8B"/>
              <w:sz w:val="25"/>
            </w:rPr>
          </w:rPrChange>
        </w:rPr>
        <w:t>//MyAuthorizationServerProvider class will validate the user credentials</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68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8686" w:author="Narendra" w:date="2021-08-21T13:02:00Z">
            <w:rPr>
              <w:rFonts w:ascii="inherit" w:eastAsia="Times New Roman" w:hAnsi="inherit" w:cs="Consolas"/>
              <w:color w:val="CFD5E0"/>
              <w:sz w:val="25"/>
            </w:rPr>
          </w:rPrChange>
        </w:rPr>
        <w:t xml:space="preserve">Provider = </w:t>
      </w:r>
      <w:r w:rsidRPr="008C6831">
        <w:rPr>
          <w:rFonts w:ascii="Maiandra GD" w:eastAsia="Times New Roman" w:hAnsi="Maiandra GD" w:cs="Consolas"/>
          <w:color w:val="4284AE"/>
          <w:sz w:val="24"/>
          <w:szCs w:val="24"/>
          <w:rPrChange w:id="8687"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8688"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8689" w:author="Narendra" w:date="2021-08-21T13:02:00Z">
            <w:rPr>
              <w:rFonts w:ascii="inherit" w:eastAsia="Times New Roman" w:hAnsi="inherit" w:cs="Consolas"/>
              <w:color w:val="4284AE"/>
              <w:sz w:val="25"/>
            </w:rPr>
          </w:rPrChange>
        </w:rPr>
        <w:t>MyAuthorizationServerProvider</w:t>
      </w:r>
      <w:r w:rsidRPr="008C6831">
        <w:rPr>
          <w:rFonts w:ascii="Maiandra GD" w:eastAsia="Times New Roman" w:hAnsi="Maiandra GD" w:cs="Consolas"/>
          <w:b/>
          <w:bCs/>
          <w:color w:val="6B7C8B"/>
          <w:sz w:val="24"/>
          <w:szCs w:val="24"/>
          <w:rPrChange w:id="8690"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8691"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69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8693" w:author="Narendra" w:date="2021-08-21T13:02:00Z">
            <w:rPr>
              <w:rFonts w:ascii="inherit" w:eastAsia="Times New Roman" w:hAnsi="inherit" w:cs="Consolas"/>
              <w:color w:val="6B7C8B"/>
              <w:sz w:val="25"/>
            </w:rPr>
          </w:rPrChange>
        </w:rPr>
        <w:t>//For creating the refresh token and regenerate the new access token</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69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8695" w:author="Narendra" w:date="2021-08-21T13:02:00Z">
            <w:rPr>
              <w:rFonts w:ascii="inherit" w:eastAsia="Times New Roman" w:hAnsi="inherit" w:cs="Consolas"/>
              <w:color w:val="CFD5E0"/>
              <w:sz w:val="25"/>
            </w:rPr>
          </w:rPrChange>
        </w:rPr>
        <w:t xml:space="preserve">RefreshTokenProvider = </w:t>
      </w:r>
      <w:r w:rsidRPr="008C6831">
        <w:rPr>
          <w:rFonts w:ascii="Maiandra GD" w:eastAsia="Times New Roman" w:hAnsi="Maiandra GD" w:cs="Consolas"/>
          <w:color w:val="4284AE"/>
          <w:sz w:val="24"/>
          <w:szCs w:val="24"/>
          <w:rPrChange w:id="8696"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8697"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8698" w:author="Narendra" w:date="2021-08-21T13:02:00Z">
            <w:rPr>
              <w:rFonts w:ascii="inherit" w:eastAsia="Times New Roman" w:hAnsi="inherit" w:cs="Consolas"/>
              <w:color w:val="4284AE"/>
              <w:sz w:val="25"/>
            </w:rPr>
          </w:rPrChange>
        </w:rPr>
        <w:t>RefreshTokenProvider</w:t>
      </w:r>
      <w:r w:rsidRPr="008C6831">
        <w:rPr>
          <w:rFonts w:ascii="Maiandra GD" w:eastAsia="Times New Roman" w:hAnsi="Maiandra GD" w:cs="Consolas"/>
          <w:b/>
          <w:bCs/>
          <w:color w:val="6B7C8B"/>
          <w:sz w:val="24"/>
          <w:szCs w:val="24"/>
          <w:rPrChange w:id="8699"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70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870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8702"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70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8704" w:author="Narendra" w:date="2021-08-21T13:02:00Z">
            <w:rPr>
              <w:rFonts w:ascii="inherit" w:eastAsia="Times New Roman" w:hAnsi="inherit" w:cs="Consolas"/>
              <w:color w:val="CFD5E0"/>
              <w:sz w:val="25"/>
            </w:rPr>
          </w:rPrChange>
        </w:rPr>
        <w:t>app.</w:t>
      </w:r>
      <w:r w:rsidRPr="008C6831">
        <w:rPr>
          <w:rFonts w:ascii="Maiandra GD" w:eastAsia="Times New Roman" w:hAnsi="Maiandra GD" w:cs="Consolas"/>
          <w:color w:val="4284AE"/>
          <w:sz w:val="24"/>
          <w:szCs w:val="24"/>
          <w:rPrChange w:id="8705" w:author="Narendra" w:date="2021-08-21T13:02:00Z">
            <w:rPr>
              <w:rFonts w:ascii="inherit" w:eastAsia="Times New Roman" w:hAnsi="inherit" w:cs="Consolas"/>
              <w:color w:val="4284AE"/>
              <w:sz w:val="25"/>
            </w:rPr>
          </w:rPrChange>
        </w:rPr>
        <w:t>UseOAuthAuthorizationServer</w:t>
      </w:r>
      <w:r w:rsidRPr="008C6831">
        <w:rPr>
          <w:rFonts w:ascii="Maiandra GD" w:eastAsia="Times New Roman" w:hAnsi="Maiandra GD" w:cs="Consolas"/>
          <w:b/>
          <w:bCs/>
          <w:color w:val="6B7C8B"/>
          <w:sz w:val="24"/>
          <w:szCs w:val="24"/>
          <w:rPrChange w:id="8706"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8707" w:author="Narendra" w:date="2021-08-21T13:02:00Z">
            <w:rPr>
              <w:rFonts w:ascii="inherit" w:eastAsia="Times New Roman" w:hAnsi="inherit" w:cs="Consolas"/>
              <w:color w:val="CFD5E0"/>
              <w:sz w:val="25"/>
            </w:rPr>
          </w:rPrChange>
        </w:rPr>
        <w:t>options</w:t>
      </w:r>
      <w:r w:rsidRPr="008C6831">
        <w:rPr>
          <w:rFonts w:ascii="Maiandra GD" w:eastAsia="Times New Roman" w:hAnsi="Maiandra GD" w:cs="Consolas"/>
          <w:b/>
          <w:bCs/>
          <w:color w:val="6B7C8B"/>
          <w:sz w:val="24"/>
          <w:szCs w:val="24"/>
          <w:rPrChange w:id="870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8709"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71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8711" w:author="Narendra" w:date="2021-08-21T13:02:00Z">
            <w:rPr>
              <w:rFonts w:ascii="inherit" w:eastAsia="Times New Roman" w:hAnsi="inherit" w:cs="Consolas"/>
              <w:color w:val="CFD5E0"/>
              <w:sz w:val="25"/>
            </w:rPr>
          </w:rPrChange>
        </w:rPr>
        <w:t>app.</w:t>
      </w:r>
      <w:r w:rsidRPr="008C6831">
        <w:rPr>
          <w:rFonts w:ascii="Maiandra GD" w:eastAsia="Times New Roman" w:hAnsi="Maiandra GD" w:cs="Consolas"/>
          <w:color w:val="4284AE"/>
          <w:sz w:val="24"/>
          <w:szCs w:val="24"/>
          <w:rPrChange w:id="8712" w:author="Narendra" w:date="2021-08-21T13:02:00Z">
            <w:rPr>
              <w:rFonts w:ascii="inherit" w:eastAsia="Times New Roman" w:hAnsi="inherit" w:cs="Consolas"/>
              <w:color w:val="4284AE"/>
              <w:sz w:val="25"/>
            </w:rPr>
          </w:rPrChange>
        </w:rPr>
        <w:t>UseOAuthBearerAuthentication</w:t>
      </w:r>
      <w:r w:rsidRPr="008C6831">
        <w:rPr>
          <w:rFonts w:ascii="Maiandra GD" w:eastAsia="Times New Roman" w:hAnsi="Maiandra GD" w:cs="Consolas"/>
          <w:b/>
          <w:bCs/>
          <w:color w:val="6B7C8B"/>
          <w:sz w:val="24"/>
          <w:szCs w:val="24"/>
          <w:rPrChange w:id="871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4284AE"/>
          <w:sz w:val="24"/>
          <w:szCs w:val="24"/>
          <w:rPrChange w:id="8714"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8715"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8716" w:author="Narendra" w:date="2021-08-21T13:02:00Z">
            <w:rPr>
              <w:rFonts w:ascii="inherit" w:eastAsia="Times New Roman" w:hAnsi="inherit" w:cs="Consolas"/>
              <w:color w:val="4284AE"/>
              <w:sz w:val="25"/>
            </w:rPr>
          </w:rPrChange>
        </w:rPr>
        <w:t>OAuthBearerAuthenticationOptions</w:t>
      </w:r>
      <w:r w:rsidRPr="008C6831">
        <w:rPr>
          <w:rFonts w:ascii="Maiandra GD" w:eastAsia="Times New Roman" w:hAnsi="Maiandra GD" w:cs="Consolas"/>
          <w:b/>
          <w:bCs/>
          <w:color w:val="6B7C8B"/>
          <w:sz w:val="24"/>
          <w:szCs w:val="24"/>
          <w:rPrChange w:id="871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8718"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71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8720" w:author="Narendra" w:date="2021-08-21T13:02:00Z">
            <w:rPr>
              <w:rFonts w:ascii="inherit" w:eastAsia="Times New Roman" w:hAnsi="inherit" w:cs="Consolas"/>
              <w:color w:val="CFD5E0"/>
              <w:sz w:val="25"/>
            </w:rPr>
          </w:rPrChange>
        </w:rPr>
        <w:t xml:space="preserve">HttpConfiguration config = </w:t>
      </w:r>
      <w:r w:rsidRPr="008C6831">
        <w:rPr>
          <w:rFonts w:ascii="Maiandra GD" w:eastAsia="Times New Roman" w:hAnsi="Maiandra GD" w:cs="Consolas"/>
          <w:color w:val="4284AE"/>
          <w:sz w:val="24"/>
          <w:szCs w:val="24"/>
          <w:rPrChange w:id="8721"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8722"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8723" w:author="Narendra" w:date="2021-08-21T13:02:00Z">
            <w:rPr>
              <w:rFonts w:ascii="inherit" w:eastAsia="Times New Roman" w:hAnsi="inherit" w:cs="Consolas"/>
              <w:color w:val="4284AE"/>
              <w:sz w:val="25"/>
            </w:rPr>
          </w:rPrChange>
        </w:rPr>
        <w:t>HttpConfiguration</w:t>
      </w:r>
      <w:r w:rsidRPr="008C6831">
        <w:rPr>
          <w:rFonts w:ascii="Maiandra GD" w:eastAsia="Times New Roman" w:hAnsi="Maiandra GD" w:cs="Consolas"/>
          <w:b/>
          <w:bCs/>
          <w:color w:val="6B7C8B"/>
          <w:sz w:val="24"/>
          <w:szCs w:val="24"/>
          <w:rPrChange w:id="8724"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8725"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72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8727" w:author="Narendra" w:date="2021-08-21T13:02:00Z">
            <w:rPr>
              <w:rFonts w:ascii="inherit" w:eastAsia="Times New Roman" w:hAnsi="inherit" w:cs="Consolas"/>
              <w:color w:val="CFD5E0"/>
              <w:sz w:val="25"/>
            </w:rPr>
          </w:rPrChange>
        </w:rPr>
        <w:t>WebApiConfig.</w:t>
      </w:r>
      <w:r w:rsidRPr="008C6831">
        <w:rPr>
          <w:rFonts w:ascii="Maiandra GD" w:eastAsia="Times New Roman" w:hAnsi="Maiandra GD" w:cs="Consolas"/>
          <w:color w:val="4284AE"/>
          <w:sz w:val="24"/>
          <w:szCs w:val="24"/>
          <w:rPrChange w:id="8728" w:author="Narendra" w:date="2021-08-21T13:02:00Z">
            <w:rPr>
              <w:rFonts w:ascii="inherit" w:eastAsia="Times New Roman" w:hAnsi="inherit" w:cs="Consolas"/>
              <w:color w:val="4284AE"/>
              <w:sz w:val="25"/>
            </w:rPr>
          </w:rPrChange>
        </w:rPr>
        <w:t>Register</w:t>
      </w:r>
      <w:r w:rsidRPr="008C6831">
        <w:rPr>
          <w:rFonts w:ascii="Maiandra GD" w:eastAsia="Times New Roman" w:hAnsi="Maiandra GD" w:cs="Consolas"/>
          <w:b/>
          <w:bCs/>
          <w:color w:val="6B7C8B"/>
          <w:sz w:val="24"/>
          <w:szCs w:val="24"/>
          <w:rPrChange w:id="872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8730" w:author="Narendra" w:date="2021-08-21T13:02:00Z">
            <w:rPr>
              <w:rFonts w:ascii="inherit" w:eastAsia="Times New Roman" w:hAnsi="inherit" w:cs="Consolas"/>
              <w:color w:val="CFD5E0"/>
              <w:sz w:val="25"/>
            </w:rPr>
          </w:rPrChange>
        </w:rPr>
        <w:t>config</w:t>
      </w:r>
      <w:r w:rsidRPr="008C6831">
        <w:rPr>
          <w:rFonts w:ascii="Maiandra GD" w:eastAsia="Times New Roman" w:hAnsi="Maiandra GD" w:cs="Consolas"/>
          <w:b/>
          <w:bCs/>
          <w:color w:val="6B7C8B"/>
          <w:sz w:val="24"/>
          <w:szCs w:val="24"/>
          <w:rPrChange w:id="873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8732"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73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8734"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73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8736"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line="384" w:lineRule="atLeast"/>
        <w:textAlignment w:val="baseline"/>
        <w:rPr>
          <w:rFonts w:ascii="Maiandra GD" w:eastAsia="Times New Roman" w:hAnsi="Maiandra GD" w:cs="Consolas"/>
          <w:color w:val="596174"/>
          <w:sz w:val="24"/>
          <w:szCs w:val="24"/>
          <w:rPrChange w:id="873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8738"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FFFFFF"/>
        <w:spacing w:after="0" w:line="240" w:lineRule="auto"/>
        <w:jc w:val="both"/>
        <w:textAlignment w:val="baseline"/>
        <w:outlineLvl w:val="4"/>
        <w:rPr>
          <w:rFonts w:ascii="Maiandra GD" w:eastAsia="Times New Roman" w:hAnsi="Maiandra GD" w:cs="Segoe UI"/>
          <w:color w:val="3A3A3A"/>
          <w:sz w:val="24"/>
          <w:szCs w:val="24"/>
          <w:rPrChange w:id="8739" w:author="Narendra" w:date="2021-08-21T13:02:00Z">
            <w:rPr>
              <w:rFonts w:ascii="Segoe UI" w:eastAsia="Times New Roman" w:hAnsi="Segoe UI" w:cs="Segoe UI"/>
              <w:color w:val="3A3A3A"/>
              <w:sz w:val="20"/>
              <w:szCs w:val="20"/>
            </w:rPr>
          </w:rPrChange>
        </w:rPr>
      </w:pPr>
      <w:r w:rsidRPr="008C6831">
        <w:rPr>
          <w:rFonts w:ascii="Maiandra GD" w:eastAsia="Times New Roman" w:hAnsi="Maiandra GD" w:cs="Arial"/>
          <w:b/>
          <w:bCs/>
          <w:color w:val="000000"/>
          <w:sz w:val="24"/>
          <w:szCs w:val="24"/>
          <w:rPrChange w:id="8740" w:author="Narendra" w:date="2021-08-21T13:02:00Z">
            <w:rPr>
              <w:rFonts w:ascii="Arial" w:eastAsia="Times New Roman" w:hAnsi="Arial" w:cs="Arial"/>
              <w:b/>
              <w:bCs/>
              <w:color w:val="000000"/>
              <w:sz w:val="27"/>
            </w:rPr>
          </w:rPrChange>
        </w:rPr>
        <w:t>Step11: Testing the API using Postman:</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8741"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8742" w:author="Narendra" w:date="2021-08-21T13:02:00Z">
            <w:rPr>
              <w:rFonts w:ascii="Arial" w:eastAsia="Times New Roman" w:hAnsi="Arial" w:cs="Arial"/>
              <w:color w:val="000000"/>
              <w:sz w:val="23"/>
              <w:szCs w:val="23"/>
              <w:bdr w:val="none" w:sz="0" w:space="0" w:color="auto" w:frame="1"/>
            </w:rPr>
          </w:rPrChange>
        </w:rPr>
        <w:t>Let’s first create the Base64 Encode value by for the ClientID and ClientSecret by using the following website</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8743"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212529"/>
          <w:sz w:val="24"/>
          <w:szCs w:val="24"/>
          <w:bdr w:val="none" w:sz="0" w:space="0" w:color="auto" w:frame="1"/>
          <w:rPrChange w:id="8744" w:author="Narendra" w:date="2021-08-21T13:02:00Z">
            <w:rPr>
              <w:rFonts w:ascii="Arial" w:eastAsia="Times New Roman" w:hAnsi="Arial" w:cs="Arial"/>
              <w:color w:val="212529"/>
              <w:sz w:val="23"/>
              <w:szCs w:val="23"/>
              <w:bdr w:val="none" w:sz="0" w:space="0" w:color="auto" w:frame="1"/>
            </w:rPr>
          </w:rPrChange>
        </w:rPr>
        <w:fldChar w:fldCharType="begin"/>
      </w:r>
      <w:r w:rsidRPr="008C6831">
        <w:rPr>
          <w:rFonts w:ascii="Maiandra GD" w:eastAsia="Times New Roman" w:hAnsi="Maiandra GD" w:cs="Arial"/>
          <w:color w:val="212529"/>
          <w:sz w:val="24"/>
          <w:szCs w:val="24"/>
          <w:bdr w:val="none" w:sz="0" w:space="0" w:color="auto" w:frame="1"/>
          <w:rPrChange w:id="8745" w:author="Narendra" w:date="2021-08-21T13:02:00Z">
            <w:rPr>
              <w:rFonts w:ascii="Arial" w:eastAsia="Times New Roman" w:hAnsi="Arial" w:cs="Arial"/>
              <w:color w:val="212529"/>
              <w:sz w:val="23"/>
              <w:szCs w:val="23"/>
              <w:bdr w:val="none" w:sz="0" w:space="0" w:color="auto" w:frame="1"/>
            </w:rPr>
          </w:rPrChange>
        </w:rPr>
        <w:instrText xml:space="preserve"> HYPERLINK "https://www.base64encode.org/" </w:instrText>
      </w:r>
      <w:r w:rsidRPr="008C6831">
        <w:rPr>
          <w:rFonts w:ascii="Maiandra GD" w:eastAsia="Times New Roman" w:hAnsi="Maiandra GD" w:cs="Arial"/>
          <w:color w:val="212529"/>
          <w:sz w:val="24"/>
          <w:szCs w:val="24"/>
          <w:bdr w:val="none" w:sz="0" w:space="0" w:color="auto" w:frame="1"/>
          <w:rPrChange w:id="8746" w:author="Narendra" w:date="2021-08-21T13:02:00Z">
            <w:rPr>
              <w:rFonts w:ascii="Arial" w:eastAsia="Times New Roman" w:hAnsi="Arial" w:cs="Arial"/>
              <w:color w:val="212529"/>
              <w:sz w:val="23"/>
              <w:szCs w:val="23"/>
              <w:bdr w:val="none" w:sz="0" w:space="0" w:color="auto" w:frame="1"/>
            </w:rPr>
          </w:rPrChange>
        </w:rPr>
        <w:fldChar w:fldCharType="separate"/>
      </w:r>
      <w:r w:rsidRPr="008C6831">
        <w:rPr>
          <w:rFonts w:ascii="Maiandra GD" w:eastAsia="Times New Roman" w:hAnsi="Maiandra GD" w:cs="Arial"/>
          <w:b/>
          <w:bCs/>
          <w:color w:val="007BFF"/>
          <w:sz w:val="24"/>
          <w:szCs w:val="24"/>
          <w:rPrChange w:id="8747" w:author="Narendra" w:date="2021-08-21T13:02:00Z">
            <w:rPr>
              <w:rFonts w:ascii="Arial" w:eastAsia="Times New Roman" w:hAnsi="Arial" w:cs="Arial"/>
              <w:b/>
              <w:bCs/>
              <w:color w:val="007BFF"/>
              <w:sz w:val="23"/>
            </w:rPr>
          </w:rPrChange>
        </w:rPr>
        <w:t>https://www.base64encode.org/</w:t>
      </w:r>
      <w:r w:rsidRPr="008C6831">
        <w:rPr>
          <w:rFonts w:ascii="Maiandra GD" w:eastAsia="Times New Roman" w:hAnsi="Maiandra GD" w:cs="Arial"/>
          <w:color w:val="212529"/>
          <w:sz w:val="24"/>
          <w:szCs w:val="24"/>
          <w:bdr w:val="none" w:sz="0" w:space="0" w:color="auto" w:frame="1"/>
          <w:rPrChange w:id="8748" w:author="Narendra" w:date="2021-08-21T13:02:00Z">
            <w:rPr>
              <w:rFonts w:ascii="Arial" w:eastAsia="Times New Roman" w:hAnsi="Arial" w:cs="Arial"/>
              <w:color w:val="212529"/>
              <w:sz w:val="23"/>
              <w:szCs w:val="23"/>
              <w:bdr w:val="none" w:sz="0" w:space="0" w:color="auto" w:frame="1"/>
            </w:rPr>
          </w:rPrChange>
        </w:rPr>
        <w:fldChar w:fldCharType="end"/>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8749"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8750" w:author="Narendra" w:date="2021-08-21T13:02:00Z">
            <w:rPr>
              <w:rFonts w:ascii="Arial" w:eastAsia="Times New Roman" w:hAnsi="Arial" w:cs="Arial"/>
              <w:color w:val="000000"/>
              <w:sz w:val="23"/>
              <w:szCs w:val="23"/>
              <w:bdr w:val="none" w:sz="0" w:space="0" w:color="auto" w:frame="1"/>
            </w:rPr>
          </w:rPrChange>
        </w:rPr>
        <w:t>Enter the Client ID and Client Secret separated by a colon (:) in </w:t>
      </w:r>
      <w:r w:rsidRPr="008C6831">
        <w:rPr>
          <w:rFonts w:ascii="Maiandra GD" w:eastAsia="Times New Roman" w:hAnsi="Maiandra GD" w:cs="Arial"/>
          <w:b/>
          <w:bCs/>
          <w:color w:val="000000"/>
          <w:sz w:val="24"/>
          <w:szCs w:val="24"/>
          <w:rPrChange w:id="8751" w:author="Narendra" w:date="2021-08-21T13:02:00Z">
            <w:rPr>
              <w:rFonts w:ascii="Arial" w:eastAsia="Times New Roman" w:hAnsi="Arial" w:cs="Arial"/>
              <w:b/>
              <w:bCs/>
              <w:color w:val="000000"/>
              <w:sz w:val="23"/>
            </w:rPr>
          </w:rPrChange>
        </w:rPr>
        <w:t>“Encode to Base64 format”</w:t>
      </w:r>
      <w:r w:rsidRPr="008C6831">
        <w:rPr>
          <w:rFonts w:ascii="Maiandra GD" w:eastAsia="Times New Roman" w:hAnsi="Maiandra GD" w:cs="Arial"/>
          <w:color w:val="000000"/>
          <w:sz w:val="24"/>
          <w:szCs w:val="24"/>
          <w:bdr w:val="none" w:sz="0" w:space="0" w:color="auto" w:frame="1"/>
          <w:rPrChange w:id="8752" w:author="Narendra" w:date="2021-08-21T13:02:00Z">
            <w:rPr>
              <w:rFonts w:ascii="Arial" w:eastAsia="Times New Roman" w:hAnsi="Arial" w:cs="Arial"/>
              <w:color w:val="000000"/>
              <w:sz w:val="23"/>
              <w:szCs w:val="23"/>
              <w:bdr w:val="none" w:sz="0" w:space="0" w:color="auto" w:frame="1"/>
            </w:rPr>
          </w:rPrChange>
        </w:rPr>
        <w:t> textbox, and then click on the </w:t>
      </w:r>
      <w:r w:rsidRPr="008C6831">
        <w:rPr>
          <w:rFonts w:ascii="Maiandra GD" w:eastAsia="Times New Roman" w:hAnsi="Maiandra GD" w:cs="Arial"/>
          <w:b/>
          <w:bCs/>
          <w:color w:val="000000"/>
          <w:sz w:val="24"/>
          <w:szCs w:val="24"/>
          <w:rPrChange w:id="8753" w:author="Narendra" w:date="2021-08-21T13:02:00Z">
            <w:rPr>
              <w:rFonts w:ascii="Arial" w:eastAsia="Times New Roman" w:hAnsi="Arial" w:cs="Arial"/>
              <w:b/>
              <w:bCs/>
              <w:color w:val="000000"/>
              <w:sz w:val="23"/>
            </w:rPr>
          </w:rPrChange>
        </w:rPr>
        <w:t>“Encode” </w:t>
      </w:r>
      <w:r w:rsidRPr="008C6831">
        <w:rPr>
          <w:rFonts w:ascii="Maiandra GD" w:eastAsia="Times New Roman" w:hAnsi="Maiandra GD" w:cs="Arial"/>
          <w:color w:val="000000"/>
          <w:sz w:val="24"/>
          <w:szCs w:val="24"/>
          <w:bdr w:val="none" w:sz="0" w:space="0" w:color="auto" w:frame="1"/>
          <w:rPrChange w:id="8754" w:author="Narendra" w:date="2021-08-21T13:02:00Z">
            <w:rPr>
              <w:rFonts w:ascii="Arial" w:eastAsia="Times New Roman" w:hAnsi="Arial" w:cs="Arial"/>
              <w:color w:val="000000"/>
              <w:sz w:val="23"/>
              <w:szCs w:val="23"/>
              <w:bdr w:val="none" w:sz="0" w:space="0" w:color="auto" w:frame="1"/>
            </w:rPr>
          </w:rPrChange>
        </w:rPr>
        <w:t>button as shown in the below diagram which will generate the Base64 encoded value.</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8755"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8756" w:author="Narendra" w:date="2021-08-21T13:02:00Z">
            <w:rPr>
              <w:rFonts w:ascii="Arial" w:eastAsia="Times New Roman" w:hAnsi="Arial" w:cs="Arial"/>
              <w:color w:val="000000"/>
              <w:sz w:val="23"/>
              <w:szCs w:val="23"/>
              <w:bdr w:val="none" w:sz="0" w:space="0" w:color="auto" w:frame="1"/>
            </w:rPr>
          </w:rPrChange>
        </w:rPr>
        <w:t>Example: </w:t>
      </w:r>
      <w:r w:rsidRPr="008C6831">
        <w:rPr>
          <w:rFonts w:ascii="Maiandra GD" w:eastAsia="Times New Roman" w:hAnsi="Maiandra GD" w:cs="Arial"/>
          <w:b/>
          <w:bCs/>
          <w:color w:val="000000"/>
          <w:sz w:val="24"/>
          <w:szCs w:val="24"/>
          <w:rPrChange w:id="8757" w:author="Narendra" w:date="2021-08-21T13:02:00Z">
            <w:rPr>
              <w:rFonts w:ascii="Arial" w:eastAsia="Times New Roman" w:hAnsi="Arial" w:cs="Arial"/>
              <w:b/>
              <w:bCs/>
              <w:color w:val="000000"/>
              <w:sz w:val="23"/>
            </w:rPr>
          </w:rPrChange>
        </w:rPr>
        <w:t>ClientID</w:t>
      </w:r>
      <w:r w:rsidRPr="008C6831">
        <w:rPr>
          <w:rFonts w:ascii="Maiandra GD" w:eastAsia="Times New Roman" w:hAnsi="Maiandra GD" w:cs="Arial"/>
          <w:color w:val="000000"/>
          <w:sz w:val="24"/>
          <w:szCs w:val="24"/>
          <w:bdr w:val="none" w:sz="0" w:space="0" w:color="auto" w:frame="1"/>
          <w:rPrChange w:id="8758" w:author="Narendra" w:date="2021-08-21T13:02:00Z">
            <w:rPr>
              <w:rFonts w:ascii="Arial" w:eastAsia="Times New Roman" w:hAnsi="Arial" w:cs="Arial"/>
              <w:color w:val="000000"/>
              <w:sz w:val="23"/>
              <w:szCs w:val="23"/>
              <w:bdr w:val="none" w:sz="0" w:space="0" w:color="auto" w:frame="1"/>
            </w:rPr>
          </w:rPrChange>
        </w:rPr>
        <w:t>: DOTNET and </w:t>
      </w:r>
      <w:r w:rsidRPr="008C6831">
        <w:rPr>
          <w:rFonts w:ascii="Maiandra GD" w:eastAsia="Times New Roman" w:hAnsi="Maiandra GD" w:cs="Arial"/>
          <w:b/>
          <w:bCs/>
          <w:color w:val="000000"/>
          <w:sz w:val="24"/>
          <w:szCs w:val="24"/>
          <w:rPrChange w:id="8759" w:author="Narendra" w:date="2021-08-21T13:02:00Z">
            <w:rPr>
              <w:rFonts w:ascii="Arial" w:eastAsia="Times New Roman" w:hAnsi="Arial" w:cs="Arial"/>
              <w:b/>
              <w:bCs/>
              <w:color w:val="000000"/>
              <w:sz w:val="23"/>
            </w:rPr>
          </w:rPrChange>
        </w:rPr>
        <w:t>Client</w:t>
      </w:r>
      <w:r w:rsidRPr="008C6831">
        <w:rPr>
          <w:rFonts w:ascii="Maiandra GD" w:eastAsia="Times New Roman" w:hAnsi="Maiandra GD" w:cs="Arial"/>
          <w:color w:val="000000"/>
          <w:sz w:val="24"/>
          <w:szCs w:val="24"/>
          <w:bdr w:val="none" w:sz="0" w:space="0" w:color="auto" w:frame="1"/>
          <w:rPrChange w:id="8760" w:author="Narendra" w:date="2021-08-21T13:02:00Z">
            <w:rPr>
              <w:rFonts w:ascii="Arial" w:eastAsia="Times New Roman" w:hAnsi="Arial" w:cs="Arial"/>
              <w:color w:val="000000"/>
              <w:sz w:val="23"/>
              <w:szCs w:val="23"/>
              <w:bdr w:val="none" w:sz="0" w:space="0" w:color="auto" w:frame="1"/>
            </w:rPr>
          </w:rPrChange>
        </w:rPr>
        <w:t> </w:t>
      </w:r>
      <w:r w:rsidRPr="008C6831">
        <w:rPr>
          <w:rFonts w:ascii="Maiandra GD" w:eastAsia="Times New Roman" w:hAnsi="Maiandra GD" w:cs="Arial"/>
          <w:b/>
          <w:bCs/>
          <w:color w:val="000000"/>
          <w:sz w:val="24"/>
          <w:szCs w:val="24"/>
          <w:rPrChange w:id="8761" w:author="Narendra" w:date="2021-08-21T13:02:00Z">
            <w:rPr>
              <w:rFonts w:ascii="Arial" w:eastAsia="Times New Roman" w:hAnsi="Arial" w:cs="Arial"/>
              <w:b/>
              <w:bCs/>
              <w:color w:val="000000"/>
              <w:sz w:val="23"/>
            </w:rPr>
          </w:rPrChange>
        </w:rPr>
        <w:t>Secret</w:t>
      </w:r>
      <w:r w:rsidRPr="008C6831">
        <w:rPr>
          <w:rFonts w:ascii="Maiandra GD" w:eastAsia="Times New Roman" w:hAnsi="Maiandra GD" w:cs="Arial"/>
          <w:color w:val="000000"/>
          <w:sz w:val="24"/>
          <w:szCs w:val="24"/>
          <w:bdr w:val="none" w:sz="0" w:space="0" w:color="auto" w:frame="1"/>
          <w:rPrChange w:id="8762" w:author="Narendra" w:date="2021-08-21T13:02:00Z">
            <w:rPr>
              <w:rFonts w:ascii="Arial" w:eastAsia="Times New Roman" w:hAnsi="Arial" w:cs="Arial"/>
              <w:color w:val="000000"/>
              <w:sz w:val="23"/>
              <w:szCs w:val="23"/>
              <w:bdr w:val="none" w:sz="0" w:space="0" w:color="auto" w:frame="1"/>
            </w:rPr>
          </w:rPrChange>
        </w:rPr>
        <w:t>: EEF47D9A-DBA9-4D02-B7B0-04F4279A6D20</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8763"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noProof/>
          <w:color w:val="212529"/>
          <w:sz w:val="24"/>
          <w:szCs w:val="24"/>
          <w:bdr w:val="none" w:sz="0" w:space="0" w:color="auto" w:frame="1"/>
          <w:rPrChange w:id="8764" w:author="Narendra" w:date="2021-08-21T13:02:00Z">
            <w:rPr>
              <w:rFonts w:ascii="Arial" w:eastAsia="Times New Roman" w:hAnsi="Arial" w:cs="Arial"/>
              <w:noProof/>
              <w:color w:val="212529"/>
              <w:sz w:val="23"/>
              <w:szCs w:val="23"/>
              <w:bdr w:val="none" w:sz="0" w:space="0" w:color="auto" w:frame="1"/>
            </w:rPr>
          </w:rPrChange>
        </w:rPr>
        <w:lastRenderedPageBreak/>
        <w:drawing>
          <wp:inline distT="0" distB="0" distL="0" distR="0">
            <wp:extent cx="5562600" cy="3267075"/>
            <wp:effectExtent l="19050" t="0" r="0" b="0"/>
            <wp:docPr id="135" name="Picture 135" descr="Refresh Token in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Refresh Token in Web API"/>
                    <pic:cNvPicPr>
                      <a:picLocks noChangeAspect="1" noChangeArrowheads="1"/>
                    </pic:cNvPicPr>
                  </pic:nvPicPr>
                  <pic:blipFill>
                    <a:blip r:embed="rId75"/>
                    <a:srcRect/>
                    <a:stretch>
                      <a:fillRect/>
                    </a:stretch>
                  </pic:blipFill>
                  <pic:spPr bwMode="auto">
                    <a:xfrm>
                      <a:off x="0" y="0"/>
                      <a:ext cx="5562600" cy="3267075"/>
                    </a:xfrm>
                    <a:prstGeom prst="rect">
                      <a:avLst/>
                    </a:prstGeom>
                    <a:noFill/>
                    <a:ln w="9525">
                      <a:noFill/>
                      <a:miter lim="800000"/>
                      <a:headEnd/>
                      <a:tailEnd/>
                    </a:ln>
                  </pic:spPr>
                </pic:pic>
              </a:graphicData>
            </a:graphic>
          </wp:inline>
        </w:drawing>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8765"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8766" w:author="Narendra" w:date="2021-08-21T13:02:00Z">
            <w:rPr>
              <w:rFonts w:ascii="Arial" w:eastAsia="Times New Roman" w:hAnsi="Arial" w:cs="Arial"/>
              <w:color w:val="000000"/>
              <w:sz w:val="23"/>
              <w:szCs w:val="23"/>
              <w:bdr w:val="none" w:sz="0" w:space="0" w:color="auto" w:frame="1"/>
            </w:rPr>
          </w:rPrChange>
        </w:rPr>
        <w:t>Base64 Code value: RE9UTkVUOkVFRjQ3RDlBLURCQTktNEQwMi1CN0IwLTA0RjQyNzlBNkQyMA==</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8767"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8768" w:author="Narendra" w:date="2021-08-21T13:02:00Z">
            <w:rPr>
              <w:rFonts w:ascii="Arial" w:eastAsia="Times New Roman" w:hAnsi="Arial" w:cs="Arial"/>
              <w:color w:val="000000"/>
              <w:sz w:val="23"/>
              <w:szCs w:val="23"/>
              <w:bdr w:val="none" w:sz="0" w:space="0" w:color="auto" w:frame="1"/>
            </w:rPr>
          </w:rPrChange>
        </w:rPr>
        <w:t>Once you generate the Base64 encoded value, let’s see how to use basic authentication in the header to pass the Base64 encoded value. Here we need to use the Authorization header and the value will be the Base64 encoded string followed the “BASIC” as shown below.</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8769"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color w:val="000000"/>
          <w:sz w:val="24"/>
          <w:szCs w:val="24"/>
          <w:rPrChange w:id="8770" w:author="Narendra" w:date="2021-08-21T13:02:00Z">
            <w:rPr>
              <w:rFonts w:ascii="Arial" w:eastAsia="Times New Roman" w:hAnsi="Arial" w:cs="Arial"/>
              <w:b/>
              <w:bCs/>
              <w:color w:val="000000"/>
              <w:sz w:val="23"/>
            </w:rPr>
          </w:rPrChange>
        </w:rPr>
        <w:t>Authorization: BASIC </w:t>
      </w:r>
      <w:r w:rsidRPr="008C6831">
        <w:rPr>
          <w:rFonts w:ascii="Maiandra GD" w:eastAsia="Times New Roman" w:hAnsi="Maiandra GD" w:cs="Arial"/>
          <w:color w:val="000000"/>
          <w:sz w:val="24"/>
          <w:szCs w:val="24"/>
          <w:bdr w:val="none" w:sz="0" w:space="0" w:color="auto" w:frame="1"/>
          <w:rPrChange w:id="8771" w:author="Narendra" w:date="2021-08-21T13:02:00Z">
            <w:rPr>
              <w:rFonts w:ascii="Arial" w:eastAsia="Times New Roman" w:hAnsi="Arial" w:cs="Arial"/>
              <w:color w:val="000000"/>
              <w:sz w:val="23"/>
              <w:szCs w:val="23"/>
              <w:bdr w:val="none" w:sz="0" w:space="0" w:color="auto" w:frame="1"/>
            </w:rPr>
          </w:rPrChange>
        </w:rPr>
        <w:t>RE9UTkVUOkVFRjQ3RDlBLURCQTktNEQwMi1CN0IwLTA0RjQyNzlBNkQyMA==</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8772"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color w:val="000000"/>
          <w:sz w:val="24"/>
          <w:szCs w:val="24"/>
          <w:rPrChange w:id="8773" w:author="Narendra" w:date="2021-08-21T13:02:00Z">
            <w:rPr>
              <w:rFonts w:ascii="Arial" w:eastAsia="Times New Roman" w:hAnsi="Arial" w:cs="Arial"/>
              <w:b/>
              <w:bCs/>
              <w:color w:val="000000"/>
              <w:sz w:val="23"/>
            </w:rPr>
          </w:rPrChange>
        </w:rPr>
        <w:t>Let’s see step by step procedure to use the Postman to generate the Access Token</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8774"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color w:val="000000"/>
          <w:sz w:val="24"/>
          <w:szCs w:val="24"/>
          <w:rPrChange w:id="8775" w:author="Narendra" w:date="2021-08-21T13:02:00Z">
            <w:rPr>
              <w:rFonts w:ascii="Arial" w:eastAsia="Times New Roman" w:hAnsi="Arial" w:cs="Arial"/>
              <w:b/>
              <w:bCs/>
              <w:color w:val="000000"/>
              <w:sz w:val="23"/>
            </w:rPr>
          </w:rPrChange>
        </w:rPr>
        <w:t>Step1</w:t>
      </w:r>
      <w:r w:rsidRPr="008C6831">
        <w:rPr>
          <w:rFonts w:ascii="Maiandra GD" w:eastAsia="Times New Roman" w:hAnsi="Maiandra GD" w:cs="Arial"/>
          <w:color w:val="000000"/>
          <w:sz w:val="24"/>
          <w:szCs w:val="24"/>
          <w:bdr w:val="none" w:sz="0" w:space="0" w:color="auto" w:frame="1"/>
          <w:rPrChange w:id="8776" w:author="Narendra" w:date="2021-08-21T13:02:00Z">
            <w:rPr>
              <w:rFonts w:ascii="Arial" w:eastAsia="Times New Roman" w:hAnsi="Arial" w:cs="Arial"/>
              <w:color w:val="000000"/>
              <w:sz w:val="23"/>
              <w:szCs w:val="23"/>
              <w:bdr w:val="none" w:sz="0" w:space="0" w:color="auto" w:frame="1"/>
            </w:rPr>
          </w:rPrChange>
        </w:rPr>
        <w:t>: Select the Method as POST and provide URI as shown below in the below image</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8777"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noProof/>
          <w:color w:val="212529"/>
          <w:sz w:val="24"/>
          <w:szCs w:val="24"/>
          <w:bdr w:val="none" w:sz="0" w:space="0" w:color="auto" w:frame="1"/>
          <w:rPrChange w:id="8778" w:author="Narendra" w:date="2021-08-21T13:02:00Z">
            <w:rPr>
              <w:rFonts w:ascii="Arial" w:eastAsia="Times New Roman" w:hAnsi="Arial" w:cs="Arial"/>
              <w:noProof/>
              <w:color w:val="212529"/>
              <w:sz w:val="23"/>
              <w:szCs w:val="23"/>
              <w:bdr w:val="none" w:sz="0" w:space="0" w:color="auto" w:frame="1"/>
            </w:rPr>
          </w:rPrChange>
        </w:rPr>
        <w:drawing>
          <wp:inline distT="0" distB="0" distL="0" distR="0">
            <wp:extent cx="5057775" cy="619125"/>
            <wp:effectExtent l="19050" t="0" r="9525" b="0"/>
            <wp:docPr id="136" name="Picture 136" descr="Refresh Token in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Refresh Token in Web API"/>
                    <pic:cNvPicPr>
                      <a:picLocks noChangeAspect="1" noChangeArrowheads="1"/>
                    </pic:cNvPicPr>
                  </pic:nvPicPr>
                  <pic:blipFill>
                    <a:blip r:embed="rId60"/>
                    <a:srcRect/>
                    <a:stretch>
                      <a:fillRect/>
                    </a:stretch>
                  </pic:blipFill>
                  <pic:spPr bwMode="auto">
                    <a:xfrm>
                      <a:off x="0" y="0"/>
                      <a:ext cx="5057775" cy="619125"/>
                    </a:xfrm>
                    <a:prstGeom prst="rect">
                      <a:avLst/>
                    </a:prstGeom>
                    <a:noFill/>
                    <a:ln w="9525">
                      <a:noFill/>
                      <a:miter lim="800000"/>
                      <a:headEnd/>
                      <a:tailEnd/>
                    </a:ln>
                  </pic:spPr>
                </pic:pic>
              </a:graphicData>
            </a:graphic>
          </wp:inline>
        </w:drawing>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8779"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color w:val="000000"/>
          <w:sz w:val="24"/>
          <w:szCs w:val="24"/>
          <w:rPrChange w:id="8780" w:author="Narendra" w:date="2021-08-21T13:02:00Z">
            <w:rPr>
              <w:rFonts w:ascii="Arial" w:eastAsia="Times New Roman" w:hAnsi="Arial" w:cs="Arial"/>
              <w:b/>
              <w:bCs/>
              <w:color w:val="000000"/>
              <w:sz w:val="23"/>
            </w:rPr>
          </w:rPrChange>
        </w:rPr>
        <w:t>Step2: </w:t>
      </w:r>
      <w:r w:rsidRPr="008C6831">
        <w:rPr>
          <w:rFonts w:ascii="Maiandra GD" w:eastAsia="Times New Roman" w:hAnsi="Maiandra GD" w:cs="Arial"/>
          <w:color w:val="000000"/>
          <w:sz w:val="24"/>
          <w:szCs w:val="24"/>
          <w:bdr w:val="none" w:sz="0" w:space="0" w:color="auto" w:frame="1"/>
          <w:rPrChange w:id="8781" w:author="Narendra" w:date="2021-08-21T13:02:00Z">
            <w:rPr>
              <w:rFonts w:ascii="Arial" w:eastAsia="Times New Roman" w:hAnsi="Arial" w:cs="Arial"/>
              <w:color w:val="000000"/>
              <w:sz w:val="23"/>
              <w:szCs w:val="23"/>
              <w:bdr w:val="none" w:sz="0" w:space="0" w:color="auto" w:frame="1"/>
            </w:rPr>
          </w:rPrChange>
        </w:rPr>
        <w:t>Select the Header tab and provide the Authorization value as shown below.</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8782"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color w:val="000000"/>
          <w:sz w:val="24"/>
          <w:szCs w:val="24"/>
          <w:rPrChange w:id="8783" w:author="Narendra" w:date="2021-08-21T13:02:00Z">
            <w:rPr>
              <w:rFonts w:ascii="Arial" w:eastAsia="Times New Roman" w:hAnsi="Arial" w:cs="Arial"/>
              <w:b/>
              <w:bCs/>
              <w:color w:val="000000"/>
              <w:sz w:val="23"/>
            </w:rPr>
          </w:rPrChange>
        </w:rPr>
        <w:t>Authorization: BASIC </w:t>
      </w:r>
      <w:r w:rsidRPr="008C6831">
        <w:rPr>
          <w:rFonts w:ascii="Maiandra GD" w:eastAsia="Times New Roman" w:hAnsi="Maiandra GD" w:cs="Arial"/>
          <w:color w:val="000000"/>
          <w:sz w:val="24"/>
          <w:szCs w:val="24"/>
          <w:bdr w:val="none" w:sz="0" w:space="0" w:color="auto" w:frame="1"/>
          <w:rPrChange w:id="8784" w:author="Narendra" w:date="2021-08-21T13:02:00Z">
            <w:rPr>
              <w:rFonts w:ascii="Arial" w:eastAsia="Times New Roman" w:hAnsi="Arial" w:cs="Arial"/>
              <w:color w:val="000000"/>
              <w:sz w:val="23"/>
              <w:szCs w:val="23"/>
              <w:bdr w:val="none" w:sz="0" w:space="0" w:color="auto" w:frame="1"/>
            </w:rPr>
          </w:rPrChange>
        </w:rPr>
        <w:t>RE9UTkVUOkVFRjQ3RDlBLURCQTktNEQwMi1CN0IwLTA0RjQyNzlBNkQyMA==</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8785"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noProof/>
          <w:color w:val="212529"/>
          <w:sz w:val="24"/>
          <w:szCs w:val="24"/>
          <w:bdr w:val="none" w:sz="0" w:space="0" w:color="auto" w:frame="1"/>
          <w:rPrChange w:id="8786" w:author="Narendra" w:date="2021-08-21T13:02:00Z">
            <w:rPr>
              <w:rFonts w:ascii="Arial" w:eastAsia="Times New Roman" w:hAnsi="Arial" w:cs="Arial"/>
              <w:noProof/>
              <w:color w:val="212529"/>
              <w:sz w:val="23"/>
              <w:szCs w:val="23"/>
              <w:bdr w:val="none" w:sz="0" w:space="0" w:color="auto" w:frame="1"/>
            </w:rPr>
          </w:rPrChange>
        </w:rPr>
        <w:drawing>
          <wp:inline distT="0" distB="0" distL="0" distR="0">
            <wp:extent cx="4825599" cy="1000125"/>
            <wp:effectExtent l="19050" t="0" r="0" b="0"/>
            <wp:docPr id="137" name="Picture 137" descr="Refresh Token in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Refresh Token in Web API"/>
                    <pic:cNvPicPr>
                      <a:picLocks noChangeAspect="1" noChangeArrowheads="1"/>
                    </pic:cNvPicPr>
                  </pic:nvPicPr>
                  <pic:blipFill>
                    <a:blip r:embed="rId76"/>
                    <a:srcRect/>
                    <a:stretch>
                      <a:fillRect/>
                    </a:stretch>
                  </pic:blipFill>
                  <pic:spPr bwMode="auto">
                    <a:xfrm>
                      <a:off x="0" y="0"/>
                      <a:ext cx="4857777" cy="1006794"/>
                    </a:xfrm>
                    <a:prstGeom prst="rect">
                      <a:avLst/>
                    </a:prstGeom>
                    <a:noFill/>
                    <a:ln w="9525">
                      <a:noFill/>
                      <a:miter lim="800000"/>
                      <a:headEnd/>
                      <a:tailEnd/>
                    </a:ln>
                  </pic:spPr>
                </pic:pic>
              </a:graphicData>
            </a:graphic>
          </wp:inline>
        </w:drawing>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8787"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color w:val="000000"/>
          <w:sz w:val="24"/>
          <w:szCs w:val="24"/>
          <w:rPrChange w:id="8788" w:author="Narendra" w:date="2021-08-21T13:02:00Z">
            <w:rPr>
              <w:rFonts w:ascii="Arial" w:eastAsia="Times New Roman" w:hAnsi="Arial" w:cs="Arial"/>
              <w:b/>
              <w:bCs/>
              <w:color w:val="000000"/>
              <w:sz w:val="23"/>
            </w:rPr>
          </w:rPrChange>
        </w:rPr>
        <w:t>Step3: </w:t>
      </w:r>
      <w:r w:rsidRPr="008C6831">
        <w:rPr>
          <w:rFonts w:ascii="Maiandra GD" w:eastAsia="Times New Roman" w:hAnsi="Maiandra GD" w:cs="Arial"/>
          <w:color w:val="000000"/>
          <w:sz w:val="24"/>
          <w:szCs w:val="24"/>
          <w:bdr w:val="none" w:sz="0" w:space="0" w:color="auto" w:frame="1"/>
          <w:rPrChange w:id="8789" w:author="Narendra" w:date="2021-08-21T13:02:00Z">
            <w:rPr>
              <w:rFonts w:ascii="Arial" w:eastAsia="Times New Roman" w:hAnsi="Arial" w:cs="Arial"/>
              <w:color w:val="000000"/>
              <w:sz w:val="23"/>
              <w:szCs w:val="23"/>
              <w:bdr w:val="none" w:sz="0" w:space="0" w:color="auto" w:frame="1"/>
            </w:rPr>
          </w:rPrChange>
        </w:rPr>
        <w:t>Select the Body Tab. Then choose x-www-form-urlencoded option and provide the username and password value. Provide the grant_type value as password as shown in the below image.</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8790"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noProof/>
          <w:color w:val="212529"/>
          <w:sz w:val="24"/>
          <w:szCs w:val="24"/>
          <w:bdr w:val="none" w:sz="0" w:space="0" w:color="auto" w:frame="1"/>
          <w:rPrChange w:id="8791" w:author="Narendra" w:date="2021-08-21T13:02:00Z">
            <w:rPr>
              <w:rFonts w:ascii="Arial" w:eastAsia="Times New Roman" w:hAnsi="Arial" w:cs="Arial"/>
              <w:noProof/>
              <w:color w:val="212529"/>
              <w:sz w:val="23"/>
              <w:szCs w:val="23"/>
              <w:bdr w:val="none" w:sz="0" w:space="0" w:color="auto" w:frame="1"/>
            </w:rPr>
          </w:rPrChange>
        </w:rPr>
        <w:lastRenderedPageBreak/>
        <w:drawing>
          <wp:inline distT="0" distB="0" distL="0" distR="0">
            <wp:extent cx="6534150" cy="2419350"/>
            <wp:effectExtent l="19050" t="0" r="0" b="0"/>
            <wp:docPr id="138" name="Picture 138" descr="Refresh Token in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Refresh Token in Web API"/>
                    <pic:cNvPicPr>
                      <a:picLocks noChangeAspect="1" noChangeArrowheads="1"/>
                    </pic:cNvPicPr>
                  </pic:nvPicPr>
                  <pic:blipFill>
                    <a:blip r:embed="rId62"/>
                    <a:srcRect/>
                    <a:stretch>
                      <a:fillRect/>
                    </a:stretch>
                  </pic:blipFill>
                  <pic:spPr bwMode="auto">
                    <a:xfrm>
                      <a:off x="0" y="0"/>
                      <a:ext cx="6534150" cy="2419350"/>
                    </a:xfrm>
                    <a:prstGeom prst="rect">
                      <a:avLst/>
                    </a:prstGeom>
                    <a:noFill/>
                    <a:ln w="9525">
                      <a:noFill/>
                      <a:miter lim="800000"/>
                      <a:headEnd/>
                      <a:tailEnd/>
                    </a:ln>
                  </pic:spPr>
                </pic:pic>
              </a:graphicData>
            </a:graphic>
          </wp:inline>
        </w:drawing>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8792"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8793" w:author="Narendra" w:date="2021-08-21T13:02:00Z">
            <w:rPr>
              <w:rFonts w:ascii="Arial" w:eastAsia="Times New Roman" w:hAnsi="Arial" w:cs="Arial"/>
              <w:color w:val="000000"/>
              <w:sz w:val="23"/>
              <w:szCs w:val="23"/>
              <w:bdr w:val="none" w:sz="0" w:space="0" w:color="auto" w:frame="1"/>
            </w:rPr>
          </w:rPrChange>
        </w:rPr>
        <w:t>Now click on the Send button which will generate the access token along with the refresh token as shown below.</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8794"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noProof/>
          <w:color w:val="212529"/>
          <w:sz w:val="24"/>
          <w:szCs w:val="24"/>
          <w:bdr w:val="none" w:sz="0" w:space="0" w:color="auto" w:frame="1"/>
          <w:rPrChange w:id="8795" w:author="Narendra" w:date="2021-08-21T13:02:00Z">
            <w:rPr>
              <w:rFonts w:ascii="Arial" w:eastAsia="Times New Roman" w:hAnsi="Arial" w:cs="Arial"/>
              <w:noProof/>
              <w:color w:val="212529"/>
              <w:sz w:val="23"/>
              <w:szCs w:val="23"/>
              <w:bdr w:val="none" w:sz="0" w:space="0" w:color="auto" w:frame="1"/>
            </w:rPr>
          </w:rPrChange>
        </w:rPr>
        <w:drawing>
          <wp:inline distT="0" distB="0" distL="0" distR="0">
            <wp:extent cx="6315075" cy="2100025"/>
            <wp:effectExtent l="19050" t="0" r="9525" b="0"/>
            <wp:docPr id="139" name="Picture 139" descr="Refresh Token in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Refresh Token in Web API"/>
                    <pic:cNvPicPr>
                      <a:picLocks noChangeAspect="1" noChangeArrowheads="1"/>
                    </pic:cNvPicPr>
                  </pic:nvPicPr>
                  <pic:blipFill>
                    <a:blip r:embed="rId77"/>
                    <a:srcRect/>
                    <a:stretch>
                      <a:fillRect/>
                    </a:stretch>
                  </pic:blipFill>
                  <pic:spPr bwMode="auto">
                    <a:xfrm>
                      <a:off x="0" y="0"/>
                      <a:ext cx="6315075" cy="2100025"/>
                    </a:xfrm>
                    <a:prstGeom prst="rect">
                      <a:avLst/>
                    </a:prstGeom>
                    <a:noFill/>
                    <a:ln w="9525">
                      <a:noFill/>
                      <a:miter lim="800000"/>
                      <a:headEnd/>
                      <a:tailEnd/>
                    </a:ln>
                  </pic:spPr>
                </pic:pic>
              </a:graphicData>
            </a:graphic>
          </wp:inline>
        </w:drawing>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8796"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8797" w:author="Narendra" w:date="2021-08-21T13:02:00Z">
            <w:rPr>
              <w:rFonts w:ascii="Arial" w:eastAsia="Times New Roman" w:hAnsi="Arial" w:cs="Arial"/>
              <w:color w:val="000000"/>
              <w:sz w:val="23"/>
              <w:szCs w:val="23"/>
              <w:bdr w:val="none" w:sz="0" w:space="0" w:color="auto" w:frame="1"/>
            </w:rPr>
          </w:rPrChange>
        </w:rPr>
        <w:t>As shown in the response body, you will notice that we have obtained a refresh_token along with the access token which should be used to obtain a new access token (we will discuss this after a while in this post) this token is bounded to the user Anurag and for the Client DOTNET. Note that the expires_in value is related to the access token, not the refresh token, this access token will expire in 30 mins.</w:t>
      </w:r>
    </w:p>
    <w:p w:rsidR="006E519F" w:rsidRPr="008C6831" w:rsidRDefault="006E519F" w:rsidP="006E519F">
      <w:pPr>
        <w:shd w:val="clear" w:color="auto" w:fill="FFFFFF"/>
        <w:spacing w:after="0" w:line="240" w:lineRule="auto"/>
        <w:jc w:val="both"/>
        <w:textAlignment w:val="baseline"/>
        <w:outlineLvl w:val="4"/>
        <w:rPr>
          <w:rFonts w:ascii="Maiandra GD" w:eastAsia="Times New Roman" w:hAnsi="Maiandra GD" w:cs="Segoe UI"/>
          <w:color w:val="3A3A3A"/>
          <w:sz w:val="24"/>
          <w:szCs w:val="24"/>
          <w:rPrChange w:id="8798" w:author="Narendra" w:date="2021-08-21T13:02:00Z">
            <w:rPr>
              <w:rFonts w:ascii="Segoe UI" w:eastAsia="Times New Roman" w:hAnsi="Segoe UI" w:cs="Segoe UI"/>
              <w:color w:val="3A3A3A"/>
              <w:sz w:val="20"/>
              <w:szCs w:val="20"/>
            </w:rPr>
          </w:rPrChange>
        </w:rPr>
      </w:pPr>
      <w:r w:rsidRPr="008C6831">
        <w:rPr>
          <w:rFonts w:ascii="Maiandra GD" w:eastAsia="Times New Roman" w:hAnsi="Maiandra GD" w:cs="Arial"/>
          <w:b/>
          <w:bCs/>
          <w:color w:val="000000"/>
          <w:sz w:val="24"/>
          <w:szCs w:val="24"/>
          <w:rPrChange w:id="8799" w:author="Narendra" w:date="2021-08-21T13:02:00Z">
            <w:rPr>
              <w:rFonts w:ascii="Arial" w:eastAsia="Times New Roman" w:hAnsi="Arial" w:cs="Arial"/>
              <w:b/>
              <w:bCs/>
              <w:color w:val="000000"/>
              <w:sz w:val="27"/>
            </w:rPr>
          </w:rPrChange>
        </w:rPr>
        <w:t>Step12: Generating an Access Token using the Refresh Token in Web API</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8800"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8801" w:author="Narendra" w:date="2021-08-21T13:02:00Z">
            <w:rPr>
              <w:rFonts w:ascii="Arial" w:eastAsia="Times New Roman" w:hAnsi="Arial" w:cs="Arial"/>
              <w:color w:val="000000"/>
              <w:sz w:val="23"/>
              <w:szCs w:val="23"/>
              <w:bdr w:val="none" w:sz="0" w:space="0" w:color="auto" w:frame="1"/>
            </w:rPr>
          </w:rPrChange>
        </w:rPr>
        <w:t>Now we need to implement the logic needed to generate a new access token when we receive the request from the refresh the token, to do so open the class RefreshTokenProvider and implement the ReceiveAsync method as shown below.</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80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8803"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8804"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8805" w:author="Narendra" w:date="2021-08-21T13:02:00Z">
            <w:rPr>
              <w:rFonts w:ascii="inherit" w:eastAsia="Times New Roman" w:hAnsi="inherit" w:cs="Consolas"/>
              <w:b/>
              <w:bCs/>
              <w:color w:val="D171DD"/>
              <w:sz w:val="25"/>
            </w:rPr>
          </w:rPrChange>
        </w:rPr>
        <w:t>async</w:t>
      </w:r>
      <w:r w:rsidRPr="008C6831">
        <w:rPr>
          <w:rFonts w:ascii="Maiandra GD" w:eastAsia="Times New Roman" w:hAnsi="Maiandra GD" w:cs="Consolas"/>
          <w:color w:val="CFD5E0"/>
          <w:sz w:val="24"/>
          <w:szCs w:val="24"/>
          <w:rPrChange w:id="8806" w:author="Narendra" w:date="2021-08-21T13:02:00Z">
            <w:rPr>
              <w:rFonts w:ascii="inherit" w:eastAsia="Times New Roman" w:hAnsi="inherit" w:cs="Consolas"/>
              <w:color w:val="CFD5E0"/>
              <w:sz w:val="25"/>
            </w:rPr>
          </w:rPrChange>
        </w:rPr>
        <w:t xml:space="preserve"> Task </w:t>
      </w:r>
      <w:r w:rsidRPr="008C6831">
        <w:rPr>
          <w:rFonts w:ascii="Maiandra GD" w:eastAsia="Times New Roman" w:hAnsi="Maiandra GD" w:cs="Consolas"/>
          <w:color w:val="4284AE"/>
          <w:sz w:val="24"/>
          <w:szCs w:val="24"/>
          <w:rPrChange w:id="8807" w:author="Narendra" w:date="2021-08-21T13:02:00Z">
            <w:rPr>
              <w:rFonts w:ascii="inherit" w:eastAsia="Times New Roman" w:hAnsi="inherit" w:cs="Consolas"/>
              <w:color w:val="4284AE"/>
              <w:sz w:val="25"/>
            </w:rPr>
          </w:rPrChange>
        </w:rPr>
        <w:t>ReceiveAsync</w:t>
      </w:r>
      <w:r w:rsidRPr="008C6831">
        <w:rPr>
          <w:rFonts w:ascii="Maiandra GD" w:eastAsia="Times New Roman" w:hAnsi="Maiandra GD" w:cs="Consolas"/>
          <w:b/>
          <w:bCs/>
          <w:color w:val="6B7C8B"/>
          <w:sz w:val="24"/>
          <w:szCs w:val="24"/>
          <w:rPrChange w:id="880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8809" w:author="Narendra" w:date="2021-08-21T13:02:00Z">
            <w:rPr>
              <w:rFonts w:ascii="inherit" w:eastAsia="Times New Roman" w:hAnsi="inherit" w:cs="Consolas"/>
              <w:color w:val="CFD5E0"/>
              <w:sz w:val="25"/>
            </w:rPr>
          </w:rPrChange>
        </w:rPr>
        <w:t>AuthenticationTokenReceiveContext context</w:t>
      </w:r>
      <w:r w:rsidRPr="008C6831">
        <w:rPr>
          <w:rFonts w:ascii="Maiandra GD" w:eastAsia="Times New Roman" w:hAnsi="Maiandra GD" w:cs="Consolas"/>
          <w:b/>
          <w:bCs/>
          <w:color w:val="6B7C8B"/>
          <w:sz w:val="24"/>
          <w:szCs w:val="24"/>
          <w:rPrChange w:id="8810"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81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8812"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81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D19252"/>
          <w:sz w:val="24"/>
          <w:szCs w:val="24"/>
          <w:rPrChange w:id="8814" w:author="Narendra" w:date="2021-08-21T13:02:00Z">
            <w:rPr>
              <w:rFonts w:ascii="inherit" w:eastAsia="Times New Roman" w:hAnsi="inherit" w:cs="Consolas"/>
              <w:color w:val="D19252"/>
              <w:sz w:val="25"/>
            </w:rPr>
          </w:rPrChange>
        </w:rPr>
        <w:t>var</w:t>
      </w:r>
      <w:r w:rsidRPr="008C6831">
        <w:rPr>
          <w:rFonts w:ascii="Maiandra GD" w:eastAsia="Times New Roman" w:hAnsi="Maiandra GD" w:cs="Consolas"/>
          <w:color w:val="CFD5E0"/>
          <w:sz w:val="24"/>
          <w:szCs w:val="24"/>
          <w:rPrChange w:id="8815" w:author="Narendra" w:date="2021-08-21T13:02:00Z">
            <w:rPr>
              <w:rFonts w:ascii="inherit" w:eastAsia="Times New Roman" w:hAnsi="inherit" w:cs="Consolas"/>
              <w:color w:val="CFD5E0"/>
              <w:sz w:val="25"/>
            </w:rPr>
          </w:rPrChange>
        </w:rPr>
        <w:t xml:space="preserve"> allowedOrigin = context.</w:t>
      </w:r>
      <w:r w:rsidRPr="008C6831">
        <w:rPr>
          <w:rFonts w:ascii="Maiandra GD" w:eastAsia="Times New Roman" w:hAnsi="Maiandra GD" w:cs="Consolas"/>
          <w:color w:val="4284AE"/>
          <w:sz w:val="24"/>
          <w:szCs w:val="24"/>
          <w:rPrChange w:id="8816" w:author="Narendra" w:date="2021-08-21T13:02:00Z">
            <w:rPr>
              <w:rFonts w:ascii="inherit" w:eastAsia="Times New Roman" w:hAnsi="inherit" w:cs="Consolas"/>
              <w:color w:val="4284AE"/>
              <w:sz w:val="25"/>
            </w:rPr>
          </w:rPrChange>
        </w:rPr>
        <w:t>OwinContext</w:t>
      </w:r>
      <w:r w:rsidRPr="008C6831">
        <w:rPr>
          <w:rFonts w:ascii="Maiandra GD" w:eastAsia="Times New Roman" w:hAnsi="Maiandra GD" w:cs="Consolas"/>
          <w:color w:val="CFD5E0"/>
          <w:sz w:val="24"/>
          <w:szCs w:val="24"/>
          <w:rPrChange w:id="8817"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8818" w:author="Narendra" w:date="2021-08-21T13:02:00Z">
            <w:rPr>
              <w:rFonts w:ascii="inherit" w:eastAsia="Times New Roman" w:hAnsi="inherit" w:cs="Consolas"/>
              <w:color w:val="4284AE"/>
              <w:sz w:val="25"/>
            </w:rPr>
          </w:rPrChange>
        </w:rPr>
        <w:t>Get</w:t>
      </w:r>
      <w:r w:rsidRPr="008C6831">
        <w:rPr>
          <w:rFonts w:ascii="Maiandra GD" w:eastAsia="Times New Roman" w:hAnsi="Maiandra GD" w:cs="Consolas"/>
          <w:b/>
          <w:bCs/>
          <w:color w:val="6B7C8B"/>
          <w:sz w:val="24"/>
          <w:szCs w:val="24"/>
          <w:rPrChange w:id="8819" w:author="Narendra" w:date="2021-08-21T13:02:00Z">
            <w:rPr>
              <w:rFonts w:ascii="inherit" w:eastAsia="Times New Roman" w:hAnsi="inherit" w:cs="Consolas"/>
              <w:b/>
              <w:bCs/>
              <w:color w:val="6B7C8B"/>
              <w:sz w:val="25"/>
            </w:rPr>
          </w:rPrChange>
        </w:rPr>
        <w:t>&lt;</w:t>
      </w:r>
      <w:r w:rsidRPr="008C6831">
        <w:rPr>
          <w:rFonts w:ascii="Maiandra GD" w:eastAsia="Times New Roman" w:hAnsi="Maiandra GD" w:cs="Consolas"/>
          <w:color w:val="CFD5E0"/>
          <w:sz w:val="24"/>
          <w:szCs w:val="24"/>
          <w:rPrChange w:id="8820" w:author="Narendra" w:date="2021-08-21T13:02:00Z">
            <w:rPr>
              <w:rFonts w:ascii="inherit" w:eastAsia="Times New Roman" w:hAnsi="inherit" w:cs="Consolas"/>
              <w:color w:val="CFD5E0"/>
              <w:sz w:val="25"/>
            </w:rPr>
          </w:rPrChange>
        </w:rPr>
        <w:t>string</w:t>
      </w:r>
      <w:r w:rsidRPr="008C6831">
        <w:rPr>
          <w:rFonts w:ascii="Maiandra GD" w:eastAsia="Times New Roman" w:hAnsi="Maiandra GD" w:cs="Consolas"/>
          <w:b/>
          <w:bCs/>
          <w:color w:val="6B7C8B"/>
          <w:sz w:val="24"/>
          <w:szCs w:val="24"/>
          <w:rPrChange w:id="8821" w:author="Narendra" w:date="2021-08-21T13:02:00Z">
            <w:rPr>
              <w:rFonts w:ascii="inherit" w:eastAsia="Times New Roman" w:hAnsi="inherit" w:cs="Consolas"/>
              <w:b/>
              <w:bCs/>
              <w:color w:val="6B7C8B"/>
              <w:sz w:val="25"/>
            </w:rPr>
          </w:rPrChange>
        </w:rPr>
        <w:t>&gt;(</w:t>
      </w:r>
      <w:r w:rsidRPr="008C6831">
        <w:rPr>
          <w:rFonts w:ascii="Maiandra GD" w:eastAsia="Times New Roman" w:hAnsi="Maiandra GD" w:cs="Consolas"/>
          <w:color w:val="7CC379"/>
          <w:sz w:val="24"/>
          <w:szCs w:val="24"/>
          <w:rPrChange w:id="8822" w:author="Narendra" w:date="2021-08-21T13:02:00Z">
            <w:rPr>
              <w:rFonts w:ascii="inherit" w:eastAsia="Times New Roman" w:hAnsi="inherit" w:cs="Consolas"/>
              <w:color w:val="7CC379"/>
              <w:sz w:val="25"/>
            </w:rPr>
          </w:rPrChange>
        </w:rPr>
        <w:t>"ta:clientAllowedOrigin"</w:t>
      </w:r>
      <w:r w:rsidRPr="008C6831">
        <w:rPr>
          <w:rFonts w:ascii="Maiandra GD" w:eastAsia="Times New Roman" w:hAnsi="Maiandra GD" w:cs="Consolas"/>
          <w:b/>
          <w:bCs/>
          <w:color w:val="6B7C8B"/>
          <w:sz w:val="24"/>
          <w:szCs w:val="24"/>
          <w:rPrChange w:id="882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8824"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82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8826" w:author="Narendra" w:date="2021-08-21T13:02:00Z">
            <w:rPr>
              <w:rFonts w:ascii="inherit" w:eastAsia="Times New Roman" w:hAnsi="inherit" w:cs="Consolas"/>
              <w:color w:val="CFD5E0"/>
              <w:sz w:val="25"/>
            </w:rPr>
          </w:rPrChange>
        </w:rPr>
        <w:t>context.</w:t>
      </w:r>
      <w:r w:rsidRPr="008C6831">
        <w:rPr>
          <w:rFonts w:ascii="Maiandra GD" w:eastAsia="Times New Roman" w:hAnsi="Maiandra GD" w:cs="Consolas"/>
          <w:color w:val="4284AE"/>
          <w:sz w:val="24"/>
          <w:szCs w:val="24"/>
          <w:rPrChange w:id="8827" w:author="Narendra" w:date="2021-08-21T13:02:00Z">
            <w:rPr>
              <w:rFonts w:ascii="inherit" w:eastAsia="Times New Roman" w:hAnsi="inherit" w:cs="Consolas"/>
              <w:color w:val="4284AE"/>
              <w:sz w:val="25"/>
            </w:rPr>
          </w:rPrChange>
        </w:rPr>
        <w:t>OwinContext</w:t>
      </w:r>
      <w:r w:rsidRPr="008C6831">
        <w:rPr>
          <w:rFonts w:ascii="Maiandra GD" w:eastAsia="Times New Roman" w:hAnsi="Maiandra GD" w:cs="Consolas"/>
          <w:color w:val="CFD5E0"/>
          <w:sz w:val="24"/>
          <w:szCs w:val="24"/>
          <w:rPrChange w:id="8828"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8829" w:author="Narendra" w:date="2021-08-21T13:02:00Z">
            <w:rPr>
              <w:rFonts w:ascii="inherit" w:eastAsia="Times New Roman" w:hAnsi="inherit" w:cs="Consolas"/>
              <w:color w:val="4284AE"/>
              <w:sz w:val="25"/>
            </w:rPr>
          </w:rPrChange>
        </w:rPr>
        <w:t>Response</w:t>
      </w:r>
      <w:r w:rsidRPr="008C6831">
        <w:rPr>
          <w:rFonts w:ascii="Maiandra GD" w:eastAsia="Times New Roman" w:hAnsi="Maiandra GD" w:cs="Consolas"/>
          <w:color w:val="CFD5E0"/>
          <w:sz w:val="24"/>
          <w:szCs w:val="24"/>
          <w:rPrChange w:id="8830"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8831" w:author="Narendra" w:date="2021-08-21T13:02:00Z">
            <w:rPr>
              <w:rFonts w:ascii="inherit" w:eastAsia="Times New Roman" w:hAnsi="inherit" w:cs="Consolas"/>
              <w:color w:val="4284AE"/>
              <w:sz w:val="25"/>
            </w:rPr>
          </w:rPrChange>
        </w:rPr>
        <w:t>Headers</w:t>
      </w:r>
      <w:r w:rsidRPr="008C6831">
        <w:rPr>
          <w:rFonts w:ascii="Maiandra GD" w:eastAsia="Times New Roman" w:hAnsi="Maiandra GD" w:cs="Consolas"/>
          <w:color w:val="CFD5E0"/>
          <w:sz w:val="24"/>
          <w:szCs w:val="24"/>
          <w:rPrChange w:id="8832"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8833" w:author="Narendra" w:date="2021-08-21T13:02:00Z">
            <w:rPr>
              <w:rFonts w:ascii="inherit" w:eastAsia="Times New Roman" w:hAnsi="inherit" w:cs="Consolas"/>
              <w:color w:val="4284AE"/>
              <w:sz w:val="25"/>
            </w:rPr>
          </w:rPrChange>
        </w:rPr>
        <w:t>Add</w:t>
      </w:r>
      <w:r w:rsidRPr="008C6831">
        <w:rPr>
          <w:rFonts w:ascii="Maiandra GD" w:eastAsia="Times New Roman" w:hAnsi="Maiandra GD" w:cs="Consolas"/>
          <w:b/>
          <w:bCs/>
          <w:color w:val="6B7C8B"/>
          <w:sz w:val="24"/>
          <w:szCs w:val="24"/>
          <w:rPrChange w:id="8834"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7CC379"/>
          <w:sz w:val="24"/>
          <w:szCs w:val="24"/>
          <w:rPrChange w:id="8835" w:author="Narendra" w:date="2021-08-21T13:02:00Z">
            <w:rPr>
              <w:rFonts w:ascii="inherit" w:eastAsia="Times New Roman" w:hAnsi="inherit" w:cs="Consolas"/>
              <w:color w:val="7CC379"/>
              <w:sz w:val="25"/>
            </w:rPr>
          </w:rPrChange>
        </w:rPr>
        <w:t>"Access-Control-Allow-Origin"</w:t>
      </w:r>
      <w:r w:rsidRPr="008C6831">
        <w:rPr>
          <w:rFonts w:ascii="Maiandra GD" w:eastAsia="Times New Roman" w:hAnsi="Maiandra GD" w:cs="Consolas"/>
          <w:color w:val="CFD5E0"/>
          <w:sz w:val="24"/>
          <w:szCs w:val="24"/>
          <w:rPrChange w:id="8836"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8837"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b/>
          <w:bCs/>
          <w:color w:val="6B7C8B"/>
          <w:sz w:val="24"/>
          <w:szCs w:val="24"/>
          <w:rPrChange w:id="883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8839"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8840"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8841" w:author="Narendra" w:date="2021-08-21T13:02:00Z">
            <w:rPr>
              <w:rFonts w:ascii="inherit" w:eastAsia="Times New Roman" w:hAnsi="inherit" w:cs="Consolas"/>
              <w:color w:val="CFD5E0"/>
              <w:sz w:val="25"/>
            </w:rPr>
          </w:rPrChange>
        </w:rPr>
        <w:t xml:space="preserve"> allowedOrigin </w:t>
      </w:r>
      <w:r w:rsidRPr="008C6831">
        <w:rPr>
          <w:rFonts w:ascii="Maiandra GD" w:eastAsia="Times New Roman" w:hAnsi="Maiandra GD" w:cs="Consolas"/>
          <w:b/>
          <w:bCs/>
          <w:color w:val="6B7C8B"/>
          <w:sz w:val="24"/>
          <w:szCs w:val="24"/>
          <w:rPrChange w:id="884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8843"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84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8845" w:author="Narendra" w:date="2021-08-21T13:02:00Z">
            <w:rPr>
              <w:rFonts w:ascii="inherit" w:eastAsia="Times New Roman" w:hAnsi="inherit" w:cs="Consolas"/>
              <w:color w:val="CFD5E0"/>
              <w:sz w:val="25"/>
            </w:rPr>
          </w:rPrChange>
        </w:rPr>
        <w:t>string hashedTokenId = Helper.</w:t>
      </w:r>
      <w:r w:rsidRPr="008C6831">
        <w:rPr>
          <w:rFonts w:ascii="Maiandra GD" w:eastAsia="Times New Roman" w:hAnsi="Maiandra GD" w:cs="Consolas"/>
          <w:color w:val="4284AE"/>
          <w:sz w:val="24"/>
          <w:szCs w:val="24"/>
          <w:rPrChange w:id="8846" w:author="Narendra" w:date="2021-08-21T13:02:00Z">
            <w:rPr>
              <w:rFonts w:ascii="inherit" w:eastAsia="Times New Roman" w:hAnsi="inherit" w:cs="Consolas"/>
              <w:color w:val="4284AE"/>
              <w:sz w:val="25"/>
            </w:rPr>
          </w:rPrChange>
        </w:rPr>
        <w:t>GetHash</w:t>
      </w:r>
      <w:r w:rsidRPr="008C6831">
        <w:rPr>
          <w:rFonts w:ascii="Maiandra GD" w:eastAsia="Times New Roman" w:hAnsi="Maiandra GD" w:cs="Consolas"/>
          <w:b/>
          <w:bCs/>
          <w:color w:val="6B7C8B"/>
          <w:sz w:val="24"/>
          <w:szCs w:val="24"/>
          <w:rPrChange w:id="884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8848" w:author="Narendra" w:date="2021-08-21T13:02:00Z">
            <w:rPr>
              <w:rFonts w:ascii="inherit" w:eastAsia="Times New Roman" w:hAnsi="inherit" w:cs="Consolas"/>
              <w:color w:val="CFD5E0"/>
              <w:sz w:val="25"/>
            </w:rPr>
          </w:rPrChange>
        </w:rPr>
        <w:t>context.</w:t>
      </w:r>
      <w:r w:rsidRPr="008C6831">
        <w:rPr>
          <w:rFonts w:ascii="Maiandra GD" w:eastAsia="Times New Roman" w:hAnsi="Maiandra GD" w:cs="Consolas"/>
          <w:color w:val="4284AE"/>
          <w:sz w:val="24"/>
          <w:szCs w:val="24"/>
          <w:rPrChange w:id="8849" w:author="Narendra" w:date="2021-08-21T13:02:00Z">
            <w:rPr>
              <w:rFonts w:ascii="inherit" w:eastAsia="Times New Roman" w:hAnsi="inherit" w:cs="Consolas"/>
              <w:color w:val="4284AE"/>
              <w:sz w:val="25"/>
            </w:rPr>
          </w:rPrChange>
        </w:rPr>
        <w:t>Token</w:t>
      </w:r>
      <w:r w:rsidRPr="008C6831">
        <w:rPr>
          <w:rFonts w:ascii="Maiandra GD" w:eastAsia="Times New Roman" w:hAnsi="Maiandra GD" w:cs="Consolas"/>
          <w:b/>
          <w:bCs/>
          <w:color w:val="6B7C8B"/>
          <w:sz w:val="24"/>
          <w:szCs w:val="24"/>
          <w:rPrChange w:id="8850"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8851"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85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8853" w:author="Narendra" w:date="2021-08-21T13:02:00Z">
            <w:rPr>
              <w:rFonts w:ascii="inherit" w:eastAsia="Times New Roman" w:hAnsi="inherit" w:cs="Consolas"/>
              <w:b/>
              <w:bCs/>
              <w:color w:val="D171DD"/>
              <w:sz w:val="25"/>
            </w:rPr>
          </w:rPrChange>
        </w:rPr>
        <w:lastRenderedPageBreak/>
        <w:t>using</w:t>
      </w:r>
      <w:r w:rsidRPr="008C6831">
        <w:rPr>
          <w:rFonts w:ascii="Maiandra GD" w:eastAsia="Times New Roman" w:hAnsi="Maiandra GD" w:cs="Consolas"/>
          <w:color w:val="CFD5E0"/>
          <w:sz w:val="24"/>
          <w:szCs w:val="24"/>
          <w:rPrChange w:id="8854"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8855"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8856" w:author="Narendra" w:date="2021-08-21T13:02:00Z">
            <w:rPr>
              <w:rFonts w:ascii="inherit" w:eastAsia="Times New Roman" w:hAnsi="inherit" w:cs="Consolas"/>
              <w:color w:val="CFD5E0"/>
              <w:sz w:val="25"/>
            </w:rPr>
          </w:rPrChange>
        </w:rPr>
        <w:t xml:space="preserve">AuthenticationRepository _repo = </w:t>
      </w:r>
      <w:r w:rsidRPr="008C6831">
        <w:rPr>
          <w:rFonts w:ascii="Maiandra GD" w:eastAsia="Times New Roman" w:hAnsi="Maiandra GD" w:cs="Consolas"/>
          <w:color w:val="4284AE"/>
          <w:sz w:val="24"/>
          <w:szCs w:val="24"/>
          <w:rPrChange w:id="8857"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8858"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8859" w:author="Narendra" w:date="2021-08-21T13:02:00Z">
            <w:rPr>
              <w:rFonts w:ascii="inherit" w:eastAsia="Times New Roman" w:hAnsi="inherit" w:cs="Consolas"/>
              <w:color w:val="4284AE"/>
              <w:sz w:val="25"/>
            </w:rPr>
          </w:rPrChange>
        </w:rPr>
        <w:t>AuthenticationRepository</w:t>
      </w:r>
      <w:r w:rsidRPr="008C6831">
        <w:rPr>
          <w:rFonts w:ascii="Maiandra GD" w:eastAsia="Times New Roman" w:hAnsi="Maiandra GD" w:cs="Consolas"/>
          <w:b/>
          <w:bCs/>
          <w:color w:val="6B7C8B"/>
          <w:sz w:val="24"/>
          <w:szCs w:val="24"/>
          <w:rPrChange w:id="8860"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86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8862"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86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D19252"/>
          <w:sz w:val="24"/>
          <w:szCs w:val="24"/>
          <w:rPrChange w:id="8864" w:author="Narendra" w:date="2021-08-21T13:02:00Z">
            <w:rPr>
              <w:rFonts w:ascii="inherit" w:eastAsia="Times New Roman" w:hAnsi="inherit" w:cs="Consolas"/>
              <w:color w:val="D19252"/>
              <w:sz w:val="25"/>
            </w:rPr>
          </w:rPrChange>
        </w:rPr>
        <w:t>var</w:t>
      </w:r>
      <w:r w:rsidRPr="008C6831">
        <w:rPr>
          <w:rFonts w:ascii="Maiandra GD" w:eastAsia="Times New Roman" w:hAnsi="Maiandra GD" w:cs="Consolas"/>
          <w:color w:val="CFD5E0"/>
          <w:sz w:val="24"/>
          <w:szCs w:val="24"/>
          <w:rPrChange w:id="8865" w:author="Narendra" w:date="2021-08-21T13:02:00Z">
            <w:rPr>
              <w:rFonts w:ascii="inherit" w:eastAsia="Times New Roman" w:hAnsi="inherit" w:cs="Consolas"/>
              <w:color w:val="CFD5E0"/>
              <w:sz w:val="25"/>
            </w:rPr>
          </w:rPrChange>
        </w:rPr>
        <w:t xml:space="preserve"> refreshToken = </w:t>
      </w:r>
      <w:r w:rsidRPr="008C6831">
        <w:rPr>
          <w:rFonts w:ascii="Maiandra GD" w:eastAsia="Times New Roman" w:hAnsi="Maiandra GD" w:cs="Consolas"/>
          <w:b/>
          <w:bCs/>
          <w:color w:val="D171DD"/>
          <w:sz w:val="24"/>
          <w:szCs w:val="24"/>
          <w:rPrChange w:id="8866" w:author="Narendra" w:date="2021-08-21T13:02:00Z">
            <w:rPr>
              <w:rFonts w:ascii="inherit" w:eastAsia="Times New Roman" w:hAnsi="inherit" w:cs="Consolas"/>
              <w:b/>
              <w:bCs/>
              <w:color w:val="D171DD"/>
              <w:sz w:val="25"/>
            </w:rPr>
          </w:rPrChange>
        </w:rPr>
        <w:t>await</w:t>
      </w:r>
      <w:r w:rsidRPr="008C6831">
        <w:rPr>
          <w:rFonts w:ascii="Maiandra GD" w:eastAsia="Times New Roman" w:hAnsi="Maiandra GD" w:cs="Consolas"/>
          <w:color w:val="CFD5E0"/>
          <w:sz w:val="24"/>
          <w:szCs w:val="24"/>
          <w:rPrChange w:id="8867" w:author="Narendra" w:date="2021-08-21T13:02:00Z">
            <w:rPr>
              <w:rFonts w:ascii="inherit" w:eastAsia="Times New Roman" w:hAnsi="inherit" w:cs="Consolas"/>
              <w:color w:val="CFD5E0"/>
              <w:sz w:val="25"/>
            </w:rPr>
          </w:rPrChange>
        </w:rPr>
        <w:t xml:space="preserve"> _repo.</w:t>
      </w:r>
      <w:r w:rsidRPr="008C6831">
        <w:rPr>
          <w:rFonts w:ascii="Maiandra GD" w:eastAsia="Times New Roman" w:hAnsi="Maiandra GD" w:cs="Consolas"/>
          <w:color w:val="4284AE"/>
          <w:sz w:val="24"/>
          <w:szCs w:val="24"/>
          <w:rPrChange w:id="8868" w:author="Narendra" w:date="2021-08-21T13:02:00Z">
            <w:rPr>
              <w:rFonts w:ascii="inherit" w:eastAsia="Times New Roman" w:hAnsi="inherit" w:cs="Consolas"/>
              <w:color w:val="4284AE"/>
              <w:sz w:val="25"/>
            </w:rPr>
          </w:rPrChange>
        </w:rPr>
        <w:t>FindRefreshToken</w:t>
      </w:r>
      <w:r w:rsidRPr="008C6831">
        <w:rPr>
          <w:rFonts w:ascii="Maiandra GD" w:eastAsia="Times New Roman" w:hAnsi="Maiandra GD" w:cs="Consolas"/>
          <w:b/>
          <w:bCs/>
          <w:color w:val="6B7C8B"/>
          <w:sz w:val="24"/>
          <w:szCs w:val="24"/>
          <w:rPrChange w:id="886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8870" w:author="Narendra" w:date="2021-08-21T13:02:00Z">
            <w:rPr>
              <w:rFonts w:ascii="inherit" w:eastAsia="Times New Roman" w:hAnsi="inherit" w:cs="Consolas"/>
              <w:color w:val="CFD5E0"/>
              <w:sz w:val="25"/>
            </w:rPr>
          </w:rPrChange>
        </w:rPr>
        <w:t>hashedTokenId</w:t>
      </w:r>
      <w:r w:rsidRPr="008C6831">
        <w:rPr>
          <w:rFonts w:ascii="Maiandra GD" w:eastAsia="Times New Roman" w:hAnsi="Maiandra GD" w:cs="Consolas"/>
          <w:b/>
          <w:bCs/>
          <w:color w:val="6B7C8B"/>
          <w:sz w:val="24"/>
          <w:szCs w:val="24"/>
          <w:rPrChange w:id="887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8872"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87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8874" w:author="Narendra" w:date="2021-08-21T13:02:00Z">
            <w:rPr>
              <w:rFonts w:ascii="inherit" w:eastAsia="Times New Roman" w:hAnsi="inherit" w:cs="Consolas"/>
              <w:b/>
              <w:bCs/>
              <w:color w:val="D171DD"/>
              <w:sz w:val="25"/>
            </w:rPr>
          </w:rPrChange>
        </w:rPr>
        <w:t>if</w:t>
      </w:r>
      <w:r w:rsidRPr="008C6831">
        <w:rPr>
          <w:rFonts w:ascii="Maiandra GD" w:eastAsia="Times New Roman" w:hAnsi="Maiandra GD" w:cs="Consolas"/>
          <w:color w:val="CFD5E0"/>
          <w:sz w:val="24"/>
          <w:szCs w:val="24"/>
          <w:rPrChange w:id="8875"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8876"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8877" w:author="Narendra" w:date="2021-08-21T13:02:00Z">
            <w:rPr>
              <w:rFonts w:ascii="inherit" w:eastAsia="Times New Roman" w:hAnsi="inherit" w:cs="Consolas"/>
              <w:color w:val="CFD5E0"/>
              <w:sz w:val="25"/>
            </w:rPr>
          </w:rPrChange>
        </w:rPr>
        <w:t xml:space="preserve">refreshToken != </w:t>
      </w:r>
      <w:r w:rsidRPr="008C6831">
        <w:rPr>
          <w:rFonts w:ascii="Maiandra GD" w:eastAsia="Times New Roman" w:hAnsi="Maiandra GD" w:cs="Consolas"/>
          <w:b/>
          <w:bCs/>
          <w:color w:val="D171DD"/>
          <w:sz w:val="24"/>
          <w:szCs w:val="24"/>
          <w:rPrChange w:id="8878" w:author="Narendra" w:date="2021-08-21T13:02:00Z">
            <w:rPr>
              <w:rFonts w:ascii="inherit" w:eastAsia="Times New Roman" w:hAnsi="inherit" w:cs="Consolas"/>
              <w:b/>
              <w:bCs/>
              <w:color w:val="D171DD"/>
              <w:sz w:val="25"/>
            </w:rPr>
          </w:rPrChange>
        </w:rPr>
        <w:t>null</w:t>
      </w:r>
      <w:r w:rsidRPr="008C6831">
        <w:rPr>
          <w:rFonts w:ascii="Maiandra GD" w:eastAsia="Times New Roman" w:hAnsi="Maiandra GD" w:cs="Consolas"/>
          <w:b/>
          <w:bCs/>
          <w:color w:val="6B7C8B"/>
          <w:sz w:val="24"/>
          <w:szCs w:val="24"/>
          <w:rPrChange w:id="8879"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88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8881"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88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8883" w:author="Narendra" w:date="2021-08-21T13:02:00Z">
            <w:rPr>
              <w:rFonts w:ascii="inherit" w:eastAsia="Times New Roman" w:hAnsi="inherit" w:cs="Consolas"/>
              <w:color w:val="6B7C8B"/>
              <w:sz w:val="25"/>
            </w:rPr>
          </w:rPrChange>
        </w:rPr>
        <w:t>//Get protectedTicket from refreshToken class</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88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8885" w:author="Narendra" w:date="2021-08-21T13:02:00Z">
            <w:rPr>
              <w:rFonts w:ascii="inherit" w:eastAsia="Times New Roman" w:hAnsi="inherit" w:cs="Consolas"/>
              <w:color w:val="CFD5E0"/>
              <w:sz w:val="25"/>
            </w:rPr>
          </w:rPrChange>
        </w:rPr>
        <w:t>context.</w:t>
      </w:r>
      <w:r w:rsidRPr="008C6831">
        <w:rPr>
          <w:rFonts w:ascii="Maiandra GD" w:eastAsia="Times New Roman" w:hAnsi="Maiandra GD" w:cs="Consolas"/>
          <w:color w:val="4284AE"/>
          <w:sz w:val="24"/>
          <w:szCs w:val="24"/>
          <w:rPrChange w:id="8886" w:author="Narendra" w:date="2021-08-21T13:02:00Z">
            <w:rPr>
              <w:rFonts w:ascii="inherit" w:eastAsia="Times New Roman" w:hAnsi="inherit" w:cs="Consolas"/>
              <w:color w:val="4284AE"/>
              <w:sz w:val="25"/>
            </w:rPr>
          </w:rPrChange>
        </w:rPr>
        <w:t>DeserializeTicket</w:t>
      </w:r>
      <w:r w:rsidRPr="008C6831">
        <w:rPr>
          <w:rFonts w:ascii="Maiandra GD" w:eastAsia="Times New Roman" w:hAnsi="Maiandra GD" w:cs="Consolas"/>
          <w:b/>
          <w:bCs/>
          <w:color w:val="6B7C8B"/>
          <w:sz w:val="24"/>
          <w:szCs w:val="24"/>
          <w:rPrChange w:id="888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8888" w:author="Narendra" w:date="2021-08-21T13:02:00Z">
            <w:rPr>
              <w:rFonts w:ascii="inherit" w:eastAsia="Times New Roman" w:hAnsi="inherit" w:cs="Consolas"/>
              <w:color w:val="CFD5E0"/>
              <w:sz w:val="25"/>
            </w:rPr>
          </w:rPrChange>
        </w:rPr>
        <w:t>refreshToken.</w:t>
      </w:r>
      <w:r w:rsidRPr="008C6831">
        <w:rPr>
          <w:rFonts w:ascii="Maiandra GD" w:eastAsia="Times New Roman" w:hAnsi="Maiandra GD" w:cs="Consolas"/>
          <w:color w:val="4284AE"/>
          <w:sz w:val="24"/>
          <w:szCs w:val="24"/>
          <w:rPrChange w:id="8889" w:author="Narendra" w:date="2021-08-21T13:02:00Z">
            <w:rPr>
              <w:rFonts w:ascii="inherit" w:eastAsia="Times New Roman" w:hAnsi="inherit" w:cs="Consolas"/>
              <w:color w:val="4284AE"/>
              <w:sz w:val="25"/>
            </w:rPr>
          </w:rPrChange>
        </w:rPr>
        <w:t>ProtectedTicket</w:t>
      </w:r>
      <w:r w:rsidRPr="008C6831">
        <w:rPr>
          <w:rFonts w:ascii="Maiandra GD" w:eastAsia="Times New Roman" w:hAnsi="Maiandra GD" w:cs="Consolas"/>
          <w:b/>
          <w:bCs/>
          <w:color w:val="6B7C8B"/>
          <w:sz w:val="24"/>
          <w:szCs w:val="24"/>
          <w:rPrChange w:id="8890"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8891"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89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D19252"/>
          <w:sz w:val="24"/>
          <w:szCs w:val="24"/>
          <w:rPrChange w:id="8893" w:author="Narendra" w:date="2021-08-21T13:02:00Z">
            <w:rPr>
              <w:rFonts w:ascii="inherit" w:eastAsia="Times New Roman" w:hAnsi="inherit" w:cs="Consolas"/>
              <w:color w:val="D19252"/>
              <w:sz w:val="25"/>
            </w:rPr>
          </w:rPrChange>
        </w:rPr>
        <w:t>var</w:t>
      </w:r>
      <w:r w:rsidRPr="008C6831">
        <w:rPr>
          <w:rFonts w:ascii="Maiandra GD" w:eastAsia="Times New Roman" w:hAnsi="Maiandra GD" w:cs="Consolas"/>
          <w:color w:val="CFD5E0"/>
          <w:sz w:val="24"/>
          <w:szCs w:val="24"/>
          <w:rPrChange w:id="8894" w:author="Narendra" w:date="2021-08-21T13:02:00Z">
            <w:rPr>
              <w:rFonts w:ascii="inherit" w:eastAsia="Times New Roman" w:hAnsi="inherit" w:cs="Consolas"/>
              <w:color w:val="CFD5E0"/>
              <w:sz w:val="25"/>
            </w:rPr>
          </w:rPrChange>
        </w:rPr>
        <w:t xml:space="preserve"> result = </w:t>
      </w:r>
      <w:r w:rsidRPr="008C6831">
        <w:rPr>
          <w:rFonts w:ascii="Maiandra GD" w:eastAsia="Times New Roman" w:hAnsi="Maiandra GD" w:cs="Consolas"/>
          <w:b/>
          <w:bCs/>
          <w:color w:val="D171DD"/>
          <w:sz w:val="24"/>
          <w:szCs w:val="24"/>
          <w:rPrChange w:id="8895" w:author="Narendra" w:date="2021-08-21T13:02:00Z">
            <w:rPr>
              <w:rFonts w:ascii="inherit" w:eastAsia="Times New Roman" w:hAnsi="inherit" w:cs="Consolas"/>
              <w:b/>
              <w:bCs/>
              <w:color w:val="D171DD"/>
              <w:sz w:val="25"/>
            </w:rPr>
          </w:rPrChange>
        </w:rPr>
        <w:t>await</w:t>
      </w:r>
      <w:r w:rsidRPr="008C6831">
        <w:rPr>
          <w:rFonts w:ascii="Maiandra GD" w:eastAsia="Times New Roman" w:hAnsi="Maiandra GD" w:cs="Consolas"/>
          <w:color w:val="CFD5E0"/>
          <w:sz w:val="24"/>
          <w:szCs w:val="24"/>
          <w:rPrChange w:id="8896" w:author="Narendra" w:date="2021-08-21T13:02:00Z">
            <w:rPr>
              <w:rFonts w:ascii="inherit" w:eastAsia="Times New Roman" w:hAnsi="inherit" w:cs="Consolas"/>
              <w:color w:val="CFD5E0"/>
              <w:sz w:val="25"/>
            </w:rPr>
          </w:rPrChange>
        </w:rPr>
        <w:t xml:space="preserve"> _repo.</w:t>
      </w:r>
      <w:r w:rsidRPr="008C6831">
        <w:rPr>
          <w:rFonts w:ascii="Maiandra GD" w:eastAsia="Times New Roman" w:hAnsi="Maiandra GD" w:cs="Consolas"/>
          <w:color w:val="4284AE"/>
          <w:sz w:val="24"/>
          <w:szCs w:val="24"/>
          <w:rPrChange w:id="8897" w:author="Narendra" w:date="2021-08-21T13:02:00Z">
            <w:rPr>
              <w:rFonts w:ascii="inherit" w:eastAsia="Times New Roman" w:hAnsi="inherit" w:cs="Consolas"/>
              <w:color w:val="4284AE"/>
              <w:sz w:val="25"/>
            </w:rPr>
          </w:rPrChange>
        </w:rPr>
        <w:t>RemoveRefreshTokenByID</w:t>
      </w:r>
      <w:r w:rsidRPr="008C6831">
        <w:rPr>
          <w:rFonts w:ascii="Maiandra GD" w:eastAsia="Times New Roman" w:hAnsi="Maiandra GD" w:cs="Consolas"/>
          <w:b/>
          <w:bCs/>
          <w:color w:val="6B7C8B"/>
          <w:sz w:val="24"/>
          <w:szCs w:val="24"/>
          <w:rPrChange w:id="889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8899" w:author="Narendra" w:date="2021-08-21T13:02:00Z">
            <w:rPr>
              <w:rFonts w:ascii="inherit" w:eastAsia="Times New Roman" w:hAnsi="inherit" w:cs="Consolas"/>
              <w:color w:val="CFD5E0"/>
              <w:sz w:val="25"/>
            </w:rPr>
          </w:rPrChange>
        </w:rPr>
        <w:t>hashedTokenId</w:t>
      </w:r>
      <w:r w:rsidRPr="008C6831">
        <w:rPr>
          <w:rFonts w:ascii="Maiandra GD" w:eastAsia="Times New Roman" w:hAnsi="Maiandra GD" w:cs="Consolas"/>
          <w:b/>
          <w:bCs/>
          <w:color w:val="6B7C8B"/>
          <w:sz w:val="24"/>
          <w:szCs w:val="24"/>
          <w:rPrChange w:id="8900"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8901"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90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8903"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90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8905"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line="384" w:lineRule="atLeast"/>
        <w:textAlignment w:val="baseline"/>
        <w:rPr>
          <w:rFonts w:ascii="Maiandra GD" w:eastAsia="Times New Roman" w:hAnsi="Maiandra GD" w:cs="Consolas"/>
          <w:color w:val="596174"/>
          <w:sz w:val="24"/>
          <w:szCs w:val="24"/>
          <w:rPrChange w:id="890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8907"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FFFFFF"/>
        <w:spacing w:after="0" w:line="240" w:lineRule="auto"/>
        <w:jc w:val="both"/>
        <w:textAlignment w:val="baseline"/>
        <w:outlineLvl w:val="4"/>
        <w:rPr>
          <w:rFonts w:ascii="Maiandra GD" w:eastAsia="Times New Roman" w:hAnsi="Maiandra GD" w:cs="Segoe UI"/>
          <w:color w:val="3A3A3A"/>
          <w:sz w:val="24"/>
          <w:szCs w:val="24"/>
          <w:rPrChange w:id="8908" w:author="Narendra" w:date="2021-08-21T13:02:00Z">
            <w:rPr>
              <w:rFonts w:ascii="Segoe UI" w:eastAsia="Times New Roman" w:hAnsi="Segoe UI" w:cs="Segoe UI"/>
              <w:color w:val="3A3A3A"/>
              <w:sz w:val="20"/>
              <w:szCs w:val="20"/>
            </w:rPr>
          </w:rPrChange>
        </w:rPr>
      </w:pPr>
      <w:r w:rsidRPr="008C6831">
        <w:rPr>
          <w:rFonts w:ascii="Maiandra GD" w:eastAsia="Times New Roman" w:hAnsi="Maiandra GD" w:cs="Arial"/>
          <w:b/>
          <w:bCs/>
          <w:color w:val="000000"/>
          <w:sz w:val="24"/>
          <w:szCs w:val="24"/>
          <w:rPrChange w:id="8909" w:author="Narendra" w:date="2021-08-21T13:02:00Z">
            <w:rPr>
              <w:rFonts w:ascii="Arial" w:eastAsia="Times New Roman" w:hAnsi="Arial" w:cs="Arial"/>
              <w:b/>
              <w:bCs/>
              <w:color w:val="000000"/>
              <w:sz w:val="27"/>
            </w:rPr>
          </w:rPrChange>
        </w:rPr>
        <w:t>Explanation of the above method:</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8910"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8911" w:author="Narendra" w:date="2021-08-21T13:02:00Z">
            <w:rPr>
              <w:rFonts w:ascii="Arial" w:eastAsia="Times New Roman" w:hAnsi="Arial" w:cs="Arial"/>
              <w:color w:val="000000"/>
              <w:sz w:val="23"/>
              <w:szCs w:val="23"/>
              <w:bdr w:val="none" w:sz="0" w:space="0" w:color="auto" w:frame="1"/>
            </w:rPr>
          </w:rPrChange>
        </w:rPr>
        <w:t>We need to set the “Access-Control-Allow-Origin” header by getting the value from the Owin Context. If you will not set this value, then you will get 405 status code and this is because the method “GrantResourceOwnerCredentials” where we set this header is never get executed once we request the access token using the refresh tokens (grant_type = refresh_token).</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8912"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8913" w:author="Narendra" w:date="2021-08-21T13:02:00Z">
            <w:rPr>
              <w:rFonts w:ascii="Arial" w:eastAsia="Times New Roman" w:hAnsi="Arial" w:cs="Arial"/>
              <w:color w:val="000000"/>
              <w:sz w:val="23"/>
              <w:szCs w:val="23"/>
              <w:bdr w:val="none" w:sz="0" w:space="0" w:color="auto" w:frame="1"/>
            </w:rPr>
          </w:rPrChange>
        </w:rPr>
        <w:t>Then we get the refresh token id from the request, hash this id and look for the token using the hashed refresh token id in “RefreshToken” table, if the refresh token is found, we will use the magical signed string which contains a serialized representation for the ticket to build the ticket and identities for the user mapped to this refresh token.</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8914"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8915" w:author="Narendra" w:date="2021-08-21T13:02:00Z">
            <w:rPr>
              <w:rFonts w:ascii="Arial" w:eastAsia="Times New Roman" w:hAnsi="Arial" w:cs="Arial"/>
              <w:color w:val="000000"/>
              <w:sz w:val="23"/>
              <w:szCs w:val="23"/>
              <w:bdr w:val="none" w:sz="0" w:space="0" w:color="auto" w:frame="1"/>
            </w:rPr>
          </w:rPrChange>
        </w:rPr>
        <w:t>Finally, we will remove the existing refresh token from the “RefreshToken” table because in our logic we are allowing only one refresh token per user and client.</w:t>
      </w:r>
    </w:p>
    <w:p w:rsidR="006E519F" w:rsidRPr="008C6831" w:rsidRDefault="006E519F" w:rsidP="006E519F">
      <w:pPr>
        <w:shd w:val="clear" w:color="auto" w:fill="FFFFFF"/>
        <w:spacing w:after="0" w:line="240" w:lineRule="auto"/>
        <w:jc w:val="both"/>
        <w:textAlignment w:val="baseline"/>
        <w:outlineLvl w:val="4"/>
        <w:rPr>
          <w:rFonts w:ascii="Maiandra GD" w:eastAsia="Times New Roman" w:hAnsi="Maiandra GD" w:cs="Segoe UI"/>
          <w:color w:val="3A3A3A"/>
          <w:sz w:val="24"/>
          <w:szCs w:val="24"/>
          <w:rPrChange w:id="8916" w:author="Narendra" w:date="2021-08-21T13:02:00Z">
            <w:rPr>
              <w:rFonts w:ascii="Segoe UI" w:eastAsia="Times New Roman" w:hAnsi="Segoe UI" w:cs="Segoe UI"/>
              <w:color w:val="3A3A3A"/>
              <w:sz w:val="20"/>
              <w:szCs w:val="20"/>
            </w:rPr>
          </w:rPrChange>
        </w:rPr>
      </w:pPr>
      <w:r w:rsidRPr="008C6831">
        <w:rPr>
          <w:rFonts w:ascii="Maiandra GD" w:eastAsia="Times New Roman" w:hAnsi="Maiandra GD" w:cs="Arial"/>
          <w:b/>
          <w:bCs/>
          <w:color w:val="000000"/>
          <w:sz w:val="24"/>
          <w:szCs w:val="24"/>
          <w:rPrChange w:id="8917" w:author="Narendra" w:date="2021-08-21T13:02:00Z">
            <w:rPr>
              <w:rFonts w:ascii="Arial" w:eastAsia="Times New Roman" w:hAnsi="Arial" w:cs="Arial"/>
              <w:b/>
              <w:bCs/>
              <w:color w:val="000000"/>
              <w:sz w:val="27"/>
            </w:rPr>
          </w:rPrChange>
        </w:rPr>
        <w:t>Implementing GrantRefreshToken in Web API</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8918"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8919" w:author="Narendra" w:date="2021-08-21T13:02:00Z">
            <w:rPr>
              <w:rFonts w:ascii="Arial" w:eastAsia="Times New Roman" w:hAnsi="Arial" w:cs="Arial"/>
              <w:color w:val="000000"/>
              <w:sz w:val="23"/>
              <w:szCs w:val="23"/>
              <w:bdr w:val="none" w:sz="0" w:space="0" w:color="auto" w:frame="1"/>
            </w:rPr>
          </w:rPrChange>
        </w:rPr>
        <w:t>Now the request context contains all the claims stored previously for this use. Now we need to implement the logic which will allows us to issue new claims or updating the existing claims and contain them into the new access token generated before sending it to the user, to do so open class MyAuthorizationServerProvider and implement method GrantRefreshToken with the following code.</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92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8921"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8922"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8923" w:author="Narendra" w:date="2021-08-21T13:02:00Z">
            <w:rPr>
              <w:rFonts w:ascii="inherit" w:eastAsia="Times New Roman" w:hAnsi="inherit" w:cs="Consolas"/>
              <w:b/>
              <w:bCs/>
              <w:color w:val="D171DD"/>
              <w:sz w:val="25"/>
            </w:rPr>
          </w:rPrChange>
        </w:rPr>
        <w:t>override</w:t>
      </w:r>
      <w:r w:rsidRPr="008C6831">
        <w:rPr>
          <w:rFonts w:ascii="Maiandra GD" w:eastAsia="Times New Roman" w:hAnsi="Maiandra GD" w:cs="Consolas"/>
          <w:color w:val="CFD5E0"/>
          <w:sz w:val="24"/>
          <w:szCs w:val="24"/>
          <w:rPrChange w:id="8924" w:author="Narendra" w:date="2021-08-21T13:02:00Z">
            <w:rPr>
              <w:rFonts w:ascii="inherit" w:eastAsia="Times New Roman" w:hAnsi="inherit" w:cs="Consolas"/>
              <w:color w:val="CFD5E0"/>
              <w:sz w:val="25"/>
            </w:rPr>
          </w:rPrChange>
        </w:rPr>
        <w:t xml:space="preserve"> Task </w:t>
      </w:r>
      <w:r w:rsidRPr="008C6831">
        <w:rPr>
          <w:rFonts w:ascii="Maiandra GD" w:eastAsia="Times New Roman" w:hAnsi="Maiandra GD" w:cs="Consolas"/>
          <w:color w:val="4284AE"/>
          <w:sz w:val="24"/>
          <w:szCs w:val="24"/>
          <w:rPrChange w:id="8925" w:author="Narendra" w:date="2021-08-21T13:02:00Z">
            <w:rPr>
              <w:rFonts w:ascii="inherit" w:eastAsia="Times New Roman" w:hAnsi="inherit" w:cs="Consolas"/>
              <w:color w:val="4284AE"/>
              <w:sz w:val="25"/>
            </w:rPr>
          </w:rPrChange>
        </w:rPr>
        <w:t>GrantRefreshToken</w:t>
      </w:r>
      <w:r w:rsidRPr="008C6831">
        <w:rPr>
          <w:rFonts w:ascii="Maiandra GD" w:eastAsia="Times New Roman" w:hAnsi="Maiandra GD" w:cs="Consolas"/>
          <w:b/>
          <w:bCs/>
          <w:color w:val="6B7C8B"/>
          <w:sz w:val="24"/>
          <w:szCs w:val="24"/>
          <w:rPrChange w:id="8926"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8927" w:author="Narendra" w:date="2021-08-21T13:02:00Z">
            <w:rPr>
              <w:rFonts w:ascii="inherit" w:eastAsia="Times New Roman" w:hAnsi="inherit" w:cs="Consolas"/>
              <w:color w:val="CFD5E0"/>
              <w:sz w:val="25"/>
            </w:rPr>
          </w:rPrChange>
        </w:rPr>
        <w:t>OAuthGrantRefreshTokenContext context</w:t>
      </w:r>
      <w:r w:rsidRPr="008C6831">
        <w:rPr>
          <w:rFonts w:ascii="Maiandra GD" w:eastAsia="Times New Roman" w:hAnsi="Maiandra GD" w:cs="Consolas"/>
          <w:b/>
          <w:bCs/>
          <w:color w:val="6B7C8B"/>
          <w:sz w:val="24"/>
          <w:szCs w:val="24"/>
          <w:rPrChange w:id="8928"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92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8930"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93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D19252"/>
          <w:sz w:val="24"/>
          <w:szCs w:val="24"/>
          <w:rPrChange w:id="8932" w:author="Narendra" w:date="2021-08-21T13:02:00Z">
            <w:rPr>
              <w:rFonts w:ascii="inherit" w:eastAsia="Times New Roman" w:hAnsi="inherit" w:cs="Consolas"/>
              <w:color w:val="D19252"/>
              <w:sz w:val="25"/>
            </w:rPr>
          </w:rPrChange>
        </w:rPr>
        <w:t>var</w:t>
      </w:r>
      <w:r w:rsidRPr="008C6831">
        <w:rPr>
          <w:rFonts w:ascii="Maiandra GD" w:eastAsia="Times New Roman" w:hAnsi="Maiandra GD" w:cs="Consolas"/>
          <w:color w:val="CFD5E0"/>
          <w:sz w:val="24"/>
          <w:szCs w:val="24"/>
          <w:rPrChange w:id="8933" w:author="Narendra" w:date="2021-08-21T13:02:00Z">
            <w:rPr>
              <w:rFonts w:ascii="inherit" w:eastAsia="Times New Roman" w:hAnsi="inherit" w:cs="Consolas"/>
              <w:color w:val="CFD5E0"/>
              <w:sz w:val="25"/>
            </w:rPr>
          </w:rPrChange>
        </w:rPr>
        <w:t xml:space="preserve"> originalClient = context.</w:t>
      </w:r>
      <w:r w:rsidRPr="008C6831">
        <w:rPr>
          <w:rFonts w:ascii="Maiandra GD" w:eastAsia="Times New Roman" w:hAnsi="Maiandra GD" w:cs="Consolas"/>
          <w:color w:val="4284AE"/>
          <w:sz w:val="24"/>
          <w:szCs w:val="24"/>
          <w:rPrChange w:id="8934" w:author="Narendra" w:date="2021-08-21T13:02:00Z">
            <w:rPr>
              <w:rFonts w:ascii="inherit" w:eastAsia="Times New Roman" w:hAnsi="inherit" w:cs="Consolas"/>
              <w:color w:val="4284AE"/>
              <w:sz w:val="25"/>
            </w:rPr>
          </w:rPrChange>
        </w:rPr>
        <w:t>Ticket</w:t>
      </w:r>
      <w:r w:rsidRPr="008C6831">
        <w:rPr>
          <w:rFonts w:ascii="Maiandra GD" w:eastAsia="Times New Roman" w:hAnsi="Maiandra GD" w:cs="Consolas"/>
          <w:color w:val="CFD5E0"/>
          <w:sz w:val="24"/>
          <w:szCs w:val="24"/>
          <w:rPrChange w:id="8935"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8936" w:author="Narendra" w:date="2021-08-21T13:02:00Z">
            <w:rPr>
              <w:rFonts w:ascii="inherit" w:eastAsia="Times New Roman" w:hAnsi="inherit" w:cs="Consolas"/>
              <w:color w:val="4284AE"/>
              <w:sz w:val="25"/>
            </w:rPr>
          </w:rPrChange>
        </w:rPr>
        <w:t>Properties</w:t>
      </w:r>
      <w:r w:rsidRPr="008C6831">
        <w:rPr>
          <w:rFonts w:ascii="Maiandra GD" w:eastAsia="Times New Roman" w:hAnsi="Maiandra GD" w:cs="Consolas"/>
          <w:color w:val="CFD5E0"/>
          <w:sz w:val="24"/>
          <w:szCs w:val="24"/>
          <w:rPrChange w:id="8937"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8938" w:author="Narendra" w:date="2021-08-21T13:02:00Z">
            <w:rPr>
              <w:rFonts w:ascii="inherit" w:eastAsia="Times New Roman" w:hAnsi="inherit" w:cs="Consolas"/>
              <w:color w:val="4284AE"/>
              <w:sz w:val="25"/>
            </w:rPr>
          </w:rPrChange>
        </w:rPr>
        <w:t>Dictionary</w:t>
      </w:r>
      <w:r w:rsidRPr="008C6831">
        <w:rPr>
          <w:rFonts w:ascii="Maiandra GD" w:eastAsia="Times New Roman" w:hAnsi="Maiandra GD" w:cs="Consolas"/>
          <w:b/>
          <w:bCs/>
          <w:color w:val="6B7C8B"/>
          <w:sz w:val="24"/>
          <w:szCs w:val="24"/>
          <w:rPrChange w:id="893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7CC379"/>
          <w:sz w:val="24"/>
          <w:szCs w:val="24"/>
          <w:rPrChange w:id="8940" w:author="Narendra" w:date="2021-08-21T13:02:00Z">
            <w:rPr>
              <w:rFonts w:ascii="inherit" w:eastAsia="Times New Roman" w:hAnsi="inherit" w:cs="Consolas"/>
              <w:color w:val="7CC379"/>
              <w:sz w:val="25"/>
            </w:rPr>
          </w:rPrChange>
        </w:rPr>
        <w:t>"client_id"</w:t>
      </w:r>
      <w:r w:rsidRPr="008C6831">
        <w:rPr>
          <w:rFonts w:ascii="Maiandra GD" w:eastAsia="Times New Roman" w:hAnsi="Maiandra GD" w:cs="Consolas"/>
          <w:b/>
          <w:bCs/>
          <w:color w:val="6B7C8B"/>
          <w:sz w:val="24"/>
          <w:szCs w:val="24"/>
          <w:rPrChange w:id="894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8942"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94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D19252"/>
          <w:sz w:val="24"/>
          <w:szCs w:val="24"/>
          <w:rPrChange w:id="8944" w:author="Narendra" w:date="2021-08-21T13:02:00Z">
            <w:rPr>
              <w:rFonts w:ascii="inherit" w:eastAsia="Times New Roman" w:hAnsi="inherit" w:cs="Consolas"/>
              <w:color w:val="D19252"/>
              <w:sz w:val="25"/>
            </w:rPr>
          </w:rPrChange>
        </w:rPr>
        <w:t>var</w:t>
      </w:r>
      <w:r w:rsidRPr="008C6831">
        <w:rPr>
          <w:rFonts w:ascii="Maiandra GD" w:eastAsia="Times New Roman" w:hAnsi="Maiandra GD" w:cs="Consolas"/>
          <w:color w:val="CFD5E0"/>
          <w:sz w:val="24"/>
          <w:szCs w:val="24"/>
          <w:rPrChange w:id="8945" w:author="Narendra" w:date="2021-08-21T13:02:00Z">
            <w:rPr>
              <w:rFonts w:ascii="inherit" w:eastAsia="Times New Roman" w:hAnsi="inherit" w:cs="Consolas"/>
              <w:color w:val="CFD5E0"/>
              <w:sz w:val="25"/>
            </w:rPr>
          </w:rPrChange>
        </w:rPr>
        <w:t xml:space="preserve"> currentClient = context.</w:t>
      </w:r>
      <w:r w:rsidRPr="008C6831">
        <w:rPr>
          <w:rFonts w:ascii="Maiandra GD" w:eastAsia="Times New Roman" w:hAnsi="Maiandra GD" w:cs="Consolas"/>
          <w:color w:val="4284AE"/>
          <w:sz w:val="24"/>
          <w:szCs w:val="24"/>
          <w:rPrChange w:id="8946" w:author="Narendra" w:date="2021-08-21T13:02:00Z">
            <w:rPr>
              <w:rFonts w:ascii="inherit" w:eastAsia="Times New Roman" w:hAnsi="inherit" w:cs="Consolas"/>
              <w:color w:val="4284AE"/>
              <w:sz w:val="25"/>
            </w:rPr>
          </w:rPrChange>
        </w:rPr>
        <w:t>ClientId</w:t>
      </w:r>
      <w:r w:rsidRPr="008C6831">
        <w:rPr>
          <w:rFonts w:ascii="Maiandra GD" w:eastAsia="Times New Roman" w:hAnsi="Maiandra GD" w:cs="Consolas"/>
          <w:color w:val="CFD5E0"/>
          <w:sz w:val="24"/>
          <w:szCs w:val="24"/>
          <w:rPrChange w:id="8947"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94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8949" w:author="Narendra" w:date="2021-08-21T13:02:00Z">
            <w:rPr>
              <w:rFonts w:ascii="inherit" w:eastAsia="Times New Roman" w:hAnsi="inherit" w:cs="Consolas"/>
              <w:b/>
              <w:bCs/>
              <w:color w:val="D171DD"/>
              <w:sz w:val="25"/>
            </w:rPr>
          </w:rPrChange>
        </w:rPr>
        <w:t>if</w:t>
      </w:r>
      <w:r w:rsidRPr="008C6831">
        <w:rPr>
          <w:rFonts w:ascii="Maiandra GD" w:eastAsia="Times New Roman" w:hAnsi="Maiandra GD" w:cs="Consolas"/>
          <w:color w:val="CFD5E0"/>
          <w:sz w:val="24"/>
          <w:szCs w:val="24"/>
          <w:rPrChange w:id="8950"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895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8952" w:author="Narendra" w:date="2021-08-21T13:02:00Z">
            <w:rPr>
              <w:rFonts w:ascii="inherit" w:eastAsia="Times New Roman" w:hAnsi="inherit" w:cs="Consolas"/>
              <w:color w:val="CFD5E0"/>
              <w:sz w:val="25"/>
            </w:rPr>
          </w:rPrChange>
        </w:rPr>
        <w:t>originalClient != currentClient</w:t>
      </w:r>
      <w:r w:rsidRPr="008C6831">
        <w:rPr>
          <w:rFonts w:ascii="Maiandra GD" w:eastAsia="Times New Roman" w:hAnsi="Maiandra GD" w:cs="Consolas"/>
          <w:b/>
          <w:bCs/>
          <w:color w:val="6B7C8B"/>
          <w:sz w:val="24"/>
          <w:szCs w:val="24"/>
          <w:rPrChange w:id="8953"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95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8955"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95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8957" w:author="Narendra" w:date="2021-08-21T13:02:00Z">
            <w:rPr>
              <w:rFonts w:ascii="inherit" w:eastAsia="Times New Roman" w:hAnsi="inherit" w:cs="Consolas"/>
              <w:color w:val="CFD5E0"/>
              <w:sz w:val="25"/>
            </w:rPr>
          </w:rPrChange>
        </w:rPr>
        <w:t>context.</w:t>
      </w:r>
      <w:r w:rsidRPr="008C6831">
        <w:rPr>
          <w:rFonts w:ascii="Maiandra GD" w:eastAsia="Times New Roman" w:hAnsi="Maiandra GD" w:cs="Consolas"/>
          <w:color w:val="4284AE"/>
          <w:sz w:val="24"/>
          <w:szCs w:val="24"/>
          <w:rPrChange w:id="8958" w:author="Narendra" w:date="2021-08-21T13:02:00Z">
            <w:rPr>
              <w:rFonts w:ascii="inherit" w:eastAsia="Times New Roman" w:hAnsi="inherit" w:cs="Consolas"/>
              <w:color w:val="4284AE"/>
              <w:sz w:val="25"/>
            </w:rPr>
          </w:rPrChange>
        </w:rPr>
        <w:t>SetError</w:t>
      </w:r>
      <w:r w:rsidRPr="008C6831">
        <w:rPr>
          <w:rFonts w:ascii="Maiandra GD" w:eastAsia="Times New Roman" w:hAnsi="Maiandra GD" w:cs="Consolas"/>
          <w:b/>
          <w:bCs/>
          <w:color w:val="6B7C8B"/>
          <w:sz w:val="24"/>
          <w:szCs w:val="24"/>
          <w:rPrChange w:id="895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7CC379"/>
          <w:sz w:val="24"/>
          <w:szCs w:val="24"/>
          <w:rPrChange w:id="8960" w:author="Narendra" w:date="2021-08-21T13:02:00Z">
            <w:rPr>
              <w:rFonts w:ascii="inherit" w:eastAsia="Times New Roman" w:hAnsi="inherit" w:cs="Consolas"/>
              <w:color w:val="7CC379"/>
              <w:sz w:val="25"/>
            </w:rPr>
          </w:rPrChange>
        </w:rPr>
        <w:t>"invalid_clientId"</w:t>
      </w:r>
      <w:r w:rsidRPr="008C6831">
        <w:rPr>
          <w:rFonts w:ascii="Maiandra GD" w:eastAsia="Times New Roman" w:hAnsi="Maiandra GD" w:cs="Consolas"/>
          <w:color w:val="CFD5E0"/>
          <w:sz w:val="24"/>
          <w:szCs w:val="24"/>
          <w:rPrChange w:id="8961"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7CC379"/>
          <w:sz w:val="24"/>
          <w:szCs w:val="24"/>
          <w:rPrChange w:id="8962" w:author="Narendra" w:date="2021-08-21T13:02:00Z">
            <w:rPr>
              <w:rFonts w:ascii="inherit" w:eastAsia="Times New Roman" w:hAnsi="inherit" w:cs="Consolas"/>
              <w:color w:val="7CC379"/>
              <w:sz w:val="25"/>
            </w:rPr>
          </w:rPrChange>
        </w:rPr>
        <w:t>"Refresh token is issued to a different clientId."</w:t>
      </w:r>
      <w:r w:rsidRPr="008C6831">
        <w:rPr>
          <w:rFonts w:ascii="Maiandra GD" w:eastAsia="Times New Roman" w:hAnsi="Maiandra GD" w:cs="Consolas"/>
          <w:b/>
          <w:bCs/>
          <w:color w:val="6B7C8B"/>
          <w:sz w:val="24"/>
          <w:szCs w:val="24"/>
          <w:rPrChange w:id="896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8964"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96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8966" w:author="Narendra" w:date="2021-08-21T13:02:00Z">
            <w:rPr>
              <w:rFonts w:ascii="inherit" w:eastAsia="Times New Roman" w:hAnsi="inherit" w:cs="Consolas"/>
              <w:b/>
              <w:bCs/>
              <w:color w:val="D171DD"/>
              <w:sz w:val="25"/>
            </w:rPr>
          </w:rPrChange>
        </w:rPr>
        <w:t>return</w:t>
      </w:r>
      <w:r w:rsidRPr="008C6831">
        <w:rPr>
          <w:rFonts w:ascii="Maiandra GD" w:eastAsia="Times New Roman" w:hAnsi="Maiandra GD" w:cs="Consolas"/>
          <w:color w:val="CFD5E0"/>
          <w:sz w:val="24"/>
          <w:szCs w:val="24"/>
          <w:rPrChange w:id="8967" w:author="Narendra" w:date="2021-08-21T13:02:00Z">
            <w:rPr>
              <w:rFonts w:ascii="inherit" w:eastAsia="Times New Roman" w:hAnsi="inherit" w:cs="Consolas"/>
              <w:color w:val="CFD5E0"/>
              <w:sz w:val="25"/>
            </w:rPr>
          </w:rPrChange>
        </w:rPr>
        <w:t xml:space="preserve"> Task.</w:t>
      </w:r>
      <w:r w:rsidRPr="008C6831">
        <w:rPr>
          <w:rFonts w:ascii="Maiandra GD" w:eastAsia="Times New Roman" w:hAnsi="Maiandra GD" w:cs="Consolas"/>
          <w:color w:val="4284AE"/>
          <w:sz w:val="24"/>
          <w:szCs w:val="24"/>
          <w:rPrChange w:id="8968" w:author="Narendra" w:date="2021-08-21T13:02:00Z">
            <w:rPr>
              <w:rFonts w:ascii="inherit" w:eastAsia="Times New Roman" w:hAnsi="inherit" w:cs="Consolas"/>
              <w:color w:val="4284AE"/>
              <w:sz w:val="25"/>
            </w:rPr>
          </w:rPrChange>
        </w:rPr>
        <w:t>FromResult</w:t>
      </w:r>
      <w:r w:rsidRPr="008C6831">
        <w:rPr>
          <w:rFonts w:ascii="Maiandra GD" w:eastAsia="Times New Roman" w:hAnsi="Maiandra GD" w:cs="Consolas"/>
          <w:b/>
          <w:bCs/>
          <w:color w:val="6B7C8B"/>
          <w:sz w:val="24"/>
          <w:szCs w:val="24"/>
          <w:rPrChange w:id="8969" w:author="Narendra" w:date="2021-08-21T13:02:00Z">
            <w:rPr>
              <w:rFonts w:ascii="inherit" w:eastAsia="Times New Roman" w:hAnsi="inherit" w:cs="Consolas"/>
              <w:b/>
              <w:bCs/>
              <w:color w:val="6B7C8B"/>
              <w:sz w:val="25"/>
            </w:rPr>
          </w:rPrChange>
        </w:rPr>
        <w:t>&lt;</w:t>
      </w:r>
      <w:r w:rsidRPr="008C6831">
        <w:rPr>
          <w:rFonts w:ascii="Maiandra GD" w:eastAsia="Times New Roman" w:hAnsi="Maiandra GD" w:cs="Consolas"/>
          <w:b/>
          <w:bCs/>
          <w:color w:val="D171DD"/>
          <w:sz w:val="24"/>
          <w:szCs w:val="24"/>
          <w:rPrChange w:id="8970" w:author="Narendra" w:date="2021-08-21T13:02:00Z">
            <w:rPr>
              <w:rFonts w:ascii="inherit" w:eastAsia="Times New Roman" w:hAnsi="inherit" w:cs="Consolas"/>
              <w:b/>
              <w:bCs/>
              <w:color w:val="D171DD"/>
              <w:sz w:val="25"/>
            </w:rPr>
          </w:rPrChange>
        </w:rPr>
        <w:t>object</w:t>
      </w:r>
      <w:r w:rsidRPr="008C6831">
        <w:rPr>
          <w:rFonts w:ascii="Maiandra GD" w:eastAsia="Times New Roman" w:hAnsi="Maiandra GD" w:cs="Consolas"/>
          <w:b/>
          <w:bCs/>
          <w:color w:val="6B7C8B"/>
          <w:sz w:val="24"/>
          <w:szCs w:val="24"/>
          <w:rPrChange w:id="8971" w:author="Narendra" w:date="2021-08-21T13:02:00Z">
            <w:rPr>
              <w:rFonts w:ascii="inherit" w:eastAsia="Times New Roman" w:hAnsi="inherit" w:cs="Consolas"/>
              <w:b/>
              <w:bCs/>
              <w:color w:val="6B7C8B"/>
              <w:sz w:val="25"/>
            </w:rPr>
          </w:rPrChange>
        </w:rPr>
        <w:t>&gt;(</w:t>
      </w:r>
      <w:r w:rsidRPr="008C6831">
        <w:rPr>
          <w:rFonts w:ascii="Maiandra GD" w:eastAsia="Times New Roman" w:hAnsi="Maiandra GD" w:cs="Consolas"/>
          <w:b/>
          <w:bCs/>
          <w:color w:val="D171DD"/>
          <w:sz w:val="24"/>
          <w:szCs w:val="24"/>
          <w:rPrChange w:id="8972" w:author="Narendra" w:date="2021-08-21T13:02:00Z">
            <w:rPr>
              <w:rFonts w:ascii="inherit" w:eastAsia="Times New Roman" w:hAnsi="inherit" w:cs="Consolas"/>
              <w:b/>
              <w:bCs/>
              <w:color w:val="D171DD"/>
              <w:sz w:val="25"/>
            </w:rPr>
          </w:rPrChange>
        </w:rPr>
        <w:t>null</w:t>
      </w:r>
      <w:r w:rsidRPr="008C6831">
        <w:rPr>
          <w:rFonts w:ascii="Maiandra GD" w:eastAsia="Times New Roman" w:hAnsi="Maiandra GD" w:cs="Consolas"/>
          <w:b/>
          <w:bCs/>
          <w:color w:val="6B7C8B"/>
          <w:sz w:val="24"/>
          <w:szCs w:val="24"/>
          <w:rPrChange w:id="897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8974"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97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8976" w:author="Narendra" w:date="2021-08-21T13:02:00Z">
            <w:rPr>
              <w:rFonts w:ascii="inherit" w:eastAsia="Times New Roman" w:hAnsi="inherit" w:cs="Consolas"/>
              <w:b/>
              <w:bCs/>
              <w:color w:val="6B7C8B"/>
              <w:sz w:val="25"/>
            </w:rPr>
          </w:rPrChange>
        </w:rPr>
        <w:lastRenderedPageBreak/>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97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8978" w:author="Narendra" w:date="2021-08-21T13:02:00Z">
            <w:rPr>
              <w:rFonts w:ascii="inherit" w:eastAsia="Times New Roman" w:hAnsi="inherit" w:cs="Consolas"/>
              <w:color w:val="6B7C8B"/>
              <w:sz w:val="25"/>
            </w:rPr>
          </w:rPrChange>
        </w:rPr>
        <w:t>// Change auth ticket for refresh token requests</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97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D19252"/>
          <w:sz w:val="24"/>
          <w:szCs w:val="24"/>
          <w:rPrChange w:id="8980" w:author="Narendra" w:date="2021-08-21T13:02:00Z">
            <w:rPr>
              <w:rFonts w:ascii="inherit" w:eastAsia="Times New Roman" w:hAnsi="inherit" w:cs="Consolas"/>
              <w:color w:val="D19252"/>
              <w:sz w:val="25"/>
            </w:rPr>
          </w:rPrChange>
        </w:rPr>
        <w:t>var</w:t>
      </w:r>
      <w:r w:rsidRPr="008C6831">
        <w:rPr>
          <w:rFonts w:ascii="Maiandra GD" w:eastAsia="Times New Roman" w:hAnsi="Maiandra GD" w:cs="Consolas"/>
          <w:color w:val="CFD5E0"/>
          <w:sz w:val="24"/>
          <w:szCs w:val="24"/>
          <w:rPrChange w:id="8981" w:author="Narendra" w:date="2021-08-21T13:02:00Z">
            <w:rPr>
              <w:rFonts w:ascii="inherit" w:eastAsia="Times New Roman" w:hAnsi="inherit" w:cs="Consolas"/>
              <w:color w:val="CFD5E0"/>
              <w:sz w:val="25"/>
            </w:rPr>
          </w:rPrChange>
        </w:rPr>
        <w:t xml:space="preserve"> newIdentity = </w:t>
      </w:r>
      <w:r w:rsidRPr="008C6831">
        <w:rPr>
          <w:rFonts w:ascii="Maiandra GD" w:eastAsia="Times New Roman" w:hAnsi="Maiandra GD" w:cs="Consolas"/>
          <w:color w:val="4284AE"/>
          <w:sz w:val="24"/>
          <w:szCs w:val="24"/>
          <w:rPrChange w:id="8982"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8983"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8984" w:author="Narendra" w:date="2021-08-21T13:02:00Z">
            <w:rPr>
              <w:rFonts w:ascii="inherit" w:eastAsia="Times New Roman" w:hAnsi="inherit" w:cs="Consolas"/>
              <w:color w:val="4284AE"/>
              <w:sz w:val="25"/>
            </w:rPr>
          </w:rPrChange>
        </w:rPr>
        <w:t>ClaimsIdentity</w:t>
      </w:r>
      <w:r w:rsidRPr="008C6831">
        <w:rPr>
          <w:rFonts w:ascii="Maiandra GD" w:eastAsia="Times New Roman" w:hAnsi="Maiandra GD" w:cs="Consolas"/>
          <w:b/>
          <w:bCs/>
          <w:color w:val="6B7C8B"/>
          <w:sz w:val="24"/>
          <w:szCs w:val="24"/>
          <w:rPrChange w:id="8985"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8986" w:author="Narendra" w:date="2021-08-21T13:02:00Z">
            <w:rPr>
              <w:rFonts w:ascii="inherit" w:eastAsia="Times New Roman" w:hAnsi="inherit" w:cs="Consolas"/>
              <w:color w:val="CFD5E0"/>
              <w:sz w:val="25"/>
            </w:rPr>
          </w:rPrChange>
        </w:rPr>
        <w:t>context.</w:t>
      </w:r>
      <w:r w:rsidRPr="008C6831">
        <w:rPr>
          <w:rFonts w:ascii="Maiandra GD" w:eastAsia="Times New Roman" w:hAnsi="Maiandra GD" w:cs="Consolas"/>
          <w:color w:val="4284AE"/>
          <w:sz w:val="24"/>
          <w:szCs w:val="24"/>
          <w:rPrChange w:id="8987" w:author="Narendra" w:date="2021-08-21T13:02:00Z">
            <w:rPr>
              <w:rFonts w:ascii="inherit" w:eastAsia="Times New Roman" w:hAnsi="inherit" w:cs="Consolas"/>
              <w:color w:val="4284AE"/>
              <w:sz w:val="25"/>
            </w:rPr>
          </w:rPrChange>
        </w:rPr>
        <w:t>Ticket</w:t>
      </w:r>
      <w:r w:rsidRPr="008C6831">
        <w:rPr>
          <w:rFonts w:ascii="Maiandra GD" w:eastAsia="Times New Roman" w:hAnsi="Maiandra GD" w:cs="Consolas"/>
          <w:color w:val="CFD5E0"/>
          <w:sz w:val="24"/>
          <w:szCs w:val="24"/>
          <w:rPrChange w:id="8988"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8989" w:author="Narendra" w:date="2021-08-21T13:02:00Z">
            <w:rPr>
              <w:rFonts w:ascii="inherit" w:eastAsia="Times New Roman" w:hAnsi="inherit" w:cs="Consolas"/>
              <w:color w:val="4284AE"/>
              <w:sz w:val="25"/>
            </w:rPr>
          </w:rPrChange>
        </w:rPr>
        <w:t>Identity</w:t>
      </w:r>
      <w:r w:rsidRPr="008C6831">
        <w:rPr>
          <w:rFonts w:ascii="Maiandra GD" w:eastAsia="Times New Roman" w:hAnsi="Maiandra GD" w:cs="Consolas"/>
          <w:b/>
          <w:bCs/>
          <w:color w:val="6B7C8B"/>
          <w:sz w:val="24"/>
          <w:szCs w:val="24"/>
          <w:rPrChange w:id="8990"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8991"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899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8993" w:author="Narendra" w:date="2021-08-21T13:02:00Z">
            <w:rPr>
              <w:rFonts w:ascii="inherit" w:eastAsia="Times New Roman" w:hAnsi="inherit" w:cs="Consolas"/>
              <w:color w:val="CFD5E0"/>
              <w:sz w:val="25"/>
            </w:rPr>
          </w:rPrChange>
        </w:rPr>
        <w:t>newIdentity.</w:t>
      </w:r>
      <w:r w:rsidRPr="008C6831">
        <w:rPr>
          <w:rFonts w:ascii="Maiandra GD" w:eastAsia="Times New Roman" w:hAnsi="Maiandra GD" w:cs="Consolas"/>
          <w:color w:val="4284AE"/>
          <w:sz w:val="24"/>
          <w:szCs w:val="24"/>
          <w:rPrChange w:id="8994" w:author="Narendra" w:date="2021-08-21T13:02:00Z">
            <w:rPr>
              <w:rFonts w:ascii="inherit" w:eastAsia="Times New Roman" w:hAnsi="inherit" w:cs="Consolas"/>
              <w:color w:val="4284AE"/>
              <w:sz w:val="25"/>
            </w:rPr>
          </w:rPrChange>
        </w:rPr>
        <w:t>AddClaim</w:t>
      </w:r>
      <w:r w:rsidRPr="008C6831">
        <w:rPr>
          <w:rFonts w:ascii="Maiandra GD" w:eastAsia="Times New Roman" w:hAnsi="Maiandra GD" w:cs="Consolas"/>
          <w:b/>
          <w:bCs/>
          <w:color w:val="6B7C8B"/>
          <w:sz w:val="24"/>
          <w:szCs w:val="24"/>
          <w:rPrChange w:id="8995"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4284AE"/>
          <w:sz w:val="24"/>
          <w:szCs w:val="24"/>
          <w:rPrChange w:id="8996"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8997"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8998" w:author="Narendra" w:date="2021-08-21T13:02:00Z">
            <w:rPr>
              <w:rFonts w:ascii="inherit" w:eastAsia="Times New Roman" w:hAnsi="inherit" w:cs="Consolas"/>
              <w:color w:val="4284AE"/>
              <w:sz w:val="25"/>
            </w:rPr>
          </w:rPrChange>
        </w:rPr>
        <w:t>Claim</w:t>
      </w:r>
      <w:r w:rsidRPr="008C6831">
        <w:rPr>
          <w:rFonts w:ascii="Maiandra GD" w:eastAsia="Times New Roman" w:hAnsi="Maiandra GD" w:cs="Consolas"/>
          <w:b/>
          <w:bCs/>
          <w:color w:val="6B7C8B"/>
          <w:sz w:val="24"/>
          <w:szCs w:val="24"/>
          <w:rPrChange w:id="899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7CC379"/>
          <w:sz w:val="24"/>
          <w:szCs w:val="24"/>
          <w:rPrChange w:id="9000" w:author="Narendra" w:date="2021-08-21T13:02:00Z">
            <w:rPr>
              <w:rFonts w:ascii="inherit" w:eastAsia="Times New Roman" w:hAnsi="inherit" w:cs="Consolas"/>
              <w:color w:val="7CC379"/>
              <w:sz w:val="25"/>
            </w:rPr>
          </w:rPrChange>
        </w:rPr>
        <w:t>"newClaim"</w:t>
      </w:r>
      <w:r w:rsidRPr="008C6831">
        <w:rPr>
          <w:rFonts w:ascii="Maiandra GD" w:eastAsia="Times New Roman" w:hAnsi="Maiandra GD" w:cs="Consolas"/>
          <w:color w:val="CFD5E0"/>
          <w:sz w:val="24"/>
          <w:szCs w:val="24"/>
          <w:rPrChange w:id="9001"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7CC379"/>
          <w:sz w:val="24"/>
          <w:szCs w:val="24"/>
          <w:rPrChange w:id="9002" w:author="Narendra" w:date="2021-08-21T13:02:00Z">
            <w:rPr>
              <w:rFonts w:ascii="inherit" w:eastAsia="Times New Roman" w:hAnsi="inherit" w:cs="Consolas"/>
              <w:color w:val="7CC379"/>
              <w:sz w:val="25"/>
            </w:rPr>
          </w:rPrChange>
        </w:rPr>
        <w:t>"newValue"</w:t>
      </w:r>
      <w:r w:rsidRPr="008C6831">
        <w:rPr>
          <w:rFonts w:ascii="Maiandra GD" w:eastAsia="Times New Roman" w:hAnsi="Maiandra GD" w:cs="Consolas"/>
          <w:b/>
          <w:bCs/>
          <w:color w:val="6B7C8B"/>
          <w:sz w:val="24"/>
          <w:szCs w:val="24"/>
          <w:rPrChange w:id="900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9004"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900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D19252"/>
          <w:sz w:val="24"/>
          <w:szCs w:val="24"/>
          <w:rPrChange w:id="9006" w:author="Narendra" w:date="2021-08-21T13:02:00Z">
            <w:rPr>
              <w:rFonts w:ascii="inherit" w:eastAsia="Times New Roman" w:hAnsi="inherit" w:cs="Consolas"/>
              <w:color w:val="D19252"/>
              <w:sz w:val="25"/>
            </w:rPr>
          </w:rPrChange>
        </w:rPr>
        <w:t>var</w:t>
      </w:r>
      <w:r w:rsidRPr="008C6831">
        <w:rPr>
          <w:rFonts w:ascii="Maiandra GD" w:eastAsia="Times New Roman" w:hAnsi="Maiandra GD" w:cs="Consolas"/>
          <w:color w:val="CFD5E0"/>
          <w:sz w:val="24"/>
          <w:szCs w:val="24"/>
          <w:rPrChange w:id="9007" w:author="Narendra" w:date="2021-08-21T13:02:00Z">
            <w:rPr>
              <w:rFonts w:ascii="inherit" w:eastAsia="Times New Roman" w:hAnsi="inherit" w:cs="Consolas"/>
              <w:color w:val="CFD5E0"/>
              <w:sz w:val="25"/>
            </w:rPr>
          </w:rPrChange>
        </w:rPr>
        <w:t xml:space="preserve"> newTicket = </w:t>
      </w:r>
      <w:r w:rsidRPr="008C6831">
        <w:rPr>
          <w:rFonts w:ascii="Maiandra GD" w:eastAsia="Times New Roman" w:hAnsi="Maiandra GD" w:cs="Consolas"/>
          <w:color w:val="4284AE"/>
          <w:sz w:val="24"/>
          <w:szCs w:val="24"/>
          <w:rPrChange w:id="9008"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9009"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9010" w:author="Narendra" w:date="2021-08-21T13:02:00Z">
            <w:rPr>
              <w:rFonts w:ascii="inherit" w:eastAsia="Times New Roman" w:hAnsi="inherit" w:cs="Consolas"/>
              <w:color w:val="4284AE"/>
              <w:sz w:val="25"/>
            </w:rPr>
          </w:rPrChange>
        </w:rPr>
        <w:t>AuthenticationTicket</w:t>
      </w:r>
      <w:r w:rsidRPr="008C6831">
        <w:rPr>
          <w:rFonts w:ascii="Maiandra GD" w:eastAsia="Times New Roman" w:hAnsi="Maiandra GD" w:cs="Consolas"/>
          <w:b/>
          <w:bCs/>
          <w:color w:val="6B7C8B"/>
          <w:sz w:val="24"/>
          <w:szCs w:val="24"/>
          <w:rPrChange w:id="901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9012" w:author="Narendra" w:date="2021-08-21T13:02:00Z">
            <w:rPr>
              <w:rFonts w:ascii="inherit" w:eastAsia="Times New Roman" w:hAnsi="inherit" w:cs="Consolas"/>
              <w:color w:val="CFD5E0"/>
              <w:sz w:val="25"/>
            </w:rPr>
          </w:rPrChange>
        </w:rPr>
        <w:t>newIdentity, context.</w:t>
      </w:r>
      <w:r w:rsidRPr="008C6831">
        <w:rPr>
          <w:rFonts w:ascii="Maiandra GD" w:eastAsia="Times New Roman" w:hAnsi="Maiandra GD" w:cs="Consolas"/>
          <w:color w:val="4284AE"/>
          <w:sz w:val="24"/>
          <w:szCs w:val="24"/>
          <w:rPrChange w:id="9013" w:author="Narendra" w:date="2021-08-21T13:02:00Z">
            <w:rPr>
              <w:rFonts w:ascii="inherit" w:eastAsia="Times New Roman" w:hAnsi="inherit" w:cs="Consolas"/>
              <w:color w:val="4284AE"/>
              <w:sz w:val="25"/>
            </w:rPr>
          </w:rPrChange>
        </w:rPr>
        <w:t>Ticket</w:t>
      </w:r>
      <w:r w:rsidRPr="008C6831">
        <w:rPr>
          <w:rFonts w:ascii="Maiandra GD" w:eastAsia="Times New Roman" w:hAnsi="Maiandra GD" w:cs="Consolas"/>
          <w:color w:val="CFD5E0"/>
          <w:sz w:val="24"/>
          <w:szCs w:val="24"/>
          <w:rPrChange w:id="9014"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9015" w:author="Narendra" w:date="2021-08-21T13:02:00Z">
            <w:rPr>
              <w:rFonts w:ascii="inherit" w:eastAsia="Times New Roman" w:hAnsi="inherit" w:cs="Consolas"/>
              <w:color w:val="4284AE"/>
              <w:sz w:val="25"/>
            </w:rPr>
          </w:rPrChange>
        </w:rPr>
        <w:t>Properties</w:t>
      </w:r>
      <w:r w:rsidRPr="008C6831">
        <w:rPr>
          <w:rFonts w:ascii="Maiandra GD" w:eastAsia="Times New Roman" w:hAnsi="Maiandra GD" w:cs="Consolas"/>
          <w:b/>
          <w:bCs/>
          <w:color w:val="6B7C8B"/>
          <w:sz w:val="24"/>
          <w:szCs w:val="24"/>
          <w:rPrChange w:id="9016"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9017"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901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9019" w:author="Narendra" w:date="2021-08-21T13:02:00Z">
            <w:rPr>
              <w:rFonts w:ascii="inherit" w:eastAsia="Times New Roman" w:hAnsi="inherit" w:cs="Consolas"/>
              <w:color w:val="CFD5E0"/>
              <w:sz w:val="25"/>
            </w:rPr>
          </w:rPrChange>
        </w:rPr>
        <w:t>context.</w:t>
      </w:r>
      <w:r w:rsidRPr="008C6831">
        <w:rPr>
          <w:rFonts w:ascii="Maiandra GD" w:eastAsia="Times New Roman" w:hAnsi="Maiandra GD" w:cs="Consolas"/>
          <w:color w:val="4284AE"/>
          <w:sz w:val="24"/>
          <w:szCs w:val="24"/>
          <w:rPrChange w:id="9020" w:author="Narendra" w:date="2021-08-21T13:02:00Z">
            <w:rPr>
              <w:rFonts w:ascii="inherit" w:eastAsia="Times New Roman" w:hAnsi="inherit" w:cs="Consolas"/>
              <w:color w:val="4284AE"/>
              <w:sz w:val="25"/>
            </w:rPr>
          </w:rPrChange>
        </w:rPr>
        <w:t>Validated</w:t>
      </w:r>
      <w:r w:rsidRPr="008C6831">
        <w:rPr>
          <w:rFonts w:ascii="Maiandra GD" w:eastAsia="Times New Roman" w:hAnsi="Maiandra GD" w:cs="Consolas"/>
          <w:b/>
          <w:bCs/>
          <w:color w:val="6B7C8B"/>
          <w:sz w:val="24"/>
          <w:szCs w:val="24"/>
          <w:rPrChange w:id="902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9022" w:author="Narendra" w:date="2021-08-21T13:02:00Z">
            <w:rPr>
              <w:rFonts w:ascii="inherit" w:eastAsia="Times New Roman" w:hAnsi="inherit" w:cs="Consolas"/>
              <w:color w:val="CFD5E0"/>
              <w:sz w:val="25"/>
            </w:rPr>
          </w:rPrChange>
        </w:rPr>
        <w:t>newTicket</w:t>
      </w:r>
      <w:r w:rsidRPr="008C6831">
        <w:rPr>
          <w:rFonts w:ascii="Maiandra GD" w:eastAsia="Times New Roman" w:hAnsi="Maiandra GD" w:cs="Consolas"/>
          <w:b/>
          <w:bCs/>
          <w:color w:val="6B7C8B"/>
          <w:sz w:val="24"/>
          <w:szCs w:val="24"/>
          <w:rPrChange w:id="902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9024"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after="0" w:line="384" w:lineRule="atLeast"/>
        <w:textAlignment w:val="baseline"/>
        <w:rPr>
          <w:rFonts w:ascii="Maiandra GD" w:eastAsia="Times New Roman" w:hAnsi="Maiandra GD" w:cs="Consolas"/>
          <w:color w:val="596174"/>
          <w:sz w:val="24"/>
          <w:szCs w:val="24"/>
          <w:rPrChange w:id="902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9026" w:author="Narendra" w:date="2021-08-21T13:02:00Z">
            <w:rPr>
              <w:rFonts w:ascii="inherit" w:eastAsia="Times New Roman" w:hAnsi="inherit" w:cs="Consolas"/>
              <w:b/>
              <w:bCs/>
              <w:color w:val="D171DD"/>
              <w:sz w:val="25"/>
            </w:rPr>
          </w:rPrChange>
        </w:rPr>
        <w:t>return</w:t>
      </w:r>
      <w:r w:rsidRPr="008C6831">
        <w:rPr>
          <w:rFonts w:ascii="Maiandra GD" w:eastAsia="Times New Roman" w:hAnsi="Maiandra GD" w:cs="Consolas"/>
          <w:color w:val="CFD5E0"/>
          <w:sz w:val="24"/>
          <w:szCs w:val="24"/>
          <w:rPrChange w:id="9027" w:author="Narendra" w:date="2021-08-21T13:02:00Z">
            <w:rPr>
              <w:rFonts w:ascii="inherit" w:eastAsia="Times New Roman" w:hAnsi="inherit" w:cs="Consolas"/>
              <w:color w:val="CFD5E0"/>
              <w:sz w:val="25"/>
            </w:rPr>
          </w:rPrChange>
        </w:rPr>
        <w:t xml:space="preserve"> Task.</w:t>
      </w:r>
      <w:r w:rsidRPr="008C6831">
        <w:rPr>
          <w:rFonts w:ascii="Maiandra GD" w:eastAsia="Times New Roman" w:hAnsi="Maiandra GD" w:cs="Consolas"/>
          <w:color w:val="4284AE"/>
          <w:sz w:val="24"/>
          <w:szCs w:val="24"/>
          <w:rPrChange w:id="9028" w:author="Narendra" w:date="2021-08-21T13:02:00Z">
            <w:rPr>
              <w:rFonts w:ascii="inherit" w:eastAsia="Times New Roman" w:hAnsi="inherit" w:cs="Consolas"/>
              <w:color w:val="4284AE"/>
              <w:sz w:val="25"/>
            </w:rPr>
          </w:rPrChange>
        </w:rPr>
        <w:t>FromResult</w:t>
      </w:r>
      <w:r w:rsidRPr="008C6831">
        <w:rPr>
          <w:rFonts w:ascii="Maiandra GD" w:eastAsia="Times New Roman" w:hAnsi="Maiandra GD" w:cs="Consolas"/>
          <w:b/>
          <w:bCs/>
          <w:color w:val="6B7C8B"/>
          <w:sz w:val="24"/>
          <w:szCs w:val="24"/>
          <w:rPrChange w:id="9029" w:author="Narendra" w:date="2021-08-21T13:02:00Z">
            <w:rPr>
              <w:rFonts w:ascii="inherit" w:eastAsia="Times New Roman" w:hAnsi="inherit" w:cs="Consolas"/>
              <w:b/>
              <w:bCs/>
              <w:color w:val="6B7C8B"/>
              <w:sz w:val="25"/>
            </w:rPr>
          </w:rPrChange>
        </w:rPr>
        <w:t>&lt;</w:t>
      </w:r>
      <w:r w:rsidRPr="008C6831">
        <w:rPr>
          <w:rFonts w:ascii="Maiandra GD" w:eastAsia="Times New Roman" w:hAnsi="Maiandra GD" w:cs="Consolas"/>
          <w:b/>
          <w:bCs/>
          <w:color w:val="D171DD"/>
          <w:sz w:val="24"/>
          <w:szCs w:val="24"/>
          <w:rPrChange w:id="9030" w:author="Narendra" w:date="2021-08-21T13:02:00Z">
            <w:rPr>
              <w:rFonts w:ascii="inherit" w:eastAsia="Times New Roman" w:hAnsi="inherit" w:cs="Consolas"/>
              <w:b/>
              <w:bCs/>
              <w:color w:val="D171DD"/>
              <w:sz w:val="25"/>
            </w:rPr>
          </w:rPrChange>
        </w:rPr>
        <w:t>object</w:t>
      </w:r>
      <w:r w:rsidRPr="008C6831">
        <w:rPr>
          <w:rFonts w:ascii="Maiandra GD" w:eastAsia="Times New Roman" w:hAnsi="Maiandra GD" w:cs="Consolas"/>
          <w:b/>
          <w:bCs/>
          <w:color w:val="6B7C8B"/>
          <w:sz w:val="24"/>
          <w:szCs w:val="24"/>
          <w:rPrChange w:id="9031" w:author="Narendra" w:date="2021-08-21T13:02:00Z">
            <w:rPr>
              <w:rFonts w:ascii="inherit" w:eastAsia="Times New Roman" w:hAnsi="inherit" w:cs="Consolas"/>
              <w:b/>
              <w:bCs/>
              <w:color w:val="6B7C8B"/>
              <w:sz w:val="25"/>
            </w:rPr>
          </w:rPrChange>
        </w:rPr>
        <w:t>&gt;(</w:t>
      </w:r>
      <w:r w:rsidRPr="008C6831">
        <w:rPr>
          <w:rFonts w:ascii="Maiandra GD" w:eastAsia="Times New Roman" w:hAnsi="Maiandra GD" w:cs="Consolas"/>
          <w:b/>
          <w:bCs/>
          <w:color w:val="D171DD"/>
          <w:sz w:val="24"/>
          <w:szCs w:val="24"/>
          <w:rPrChange w:id="9032" w:author="Narendra" w:date="2021-08-21T13:02:00Z">
            <w:rPr>
              <w:rFonts w:ascii="inherit" w:eastAsia="Times New Roman" w:hAnsi="inherit" w:cs="Consolas"/>
              <w:b/>
              <w:bCs/>
              <w:color w:val="D171DD"/>
              <w:sz w:val="25"/>
            </w:rPr>
          </w:rPrChange>
        </w:rPr>
        <w:t>null</w:t>
      </w:r>
      <w:r w:rsidRPr="008C6831">
        <w:rPr>
          <w:rFonts w:ascii="Maiandra GD" w:eastAsia="Times New Roman" w:hAnsi="Maiandra GD" w:cs="Consolas"/>
          <w:b/>
          <w:bCs/>
          <w:color w:val="6B7C8B"/>
          <w:sz w:val="24"/>
          <w:szCs w:val="24"/>
          <w:rPrChange w:id="903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9034" w:author="Narendra" w:date="2021-08-21T13:02:00Z">
            <w:rPr>
              <w:rFonts w:ascii="inherit" w:eastAsia="Times New Roman" w:hAnsi="inherit" w:cs="Consolas"/>
              <w:color w:val="CFD5E0"/>
              <w:sz w:val="25"/>
            </w:rPr>
          </w:rPrChange>
        </w:rPr>
        <w:t>;</w:t>
      </w:r>
    </w:p>
    <w:p w:rsidR="006E519F" w:rsidRPr="008C6831" w:rsidRDefault="006E519F" w:rsidP="006E519F">
      <w:pPr>
        <w:shd w:val="clear" w:color="auto" w:fill="272B33"/>
        <w:spacing w:line="384" w:lineRule="atLeast"/>
        <w:textAlignment w:val="baseline"/>
        <w:rPr>
          <w:rFonts w:ascii="Maiandra GD" w:eastAsia="Times New Roman" w:hAnsi="Maiandra GD" w:cs="Consolas"/>
          <w:color w:val="596174"/>
          <w:sz w:val="24"/>
          <w:szCs w:val="24"/>
          <w:rPrChange w:id="903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9036" w:author="Narendra" w:date="2021-08-21T13:02:00Z">
            <w:rPr>
              <w:rFonts w:ascii="inherit" w:eastAsia="Times New Roman" w:hAnsi="inherit" w:cs="Consolas"/>
              <w:b/>
              <w:bCs/>
              <w:color w:val="6B7C8B"/>
              <w:sz w:val="25"/>
            </w:rPr>
          </w:rPrChange>
        </w:rPr>
        <w:t>}</w:t>
      </w:r>
    </w:p>
    <w:p w:rsidR="006E519F" w:rsidRPr="008C6831" w:rsidRDefault="006E519F" w:rsidP="006E519F">
      <w:pPr>
        <w:shd w:val="clear" w:color="auto" w:fill="FFFFFF"/>
        <w:spacing w:after="0" w:line="240" w:lineRule="auto"/>
        <w:jc w:val="both"/>
        <w:textAlignment w:val="baseline"/>
        <w:outlineLvl w:val="4"/>
        <w:rPr>
          <w:rFonts w:ascii="Maiandra GD" w:eastAsia="Times New Roman" w:hAnsi="Maiandra GD" w:cs="Segoe UI"/>
          <w:color w:val="3A3A3A"/>
          <w:sz w:val="24"/>
          <w:szCs w:val="24"/>
          <w:rPrChange w:id="9037" w:author="Narendra" w:date="2021-08-21T13:02:00Z">
            <w:rPr>
              <w:rFonts w:ascii="Segoe UI" w:eastAsia="Times New Roman" w:hAnsi="Segoe UI" w:cs="Segoe UI"/>
              <w:color w:val="3A3A3A"/>
              <w:sz w:val="20"/>
              <w:szCs w:val="20"/>
            </w:rPr>
          </w:rPrChange>
        </w:rPr>
      </w:pPr>
      <w:r w:rsidRPr="008C6831">
        <w:rPr>
          <w:rFonts w:ascii="Maiandra GD" w:eastAsia="Times New Roman" w:hAnsi="Maiandra GD" w:cs="Arial"/>
          <w:b/>
          <w:bCs/>
          <w:color w:val="000000"/>
          <w:sz w:val="24"/>
          <w:szCs w:val="24"/>
          <w:rPrChange w:id="9038" w:author="Narendra" w:date="2021-08-21T13:02:00Z">
            <w:rPr>
              <w:rFonts w:ascii="Arial" w:eastAsia="Times New Roman" w:hAnsi="Arial" w:cs="Arial"/>
              <w:b/>
              <w:bCs/>
              <w:color w:val="000000"/>
              <w:sz w:val="27"/>
            </w:rPr>
          </w:rPrChange>
        </w:rPr>
        <w:t>Explanation of the above code:</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9039"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9040" w:author="Narendra" w:date="2021-08-21T13:02:00Z">
            <w:rPr>
              <w:rFonts w:ascii="Arial" w:eastAsia="Times New Roman" w:hAnsi="Arial" w:cs="Arial"/>
              <w:color w:val="000000"/>
              <w:sz w:val="23"/>
              <w:szCs w:val="23"/>
              <w:bdr w:val="none" w:sz="0" w:space="0" w:color="auto" w:frame="1"/>
            </w:rPr>
          </w:rPrChange>
        </w:rPr>
        <w:t>First, we are reading the client id value from the original ticket and this is the client ids which get stored in the magical signed string. Then we are comparing this client id with the client id sent with the request, if they are different then we will reject this request because we need to make sure that the refresh token used here is bound to the same client when it was generated.</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9041"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9042" w:author="Narendra" w:date="2021-08-21T13:02:00Z">
            <w:rPr>
              <w:rFonts w:ascii="Arial" w:eastAsia="Times New Roman" w:hAnsi="Arial" w:cs="Arial"/>
              <w:color w:val="000000"/>
              <w:sz w:val="23"/>
              <w:szCs w:val="23"/>
              <w:bdr w:val="none" w:sz="0" w:space="0" w:color="auto" w:frame="1"/>
            </w:rPr>
          </w:rPrChange>
        </w:rPr>
        <w:t>Now, we have the chance to add new claims or remove or update existing claims, to do this we are calling the “context.Validated(newTicket)” method which will generate the new access token and return it in the response body.</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9043"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9044" w:author="Narendra" w:date="2021-08-21T13:02:00Z">
            <w:rPr>
              <w:rFonts w:ascii="Arial" w:eastAsia="Times New Roman" w:hAnsi="Arial" w:cs="Arial"/>
              <w:color w:val="000000"/>
              <w:sz w:val="23"/>
              <w:szCs w:val="23"/>
              <w:bdr w:val="none" w:sz="0" w:space="0" w:color="auto" w:frame="1"/>
            </w:rPr>
          </w:rPrChange>
        </w:rPr>
        <w:t>Lastly, after this method executes successfully, the flow for the code will hit the “CreateAsync” method which is present in the class “RefreshTokenProvider” and a new refresh token is generated and returned in the response along with the new access token.</w:t>
      </w:r>
    </w:p>
    <w:p w:rsidR="006E519F" w:rsidRPr="008C6831" w:rsidRDefault="006E519F" w:rsidP="006E519F">
      <w:pPr>
        <w:shd w:val="clear" w:color="auto" w:fill="FFFFFF"/>
        <w:spacing w:after="0" w:line="240" w:lineRule="auto"/>
        <w:jc w:val="both"/>
        <w:textAlignment w:val="baseline"/>
        <w:outlineLvl w:val="4"/>
        <w:rPr>
          <w:rFonts w:ascii="Maiandra GD" w:eastAsia="Times New Roman" w:hAnsi="Maiandra GD" w:cs="Segoe UI"/>
          <w:color w:val="3A3A3A"/>
          <w:sz w:val="24"/>
          <w:szCs w:val="24"/>
          <w:rPrChange w:id="9045" w:author="Narendra" w:date="2021-08-21T13:02:00Z">
            <w:rPr>
              <w:rFonts w:ascii="Segoe UI" w:eastAsia="Times New Roman" w:hAnsi="Segoe UI" w:cs="Segoe UI"/>
              <w:color w:val="3A3A3A"/>
              <w:sz w:val="20"/>
              <w:szCs w:val="20"/>
            </w:rPr>
          </w:rPrChange>
        </w:rPr>
      </w:pPr>
      <w:r w:rsidRPr="008C6831">
        <w:rPr>
          <w:rFonts w:ascii="Maiandra GD" w:eastAsia="Times New Roman" w:hAnsi="Maiandra GD" w:cs="Arial"/>
          <w:b/>
          <w:bCs/>
          <w:color w:val="000000"/>
          <w:sz w:val="24"/>
          <w:szCs w:val="24"/>
          <w:rPrChange w:id="9046" w:author="Narendra" w:date="2021-08-21T13:02:00Z">
            <w:rPr>
              <w:rFonts w:ascii="Arial" w:eastAsia="Times New Roman" w:hAnsi="Arial" w:cs="Arial"/>
              <w:b/>
              <w:bCs/>
              <w:color w:val="000000"/>
              <w:sz w:val="27"/>
            </w:rPr>
          </w:rPrChange>
        </w:rPr>
        <w:t>Testing the Refresh Token in Web API with Postman to generate new access Token:</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9047"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color w:val="000000"/>
          <w:sz w:val="24"/>
          <w:szCs w:val="24"/>
          <w:rPrChange w:id="9048" w:author="Narendra" w:date="2021-08-21T13:02:00Z">
            <w:rPr>
              <w:rFonts w:ascii="Arial" w:eastAsia="Times New Roman" w:hAnsi="Arial" w:cs="Arial"/>
              <w:b/>
              <w:bCs/>
              <w:color w:val="000000"/>
              <w:sz w:val="23"/>
            </w:rPr>
          </w:rPrChange>
        </w:rPr>
        <w:t>Step1</w:t>
      </w:r>
      <w:r w:rsidRPr="008C6831">
        <w:rPr>
          <w:rFonts w:ascii="Maiandra GD" w:eastAsia="Times New Roman" w:hAnsi="Maiandra GD" w:cs="Arial"/>
          <w:color w:val="000000"/>
          <w:sz w:val="24"/>
          <w:szCs w:val="24"/>
          <w:bdr w:val="none" w:sz="0" w:space="0" w:color="auto" w:frame="1"/>
          <w:rPrChange w:id="9049" w:author="Narendra" w:date="2021-08-21T13:02:00Z">
            <w:rPr>
              <w:rFonts w:ascii="Arial" w:eastAsia="Times New Roman" w:hAnsi="Arial" w:cs="Arial"/>
              <w:color w:val="000000"/>
              <w:sz w:val="23"/>
              <w:szCs w:val="23"/>
              <w:bdr w:val="none" w:sz="0" w:space="0" w:color="auto" w:frame="1"/>
            </w:rPr>
          </w:rPrChange>
        </w:rPr>
        <w:t>: Select the Method as POST and provide URI as shown below in the below image</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9050"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noProof/>
          <w:color w:val="212529"/>
          <w:sz w:val="24"/>
          <w:szCs w:val="24"/>
          <w:bdr w:val="none" w:sz="0" w:space="0" w:color="auto" w:frame="1"/>
          <w:rPrChange w:id="9051" w:author="Narendra" w:date="2021-08-21T13:02:00Z">
            <w:rPr>
              <w:rFonts w:ascii="Arial" w:eastAsia="Times New Roman" w:hAnsi="Arial" w:cs="Arial"/>
              <w:noProof/>
              <w:color w:val="212529"/>
              <w:sz w:val="23"/>
              <w:szCs w:val="23"/>
              <w:bdr w:val="none" w:sz="0" w:space="0" w:color="auto" w:frame="1"/>
            </w:rPr>
          </w:rPrChange>
        </w:rPr>
        <w:drawing>
          <wp:inline distT="0" distB="0" distL="0" distR="0">
            <wp:extent cx="5057775" cy="619125"/>
            <wp:effectExtent l="19050" t="0" r="9525" b="0"/>
            <wp:docPr id="140" name="Picture 140" descr="Refresh Token in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Refresh Token in Web API"/>
                    <pic:cNvPicPr>
                      <a:picLocks noChangeAspect="1" noChangeArrowheads="1"/>
                    </pic:cNvPicPr>
                  </pic:nvPicPr>
                  <pic:blipFill>
                    <a:blip r:embed="rId60"/>
                    <a:srcRect/>
                    <a:stretch>
                      <a:fillRect/>
                    </a:stretch>
                  </pic:blipFill>
                  <pic:spPr bwMode="auto">
                    <a:xfrm>
                      <a:off x="0" y="0"/>
                      <a:ext cx="5057775" cy="619125"/>
                    </a:xfrm>
                    <a:prstGeom prst="rect">
                      <a:avLst/>
                    </a:prstGeom>
                    <a:noFill/>
                    <a:ln w="9525">
                      <a:noFill/>
                      <a:miter lim="800000"/>
                      <a:headEnd/>
                      <a:tailEnd/>
                    </a:ln>
                  </pic:spPr>
                </pic:pic>
              </a:graphicData>
            </a:graphic>
          </wp:inline>
        </w:drawing>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9052"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color w:val="000000"/>
          <w:sz w:val="24"/>
          <w:szCs w:val="24"/>
          <w:rPrChange w:id="9053" w:author="Narendra" w:date="2021-08-21T13:02:00Z">
            <w:rPr>
              <w:rFonts w:ascii="Arial" w:eastAsia="Times New Roman" w:hAnsi="Arial" w:cs="Arial"/>
              <w:b/>
              <w:bCs/>
              <w:color w:val="000000"/>
              <w:sz w:val="23"/>
            </w:rPr>
          </w:rPrChange>
        </w:rPr>
        <w:t>Step2: </w:t>
      </w:r>
      <w:r w:rsidRPr="008C6831">
        <w:rPr>
          <w:rFonts w:ascii="Maiandra GD" w:eastAsia="Times New Roman" w:hAnsi="Maiandra GD" w:cs="Arial"/>
          <w:color w:val="000000"/>
          <w:sz w:val="24"/>
          <w:szCs w:val="24"/>
          <w:bdr w:val="none" w:sz="0" w:space="0" w:color="auto" w:frame="1"/>
          <w:rPrChange w:id="9054" w:author="Narendra" w:date="2021-08-21T13:02:00Z">
            <w:rPr>
              <w:rFonts w:ascii="Arial" w:eastAsia="Times New Roman" w:hAnsi="Arial" w:cs="Arial"/>
              <w:color w:val="000000"/>
              <w:sz w:val="23"/>
              <w:szCs w:val="23"/>
              <w:bdr w:val="none" w:sz="0" w:space="0" w:color="auto" w:frame="1"/>
            </w:rPr>
          </w:rPrChange>
        </w:rPr>
        <w:t>Select the Header tab and provide the Authorization value as shown below. This is the Base64 encoded value for the ClientID and Client Secret.</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9055"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color w:val="000000"/>
          <w:sz w:val="24"/>
          <w:szCs w:val="24"/>
          <w:rPrChange w:id="9056" w:author="Narendra" w:date="2021-08-21T13:02:00Z">
            <w:rPr>
              <w:rFonts w:ascii="Arial" w:eastAsia="Times New Roman" w:hAnsi="Arial" w:cs="Arial"/>
              <w:b/>
              <w:bCs/>
              <w:color w:val="000000"/>
              <w:sz w:val="23"/>
            </w:rPr>
          </w:rPrChange>
        </w:rPr>
        <w:t>Authorization: BASIC </w:t>
      </w:r>
      <w:r w:rsidRPr="008C6831">
        <w:rPr>
          <w:rFonts w:ascii="Maiandra GD" w:eastAsia="Times New Roman" w:hAnsi="Maiandra GD" w:cs="Arial"/>
          <w:color w:val="000000"/>
          <w:sz w:val="24"/>
          <w:szCs w:val="24"/>
          <w:bdr w:val="none" w:sz="0" w:space="0" w:color="auto" w:frame="1"/>
          <w:rPrChange w:id="9057" w:author="Narendra" w:date="2021-08-21T13:02:00Z">
            <w:rPr>
              <w:rFonts w:ascii="Arial" w:eastAsia="Times New Roman" w:hAnsi="Arial" w:cs="Arial"/>
              <w:color w:val="000000"/>
              <w:sz w:val="23"/>
              <w:szCs w:val="23"/>
              <w:bdr w:val="none" w:sz="0" w:space="0" w:color="auto" w:frame="1"/>
            </w:rPr>
          </w:rPrChange>
        </w:rPr>
        <w:t>RE9UTkVUOkVFRjQ3RDlBLURCQTktNEQwMi1CN0IwLTA0RjQyNzlBNkQyMA==</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9058"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noProof/>
          <w:color w:val="212529"/>
          <w:sz w:val="24"/>
          <w:szCs w:val="24"/>
          <w:bdr w:val="none" w:sz="0" w:space="0" w:color="auto" w:frame="1"/>
          <w:rPrChange w:id="9059" w:author="Narendra" w:date="2021-08-21T13:02:00Z">
            <w:rPr>
              <w:rFonts w:ascii="Arial" w:eastAsia="Times New Roman" w:hAnsi="Arial" w:cs="Arial"/>
              <w:noProof/>
              <w:color w:val="212529"/>
              <w:sz w:val="23"/>
              <w:szCs w:val="23"/>
              <w:bdr w:val="none" w:sz="0" w:space="0" w:color="auto" w:frame="1"/>
            </w:rPr>
          </w:rPrChange>
        </w:rPr>
        <w:drawing>
          <wp:inline distT="0" distB="0" distL="0" distR="0">
            <wp:extent cx="5965028" cy="1190625"/>
            <wp:effectExtent l="19050" t="0" r="0" b="0"/>
            <wp:docPr id="141" name="Picture 141" descr="Refresh Token in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Refresh Token in Web API"/>
                    <pic:cNvPicPr>
                      <a:picLocks noChangeAspect="1" noChangeArrowheads="1"/>
                    </pic:cNvPicPr>
                  </pic:nvPicPr>
                  <pic:blipFill>
                    <a:blip r:embed="rId76"/>
                    <a:srcRect/>
                    <a:stretch>
                      <a:fillRect/>
                    </a:stretch>
                  </pic:blipFill>
                  <pic:spPr bwMode="auto">
                    <a:xfrm>
                      <a:off x="0" y="0"/>
                      <a:ext cx="5981700" cy="1193953"/>
                    </a:xfrm>
                    <a:prstGeom prst="rect">
                      <a:avLst/>
                    </a:prstGeom>
                    <a:noFill/>
                    <a:ln w="9525">
                      <a:noFill/>
                      <a:miter lim="800000"/>
                      <a:headEnd/>
                      <a:tailEnd/>
                    </a:ln>
                  </pic:spPr>
                </pic:pic>
              </a:graphicData>
            </a:graphic>
          </wp:inline>
        </w:drawing>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9060"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color w:val="000000"/>
          <w:sz w:val="24"/>
          <w:szCs w:val="24"/>
          <w:rPrChange w:id="9061" w:author="Narendra" w:date="2021-08-21T13:02:00Z">
            <w:rPr>
              <w:rFonts w:ascii="Arial" w:eastAsia="Times New Roman" w:hAnsi="Arial" w:cs="Arial"/>
              <w:b/>
              <w:bCs/>
              <w:color w:val="000000"/>
              <w:sz w:val="23"/>
            </w:rPr>
          </w:rPrChange>
        </w:rPr>
        <w:t>Step3: </w:t>
      </w:r>
      <w:r w:rsidRPr="008C6831">
        <w:rPr>
          <w:rFonts w:ascii="Maiandra GD" w:eastAsia="Times New Roman" w:hAnsi="Maiandra GD" w:cs="Arial"/>
          <w:color w:val="000000"/>
          <w:sz w:val="24"/>
          <w:szCs w:val="24"/>
          <w:bdr w:val="none" w:sz="0" w:space="0" w:color="auto" w:frame="1"/>
          <w:rPrChange w:id="9062" w:author="Narendra" w:date="2021-08-21T13:02:00Z">
            <w:rPr>
              <w:rFonts w:ascii="Arial" w:eastAsia="Times New Roman" w:hAnsi="Arial" w:cs="Arial"/>
              <w:color w:val="000000"/>
              <w:sz w:val="23"/>
              <w:szCs w:val="23"/>
              <w:bdr w:val="none" w:sz="0" w:space="0" w:color="auto" w:frame="1"/>
            </w:rPr>
          </w:rPrChange>
        </w:rPr>
        <w:t>Select the Body Tab. Then choose x-www-form-urlencoded option and provide the Refresh_Token value and the grant_type value as refresh_token as shown in the below image.</w:t>
      </w:r>
    </w:p>
    <w:p w:rsidR="006E519F" w:rsidRPr="008C6831" w:rsidRDefault="006E519F"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9063"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noProof/>
          <w:color w:val="212529"/>
          <w:sz w:val="24"/>
          <w:szCs w:val="24"/>
          <w:bdr w:val="none" w:sz="0" w:space="0" w:color="auto" w:frame="1"/>
          <w:rPrChange w:id="9064" w:author="Narendra" w:date="2021-08-21T13:02:00Z">
            <w:rPr>
              <w:rFonts w:ascii="Arial" w:eastAsia="Times New Roman" w:hAnsi="Arial" w:cs="Arial"/>
              <w:noProof/>
              <w:color w:val="212529"/>
              <w:sz w:val="23"/>
              <w:szCs w:val="23"/>
              <w:bdr w:val="none" w:sz="0" w:space="0" w:color="auto" w:frame="1"/>
            </w:rPr>
          </w:rPrChange>
        </w:rPr>
        <w:lastRenderedPageBreak/>
        <w:drawing>
          <wp:inline distT="0" distB="0" distL="0" distR="0">
            <wp:extent cx="6107360" cy="1379499"/>
            <wp:effectExtent l="19050" t="0" r="7690" b="0"/>
            <wp:docPr id="142" name="Picture 142" descr="Refresh Token in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Refresh Token in Web API"/>
                    <pic:cNvPicPr>
                      <a:picLocks noChangeAspect="1" noChangeArrowheads="1"/>
                    </pic:cNvPicPr>
                  </pic:nvPicPr>
                  <pic:blipFill>
                    <a:blip r:embed="rId78"/>
                    <a:srcRect/>
                    <a:stretch>
                      <a:fillRect/>
                    </a:stretch>
                  </pic:blipFill>
                  <pic:spPr bwMode="auto">
                    <a:xfrm>
                      <a:off x="0" y="0"/>
                      <a:ext cx="6113688" cy="1380928"/>
                    </a:xfrm>
                    <a:prstGeom prst="rect">
                      <a:avLst/>
                    </a:prstGeom>
                    <a:noFill/>
                    <a:ln w="9525">
                      <a:noFill/>
                      <a:miter lim="800000"/>
                      <a:headEnd/>
                      <a:tailEnd/>
                    </a:ln>
                  </pic:spPr>
                </pic:pic>
              </a:graphicData>
            </a:graphic>
          </wp:inline>
        </w:drawing>
      </w:r>
    </w:p>
    <w:p w:rsidR="001E758A" w:rsidRPr="008C6831" w:rsidRDefault="001E758A" w:rsidP="006E519F">
      <w:pPr>
        <w:shd w:val="clear" w:color="auto" w:fill="FFFFFF"/>
        <w:spacing w:after="0" w:line="240" w:lineRule="auto"/>
        <w:jc w:val="both"/>
        <w:textAlignment w:val="baseline"/>
        <w:rPr>
          <w:rFonts w:ascii="Maiandra GD" w:eastAsia="Times New Roman" w:hAnsi="Maiandra GD" w:cs="Segoe UI"/>
          <w:color w:val="212529"/>
          <w:sz w:val="24"/>
          <w:szCs w:val="24"/>
          <w:rPrChange w:id="9065" w:author="Narendra" w:date="2021-08-21T13:02:00Z">
            <w:rPr>
              <w:rFonts w:ascii="Segoe UI" w:eastAsia="Times New Roman" w:hAnsi="Segoe UI" w:cs="Segoe UI"/>
              <w:color w:val="212529"/>
              <w:sz w:val="23"/>
              <w:szCs w:val="23"/>
            </w:rPr>
          </w:rPrChange>
        </w:rPr>
      </w:pPr>
    </w:p>
    <w:p w:rsidR="006E519F" w:rsidRPr="008C6831" w:rsidRDefault="006E519F" w:rsidP="00E66B06">
      <w:pPr>
        <w:pBdr>
          <w:bottom w:val="double" w:sz="6" w:space="1" w:color="auto"/>
        </w:pBdr>
        <w:shd w:val="clear" w:color="auto" w:fill="FFFFFF"/>
        <w:spacing w:after="384" w:line="240" w:lineRule="auto"/>
        <w:textAlignment w:val="baseline"/>
        <w:rPr>
          <w:rFonts w:ascii="Maiandra GD" w:eastAsia="Times New Roman" w:hAnsi="Maiandra GD" w:cs="Segoe UI"/>
          <w:color w:val="212529"/>
          <w:sz w:val="24"/>
          <w:szCs w:val="24"/>
        </w:rPr>
      </w:pPr>
    </w:p>
    <w:p w:rsidR="003B08DB" w:rsidRPr="008C6831" w:rsidRDefault="008515D3" w:rsidP="008515D3">
      <w:pPr>
        <w:spacing w:after="48" w:line="240" w:lineRule="auto"/>
        <w:textAlignment w:val="baseline"/>
        <w:outlineLvl w:val="0"/>
        <w:rPr>
          <w:rFonts w:ascii="Maiandra GD" w:eastAsia="Times New Roman" w:hAnsi="Maiandra GD" w:cs="Segoe UI"/>
          <w:color w:val="212529"/>
          <w:sz w:val="24"/>
          <w:szCs w:val="24"/>
          <w:rPrChange w:id="9066"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Times New Roman"/>
          <w:color w:val="3A3A3A"/>
          <w:kern w:val="36"/>
          <w:sz w:val="24"/>
          <w:szCs w:val="24"/>
          <w:rPrChange w:id="9067" w:author="Narendra" w:date="2021-08-21T13:02:00Z">
            <w:rPr>
              <w:rFonts w:ascii="Times New Roman" w:eastAsia="Times New Roman" w:hAnsi="Times New Roman" w:cs="Times New Roman"/>
              <w:color w:val="3A3A3A"/>
              <w:kern w:val="36"/>
              <w:sz w:val="48"/>
              <w:szCs w:val="48"/>
            </w:rPr>
          </w:rPrChange>
        </w:rPr>
        <w:t xml:space="preserve"> </w:t>
      </w:r>
      <w:r w:rsidRPr="008C6831">
        <w:rPr>
          <w:rFonts w:ascii="Maiandra GD" w:eastAsia="Times New Roman" w:hAnsi="Maiandra GD" w:cs="Segoe UI"/>
          <w:color w:val="212529"/>
          <w:sz w:val="24"/>
          <w:szCs w:val="24"/>
          <w:rPrChange w:id="9068" w:author="Narendra" w:date="2021-08-21T13:02:00Z">
            <w:rPr>
              <w:rFonts w:ascii="Segoe UI" w:eastAsia="Times New Roman" w:hAnsi="Segoe UI" w:cs="Segoe UI"/>
              <w:color w:val="212529"/>
              <w:sz w:val="23"/>
              <w:szCs w:val="23"/>
            </w:rPr>
          </w:rPrChange>
        </w:rPr>
        <w:t xml:space="preserve"> </w:t>
      </w:r>
    </w:p>
    <w:p w:rsidR="003B08DB" w:rsidRPr="008C6831" w:rsidRDefault="003B08DB" w:rsidP="003B08DB">
      <w:pPr>
        <w:shd w:val="clear" w:color="auto" w:fill="FFFFFF"/>
        <w:spacing w:after="0" w:line="240" w:lineRule="auto"/>
        <w:jc w:val="both"/>
        <w:textAlignment w:val="baseline"/>
        <w:outlineLvl w:val="1"/>
        <w:rPr>
          <w:rFonts w:ascii="Maiandra GD" w:eastAsia="Times New Roman" w:hAnsi="Maiandra GD" w:cs="Segoe UI"/>
          <w:color w:val="3A3A3A"/>
          <w:sz w:val="24"/>
          <w:szCs w:val="24"/>
          <w:rPrChange w:id="9069" w:author="Narendra" w:date="2021-08-21T13:02:00Z">
            <w:rPr>
              <w:rFonts w:ascii="Segoe UI" w:eastAsia="Times New Roman" w:hAnsi="Segoe UI" w:cs="Segoe UI"/>
              <w:color w:val="3A3A3A"/>
              <w:sz w:val="36"/>
              <w:szCs w:val="36"/>
            </w:rPr>
          </w:rPrChange>
        </w:rPr>
      </w:pPr>
      <w:r w:rsidRPr="008C6831">
        <w:rPr>
          <w:rFonts w:ascii="Maiandra GD" w:eastAsia="Times New Roman" w:hAnsi="Maiandra GD" w:cs="Arial"/>
          <w:b/>
          <w:bCs/>
          <w:color w:val="000000"/>
          <w:sz w:val="24"/>
          <w:szCs w:val="24"/>
          <w:rPrChange w:id="9070" w:author="Narendra" w:date="2021-08-21T13:02:00Z">
            <w:rPr>
              <w:rFonts w:ascii="Arial" w:eastAsia="Times New Roman" w:hAnsi="Arial" w:cs="Arial"/>
              <w:b/>
              <w:bCs/>
              <w:color w:val="000000"/>
              <w:sz w:val="36"/>
              <w:szCs w:val="36"/>
            </w:rPr>
          </w:rPrChange>
        </w:rPr>
        <w:t>Consume Refresh Token in C# Client</w:t>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9071"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9072" w:author="Narendra" w:date="2021-08-21T13:02:00Z">
            <w:rPr>
              <w:rFonts w:ascii="Arial" w:eastAsia="Times New Roman" w:hAnsi="Arial" w:cs="Arial"/>
              <w:color w:val="000000"/>
              <w:sz w:val="23"/>
              <w:szCs w:val="23"/>
              <w:bdr w:val="none" w:sz="0" w:space="0" w:color="auto" w:frame="1"/>
            </w:rPr>
          </w:rPrChange>
        </w:rPr>
        <w:t>In this article, I will discuss how to </w:t>
      </w:r>
      <w:r w:rsidRPr="008C6831">
        <w:rPr>
          <w:rFonts w:ascii="Maiandra GD" w:eastAsia="Times New Roman" w:hAnsi="Maiandra GD" w:cs="Arial"/>
          <w:b/>
          <w:bCs/>
          <w:color w:val="000000"/>
          <w:sz w:val="24"/>
          <w:szCs w:val="24"/>
          <w:rPrChange w:id="9073" w:author="Narendra" w:date="2021-08-21T13:02:00Z">
            <w:rPr>
              <w:rFonts w:ascii="Arial" w:eastAsia="Times New Roman" w:hAnsi="Arial" w:cs="Arial"/>
              <w:b/>
              <w:bCs/>
              <w:color w:val="000000"/>
              <w:sz w:val="23"/>
            </w:rPr>
          </w:rPrChange>
        </w:rPr>
        <w:t>Consume Refresh Token in C#</w:t>
      </w:r>
      <w:r w:rsidRPr="008C6831">
        <w:rPr>
          <w:rFonts w:ascii="Maiandra GD" w:eastAsia="Times New Roman" w:hAnsi="Maiandra GD" w:cs="Arial"/>
          <w:color w:val="000000"/>
          <w:sz w:val="24"/>
          <w:szCs w:val="24"/>
          <w:bdr w:val="none" w:sz="0" w:space="0" w:color="auto" w:frame="1"/>
          <w:rPrChange w:id="9074" w:author="Narendra" w:date="2021-08-21T13:02:00Z">
            <w:rPr>
              <w:rFonts w:ascii="Arial" w:eastAsia="Times New Roman" w:hAnsi="Arial" w:cs="Arial"/>
              <w:color w:val="000000"/>
              <w:sz w:val="23"/>
              <w:szCs w:val="23"/>
              <w:bdr w:val="none" w:sz="0" w:space="0" w:color="auto" w:frame="1"/>
            </w:rPr>
          </w:rPrChange>
        </w:rPr>
        <w:t> </w:t>
      </w:r>
      <w:r w:rsidRPr="008C6831">
        <w:rPr>
          <w:rFonts w:ascii="Maiandra GD" w:eastAsia="Times New Roman" w:hAnsi="Maiandra GD" w:cs="Arial"/>
          <w:b/>
          <w:bCs/>
          <w:color w:val="000000"/>
          <w:sz w:val="24"/>
          <w:szCs w:val="24"/>
          <w:rPrChange w:id="9075" w:author="Narendra" w:date="2021-08-21T13:02:00Z">
            <w:rPr>
              <w:rFonts w:ascii="Arial" w:eastAsia="Times New Roman" w:hAnsi="Arial" w:cs="Arial"/>
              <w:b/>
              <w:bCs/>
              <w:color w:val="000000"/>
              <w:sz w:val="23"/>
            </w:rPr>
          </w:rPrChange>
        </w:rPr>
        <w:t>Client</w:t>
      </w:r>
      <w:r w:rsidRPr="008C6831">
        <w:rPr>
          <w:rFonts w:ascii="Maiandra GD" w:eastAsia="Times New Roman" w:hAnsi="Maiandra GD" w:cs="Arial"/>
          <w:color w:val="000000"/>
          <w:sz w:val="24"/>
          <w:szCs w:val="24"/>
          <w:bdr w:val="none" w:sz="0" w:space="0" w:color="auto" w:frame="1"/>
          <w:rPrChange w:id="9076" w:author="Narendra" w:date="2021-08-21T13:02:00Z">
            <w:rPr>
              <w:rFonts w:ascii="Arial" w:eastAsia="Times New Roman" w:hAnsi="Arial" w:cs="Arial"/>
              <w:color w:val="000000"/>
              <w:sz w:val="23"/>
              <w:szCs w:val="23"/>
              <w:bdr w:val="none" w:sz="0" w:space="0" w:color="auto" w:frame="1"/>
            </w:rPr>
          </w:rPrChange>
        </w:rPr>
        <w:t> application. Please read the following three articles, before proceeding to this article as we are going to consume the services that we created in our previous articles.</w:t>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9077"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212529"/>
          <w:sz w:val="24"/>
          <w:szCs w:val="24"/>
          <w:bdr w:val="none" w:sz="0" w:space="0" w:color="auto" w:frame="1"/>
          <w:rPrChange w:id="9078" w:author="Narendra" w:date="2021-08-21T13:02:00Z">
            <w:rPr>
              <w:rFonts w:ascii="Arial" w:eastAsia="Times New Roman" w:hAnsi="Arial" w:cs="Arial"/>
              <w:color w:val="212529"/>
              <w:sz w:val="23"/>
              <w:szCs w:val="23"/>
              <w:bdr w:val="none" w:sz="0" w:space="0" w:color="auto" w:frame="1"/>
            </w:rPr>
          </w:rPrChange>
        </w:rPr>
        <w:fldChar w:fldCharType="begin"/>
      </w:r>
      <w:r w:rsidRPr="008C6831">
        <w:rPr>
          <w:rFonts w:ascii="Maiandra GD" w:eastAsia="Times New Roman" w:hAnsi="Maiandra GD" w:cs="Arial"/>
          <w:color w:val="212529"/>
          <w:sz w:val="24"/>
          <w:szCs w:val="24"/>
          <w:bdr w:val="none" w:sz="0" w:space="0" w:color="auto" w:frame="1"/>
          <w:rPrChange w:id="9079" w:author="Narendra" w:date="2021-08-21T13:02:00Z">
            <w:rPr>
              <w:rFonts w:ascii="Arial" w:eastAsia="Times New Roman" w:hAnsi="Arial" w:cs="Arial"/>
              <w:color w:val="212529"/>
              <w:sz w:val="23"/>
              <w:szCs w:val="23"/>
              <w:bdr w:val="none" w:sz="0" w:space="0" w:color="auto" w:frame="1"/>
            </w:rPr>
          </w:rPrChange>
        </w:rPr>
        <w:instrText xml:space="preserve"> HYPERLINK "https://dotnettutorials.net/lesson/token-based-authentication-in-web-api/" </w:instrText>
      </w:r>
      <w:r w:rsidRPr="008C6831">
        <w:rPr>
          <w:rFonts w:ascii="Maiandra GD" w:eastAsia="Times New Roman" w:hAnsi="Maiandra GD" w:cs="Arial"/>
          <w:color w:val="212529"/>
          <w:sz w:val="24"/>
          <w:szCs w:val="24"/>
          <w:bdr w:val="none" w:sz="0" w:space="0" w:color="auto" w:frame="1"/>
          <w:rPrChange w:id="9080" w:author="Narendra" w:date="2021-08-21T13:02:00Z">
            <w:rPr>
              <w:rFonts w:ascii="Arial" w:eastAsia="Times New Roman" w:hAnsi="Arial" w:cs="Arial"/>
              <w:color w:val="212529"/>
              <w:sz w:val="23"/>
              <w:szCs w:val="23"/>
              <w:bdr w:val="none" w:sz="0" w:space="0" w:color="auto" w:frame="1"/>
            </w:rPr>
          </w:rPrChange>
        </w:rPr>
        <w:fldChar w:fldCharType="separate"/>
      </w:r>
      <w:r w:rsidRPr="008C6831">
        <w:rPr>
          <w:rFonts w:ascii="Maiandra GD" w:eastAsia="Times New Roman" w:hAnsi="Maiandra GD" w:cs="Arial"/>
          <w:b/>
          <w:bCs/>
          <w:color w:val="007BFF"/>
          <w:sz w:val="24"/>
          <w:szCs w:val="24"/>
          <w:rPrChange w:id="9081" w:author="Narendra" w:date="2021-08-21T13:02:00Z">
            <w:rPr>
              <w:rFonts w:ascii="Arial" w:eastAsia="Times New Roman" w:hAnsi="Arial" w:cs="Arial"/>
              <w:b/>
              <w:bCs/>
              <w:color w:val="007BFF"/>
              <w:sz w:val="23"/>
            </w:rPr>
          </w:rPrChange>
        </w:rPr>
        <w:t>Token Based Authentication in Web API</w:t>
      </w:r>
      <w:r w:rsidRPr="008C6831">
        <w:rPr>
          <w:rFonts w:ascii="Maiandra GD" w:eastAsia="Times New Roman" w:hAnsi="Maiandra GD" w:cs="Arial"/>
          <w:color w:val="212529"/>
          <w:sz w:val="24"/>
          <w:szCs w:val="24"/>
          <w:bdr w:val="none" w:sz="0" w:space="0" w:color="auto" w:frame="1"/>
          <w:rPrChange w:id="9082" w:author="Narendra" w:date="2021-08-21T13:02:00Z">
            <w:rPr>
              <w:rFonts w:ascii="Arial" w:eastAsia="Times New Roman" w:hAnsi="Arial" w:cs="Arial"/>
              <w:color w:val="212529"/>
              <w:sz w:val="23"/>
              <w:szCs w:val="23"/>
              <w:bdr w:val="none" w:sz="0" w:space="0" w:color="auto" w:frame="1"/>
            </w:rPr>
          </w:rPrChange>
        </w:rPr>
        <w:fldChar w:fldCharType="end"/>
      </w:r>
      <w:r w:rsidRPr="008C6831">
        <w:rPr>
          <w:rFonts w:ascii="Maiandra GD" w:eastAsia="Times New Roman" w:hAnsi="Maiandra GD" w:cs="Arial"/>
          <w:color w:val="212529"/>
          <w:sz w:val="24"/>
          <w:szCs w:val="24"/>
          <w:bdr w:val="none" w:sz="0" w:space="0" w:color="auto" w:frame="1"/>
          <w:rPrChange w:id="9083" w:author="Narendra" w:date="2021-08-21T13:02:00Z">
            <w:rPr>
              <w:rFonts w:ascii="Arial" w:eastAsia="Times New Roman" w:hAnsi="Arial" w:cs="Arial"/>
              <w:color w:val="212529"/>
              <w:sz w:val="23"/>
              <w:szCs w:val="23"/>
              <w:bdr w:val="none" w:sz="0" w:space="0" w:color="auto" w:frame="1"/>
            </w:rPr>
          </w:rPrChange>
        </w:rPr>
        <w:t>: In this article, we discussed how to implement and use the Token Based Authentication in Web API.</w:t>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9084"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212529"/>
          <w:sz w:val="24"/>
          <w:szCs w:val="24"/>
          <w:bdr w:val="none" w:sz="0" w:space="0" w:color="auto" w:frame="1"/>
          <w:rPrChange w:id="9085" w:author="Narendra" w:date="2021-08-21T13:02:00Z">
            <w:rPr>
              <w:rFonts w:ascii="Arial" w:eastAsia="Times New Roman" w:hAnsi="Arial" w:cs="Arial"/>
              <w:color w:val="212529"/>
              <w:sz w:val="23"/>
              <w:szCs w:val="23"/>
              <w:bdr w:val="none" w:sz="0" w:space="0" w:color="auto" w:frame="1"/>
            </w:rPr>
          </w:rPrChange>
        </w:rPr>
        <w:fldChar w:fldCharType="begin"/>
      </w:r>
      <w:r w:rsidRPr="008C6831">
        <w:rPr>
          <w:rFonts w:ascii="Maiandra GD" w:eastAsia="Times New Roman" w:hAnsi="Maiandra GD" w:cs="Arial"/>
          <w:color w:val="212529"/>
          <w:sz w:val="24"/>
          <w:szCs w:val="24"/>
          <w:bdr w:val="none" w:sz="0" w:space="0" w:color="auto" w:frame="1"/>
          <w:rPrChange w:id="9086" w:author="Narendra" w:date="2021-08-21T13:02:00Z">
            <w:rPr>
              <w:rFonts w:ascii="Arial" w:eastAsia="Times New Roman" w:hAnsi="Arial" w:cs="Arial"/>
              <w:color w:val="212529"/>
              <w:sz w:val="23"/>
              <w:szCs w:val="23"/>
              <w:bdr w:val="none" w:sz="0" w:space="0" w:color="auto" w:frame="1"/>
            </w:rPr>
          </w:rPrChange>
        </w:rPr>
        <w:instrText xml:space="preserve"> HYPERLINK "https://dotnettutorials.net/lesson/client-validation-using-basic-authentication-web-api/" </w:instrText>
      </w:r>
      <w:r w:rsidRPr="008C6831">
        <w:rPr>
          <w:rFonts w:ascii="Maiandra GD" w:eastAsia="Times New Roman" w:hAnsi="Maiandra GD" w:cs="Arial"/>
          <w:color w:val="212529"/>
          <w:sz w:val="24"/>
          <w:szCs w:val="24"/>
          <w:bdr w:val="none" w:sz="0" w:space="0" w:color="auto" w:frame="1"/>
          <w:rPrChange w:id="9087" w:author="Narendra" w:date="2021-08-21T13:02:00Z">
            <w:rPr>
              <w:rFonts w:ascii="Arial" w:eastAsia="Times New Roman" w:hAnsi="Arial" w:cs="Arial"/>
              <w:color w:val="212529"/>
              <w:sz w:val="23"/>
              <w:szCs w:val="23"/>
              <w:bdr w:val="none" w:sz="0" w:space="0" w:color="auto" w:frame="1"/>
            </w:rPr>
          </w:rPrChange>
        </w:rPr>
        <w:fldChar w:fldCharType="separate"/>
      </w:r>
      <w:r w:rsidRPr="008C6831">
        <w:rPr>
          <w:rFonts w:ascii="Maiandra GD" w:eastAsia="Times New Roman" w:hAnsi="Maiandra GD" w:cs="Arial"/>
          <w:b/>
          <w:bCs/>
          <w:color w:val="007BFF"/>
          <w:sz w:val="24"/>
          <w:szCs w:val="24"/>
          <w:rPrChange w:id="9088" w:author="Narendra" w:date="2021-08-21T13:02:00Z">
            <w:rPr>
              <w:rFonts w:ascii="Arial" w:eastAsia="Times New Roman" w:hAnsi="Arial" w:cs="Arial"/>
              <w:b/>
              <w:bCs/>
              <w:color w:val="007BFF"/>
              <w:sz w:val="23"/>
            </w:rPr>
          </w:rPrChange>
        </w:rPr>
        <w:t>Client Validation in Token Based Authentication</w:t>
      </w:r>
      <w:r w:rsidRPr="008C6831">
        <w:rPr>
          <w:rFonts w:ascii="Maiandra GD" w:eastAsia="Times New Roman" w:hAnsi="Maiandra GD" w:cs="Arial"/>
          <w:color w:val="212529"/>
          <w:sz w:val="24"/>
          <w:szCs w:val="24"/>
          <w:bdr w:val="none" w:sz="0" w:space="0" w:color="auto" w:frame="1"/>
          <w:rPrChange w:id="9089" w:author="Narendra" w:date="2021-08-21T13:02:00Z">
            <w:rPr>
              <w:rFonts w:ascii="Arial" w:eastAsia="Times New Roman" w:hAnsi="Arial" w:cs="Arial"/>
              <w:color w:val="212529"/>
              <w:sz w:val="23"/>
              <w:szCs w:val="23"/>
              <w:bdr w:val="none" w:sz="0" w:space="0" w:color="auto" w:frame="1"/>
            </w:rPr>
          </w:rPrChange>
        </w:rPr>
        <w:fldChar w:fldCharType="end"/>
      </w:r>
      <w:r w:rsidRPr="008C6831">
        <w:rPr>
          <w:rFonts w:ascii="Maiandra GD" w:eastAsia="Times New Roman" w:hAnsi="Maiandra GD" w:cs="Arial"/>
          <w:color w:val="212529"/>
          <w:sz w:val="24"/>
          <w:szCs w:val="24"/>
          <w:bdr w:val="none" w:sz="0" w:space="0" w:color="auto" w:frame="1"/>
          <w:rPrChange w:id="9090" w:author="Narendra" w:date="2021-08-21T13:02:00Z">
            <w:rPr>
              <w:rFonts w:ascii="Arial" w:eastAsia="Times New Roman" w:hAnsi="Arial" w:cs="Arial"/>
              <w:color w:val="212529"/>
              <w:sz w:val="23"/>
              <w:szCs w:val="23"/>
              <w:bdr w:val="none" w:sz="0" w:space="0" w:color="auto" w:frame="1"/>
            </w:rPr>
          </w:rPrChange>
        </w:rPr>
        <w:t>: In this article, we discussed how to validate the clients while generating the token in Web API.</w:t>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9091"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212529"/>
          <w:sz w:val="24"/>
          <w:szCs w:val="24"/>
          <w:bdr w:val="none" w:sz="0" w:space="0" w:color="auto" w:frame="1"/>
          <w:rPrChange w:id="9092" w:author="Narendra" w:date="2021-08-21T13:02:00Z">
            <w:rPr>
              <w:rFonts w:ascii="Arial" w:eastAsia="Times New Roman" w:hAnsi="Arial" w:cs="Arial"/>
              <w:color w:val="212529"/>
              <w:sz w:val="23"/>
              <w:szCs w:val="23"/>
              <w:bdr w:val="none" w:sz="0" w:space="0" w:color="auto" w:frame="1"/>
            </w:rPr>
          </w:rPrChange>
        </w:rPr>
        <w:fldChar w:fldCharType="begin"/>
      </w:r>
      <w:r w:rsidRPr="008C6831">
        <w:rPr>
          <w:rFonts w:ascii="Maiandra GD" w:eastAsia="Times New Roman" w:hAnsi="Maiandra GD" w:cs="Arial"/>
          <w:color w:val="212529"/>
          <w:sz w:val="24"/>
          <w:szCs w:val="24"/>
          <w:bdr w:val="none" w:sz="0" w:space="0" w:color="auto" w:frame="1"/>
          <w:rPrChange w:id="9093" w:author="Narendra" w:date="2021-08-21T13:02:00Z">
            <w:rPr>
              <w:rFonts w:ascii="Arial" w:eastAsia="Times New Roman" w:hAnsi="Arial" w:cs="Arial"/>
              <w:color w:val="212529"/>
              <w:sz w:val="23"/>
              <w:szCs w:val="23"/>
              <w:bdr w:val="none" w:sz="0" w:space="0" w:color="auto" w:frame="1"/>
            </w:rPr>
          </w:rPrChange>
        </w:rPr>
        <w:instrText xml:space="preserve"> HYPERLINK "https://dotnettutorials.net/lesson/refresh-token-in-web-api/" </w:instrText>
      </w:r>
      <w:r w:rsidRPr="008C6831">
        <w:rPr>
          <w:rFonts w:ascii="Maiandra GD" w:eastAsia="Times New Roman" w:hAnsi="Maiandra GD" w:cs="Arial"/>
          <w:color w:val="212529"/>
          <w:sz w:val="24"/>
          <w:szCs w:val="24"/>
          <w:bdr w:val="none" w:sz="0" w:space="0" w:color="auto" w:frame="1"/>
          <w:rPrChange w:id="9094" w:author="Narendra" w:date="2021-08-21T13:02:00Z">
            <w:rPr>
              <w:rFonts w:ascii="Arial" w:eastAsia="Times New Roman" w:hAnsi="Arial" w:cs="Arial"/>
              <w:color w:val="212529"/>
              <w:sz w:val="23"/>
              <w:szCs w:val="23"/>
              <w:bdr w:val="none" w:sz="0" w:space="0" w:color="auto" w:frame="1"/>
            </w:rPr>
          </w:rPrChange>
        </w:rPr>
        <w:fldChar w:fldCharType="separate"/>
      </w:r>
      <w:r w:rsidRPr="008C6831">
        <w:rPr>
          <w:rFonts w:ascii="Maiandra GD" w:eastAsia="Times New Roman" w:hAnsi="Maiandra GD" w:cs="Arial"/>
          <w:b/>
          <w:bCs/>
          <w:color w:val="007BFF"/>
          <w:sz w:val="24"/>
          <w:szCs w:val="24"/>
          <w:rPrChange w:id="9095" w:author="Narendra" w:date="2021-08-21T13:02:00Z">
            <w:rPr>
              <w:rFonts w:ascii="Arial" w:eastAsia="Times New Roman" w:hAnsi="Arial" w:cs="Arial"/>
              <w:b/>
              <w:bCs/>
              <w:color w:val="007BFF"/>
              <w:sz w:val="23"/>
            </w:rPr>
          </w:rPrChange>
        </w:rPr>
        <w:t>Generating Refresh Token in Web API</w:t>
      </w:r>
      <w:r w:rsidRPr="008C6831">
        <w:rPr>
          <w:rFonts w:ascii="Maiandra GD" w:eastAsia="Times New Roman" w:hAnsi="Maiandra GD" w:cs="Arial"/>
          <w:color w:val="212529"/>
          <w:sz w:val="24"/>
          <w:szCs w:val="24"/>
          <w:bdr w:val="none" w:sz="0" w:space="0" w:color="auto" w:frame="1"/>
          <w:rPrChange w:id="9096" w:author="Narendra" w:date="2021-08-21T13:02:00Z">
            <w:rPr>
              <w:rFonts w:ascii="Arial" w:eastAsia="Times New Roman" w:hAnsi="Arial" w:cs="Arial"/>
              <w:color w:val="212529"/>
              <w:sz w:val="23"/>
              <w:szCs w:val="23"/>
              <w:bdr w:val="none" w:sz="0" w:space="0" w:color="auto" w:frame="1"/>
            </w:rPr>
          </w:rPrChange>
        </w:rPr>
        <w:fldChar w:fldCharType="end"/>
      </w:r>
      <w:r w:rsidRPr="008C6831">
        <w:rPr>
          <w:rFonts w:ascii="Maiandra GD" w:eastAsia="Times New Roman" w:hAnsi="Maiandra GD" w:cs="Arial"/>
          <w:color w:val="212529"/>
          <w:sz w:val="24"/>
          <w:szCs w:val="24"/>
          <w:bdr w:val="none" w:sz="0" w:space="0" w:color="auto" w:frame="1"/>
          <w:rPrChange w:id="9097" w:author="Narendra" w:date="2021-08-21T13:02:00Z">
            <w:rPr>
              <w:rFonts w:ascii="Arial" w:eastAsia="Times New Roman" w:hAnsi="Arial" w:cs="Arial"/>
              <w:color w:val="212529"/>
              <w:sz w:val="23"/>
              <w:szCs w:val="23"/>
              <w:bdr w:val="none" w:sz="0" w:space="0" w:color="auto" w:frame="1"/>
            </w:rPr>
          </w:rPrChange>
        </w:rPr>
        <w:t>: In this article, we discussed how to Generate Refresh Token in Web API.</w:t>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9098"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212529"/>
          <w:sz w:val="24"/>
          <w:szCs w:val="24"/>
          <w:bdr w:val="none" w:sz="0" w:space="0" w:color="auto" w:frame="1"/>
          <w:rPrChange w:id="9099" w:author="Narendra" w:date="2021-08-21T13:02:00Z">
            <w:rPr>
              <w:rFonts w:ascii="Arial" w:eastAsia="Times New Roman" w:hAnsi="Arial" w:cs="Arial"/>
              <w:color w:val="212529"/>
              <w:sz w:val="23"/>
              <w:szCs w:val="23"/>
              <w:bdr w:val="none" w:sz="0" w:space="0" w:color="auto" w:frame="1"/>
            </w:rPr>
          </w:rPrChange>
        </w:rPr>
        <w:t>Let us discuss the step by step procedure to Consume Refresh Token in C#. But before that </w:t>
      </w:r>
      <w:r w:rsidRPr="008C6831">
        <w:rPr>
          <w:rFonts w:ascii="Maiandra GD" w:eastAsia="Times New Roman" w:hAnsi="Maiandra GD" w:cs="Segoe UI"/>
          <w:color w:val="212529"/>
          <w:sz w:val="24"/>
          <w:szCs w:val="24"/>
          <w:rPrChange w:id="9100" w:author="Narendra" w:date="2021-08-21T13:02:00Z">
            <w:rPr>
              <w:rFonts w:ascii="Segoe UI" w:eastAsia="Times New Roman" w:hAnsi="Segoe UI" w:cs="Segoe UI"/>
              <w:color w:val="212529"/>
              <w:sz w:val="23"/>
              <w:szCs w:val="23"/>
            </w:rPr>
          </w:rPrChange>
        </w:rPr>
        <w:t>let’s</w:t>
      </w:r>
      <w:r w:rsidRPr="008C6831">
        <w:rPr>
          <w:rFonts w:ascii="Maiandra GD" w:eastAsia="Times New Roman" w:hAnsi="Maiandra GD" w:cs="Arial"/>
          <w:color w:val="212529"/>
          <w:sz w:val="24"/>
          <w:szCs w:val="24"/>
          <w:bdr w:val="none" w:sz="0" w:space="0" w:color="auto" w:frame="1"/>
          <w:rPrChange w:id="9101" w:author="Narendra" w:date="2021-08-21T13:02:00Z">
            <w:rPr>
              <w:rFonts w:ascii="Arial" w:eastAsia="Times New Roman" w:hAnsi="Arial" w:cs="Arial"/>
              <w:color w:val="212529"/>
              <w:sz w:val="23"/>
              <w:szCs w:val="23"/>
              <w:bdr w:val="none" w:sz="0" w:space="0" w:color="auto" w:frame="1"/>
            </w:rPr>
          </w:rPrChange>
        </w:rPr>
        <w:t> modify the Test Controller of our Web API application that we created in our previous application as shown below.</w:t>
      </w:r>
    </w:p>
    <w:p w:rsidR="003B08DB" w:rsidRPr="008C6831" w:rsidRDefault="003B08DB" w:rsidP="003B08DB">
      <w:pPr>
        <w:shd w:val="clear" w:color="auto" w:fill="FFFFFF"/>
        <w:spacing w:after="0" w:line="240" w:lineRule="auto"/>
        <w:jc w:val="both"/>
        <w:textAlignment w:val="baseline"/>
        <w:outlineLvl w:val="5"/>
        <w:rPr>
          <w:rFonts w:ascii="Maiandra GD" w:eastAsia="Times New Roman" w:hAnsi="Maiandra GD" w:cs="Segoe UI"/>
          <w:color w:val="3A3A3A"/>
          <w:sz w:val="24"/>
          <w:szCs w:val="24"/>
          <w:rPrChange w:id="9102" w:author="Narendra" w:date="2021-08-21T13:02:00Z">
            <w:rPr>
              <w:rFonts w:ascii="Segoe UI" w:eastAsia="Times New Roman" w:hAnsi="Segoe UI" w:cs="Segoe UI"/>
              <w:color w:val="3A3A3A"/>
              <w:sz w:val="15"/>
              <w:szCs w:val="15"/>
            </w:rPr>
          </w:rPrChange>
        </w:rPr>
      </w:pPr>
      <w:r w:rsidRPr="008C6831">
        <w:rPr>
          <w:rFonts w:ascii="Maiandra GD" w:eastAsia="Times New Roman" w:hAnsi="Maiandra GD" w:cs="Arial"/>
          <w:b/>
          <w:bCs/>
          <w:color w:val="3A3A3A"/>
          <w:sz w:val="24"/>
          <w:szCs w:val="24"/>
          <w:rPrChange w:id="9103" w:author="Narendra" w:date="2021-08-21T13:02:00Z">
            <w:rPr>
              <w:rFonts w:ascii="Arial" w:eastAsia="Times New Roman" w:hAnsi="Arial" w:cs="Arial"/>
              <w:b/>
              <w:bCs/>
              <w:color w:val="3A3A3A"/>
              <w:sz w:val="23"/>
            </w:rPr>
          </w:rPrChange>
        </w:rPr>
        <w:t>Step1: Modifying the Test Controller</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10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9105"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9106" w:author="Narendra" w:date="2021-08-21T13:02:00Z">
            <w:rPr>
              <w:rFonts w:ascii="inherit" w:eastAsia="Times New Roman" w:hAnsi="inherit" w:cs="Consolas"/>
              <w:i/>
              <w:iCs/>
              <w:color w:val="4284AE"/>
              <w:sz w:val="25"/>
            </w:rPr>
          </w:rPrChange>
        </w:rPr>
        <w:t>System.Linq;</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10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9108"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9109" w:author="Narendra" w:date="2021-08-21T13:02:00Z">
            <w:rPr>
              <w:rFonts w:ascii="inherit" w:eastAsia="Times New Roman" w:hAnsi="inherit" w:cs="Consolas"/>
              <w:i/>
              <w:iCs/>
              <w:color w:val="4284AE"/>
              <w:sz w:val="25"/>
            </w:rPr>
          </w:rPrChange>
        </w:rPr>
        <w:t>System.Security.Claims;</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11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9111"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9112" w:author="Narendra" w:date="2021-08-21T13:02:00Z">
            <w:rPr>
              <w:rFonts w:ascii="inherit" w:eastAsia="Times New Roman" w:hAnsi="inherit" w:cs="Consolas"/>
              <w:i/>
              <w:iCs/>
              <w:color w:val="4284AE"/>
              <w:sz w:val="25"/>
            </w:rPr>
          </w:rPrChange>
        </w:rPr>
        <w:t>System.Web.Http;</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11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9114" w:author="Narendra" w:date="2021-08-21T13:02:00Z">
            <w:rPr>
              <w:rFonts w:ascii="inherit" w:eastAsia="Times New Roman" w:hAnsi="inherit" w:cs="Consolas"/>
              <w:b/>
              <w:bCs/>
              <w:color w:val="D171DD"/>
              <w:sz w:val="25"/>
            </w:rPr>
          </w:rPrChange>
        </w:rPr>
        <w:t xml:space="preserve">namespace </w:t>
      </w:r>
      <w:r w:rsidRPr="008C6831">
        <w:rPr>
          <w:rFonts w:ascii="Maiandra GD" w:eastAsia="Times New Roman" w:hAnsi="Maiandra GD" w:cs="Consolas"/>
          <w:i/>
          <w:iCs/>
          <w:color w:val="4284AE"/>
          <w:sz w:val="24"/>
          <w:szCs w:val="24"/>
          <w:rPrChange w:id="9115" w:author="Narendra" w:date="2021-08-21T13:02:00Z">
            <w:rPr>
              <w:rFonts w:ascii="inherit" w:eastAsia="Times New Roman" w:hAnsi="inherit" w:cs="Consolas"/>
              <w:i/>
              <w:iCs/>
              <w:color w:val="4284AE"/>
              <w:sz w:val="25"/>
            </w:rPr>
          </w:rPrChange>
        </w:rPr>
        <w:t>TokenAuthenticationInWebAPI.Controllers</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11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9117"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11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9119"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9120"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9121" w:author="Narendra" w:date="2021-08-21T13:02:00Z">
            <w:rPr>
              <w:rFonts w:ascii="inherit" w:eastAsia="Times New Roman" w:hAnsi="inherit" w:cs="Consolas"/>
              <w:b/>
              <w:bCs/>
              <w:color w:val="D171DD"/>
              <w:sz w:val="25"/>
            </w:rPr>
          </w:rPrChange>
        </w:rPr>
        <w:t>class</w:t>
      </w:r>
      <w:r w:rsidRPr="008C6831">
        <w:rPr>
          <w:rFonts w:ascii="Maiandra GD" w:eastAsia="Times New Roman" w:hAnsi="Maiandra GD" w:cs="Consolas"/>
          <w:color w:val="CFD5E0"/>
          <w:sz w:val="24"/>
          <w:szCs w:val="24"/>
          <w:rPrChange w:id="9122" w:author="Narendra" w:date="2021-08-21T13:02:00Z">
            <w:rPr>
              <w:rFonts w:ascii="inherit" w:eastAsia="Times New Roman" w:hAnsi="inherit" w:cs="Consolas"/>
              <w:color w:val="CFD5E0"/>
              <w:sz w:val="25"/>
            </w:rPr>
          </w:rPrChange>
        </w:rPr>
        <w:t xml:space="preserve"> TestController : ApiController</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12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9124"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12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9126" w:author="Narendra" w:date="2021-08-21T13:02:00Z">
            <w:rPr>
              <w:rFonts w:ascii="inherit" w:eastAsia="Times New Roman" w:hAnsi="inherit" w:cs="Consolas"/>
              <w:color w:val="6B7C8B"/>
              <w:sz w:val="25"/>
            </w:rPr>
          </w:rPrChange>
        </w:rPr>
        <w:t>//This resource is For all types of role</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12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912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4284AE"/>
          <w:sz w:val="24"/>
          <w:szCs w:val="24"/>
          <w:rPrChange w:id="9129" w:author="Narendra" w:date="2021-08-21T13:02:00Z">
            <w:rPr>
              <w:rFonts w:ascii="inherit" w:eastAsia="Times New Roman" w:hAnsi="inherit" w:cs="Consolas"/>
              <w:color w:val="4284AE"/>
              <w:sz w:val="25"/>
            </w:rPr>
          </w:rPrChange>
        </w:rPr>
        <w:t>Authorize</w:t>
      </w:r>
      <w:r w:rsidRPr="008C6831">
        <w:rPr>
          <w:rFonts w:ascii="Maiandra GD" w:eastAsia="Times New Roman" w:hAnsi="Maiandra GD" w:cs="Consolas"/>
          <w:b/>
          <w:bCs/>
          <w:color w:val="6B7C8B"/>
          <w:sz w:val="24"/>
          <w:szCs w:val="24"/>
          <w:rPrChange w:id="9130"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9131" w:author="Narendra" w:date="2021-08-21T13:02:00Z">
            <w:rPr>
              <w:rFonts w:ascii="inherit" w:eastAsia="Times New Roman" w:hAnsi="inherit" w:cs="Consolas"/>
              <w:color w:val="CFD5E0"/>
              <w:sz w:val="25"/>
            </w:rPr>
          </w:rPrChange>
        </w:rPr>
        <w:t xml:space="preserve">Roles = </w:t>
      </w:r>
      <w:r w:rsidRPr="008C6831">
        <w:rPr>
          <w:rFonts w:ascii="Maiandra GD" w:eastAsia="Times New Roman" w:hAnsi="Maiandra GD" w:cs="Consolas"/>
          <w:color w:val="7CC379"/>
          <w:sz w:val="24"/>
          <w:szCs w:val="24"/>
          <w:rPrChange w:id="9132" w:author="Narendra" w:date="2021-08-21T13:02:00Z">
            <w:rPr>
              <w:rFonts w:ascii="inherit" w:eastAsia="Times New Roman" w:hAnsi="inherit" w:cs="Consolas"/>
              <w:color w:val="7CC379"/>
              <w:sz w:val="25"/>
            </w:rPr>
          </w:rPrChange>
        </w:rPr>
        <w:t>"SuperAdmin, Admin, User"</w:t>
      </w:r>
      <w:r w:rsidRPr="008C6831">
        <w:rPr>
          <w:rFonts w:ascii="Maiandra GD" w:eastAsia="Times New Roman" w:hAnsi="Maiandra GD" w:cs="Consolas"/>
          <w:b/>
          <w:bCs/>
          <w:color w:val="6B7C8B"/>
          <w:sz w:val="24"/>
          <w:szCs w:val="24"/>
          <w:rPrChange w:id="9133"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13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9135"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9136" w:author="Narendra" w:date="2021-08-21T13:02:00Z">
            <w:rPr>
              <w:rFonts w:ascii="inherit" w:eastAsia="Times New Roman" w:hAnsi="inherit" w:cs="Consolas"/>
              <w:color w:val="CFD5E0"/>
              <w:sz w:val="25"/>
            </w:rPr>
          </w:rPrChange>
        </w:rPr>
        <w:t>HttpGet</w:t>
      </w:r>
      <w:r w:rsidRPr="008C6831">
        <w:rPr>
          <w:rFonts w:ascii="Maiandra GD" w:eastAsia="Times New Roman" w:hAnsi="Maiandra GD" w:cs="Consolas"/>
          <w:b/>
          <w:bCs/>
          <w:color w:val="6B7C8B"/>
          <w:sz w:val="24"/>
          <w:szCs w:val="24"/>
          <w:rPrChange w:id="9137"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13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913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4284AE"/>
          <w:sz w:val="24"/>
          <w:szCs w:val="24"/>
          <w:rPrChange w:id="9140" w:author="Narendra" w:date="2021-08-21T13:02:00Z">
            <w:rPr>
              <w:rFonts w:ascii="inherit" w:eastAsia="Times New Roman" w:hAnsi="inherit" w:cs="Consolas"/>
              <w:color w:val="4284AE"/>
              <w:sz w:val="25"/>
            </w:rPr>
          </w:rPrChange>
        </w:rPr>
        <w:t>Route</w:t>
      </w:r>
      <w:r w:rsidRPr="008C6831">
        <w:rPr>
          <w:rFonts w:ascii="Maiandra GD" w:eastAsia="Times New Roman" w:hAnsi="Maiandra GD" w:cs="Consolas"/>
          <w:b/>
          <w:bCs/>
          <w:color w:val="6B7C8B"/>
          <w:sz w:val="24"/>
          <w:szCs w:val="24"/>
          <w:rPrChange w:id="914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7CC379"/>
          <w:sz w:val="24"/>
          <w:szCs w:val="24"/>
          <w:rPrChange w:id="9142" w:author="Narendra" w:date="2021-08-21T13:02:00Z">
            <w:rPr>
              <w:rFonts w:ascii="inherit" w:eastAsia="Times New Roman" w:hAnsi="inherit" w:cs="Consolas"/>
              <w:color w:val="7CC379"/>
              <w:sz w:val="25"/>
            </w:rPr>
          </w:rPrChange>
        </w:rPr>
        <w:t>"api/test/resource1"</w:t>
      </w:r>
      <w:r w:rsidRPr="008C6831">
        <w:rPr>
          <w:rFonts w:ascii="Maiandra GD" w:eastAsia="Times New Roman" w:hAnsi="Maiandra GD" w:cs="Consolas"/>
          <w:b/>
          <w:bCs/>
          <w:color w:val="6B7C8B"/>
          <w:sz w:val="24"/>
          <w:szCs w:val="24"/>
          <w:rPrChange w:id="9143"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14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9145"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9146" w:author="Narendra" w:date="2021-08-21T13:02:00Z">
            <w:rPr>
              <w:rFonts w:ascii="inherit" w:eastAsia="Times New Roman" w:hAnsi="inherit" w:cs="Consolas"/>
              <w:color w:val="CFD5E0"/>
              <w:sz w:val="25"/>
            </w:rPr>
          </w:rPrChange>
        </w:rPr>
        <w:t xml:space="preserve"> IHttpActionResult </w:t>
      </w:r>
      <w:r w:rsidRPr="008C6831">
        <w:rPr>
          <w:rFonts w:ascii="Maiandra GD" w:eastAsia="Times New Roman" w:hAnsi="Maiandra GD" w:cs="Consolas"/>
          <w:color w:val="4284AE"/>
          <w:sz w:val="24"/>
          <w:szCs w:val="24"/>
          <w:rPrChange w:id="9147" w:author="Narendra" w:date="2021-08-21T13:02:00Z">
            <w:rPr>
              <w:rFonts w:ascii="inherit" w:eastAsia="Times New Roman" w:hAnsi="inherit" w:cs="Consolas"/>
              <w:color w:val="4284AE"/>
              <w:sz w:val="25"/>
            </w:rPr>
          </w:rPrChange>
        </w:rPr>
        <w:t>GetResource1</w:t>
      </w:r>
      <w:r w:rsidRPr="008C6831">
        <w:rPr>
          <w:rFonts w:ascii="Maiandra GD" w:eastAsia="Times New Roman" w:hAnsi="Maiandra GD" w:cs="Consolas"/>
          <w:b/>
          <w:bCs/>
          <w:color w:val="6B7C8B"/>
          <w:sz w:val="24"/>
          <w:szCs w:val="24"/>
          <w:rPrChange w:id="9148"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14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9150"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15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D19252"/>
          <w:sz w:val="24"/>
          <w:szCs w:val="24"/>
          <w:rPrChange w:id="9152" w:author="Narendra" w:date="2021-08-21T13:02:00Z">
            <w:rPr>
              <w:rFonts w:ascii="inherit" w:eastAsia="Times New Roman" w:hAnsi="inherit" w:cs="Consolas"/>
              <w:color w:val="D19252"/>
              <w:sz w:val="25"/>
            </w:rPr>
          </w:rPrChange>
        </w:rPr>
        <w:t>var</w:t>
      </w:r>
      <w:r w:rsidRPr="008C6831">
        <w:rPr>
          <w:rFonts w:ascii="Maiandra GD" w:eastAsia="Times New Roman" w:hAnsi="Maiandra GD" w:cs="Consolas"/>
          <w:color w:val="CFD5E0"/>
          <w:sz w:val="24"/>
          <w:szCs w:val="24"/>
          <w:rPrChange w:id="9153" w:author="Narendra" w:date="2021-08-21T13:02:00Z">
            <w:rPr>
              <w:rFonts w:ascii="inherit" w:eastAsia="Times New Roman" w:hAnsi="inherit" w:cs="Consolas"/>
              <w:color w:val="CFD5E0"/>
              <w:sz w:val="25"/>
            </w:rPr>
          </w:rPrChange>
        </w:rPr>
        <w:t xml:space="preserve"> identity = </w:t>
      </w:r>
      <w:r w:rsidRPr="008C6831">
        <w:rPr>
          <w:rFonts w:ascii="Maiandra GD" w:eastAsia="Times New Roman" w:hAnsi="Maiandra GD" w:cs="Consolas"/>
          <w:b/>
          <w:bCs/>
          <w:color w:val="6B7C8B"/>
          <w:sz w:val="24"/>
          <w:szCs w:val="24"/>
          <w:rPrChange w:id="9154"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9155" w:author="Narendra" w:date="2021-08-21T13:02:00Z">
            <w:rPr>
              <w:rFonts w:ascii="inherit" w:eastAsia="Times New Roman" w:hAnsi="inherit" w:cs="Consolas"/>
              <w:color w:val="CFD5E0"/>
              <w:sz w:val="25"/>
            </w:rPr>
          </w:rPrChange>
        </w:rPr>
        <w:t>ClaimsIdentity</w:t>
      </w:r>
      <w:r w:rsidRPr="008C6831">
        <w:rPr>
          <w:rFonts w:ascii="Maiandra GD" w:eastAsia="Times New Roman" w:hAnsi="Maiandra GD" w:cs="Consolas"/>
          <w:b/>
          <w:bCs/>
          <w:color w:val="6B7C8B"/>
          <w:sz w:val="24"/>
          <w:szCs w:val="24"/>
          <w:rPrChange w:id="9156"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9157" w:author="Narendra" w:date="2021-08-21T13:02:00Z">
            <w:rPr>
              <w:rFonts w:ascii="inherit" w:eastAsia="Times New Roman" w:hAnsi="inherit" w:cs="Consolas"/>
              <w:color w:val="CFD5E0"/>
              <w:sz w:val="25"/>
            </w:rPr>
          </w:rPrChange>
        </w:rPr>
        <w:t>User.</w:t>
      </w:r>
      <w:r w:rsidRPr="008C6831">
        <w:rPr>
          <w:rFonts w:ascii="Maiandra GD" w:eastAsia="Times New Roman" w:hAnsi="Maiandra GD" w:cs="Consolas"/>
          <w:color w:val="4284AE"/>
          <w:sz w:val="24"/>
          <w:szCs w:val="24"/>
          <w:rPrChange w:id="9158" w:author="Narendra" w:date="2021-08-21T13:02:00Z">
            <w:rPr>
              <w:rFonts w:ascii="inherit" w:eastAsia="Times New Roman" w:hAnsi="inherit" w:cs="Consolas"/>
              <w:color w:val="4284AE"/>
              <w:sz w:val="25"/>
            </w:rPr>
          </w:rPrChange>
        </w:rPr>
        <w:t>Identity</w:t>
      </w:r>
      <w:r w:rsidRPr="008C6831">
        <w:rPr>
          <w:rFonts w:ascii="Maiandra GD" w:eastAsia="Times New Roman" w:hAnsi="Maiandra GD" w:cs="Consolas"/>
          <w:color w:val="CFD5E0"/>
          <w:sz w:val="24"/>
          <w:szCs w:val="24"/>
          <w:rPrChange w:id="9159"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16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9161" w:author="Narendra" w:date="2021-08-21T13:02:00Z">
            <w:rPr>
              <w:rFonts w:ascii="inherit" w:eastAsia="Times New Roman" w:hAnsi="inherit" w:cs="Consolas"/>
              <w:b/>
              <w:bCs/>
              <w:color w:val="D171DD"/>
              <w:sz w:val="25"/>
            </w:rPr>
          </w:rPrChange>
        </w:rPr>
        <w:lastRenderedPageBreak/>
        <w:t>return</w:t>
      </w:r>
      <w:r w:rsidRPr="008C6831">
        <w:rPr>
          <w:rFonts w:ascii="Maiandra GD" w:eastAsia="Times New Roman" w:hAnsi="Maiandra GD" w:cs="Consolas"/>
          <w:color w:val="CFD5E0"/>
          <w:sz w:val="24"/>
          <w:szCs w:val="24"/>
          <w:rPrChange w:id="9162"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9163" w:author="Narendra" w:date="2021-08-21T13:02:00Z">
            <w:rPr>
              <w:rFonts w:ascii="inherit" w:eastAsia="Times New Roman" w:hAnsi="inherit" w:cs="Consolas"/>
              <w:color w:val="4284AE"/>
              <w:sz w:val="25"/>
            </w:rPr>
          </w:rPrChange>
        </w:rPr>
        <w:t>Ok</w:t>
      </w:r>
      <w:r w:rsidRPr="008C6831">
        <w:rPr>
          <w:rFonts w:ascii="Maiandra GD" w:eastAsia="Times New Roman" w:hAnsi="Maiandra GD" w:cs="Consolas"/>
          <w:b/>
          <w:bCs/>
          <w:color w:val="6B7C8B"/>
          <w:sz w:val="24"/>
          <w:szCs w:val="24"/>
          <w:rPrChange w:id="9164"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7CC379"/>
          <w:sz w:val="24"/>
          <w:szCs w:val="24"/>
          <w:rPrChange w:id="9165" w:author="Narendra" w:date="2021-08-21T13:02:00Z">
            <w:rPr>
              <w:rFonts w:ascii="inherit" w:eastAsia="Times New Roman" w:hAnsi="inherit" w:cs="Consolas"/>
              <w:color w:val="7CC379"/>
              <w:sz w:val="25"/>
            </w:rPr>
          </w:rPrChange>
        </w:rPr>
        <w:t>"Hello: "</w:t>
      </w:r>
      <w:r w:rsidRPr="008C6831">
        <w:rPr>
          <w:rFonts w:ascii="Maiandra GD" w:eastAsia="Times New Roman" w:hAnsi="Maiandra GD" w:cs="Consolas"/>
          <w:color w:val="CFD5E0"/>
          <w:sz w:val="24"/>
          <w:szCs w:val="24"/>
          <w:rPrChange w:id="9166" w:author="Narendra" w:date="2021-08-21T13:02:00Z">
            <w:rPr>
              <w:rFonts w:ascii="inherit" w:eastAsia="Times New Roman" w:hAnsi="inherit" w:cs="Consolas"/>
              <w:color w:val="CFD5E0"/>
              <w:sz w:val="25"/>
            </w:rPr>
          </w:rPrChange>
        </w:rPr>
        <w:t xml:space="preserve"> + identity.</w:t>
      </w:r>
      <w:r w:rsidRPr="008C6831">
        <w:rPr>
          <w:rFonts w:ascii="Maiandra GD" w:eastAsia="Times New Roman" w:hAnsi="Maiandra GD" w:cs="Consolas"/>
          <w:color w:val="4284AE"/>
          <w:sz w:val="24"/>
          <w:szCs w:val="24"/>
          <w:rPrChange w:id="9167" w:author="Narendra" w:date="2021-08-21T13:02:00Z">
            <w:rPr>
              <w:rFonts w:ascii="inherit" w:eastAsia="Times New Roman" w:hAnsi="inherit" w:cs="Consolas"/>
              <w:color w:val="4284AE"/>
              <w:sz w:val="25"/>
            </w:rPr>
          </w:rPrChange>
        </w:rPr>
        <w:t>Name</w:t>
      </w:r>
      <w:r w:rsidRPr="008C6831">
        <w:rPr>
          <w:rFonts w:ascii="Maiandra GD" w:eastAsia="Times New Roman" w:hAnsi="Maiandra GD" w:cs="Consolas"/>
          <w:b/>
          <w:bCs/>
          <w:color w:val="6B7C8B"/>
          <w:sz w:val="24"/>
          <w:szCs w:val="24"/>
          <w:rPrChange w:id="916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9169"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17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9171"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17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9173" w:author="Narendra" w:date="2021-08-21T13:02:00Z">
            <w:rPr>
              <w:rFonts w:ascii="inherit" w:eastAsia="Times New Roman" w:hAnsi="inherit" w:cs="Consolas"/>
              <w:color w:val="6B7C8B"/>
              <w:sz w:val="25"/>
            </w:rPr>
          </w:rPrChange>
        </w:rPr>
        <w:t>//This resource is only For Admin and SuperAdmin role</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17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9175"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4284AE"/>
          <w:sz w:val="24"/>
          <w:szCs w:val="24"/>
          <w:rPrChange w:id="9176" w:author="Narendra" w:date="2021-08-21T13:02:00Z">
            <w:rPr>
              <w:rFonts w:ascii="inherit" w:eastAsia="Times New Roman" w:hAnsi="inherit" w:cs="Consolas"/>
              <w:color w:val="4284AE"/>
              <w:sz w:val="25"/>
            </w:rPr>
          </w:rPrChange>
        </w:rPr>
        <w:t>Authorize</w:t>
      </w:r>
      <w:r w:rsidRPr="008C6831">
        <w:rPr>
          <w:rFonts w:ascii="Maiandra GD" w:eastAsia="Times New Roman" w:hAnsi="Maiandra GD" w:cs="Consolas"/>
          <w:b/>
          <w:bCs/>
          <w:color w:val="6B7C8B"/>
          <w:sz w:val="24"/>
          <w:szCs w:val="24"/>
          <w:rPrChange w:id="917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9178" w:author="Narendra" w:date="2021-08-21T13:02:00Z">
            <w:rPr>
              <w:rFonts w:ascii="inherit" w:eastAsia="Times New Roman" w:hAnsi="inherit" w:cs="Consolas"/>
              <w:color w:val="CFD5E0"/>
              <w:sz w:val="25"/>
            </w:rPr>
          </w:rPrChange>
        </w:rPr>
        <w:t xml:space="preserve">Roles = </w:t>
      </w:r>
      <w:r w:rsidRPr="008C6831">
        <w:rPr>
          <w:rFonts w:ascii="Maiandra GD" w:eastAsia="Times New Roman" w:hAnsi="Maiandra GD" w:cs="Consolas"/>
          <w:color w:val="7CC379"/>
          <w:sz w:val="24"/>
          <w:szCs w:val="24"/>
          <w:rPrChange w:id="9179" w:author="Narendra" w:date="2021-08-21T13:02:00Z">
            <w:rPr>
              <w:rFonts w:ascii="inherit" w:eastAsia="Times New Roman" w:hAnsi="inherit" w:cs="Consolas"/>
              <w:color w:val="7CC379"/>
              <w:sz w:val="25"/>
            </w:rPr>
          </w:rPrChange>
        </w:rPr>
        <w:t>"SuperAdmin, Admin"</w:t>
      </w:r>
      <w:r w:rsidRPr="008C6831">
        <w:rPr>
          <w:rFonts w:ascii="Maiandra GD" w:eastAsia="Times New Roman" w:hAnsi="Maiandra GD" w:cs="Consolas"/>
          <w:b/>
          <w:bCs/>
          <w:color w:val="6B7C8B"/>
          <w:sz w:val="24"/>
          <w:szCs w:val="24"/>
          <w:rPrChange w:id="9180"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18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918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9183" w:author="Narendra" w:date="2021-08-21T13:02:00Z">
            <w:rPr>
              <w:rFonts w:ascii="inherit" w:eastAsia="Times New Roman" w:hAnsi="inherit" w:cs="Consolas"/>
              <w:color w:val="CFD5E0"/>
              <w:sz w:val="25"/>
            </w:rPr>
          </w:rPrChange>
        </w:rPr>
        <w:t>HttpGet</w:t>
      </w:r>
      <w:r w:rsidRPr="008C6831">
        <w:rPr>
          <w:rFonts w:ascii="Maiandra GD" w:eastAsia="Times New Roman" w:hAnsi="Maiandra GD" w:cs="Consolas"/>
          <w:b/>
          <w:bCs/>
          <w:color w:val="6B7C8B"/>
          <w:sz w:val="24"/>
          <w:szCs w:val="24"/>
          <w:rPrChange w:id="9184"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18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9186"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4284AE"/>
          <w:sz w:val="24"/>
          <w:szCs w:val="24"/>
          <w:rPrChange w:id="9187" w:author="Narendra" w:date="2021-08-21T13:02:00Z">
            <w:rPr>
              <w:rFonts w:ascii="inherit" w:eastAsia="Times New Roman" w:hAnsi="inherit" w:cs="Consolas"/>
              <w:color w:val="4284AE"/>
              <w:sz w:val="25"/>
            </w:rPr>
          </w:rPrChange>
        </w:rPr>
        <w:t>Route</w:t>
      </w:r>
      <w:r w:rsidRPr="008C6831">
        <w:rPr>
          <w:rFonts w:ascii="Maiandra GD" w:eastAsia="Times New Roman" w:hAnsi="Maiandra GD" w:cs="Consolas"/>
          <w:b/>
          <w:bCs/>
          <w:color w:val="6B7C8B"/>
          <w:sz w:val="24"/>
          <w:szCs w:val="24"/>
          <w:rPrChange w:id="918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7CC379"/>
          <w:sz w:val="24"/>
          <w:szCs w:val="24"/>
          <w:rPrChange w:id="9189" w:author="Narendra" w:date="2021-08-21T13:02:00Z">
            <w:rPr>
              <w:rFonts w:ascii="inherit" w:eastAsia="Times New Roman" w:hAnsi="inherit" w:cs="Consolas"/>
              <w:color w:val="7CC379"/>
              <w:sz w:val="25"/>
            </w:rPr>
          </w:rPrChange>
        </w:rPr>
        <w:t>"api/test/resource2"</w:t>
      </w:r>
      <w:r w:rsidRPr="008C6831">
        <w:rPr>
          <w:rFonts w:ascii="Maiandra GD" w:eastAsia="Times New Roman" w:hAnsi="Maiandra GD" w:cs="Consolas"/>
          <w:b/>
          <w:bCs/>
          <w:color w:val="6B7C8B"/>
          <w:sz w:val="24"/>
          <w:szCs w:val="24"/>
          <w:rPrChange w:id="9190"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19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9192"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9193" w:author="Narendra" w:date="2021-08-21T13:02:00Z">
            <w:rPr>
              <w:rFonts w:ascii="inherit" w:eastAsia="Times New Roman" w:hAnsi="inherit" w:cs="Consolas"/>
              <w:color w:val="CFD5E0"/>
              <w:sz w:val="25"/>
            </w:rPr>
          </w:rPrChange>
        </w:rPr>
        <w:t xml:space="preserve"> IHttpActionResult </w:t>
      </w:r>
      <w:r w:rsidRPr="008C6831">
        <w:rPr>
          <w:rFonts w:ascii="Maiandra GD" w:eastAsia="Times New Roman" w:hAnsi="Maiandra GD" w:cs="Consolas"/>
          <w:color w:val="4284AE"/>
          <w:sz w:val="24"/>
          <w:szCs w:val="24"/>
          <w:rPrChange w:id="9194" w:author="Narendra" w:date="2021-08-21T13:02:00Z">
            <w:rPr>
              <w:rFonts w:ascii="inherit" w:eastAsia="Times New Roman" w:hAnsi="inherit" w:cs="Consolas"/>
              <w:color w:val="4284AE"/>
              <w:sz w:val="25"/>
            </w:rPr>
          </w:rPrChange>
        </w:rPr>
        <w:t>GetResource2</w:t>
      </w:r>
      <w:r w:rsidRPr="008C6831">
        <w:rPr>
          <w:rFonts w:ascii="Maiandra GD" w:eastAsia="Times New Roman" w:hAnsi="Maiandra GD" w:cs="Consolas"/>
          <w:b/>
          <w:bCs/>
          <w:color w:val="6B7C8B"/>
          <w:sz w:val="24"/>
          <w:szCs w:val="24"/>
          <w:rPrChange w:id="9195"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19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9197"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19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D19252"/>
          <w:sz w:val="24"/>
          <w:szCs w:val="24"/>
          <w:rPrChange w:id="9199" w:author="Narendra" w:date="2021-08-21T13:02:00Z">
            <w:rPr>
              <w:rFonts w:ascii="inherit" w:eastAsia="Times New Roman" w:hAnsi="inherit" w:cs="Consolas"/>
              <w:color w:val="D19252"/>
              <w:sz w:val="25"/>
            </w:rPr>
          </w:rPrChange>
        </w:rPr>
        <w:t>var</w:t>
      </w:r>
      <w:r w:rsidRPr="008C6831">
        <w:rPr>
          <w:rFonts w:ascii="Maiandra GD" w:eastAsia="Times New Roman" w:hAnsi="Maiandra GD" w:cs="Consolas"/>
          <w:color w:val="CFD5E0"/>
          <w:sz w:val="24"/>
          <w:szCs w:val="24"/>
          <w:rPrChange w:id="9200" w:author="Narendra" w:date="2021-08-21T13:02:00Z">
            <w:rPr>
              <w:rFonts w:ascii="inherit" w:eastAsia="Times New Roman" w:hAnsi="inherit" w:cs="Consolas"/>
              <w:color w:val="CFD5E0"/>
              <w:sz w:val="25"/>
            </w:rPr>
          </w:rPrChange>
        </w:rPr>
        <w:t xml:space="preserve"> identity = </w:t>
      </w:r>
      <w:r w:rsidRPr="008C6831">
        <w:rPr>
          <w:rFonts w:ascii="Maiandra GD" w:eastAsia="Times New Roman" w:hAnsi="Maiandra GD" w:cs="Consolas"/>
          <w:b/>
          <w:bCs/>
          <w:color w:val="6B7C8B"/>
          <w:sz w:val="24"/>
          <w:szCs w:val="24"/>
          <w:rPrChange w:id="920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9202" w:author="Narendra" w:date="2021-08-21T13:02:00Z">
            <w:rPr>
              <w:rFonts w:ascii="inherit" w:eastAsia="Times New Roman" w:hAnsi="inherit" w:cs="Consolas"/>
              <w:color w:val="CFD5E0"/>
              <w:sz w:val="25"/>
            </w:rPr>
          </w:rPrChange>
        </w:rPr>
        <w:t>ClaimsIdentity</w:t>
      </w:r>
      <w:r w:rsidRPr="008C6831">
        <w:rPr>
          <w:rFonts w:ascii="Maiandra GD" w:eastAsia="Times New Roman" w:hAnsi="Maiandra GD" w:cs="Consolas"/>
          <w:b/>
          <w:bCs/>
          <w:color w:val="6B7C8B"/>
          <w:sz w:val="24"/>
          <w:szCs w:val="24"/>
          <w:rPrChange w:id="920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9204" w:author="Narendra" w:date="2021-08-21T13:02:00Z">
            <w:rPr>
              <w:rFonts w:ascii="inherit" w:eastAsia="Times New Roman" w:hAnsi="inherit" w:cs="Consolas"/>
              <w:color w:val="CFD5E0"/>
              <w:sz w:val="25"/>
            </w:rPr>
          </w:rPrChange>
        </w:rPr>
        <w:t>User.</w:t>
      </w:r>
      <w:r w:rsidRPr="008C6831">
        <w:rPr>
          <w:rFonts w:ascii="Maiandra GD" w:eastAsia="Times New Roman" w:hAnsi="Maiandra GD" w:cs="Consolas"/>
          <w:color w:val="4284AE"/>
          <w:sz w:val="24"/>
          <w:szCs w:val="24"/>
          <w:rPrChange w:id="9205" w:author="Narendra" w:date="2021-08-21T13:02:00Z">
            <w:rPr>
              <w:rFonts w:ascii="inherit" w:eastAsia="Times New Roman" w:hAnsi="inherit" w:cs="Consolas"/>
              <w:color w:val="4284AE"/>
              <w:sz w:val="25"/>
            </w:rPr>
          </w:rPrChange>
        </w:rPr>
        <w:t>Identity</w:t>
      </w:r>
      <w:r w:rsidRPr="008C6831">
        <w:rPr>
          <w:rFonts w:ascii="Maiandra GD" w:eastAsia="Times New Roman" w:hAnsi="Maiandra GD" w:cs="Consolas"/>
          <w:color w:val="CFD5E0"/>
          <w:sz w:val="24"/>
          <w:szCs w:val="24"/>
          <w:rPrChange w:id="9206" w:author="Narendra" w:date="2021-08-21T13:02:00Z">
            <w:rPr>
              <w:rFonts w:ascii="inherit" w:eastAsia="Times New Roman" w:hAnsi="inherit" w:cs="Consolas"/>
              <w:color w:val="CFD5E0"/>
              <w:sz w:val="25"/>
            </w:rPr>
          </w:rPrChange>
        </w:rPr>
        <w:t xml:space="preserve">; </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20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D19252"/>
          <w:sz w:val="24"/>
          <w:szCs w:val="24"/>
          <w:rPrChange w:id="9208" w:author="Narendra" w:date="2021-08-21T13:02:00Z">
            <w:rPr>
              <w:rFonts w:ascii="inherit" w:eastAsia="Times New Roman" w:hAnsi="inherit" w:cs="Consolas"/>
              <w:color w:val="D19252"/>
              <w:sz w:val="25"/>
            </w:rPr>
          </w:rPrChange>
        </w:rPr>
        <w:t>var</w:t>
      </w:r>
      <w:r w:rsidRPr="008C6831">
        <w:rPr>
          <w:rFonts w:ascii="Maiandra GD" w:eastAsia="Times New Roman" w:hAnsi="Maiandra GD" w:cs="Consolas"/>
          <w:color w:val="CFD5E0"/>
          <w:sz w:val="24"/>
          <w:szCs w:val="24"/>
          <w:rPrChange w:id="9209" w:author="Narendra" w:date="2021-08-21T13:02:00Z">
            <w:rPr>
              <w:rFonts w:ascii="inherit" w:eastAsia="Times New Roman" w:hAnsi="inherit" w:cs="Consolas"/>
              <w:color w:val="CFD5E0"/>
              <w:sz w:val="25"/>
            </w:rPr>
          </w:rPrChange>
        </w:rPr>
        <w:t xml:space="preserve"> Email = identity.</w:t>
      </w:r>
      <w:r w:rsidRPr="008C6831">
        <w:rPr>
          <w:rFonts w:ascii="Maiandra GD" w:eastAsia="Times New Roman" w:hAnsi="Maiandra GD" w:cs="Consolas"/>
          <w:color w:val="4284AE"/>
          <w:sz w:val="24"/>
          <w:szCs w:val="24"/>
          <w:rPrChange w:id="9210" w:author="Narendra" w:date="2021-08-21T13:02:00Z">
            <w:rPr>
              <w:rFonts w:ascii="inherit" w:eastAsia="Times New Roman" w:hAnsi="inherit" w:cs="Consolas"/>
              <w:color w:val="4284AE"/>
              <w:sz w:val="25"/>
            </w:rPr>
          </w:rPrChange>
        </w:rPr>
        <w:t>Claims</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21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9212"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9213" w:author="Narendra" w:date="2021-08-21T13:02:00Z">
            <w:rPr>
              <w:rFonts w:ascii="inherit" w:eastAsia="Times New Roman" w:hAnsi="inherit" w:cs="Consolas"/>
              <w:color w:val="4284AE"/>
              <w:sz w:val="25"/>
            </w:rPr>
          </w:rPrChange>
        </w:rPr>
        <w:t>FirstOrDefault</w:t>
      </w:r>
      <w:r w:rsidRPr="008C6831">
        <w:rPr>
          <w:rFonts w:ascii="Maiandra GD" w:eastAsia="Times New Roman" w:hAnsi="Maiandra GD" w:cs="Consolas"/>
          <w:b/>
          <w:bCs/>
          <w:color w:val="6B7C8B"/>
          <w:sz w:val="24"/>
          <w:szCs w:val="24"/>
          <w:rPrChange w:id="9214"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9215" w:author="Narendra" w:date="2021-08-21T13:02:00Z">
            <w:rPr>
              <w:rFonts w:ascii="inherit" w:eastAsia="Times New Roman" w:hAnsi="inherit" w:cs="Consolas"/>
              <w:color w:val="CFD5E0"/>
              <w:sz w:val="25"/>
            </w:rPr>
          </w:rPrChange>
        </w:rPr>
        <w:t>c =</w:t>
      </w:r>
      <w:r w:rsidRPr="008C6831">
        <w:rPr>
          <w:rFonts w:ascii="Maiandra GD" w:eastAsia="Times New Roman" w:hAnsi="Maiandra GD" w:cs="Consolas"/>
          <w:b/>
          <w:bCs/>
          <w:color w:val="6B7C8B"/>
          <w:sz w:val="24"/>
          <w:szCs w:val="24"/>
          <w:rPrChange w:id="9216" w:author="Narendra" w:date="2021-08-21T13:02:00Z">
            <w:rPr>
              <w:rFonts w:ascii="inherit" w:eastAsia="Times New Roman" w:hAnsi="inherit" w:cs="Consolas"/>
              <w:b/>
              <w:bCs/>
              <w:color w:val="6B7C8B"/>
              <w:sz w:val="25"/>
            </w:rPr>
          </w:rPrChange>
        </w:rPr>
        <w:t>&gt;</w:t>
      </w:r>
      <w:r w:rsidRPr="008C6831">
        <w:rPr>
          <w:rFonts w:ascii="Maiandra GD" w:eastAsia="Times New Roman" w:hAnsi="Maiandra GD" w:cs="Consolas"/>
          <w:color w:val="CFD5E0"/>
          <w:sz w:val="24"/>
          <w:szCs w:val="24"/>
          <w:rPrChange w:id="9217" w:author="Narendra" w:date="2021-08-21T13:02:00Z">
            <w:rPr>
              <w:rFonts w:ascii="inherit" w:eastAsia="Times New Roman" w:hAnsi="inherit" w:cs="Consolas"/>
              <w:color w:val="CFD5E0"/>
              <w:sz w:val="25"/>
            </w:rPr>
          </w:rPrChange>
        </w:rPr>
        <w:t xml:space="preserve"> c.</w:t>
      </w:r>
      <w:r w:rsidRPr="008C6831">
        <w:rPr>
          <w:rFonts w:ascii="Maiandra GD" w:eastAsia="Times New Roman" w:hAnsi="Maiandra GD" w:cs="Consolas"/>
          <w:color w:val="4284AE"/>
          <w:sz w:val="24"/>
          <w:szCs w:val="24"/>
          <w:rPrChange w:id="9218" w:author="Narendra" w:date="2021-08-21T13:02:00Z">
            <w:rPr>
              <w:rFonts w:ascii="inherit" w:eastAsia="Times New Roman" w:hAnsi="inherit" w:cs="Consolas"/>
              <w:color w:val="4284AE"/>
              <w:sz w:val="25"/>
            </w:rPr>
          </w:rPrChange>
        </w:rPr>
        <w:t>Type</w:t>
      </w:r>
      <w:r w:rsidRPr="008C6831">
        <w:rPr>
          <w:rFonts w:ascii="Maiandra GD" w:eastAsia="Times New Roman" w:hAnsi="Maiandra GD" w:cs="Consolas"/>
          <w:color w:val="CFD5E0"/>
          <w:sz w:val="24"/>
          <w:szCs w:val="24"/>
          <w:rPrChange w:id="9219" w:author="Narendra" w:date="2021-08-21T13:02:00Z">
            <w:rPr>
              <w:rFonts w:ascii="inherit" w:eastAsia="Times New Roman" w:hAnsi="inherit" w:cs="Consolas"/>
              <w:color w:val="CFD5E0"/>
              <w:sz w:val="25"/>
            </w:rPr>
          </w:rPrChange>
        </w:rPr>
        <w:t xml:space="preserve"> == </w:t>
      </w:r>
      <w:r w:rsidRPr="008C6831">
        <w:rPr>
          <w:rFonts w:ascii="Maiandra GD" w:eastAsia="Times New Roman" w:hAnsi="Maiandra GD" w:cs="Consolas"/>
          <w:color w:val="7CC379"/>
          <w:sz w:val="24"/>
          <w:szCs w:val="24"/>
          <w:rPrChange w:id="9220" w:author="Narendra" w:date="2021-08-21T13:02:00Z">
            <w:rPr>
              <w:rFonts w:ascii="inherit" w:eastAsia="Times New Roman" w:hAnsi="inherit" w:cs="Consolas"/>
              <w:color w:val="7CC379"/>
              <w:sz w:val="25"/>
            </w:rPr>
          </w:rPrChange>
        </w:rPr>
        <w:t>"Email"</w:t>
      </w:r>
      <w:r w:rsidRPr="008C6831">
        <w:rPr>
          <w:rFonts w:ascii="Maiandra GD" w:eastAsia="Times New Roman" w:hAnsi="Maiandra GD" w:cs="Consolas"/>
          <w:b/>
          <w:bCs/>
          <w:color w:val="6B7C8B"/>
          <w:sz w:val="24"/>
          <w:szCs w:val="24"/>
          <w:rPrChange w:id="922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9222"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9223" w:author="Narendra" w:date="2021-08-21T13:02:00Z">
            <w:rPr>
              <w:rFonts w:ascii="inherit" w:eastAsia="Times New Roman" w:hAnsi="inherit" w:cs="Consolas"/>
              <w:color w:val="4284AE"/>
              <w:sz w:val="25"/>
            </w:rPr>
          </w:rPrChange>
        </w:rPr>
        <w:t>Value</w:t>
      </w:r>
      <w:r w:rsidRPr="008C6831">
        <w:rPr>
          <w:rFonts w:ascii="Maiandra GD" w:eastAsia="Times New Roman" w:hAnsi="Maiandra GD" w:cs="Consolas"/>
          <w:color w:val="CFD5E0"/>
          <w:sz w:val="24"/>
          <w:szCs w:val="24"/>
          <w:rPrChange w:id="9224"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22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D19252"/>
          <w:sz w:val="24"/>
          <w:szCs w:val="24"/>
          <w:rPrChange w:id="9226" w:author="Narendra" w:date="2021-08-21T13:02:00Z">
            <w:rPr>
              <w:rFonts w:ascii="inherit" w:eastAsia="Times New Roman" w:hAnsi="inherit" w:cs="Consolas"/>
              <w:color w:val="D19252"/>
              <w:sz w:val="25"/>
            </w:rPr>
          </w:rPrChange>
        </w:rPr>
        <w:t>var</w:t>
      </w:r>
      <w:r w:rsidRPr="008C6831">
        <w:rPr>
          <w:rFonts w:ascii="Maiandra GD" w:eastAsia="Times New Roman" w:hAnsi="Maiandra GD" w:cs="Consolas"/>
          <w:color w:val="CFD5E0"/>
          <w:sz w:val="24"/>
          <w:szCs w:val="24"/>
          <w:rPrChange w:id="9227" w:author="Narendra" w:date="2021-08-21T13:02:00Z">
            <w:rPr>
              <w:rFonts w:ascii="inherit" w:eastAsia="Times New Roman" w:hAnsi="inherit" w:cs="Consolas"/>
              <w:color w:val="CFD5E0"/>
              <w:sz w:val="25"/>
            </w:rPr>
          </w:rPrChange>
        </w:rPr>
        <w:t xml:space="preserve"> UserName = identity.</w:t>
      </w:r>
      <w:r w:rsidRPr="008C6831">
        <w:rPr>
          <w:rFonts w:ascii="Maiandra GD" w:eastAsia="Times New Roman" w:hAnsi="Maiandra GD" w:cs="Consolas"/>
          <w:color w:val="4284AE"/>
          <w:sz w:val="24"/>
          <w:szCs w:val="24"/>
          <w:rPrChange w:id="9228" w:author="Narendra" w:date="2021-08-21T13:02:00Z">
            <w:rPr>
              <w:rFonts w:ascii="inherit" w:eastAsia="Times New Roman" w:hAnsi="inherit" w:cs="Consolas"/>
              <w:color w:val="4284AE"/>
              <w:sz w:val="25"/>
            </w:rPr>
          </w:rPrChange>
        </w:rPr>
        <w:t>Name</w:t>
      </w:r>
      <w:r w:rsidRPr="008C6831">
        <w:rPr>
          <w:rFonts w:ascii="Maiandra GD" w:eastAsia="Times New Roman" w:hAnsi="Maiandra GD" w:cs="Consolas"/>
          <w:color w:val="CFD5E0"/>
          <w:sz w:val="24"/>
          <w:szCs w:val="24"/>
          <w:rPrChange w:id="9229"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23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9231" w:author="Narendra" w:date="2021-08-21T13:02:00Z">
            <w:rPr>
              <w:rFonts w:ascii="inherit" w:eastAsia="Times New Roman" w:hAnsi="inherit" w:cs="Consolas"/>
              <w:b/>
              <w:bCs/>
              <w:color w:val="D171DD"/>
              <w:sz w:val="25"/>
            </w:rPr>
          </w:rPrChange>
        </w:rPr>
        <w:t>return</w:t>
      </w:r>
      <w:r w:rsidRPr="008C6831">
        <w:rPr>
          <w:rFonts w:ascii="Maiandra GD" w:eastAsia="Times New Roman" w:hAnsi="Maiandra GD" w:cs="Consolas"/>
          <w:color w:val="CFD5E0"/>
          <w:sz w:val="24"/>
          <w:szCs w:val="24"/>
          <w:rPrChange w:id="9232"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9233" w:author="Narendra" w:date="2021-08-21T13:02:00Z">
            <w:rPr>
              <w:rFonts w:ascii="inherit" w:eastAsia="Times New Roman" w:hAnsi="inherit" w:cs="Consolas"/>
              <w:color w:val="4284AE"/>
              <w:sz w:val="25"/>
            </w:rPr>
          </w:rPrChange>
        </w:rPr>
        <w:t>Ok</w:t>
      </w:r>
      <w:r w:rsidRPr="008C6831">
        <w:rPr>
          <w:rFonts w:ascii="Maiandra GD" w:eastAsia="Times New Roman" w:hAnsi="Maiandra GD" w:cs="Consolas"/>
          <w:b/>
          <w:bCs/>
          <w:color w:val="6B7C8B"/>
          <w:sz w:val="24"/>
          <w:szCs w:val="24"/>
          <w:rPrChange w:id="9234"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7CC379"/>
          <w:sz w:val="24"/>
          <w:szCs w:val="24"/>
          <w:rPrChange w:id="9235" w:author="Narendra" w:date="2021-08-21T13:02:00Z">
            <w:rPr>
              <w:rFonts w:ascii="inherit" w:eastAsia="Times New Roman" w:hAnsi="inherit" w:cs="Consolas"/>
              <w:color w:val="7CC379"/>
              <w:sz w:val="25"/>
            </w:rPr>
          </w:rPrChange>
        </w:rPr>
        <w:t>"Hello "</w:t>
      </w:r>
      <w:r w:rsidRPr="008C6831">
        <w:rPr>
          <w:rFonts w:ascii="Maiandra GD" w:eastAsia="Times New Roman" w:hAnsi="Maiandra GD" w:cs="Consolas"/>
          <w:color w:val="CFD5E0"/>
          <w:sz w:val="24"/>
          <w:szCs w:val="24"/>
          <w:rPrChange w:id="9236" w:author="Narendra" w:date="2021-08-21T13:02:00Z">
            <w:rPr>
              <w:rFonts w:ascii="inherit" w:eastAsia="Times New Roman" w:hAnsi="inherit" w:cs="Consolas"/>
              <w:color w:val="CFD5E0"/>
              <w:sz w:val="25"/>
            </w:rPr>
          </w:rPrChange>
        </w:rPr>
        <w:t xml:space="preserve"> + UserName + </w:t>
      </w:r>
      <w:r w:rsidRPr="008C6831">
        <w:rPr>
          <w:rFonts w:ascii="Maiandra GD" w:eastAsia="Times New Roman" w:hAnsi="Maiandra GD" w:cs="Consolas"/>
          <w:color w:val="7CC379"/>
          <w:sz w:val="24"/>
          <w:szCs w:val="24"/>
          <w:rPrChange w:id="9237" w:author="Narendra" w:date="2021-08-21T13:02:00Z">
            <w:rPr>
              <w:rFonts w:ascii="inherit" w:eastAsia="Times New Roman" w:hAnsi="inherit" w:cs="Consolas"/>
              <w:color w:val="7CC379"/>
              <w:sz w:val="25"/>
            </w:rPr>
          </w:rPrChange>
        </w:rPr>
        <w:t>", Your Email ID is :"</w:t>
      </w:r>
      <w:r w:rsidRPr="008C6831">
        <w:rPr>
          <w:rFonts w:ascii="Maiandra GD" w:eastAsia="Times New Roman" w:hAnsi="Maiandra GD" w:cs="Consolas"/>
          <w:color w:val="CFD5E0"/>
          <w:sz w:val="24"/>
          <w:szCs w:val="24"/>
          <w:rPrChange w:id="9238" w:author="Narendra" w:date="2021-08-21T13:02:00Z">
            <w:rPr>
              <w:rFonts w:ascii="inherit" w:eastAsia="Times New Roman" w:hAnsi="inherit" w:cs="Consolas"/>
              <w:color w:val="CFD5E0"/>
              <w:sz w:val="25"/>
            </w:rPr>
          </w:rPrChange>
        </w:rPr>
        <w:t xml:space="preserve"> + Email</w:t>
      </w:r>
      <w:r w:rsidRPr="008C6831">
        <w:rPr>
          <w:rFonts w:ascii="Maiandra GD" w:eastAsia="Times New Roman" w:hAnsi="Maiandra GD" w:cs="Consolas"/>
          <w:b/>
          <w:bCs/>
          <w:color w:val="6B7C8B"/>
          <w:sz w:val="24"/>
          <w:szCs w:val="24"/>
          <w:rPrChange w:id="923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9240"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24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9242"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24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9244" w:author="Narendra" w:date="2021-08-21T13:02:00Z">
            <w:rPr>
              <w:rFonts w:ascii="inherit" w:eastAsia="Times New Roman" w:hAnsi="inherit" w:cs="Consolas"/>
              <w:color w:val="6B7C8B"/>
              <w:sz w:val="25"/>
            </w:rPr>
          </w:rPrChange>
        </w:rPr>
        <w:t>//This resource is only For SuperAdmin role</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24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9246"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4284AE"/>
          <w:sz w:val="24"/>
          <w:szCs w:val="24"/>
          <w:rPrChange w:id="9247" w:author="Narendra" w:date="2021-08-21T13:02:00Z">
            <w:rPr>
              <w:rFonts w:ascii="inherit" w:eastAsia="Times New Roman" w:hAnsi="inherit" w:cs="Consolas"/>
              <w:color w:val="4284AE"/>
              <w:sz w:val="25"/>
            </w:rPr>
          </w:rPrChange>
        </w:rPr>
        <w:t>Authorize</w:t>
      </w:r>
      <w:r w:rsidRPr="008C6831">
        <w:rPr>
          <w:rFonts w:ascii="Maiandra GD" w:eastAsia="Times New Roman" w:hAnsi="Maiandra GD" w:cs="Consolas"/>
          <w:b/>
          <w:bCs/>
          <w:color w:val="6B7C8B"/>
          <w:sz w:val="24"/>
          <w:szCs w:val="24"/>
          <w:rPrChange w:id="924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9249" w:author="Narendra" w:date="2021-08-21T13:02:00Z">
            <w:rPr>
              <w:rFonts w:ascii="inherit" w:eastAsia="Times New Roman" w:hAnsi="inherit" w:cs="Consolas"/>
              <w:color w:val="CFD5E0"/>
              <w:sz w:val="25"/>
            </w:rPr>
          </w:rPrChange>
        </w:rPr>
        <w:t xml:space="preserve">Roles = </w:t>
      </w:r>
      <w:r w:rsidRPr="008C6831">
        <w:rPr>
          <w:rFonts w:ascii="Maiandra GD" w:eastAsia="Times New Roman" w:hAnsi="Maiandra GD" w:cs="Consolas"/>
          <w:color w:val="7CC379"/>
          <w:sz w:val="24"/>
          <w:szCs w:val="24"/>
          <w:rPrChange w:id="9250" w:author="Narendra" w:date="2021-08-21T13:02:00Z">
            <w:rPr>
              <w:rFonts w:ascii="inherit" w:eastAsia="Times New Roman" w:hAnsi="inherit" w:cs="Consolas"/>
              <w:color w:val="7CC379"/>
              <w:sz w:val="25"/>
            </w:rPr>
          </w:rPrChange>
        </w:rPr>
        <w:t>"SuperAdmin"</w:t>
      </w:r>
      <w:r w:rsidRPr="008C6831">
        <w:rPr>
          <w:rFonts w:ascii="Maiandra GD" w:eastAsia="Times New Roman" w:hAnsi="Maiandra GD" w:cs="Consolas"/>
          <w:b/>
          <w:bCs/>
          <w:color w:val="6B7C8B"/>
          <w:sz w:val="24"/>
          <w:szCs w:val="24"/>
          <w:rPrChange w:id="9251"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25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925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9254" w:author="Narendra" w:date="2021-08-21T13:02:00Z">
            <w:rPr>
              <w:rFonts w:ascii="inherit" w:eastAsia="Times New Roman" w:hAnsi="inherit" w:cs="Consolas"/>
              <w:color w:val="CFD5E0"/>
              <w:sz w:val="25"/>
            </w:rPr>
          </w:rPrChange>
        </w:rPr>
        <w:t>HttpGet</w:t>
      </w:r>
      <w:r w:rsidRPr="008C6831">
        <w:rPr>
          <w:rFonts w:ascii="Maiandra GD" w:eastAsia="Times New Roman" w:hAnsi="Maiandra GD" w:cs="Consolas"/>
          <w:b/>
          <w:bCs/>
          <w:color w:val="6B7C8B"/>
          <w:sz w:val="24"/>
          <w:szCs w:val="24"/>
          <w:rPrChange w:id="9255"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25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925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4284AE"/>
          <w:sz w:val="24"/>
          <w:szCs w:val="24"/>
          <w:rPrChange w:id="9258" w:author="Narendra" w:date="2021-08-21T13:02:00Z">
            <w:rPr>
              <w:rFonts w:ascii="inherit" w:eastAsia="Times New Roman" w:hAnsi="inherit" w:cs="Consolas"/>
              <w:color w:val="4284AE"/>
              <w:sz w:val="25"/>
            </w:rPr>
          </w:rPrChange>
        </w:rPr>
        <w:t>Route</w:t>
      </w:r>
      <w:r w:rsidRPr="008C6831">
        <w:rPr>
          <w:rFonts w:ascii="Maiandra GD" w:eastAsia="Times New Roman" w:hAnsi="Maiandra GD" w:cs="Consolas"/>
          <w:b/>
          <w:bCs/>
          <w:color w:val="6B7C8B"/>
          <w:sz w:val="24"/>
          <w:szCs w:val="24"/>
          <w:rPrChange w:id="925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7CC379"/>
          <w:sz w:val="24"/>
          <w:szCs w:val="24"/>
          <w:rPrChange w:id="9260" w:author="Narendra" w:date="2021-08-21T13:02:00Z">
            <w:rPr>
              <w:rFonts w:ascii="inherit" w:eastAsia="Times New Roman" w:hAnsi="inherit" w:cs="Consolas"/>
              <w:color w:val="7CC379"/>
              <w:sz w:val="25"/>
            </w:rPr>
          </w:rPrChange>
        </w:rPr>
        <w:t>"api/test/resource3"</w:t>
      </w:r>
      <w:r w:rsidRPr="008C6831">
        <w:rPr>
          <w:rFonts w:ascii="Maiandra GD" w:eastAsia="Times New Roman" w:hAnsi="Maiandra GD" w:cs="Consolas"/>
          <w:b/>
          <w:bCs/>
          <w:color w:val="6B7C8B"/>
          <w:sz w:val="24"/>
          <w:szCs w:val="24"/>
          <w:rPrChange w:id="9261"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26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9263"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9264" w:author="Narendra" w:date="2021-08-21T13:02:00Z">
            <w:rPr>
              <w:rFonts w:ascii="inherit" w:eastAsia="Times New Roman" w:hAnsi="inherit" w:cs="Consolas"/>
              <w:color w:val="CFD5E0"/>
              <w:sz w:val="25"/>
            </w:rPr>
          </w:rPrChange>
        </w:rPr>
        <w:t xml:space="preserve"> IHttpActionResult </w:t>
      </w:r>
      <w:r w:rsidRPr="008C6831">
        <w:rPr>
          <w:rFonts w:ascii="Maiandra GD" w:eastAsia="Times New Roman" w:hAnsi="Maiandra GD" w:cs="Consolas"/>
          <w:color w:val="4284AE"/>
          <w:sz w:val="24"/>
          <w:szCs w:val="24"/>
          <w:rPrChange w:id="9265" w:author="Narendra" w:date="2021-08-21T13:02:00Z">
            <w:rPr>
              <w:rFonts w:ascii="inherit" w:eastAsia="Times New Roman" w:hAnsi="inherit" w:cs="Consolas"/>
              <w:color w:val="4284AE"/>
              <w:sz w:val="25"/>
            </w:rPr>
          </w:rPrChange>
        </w:rPr>
        <w:t>GetResource3</w:t>
      </w:r>
      <w:r w:rsidRPr="008C6831">
        <w:rPr>
          <w:rFonts w:ascii="Maiandra GD" w:eastAsia="Times New Roman" w:hAnsi="Maiandra GD" w:cs="Consolas"/>
          <w:b/>
          <w:bCs/>
          <w:color w:val="6B7C8B"/>
          <w:sz w:val="24"/>
          <w:szCs w:val="24"/>
          <w:rPrChange w:id="9266"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26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9268"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26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D19252"/>
          <w:sz w:val="24"/>
          <w:szCs w:val="24"/>
          <w:rPrChange w:id="9270" w:author="Narendra" w:date="2021-08-21T13:02:00Z">
            <w:rPr>
              <w:rFonts w:ascii="inherit" w:eastAsia="Times New Roman" w:hAnsi="inherit" w:cs="Consolas"/>
              <w:color w:val="D19252"/>
              <w:sz w:val="25"/>
            </w:rPr>
          </w:rPrChange>
        </w:rPr>
        <w:t>var</w:t>
      </w:r>
      <w:r w:rsidRPr="008C6831">
        <w:rPr>
          <w:rFonts w:ascii="Maiandra GD" w:eastAsia="Times New Roman" w:hAnsi="Maiandra GD" w:cs="Consolas"/>
          <w:color w:val="CFD5E0"/>
          <w:sz w:val="24"/>
          <w:szCs w:val="24"/>
          <w:rPrChange w:id="9271" w:author="Narendra" w:date="2021-08-21T13:02:00Z">
            <w:rPr>
              <w:rFonts w:ascii="inherit" w:eastAsia="Times New Roman" w:hAnsi="inherit" w:cs="Consolas"/>
              <w:color w:val="CFD5E0"/>
              <w:sz w:val="25"/>
            </w:rPr>
          </w:rPrChange>
        </w:rPr>
        <w:t xml:space="preserve"> identity = </w:t>
      </w:r>
      <w:r w:rsidRPr="008C6831">
        <w:rPr>
          <w:rFonts w:ascii="Maiandra GD" w:eastAsia="Times New Roman" w:hAnsi="Maiandra GD" w:cs="Consolas"/>
          <w:b/>
          <w:bCs/>
          <w:color w:val="6B7C8B"/>
          <w:sz w:val="24"/>
          <w:szCs w:val="24"/>
          <w:rPrChange w:id="927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9273" w:author="Narendra" w:date="2021-08-21T13:02:00Z">
            <w:rPr>
              <w:rFonts w:ascii="inherit" w:eastAsia="Times New Roman" w:hAnsi="inherit" w:cs="Consolas"/>
              <w:color w:val="CFD5E0"/>
              <w:sz w:val="25"/>
            </w:rPr>
          </w:rPrChange>
        </w:rPr>
        <w:t>ClaimsIdentity</w:t>
      </w:r>
      <w:r w:rsidRPr="008C6831">
        <w:rPr>
          <w:rFonts w:ascii="Maiandra GD" w:eastAsia="Times New Roman" w:hAnsi="Maiandra GD" w:cs="Consolas"/>
          <w:b/>
          <w:bCs/>
          <w:color w:val="6B7C8B"/>
          <w:sz w:val="24"/>
          <w:szCs w:val="24"/>
          <w:rPrChange w:id="9274"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9275" w:author="Narendra" w:date="2021-08-21T13:02:00Z">
            <w:rPr>
              <w:rFonts w:ascii="inherit" w:eastAsia="Times New Roman" w:hAnsi="inherit" w:cs="Consolas"/>
              <w:color w:val="CFD5E0"/>
              <w:sz w:val="25"/>
            </w:rPr>
          </w:rPrChange>
        </w:rPr>
        <w:t>User.</w:t>
      </w:r>
      <w:r w:rsidRPr="008C6831">
        <w:rPr>
          <w:rFonts w:ascii="Maiandra GD" w:eastAsia="Times New Roman" w:hAnsi="Maiandra GD" w:cs="Consolas"/>
          <w:color w:val="4284AE"/>
          <w:sz w:val="24"/>
          <w:szCs w:val="24"/>
          <w:rPrChange w:id="9276" w:author="Narendra" w:date="2021-08-21T13:02:00Z">
            <w:rPr>
              <w:rFonts w:ascii="inherit" w:eastAsia="Times New Roman" w:hAnsi="inherit" w:cs="Consolas"/>
              <w:color w:val="4284AE"/>
              <w:sz w:val="25"/>
            </w:rPr>
          </w:rPrChange>
        </w:rPr>
        <w:t>Identity</w:t>
      </w:r>
      <w:r w:rsidRPr="008C6831">
        <w:rPr>
          <w:rFonts w:ascii="Maiandra GD" w:eastAsia="Times New Roman" w:hAnsi="Maiandra GD" w:cs="Consolas"/>
          <w:color w:val="CFD5E0"/>
          <w:sz w:val="24"/>
          <w:szCs w:val="24"/>
          <w:rPrChange w:id="9277"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27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D19252"/>
          <w:sz w:val="24"/>
          <w:szCs w:val="24"/>
          <w:rPrChange w:id="9279" w:author="Narendra" w:date="2021-08-21T13:02:00Z">
            <w:rPr>
              <w:rFonts w:ascii="inherit" w:eastAsia="Times New Roman" w:hAnsi="inherit" w:cs="Consolas"/>
              <w:color w:val="D19252"/>
              <w:sz w:val="25"/>
            </w:rPr>
          </w:rPrChange>
        </w:rPr>
        <w:t>var</w:t>
      </w:r>
      <w:r w:rsidRPr="008C6831">
        <w:rPr>
          <w:rFonts w:ascii="Maiandra GD" w:eastAsia="Times New Roman" w:hAnsi="Maiandra GD" w:cs="Consolas"/>
          <w:color w:val="CFD5E0"/>
          <w:sz w:val="24"/>
          <w:szCs w:val="24"/>
          <w:rPrChange w:id="9280" w:author="Narendra" w:date="2021-08-21T13:02:00Z">
            <w:rPr>
              <w:rFonts w:ascii="inherit" w:eastAsia="Times New Roman" w:hAnsi="inherit" w:cs="Consolas"/>
              <w:color w:val="CFD5E0"/>
              <w:sz w:val="25"/>
            </w:rPr>
          </w:rPrChange>
        </w:rPr>
        <w:t xml:space="preserve"> roles = identity.</w:t>
      </w:r>
      <w:r w:rsidRPr="008C6831">
        <w:rPr>
          <w:rFonts w:ascii="Maiandra GD" w:eastAsia="Times New Roman" w:hAnsi="Maiandra GD" w:cs="Consolas"/>
          <w:color w:val="4284AE"/>
          <w:sz w:val="24"/>
          <w:szCs w:val="24"/>
          <w:rPrChange w:id="9281" w:author="Narendra" w:date="2021-08-21T13:02:00Z">
            <w:rPr>
              <w:rFonts w:ascii="inherit" w:eastAsia="Times New Roman" w:hAnsi="inherit" w:cs="Consolas"/>
              <w:color w:val="4284AE"/>
              <w:sz w:val="25"/>
            </w:rPr>
          </w:rPrChange>
        </w:rPr>
        <w:t>Claims</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28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9283"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9284" w:author="Narendra" w:date="2021-08-21T13:02:00Z">
            <w:rPr>
              <w:rFonts w:ascii="inherit" w:eastAsia="Times New Roman" w:hAnsi="inherit" w:cs="Consolas"/>
              <w:color w:val="4284AE"/>
              <w:sz w:val="25"/>
            </w:rPr>
          </w:rPrChange>
        </w:rPr>
        <w:t>Where</w:t>
      </w:r>
      <w:r w:rsidRPr="008C6831">
        <w:rPr>
          <w:rFonts w:ascii="Maiandra GD" w:eastAsia="Times New Roman" w:hAnsi="Maiandra GD" w:cs="Consolas"/>
          <w:b/>
          <w:bCs/>
          <w:color w:val="6B7C8B"/>
          <w:sz w:val="24"/>
          <w:szCs w:val="24"/>
          <w:rPrChange w:id="9285"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9286" w:author="Narendra" w:date="2021-08-21T13:02:00Z">
            <w:rPr>
              <w:rFonts w:ascii="inherit" w:eastAsia="Times New Roman" w:hAnsi="inherit" w:cs="Consolas"/>
              <w:color w:val="CFD5E0"/>
              <w:sz w:val="25"/>
            </w:rPr>
          </w:rPrChange>
        </w:rPr>
        <w:t>c =</w:t>
      </w:r>
      <w:r w:rsidRPr="008C6831">
        <w:rPr>
          <w:rFonts w:ascii="Maiandra GD" w:eastAsia="Times New Roman" w:hAnsi="Maiandra GD" w:cs="Consolas"/>
          <w:b/>
          <w:bCs/>
          <w:color w:val="6B7C8B"/>
          <w:sz w:val="24"/>
          <w:szCs w:val="24"/>
          <w:rPrChange w:id="9287" w:author="Narendra" w:date="2021-08-21T13:02:00Z">
            <w:rPr>
              <w:rFonts w:ascii="inherit" w:eastAsia="Times New Roman" w:hAnsi="inherit" w:cs="Consolas"/>
              <w:b/>
              <w:bCs/>
              <w:color w:val="6B7C8B"/>
              <w:sz w:val="25"/>
            </w:rPr>
          </w:rPrChange>
        </w:rPr>
        <w:t>&gt;</w:t>
      </w:r>
      <w:r w:rsidRPr="008C6831">
        <w:rPr>
          <w:rFonts w:ascii="Maiandra GD" w:eastAsia="Times New Roman" w:hAnsi="Maiandra GD" w:cs="Consolas"/>
          <w:color w:val="CFD5E0"/>
          <w:sz w:val="24"/>
          <w:szCs w:val="24"/>
          <w:rPrChange w:id="9288" w:author="Narendra" w:date="2021-08-21T13:02:00Z">
            <w:rPr>
              <w:rFonts w:ascii="inherit" w:eastAsia="Times New Roman" w:hAnsi="inherit" w:cs="Consolas"/>
              <w:color w:val="CFD5E0"/>
              <w:sz w:val="25"/>
            </w:rPr>
          </w:rPrChange>
        </w:rPr>
        <w:t xml:space="preserve"> c.</w:t>
      </w:r>
      <w:r w:rsidRPr="008C6831">
        <w:rPr>
          <w:rFonts w:ascii="Maiandra GD" w:eastAsia="Times New Roman" w:hAnsi="Maiandra GD" w:cs="Consolas"/>
          <w:color w:val="4284AE"/>
          <w:sz w:val="24"/>
          <w:szCs w:val="24"/>
          <w:rPrChange w:id="9289" w:author="Narendra" w:date="2021-08-21T13:02:00Z">
            <w:rPr>
              <w:rFonts w:ascii="inherit" w:eastAsia="Times New Roman" w:hAnsi="inherit" w:cs="Consolas"/>
              <w:color w:val="4284AE"/>
              <w:sz w:val="25"/>
            </w:rPr>
          </w:rPrChange>
        </w:rPr>
        <w:t>Type</w:t>
      </w:r>
      <w:r w:rsidRPr="008C6831">
        <w:rPr>
          <w:rFonts w:ascii="Maiandra GD" w:eastAsia="Times New Roman" w:hAnsi="Maiandra GD" w:cs="Consolas"/>
          <w:color w:val="CFD5E0"/>
          <w:sz w:val="24"/>
          <w:szCs w:val="24"/>
          <w:rPrChange w:id="9290" w:author="Narendra" w:date="2021-08-21T13:02:00Z">
            <w:rPr>
              <w:rFonts w:ascii="inherit" w:eastAsia="Times New Roman" w:hAnsi="inherit" w:cs="Consolas"/>
              <w:color w:val="CFD5E0"/>
              <w:sz w:val="25"/>
            </w:rPr>
          </w:rPrChange>
        </w:rPr>
        <w:t xml:space="preserve"> == ClaimTypes.</w:t>
      </w:r>
      <w:r w:rsidRPr="008C6831">
        <w:rPr>
          <w:rFonts w:ascii="Maiandra GD" w:eastAsia="Times New Roman" w:hAnsi="Maiandra GD" w:cs="Consolas"/>
          <w:color w:val="4284AE"/>
          <w:sz w:val="24"/>
          <w:szCs w:val="24"/>
          <w:rPrChange w:id="9291" w:author="Narendra" w:date="2021-08-21T13:02:00Z">
            <w:rPr>
              <w:rFonts w:ascii="inherit" w:eastAsia="Times New Roman" w:hAnsi="inherit" w:cs="Consolas"/>
              <w:color w:val="4284AE"/>
              <w:sz w:val="25"/>
            </w:rPr>
          </w:rPrChange>
        </w:rPr>
        <w:t>Role</w:t>
      </w:r>
      <w:r w:rsidRPr="008C6831">
        <w:rPr>
          <w:rFonts w:ascii="Maiandra GD" w:eastAsia="Times New Roman" w:hAnsi="Maiandra GD" w:cs="Consolas"/>
          <w:b/>
          <w:bCs/>
          <w:color w:val="6B7C8B"/>
          <w:sz w:val="24"/>
          <w:szCs w:val="24"/>
          <w:rPrChange w:id="9292"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29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9294"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9295" w:author="Narendra" w:date="2021-08-21T13:02:00Z">
            <w:rPr>
              <w:rFonts w:ascii="inherit" w:eastAsia="Times New Roman" w:hAnsi="inherit" w:cs="Consolas"/>
              <w:color w:val="4284AE"/>
              <w:sz w:val="25"/>
            </w:rPr>
          </w:rPrChange>
        </w:rPr>
        <w:t>Select</w:t>
      </w:r>
      <w:r w:rsidRPr="008C6831">
        <w:rPr>
          <w:rFonts w:ascii="Maiandra GD" w:eastAsia="Times New Roman" w:hAnsi="Maiandra GD" w:cs="Consolas"/>
          <w:b/>
          <w:bCs/>
          <w:color w:val="6B7C8B"/>
          <w:sz w:val="24"/>
          <w:szCs w:val="24"/>
          <w:rPrChange w:id="9296"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9297" w:author="Narendra" w:date="2021-08-21T13:02:00Z">
            <w:rPr>
              <w:rFonts w:ascii="inherit" w:eastAsia="Times New Roman" w:hAnsi="inherit" w:cs="Consolas"/>
              <w:color w:val="CFD5E0"/>
              <w:sz w:val="25"/>
            </w:rPr>
          </w:rPrChange>
        </w:rPr>
        <w:t>c =</w:t>
      </w:r>
      <w:r w:rsidRPr="008C6831">
        <w:rPr>
          <w:rFonts w:ascii="Maiandra GD" w:eastAsia="Times New Roman" w:hAnsi="Maiandra GD" w:cs="Consolas"/>
          <w:b/>
          <w:bCs/>
          <w:color w:val="6B7C8B"/>
          <w:sz w:val="24"/>
          <w:szCs w:val="24"/>
          <w:rPrChange w:id="9298" w:author="Narendra" w:date="2021-08-21T13:02:00Z">
            <w:rPr>
              <w:rFonts w:ascii="inherit" w:eastAsia="Times New Roman" w:hAnsi="inherit" w:cs="Consolas"/>
              <w:b/>
              <w:bCs/>
              <w:color w:val="6B7C8B"/>
              <w:sz w:val="25"/>
            </w:rPr>
          </w:rPrChange>
        </w:rPr>
        <w:t>&gt;</w:t>
      </w:r>
      <w:r w:rsidRPr="008C6831">
        <w:rPr>
          <w:rFonts w:ascii="Maiandra GD" w:eastAsia="Times New Roman" w:hAnsi="Maiandra GD" w:cs="Consolas"/>
          <w:color w:val="CFD5E0"/>
          <w:sz w:val="24"/>
          <w:szCs w:val="24"/>
          <w:rPrChange w:id="9299" w:author="Narendra" w:date="2021-08-21T13:02:00Z">
            <w:rPr>
              <w:rFonts w:ascii="inherit" w:eastAsia="Times New Roman" w:hAnsi="inherit" w:cs="Consolas"/>
              <w:color w:val="CFD5E0"/>
              <w:sz w:val="25"/>
            </w:rPr>
          </w:rPrChange>
        </w:rPr>
        <w:t xml:space="preserve"> c.</w:t>
      </w:r>
      <w:r w:rsidRPr="008C6831">
        <w:rPr>
          <w:rFonts w:ascii="Maiandra GD" w:eastAsia="Times New Roman" w:hAnsi="Maiandra GD" w:cs="Consolas"/>
          <w:color w:val="4284AE"/>
          <w:sz w:val="24"/>
          <w:szCs w:val="24"/>
          <w:rPrChange w:id="9300" w:author="Narendra" w:date="2021-08-21T13:02:00Z">
            <w:rPr>
              <w:rFonts w:ascii="inherit" w:eastAsia="Times New Roman" w:hAnsi="inherit" w:cs="Consolas"/>
              <w:color w:val="4284AE"/>
              <w:sz w:val="25"/>
            </w:rPr>
          </w:rPrChange>
        </w:rPr>
        <w:t>Value</w:t>
      </w:r>
      <w:r w:rsidRPr="008C6831">
        <w:rPr>
          <w:rFonts w:ascii="Maiandra GD" w:eastAsia="Times New Roman" w:hAnsi="Maiandra GD" w:cs="Consolas"/>
          <w:b/>
          <w:bCs/>
          <w:color w:val="6B7C8B"/>
          <w:sz w:val="24"/>
          <w:szCs w:val="24"/>
          <w:rPrChange w:id="930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9302"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30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9304" w:author="Narendra" w:date="2021-08-21T13:02:00Z">
            <w:rPr>
              <w:rFonts w:ascii="inherit" w:eastAsia="Times New Roman" w:hAnsi="inherit" w:cs="Consolas"/>
              <w:b/>
              <w:bCs/>
              <w:color w:val="D171DD"/>
              <w:sz w:val="25"/>
            </w:rPr>
          </w:rPrChange>
        </w:rPr>
        <w:t>return</w:t>
      </w:r>
      <w:r w:rsidRPr="008C6831">
        <w:rPr>
          <w:rFonts w:ascii="Maiandra GD" w:eastAsia="Times New Roman" w:hAnsi="Maiandra GD" w:cs="Consolas"/>
          <w:color w:val="CFD5E0"/>
          <w:sz w:val="24"/>
          <w:szCs w:val="24"/>
          <w:rPrChange w:id="9305"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9306" w:author="Narendra" w:date="2021-08-21T13:02:00Z">
            <w:rPr>
              <w:rFonts w:ascii="inherit" w:eastAsia="Times New Roman" w:hAnsi="inherit" w:cs="Consolas"/>
              <w:color w:val="4284AE"/>
              <w:sz w:val="25"/>
            </w:rPr>
          </w:rPrChange>
        </w:rPr>
        <w:t>Ok</w:t>
      </w:r>
      <w:r w:rsidRPr="008C6831">
        <w:rPr>
          <w:rFonts w:ascii="Maiandra GD" w:eastAsia="Times New Roman" w:hAnsi="Maiandra GD" w:cs="Consolas"/>
          <w:b/>
          <w:bCs/>
          <w:color w:val="6B7C8B"/>
          <w:sz w:val="24"/>
          <w:szCs w:val="24"/>
          <w:rPrChange w:id="930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7CC379"/>
          <w:sz w:val="24"/>
          <w:szCs w:val="24"/>
          <w:rPrChange w:id="9308" w:author="Narendra" w:date="2021-08-21T13:02:00Z">
            <w:rPr>
              <w:rFonts w:ascii="inherit" w:eastAsia="Times New Roman" w:hAnsi="inherit" w:cs="Consolas"/>
              <w:color w:val="7CC379"/>
              <w:sz w:val="25"/>
            </w:rPr>
          </w:rPrChange>
        </w:rPr>
        <w:t>"Hello "</w:t>
      </w:r>
      <w:r w:rsidRPr="008C6831">
        <w:rPr>
          <w:rFonts w:ascii="Maiandra GD" w:eastAsia="Times New Roman" w:hAnsi="Maiandra GD" w:cs="Consolas"/>
          <w:color w:val="CFD5E0"/>
          <w:sz w:val="24"/>
          <w:szCs w:val="24"/>
          <w:rPrChange w:id="9309" w:author="Narendra" w:date="2021-08-21T13:02:00Z">
            <w:rPr>
              <w:rFonts w:ascii="inherit" w:eastAsia="Times New Roman" w:hAnsi="inherit" w:cs="Consolas"/>
              <w:color w:val="CFD5E0"/>
              <w:sz w:val="25"/>
            </w:rPr>
          </w:rPrChange>
        </w:rPr>
        <w:t xml:space="preserve"> + identity.</w:t>
      </w:r>
      <w:r w:rsidRPr="008C6831">
        <w:rPr>
          <w:rFonts w:ascii="Maiandra GD" w:eastAsia="Times New Roman" w:hAnsi="Maiandra GD" w:cs="Consolas"/>
          <w:color w:val="4284AE"/>
          <w:sz w:val="24"/>
          <w:szCs w:val="24"/>
          <w:rPrChange w:id="9310" w:author="Narendra" w:date="2021-08-21T13:02:00Z">
            <w:rPr>
              <w:rFonts w:ascii="inherit" w:eastAsia="Times New Roman" w:hAnsi="inherit" w:cs="Consolas"/>
              <w:color w:val="4284AE"/>
              <w:sz w:val="25"/>
            </w:rPr>
          </w:rPrChange>
        </w:rPr>
        <w:t>Name</w:t>
      </w:r>
      <w:r w:rsidRPr="008C6831">
        <w:rPr>
          <w:rFonts w:ascii="Maiandra GD" w:eastAsia="Times New Roman" w:hAnsi="Maiandra GD" w:cs="Consolas"/>
          <w:color w:val="CFD5E0"/>
          <w:sz w:val="24"/>
          <w:szCs w:val="24"/>
          <w:rPrChange w:id="9311" w:author="Narendra" w:date="2021-08-21T13:02:00Z">
            <w:rPr>
              <w:rFonts w:ascii="inherit" w:eastAsia="Times New Roman" w:hAnsi="inherit" w:cs="Consolas"/>
              <w:color w:val="CFD5E0"/>
              <w:sz w:val="25"/>
            </w:rPr>
          </w:rPrChange>
        </w:rPr>
        <w:t xml:space="preserve"> + </w:t>
      </w:r>
      <w:r w:rsidRPr="008C6831">
        <w:rPr>
          <w:rFonts w:ascii="Maiandra GD" w:eastAsia="Times New Roman" w:hAnsi="Maiandra GD" w:cs="Consolas"/>
          <w:color w:val="7CC379"/>
          <w:sz w:val="24"/>
          <w:szCs w:val="24"/>
          <w:rPrChange w:id="9312" w:author="Narendra" w:date="2021-08-21T13:02:00Z">
            <w:rPr>
              <w:rFonts w:ascii="inherit" w:eastAsia="Times New Roman" w:hAnsi="inherit" w:cs="Consolas"/>
              <w:color w:val="7CC379"/>
              <w:sz w:val="25"/>
            </w:rPr>
          </w:rPrChange>
        </w:rPr>
        <w:t>"Your Role(s) are: "</w:t>
      </w:r>
      <w:r w:rsidRPr="008C6831">
        <w:rPr>
          <w:rFonts w:ascii="Maiandra GD" w:eastAsia="Times New Roman" w:hAnsi="Maiandra GD" w:cs="Consolas"/>
          <w:color w:val="CFD5E0"/>
          <w:sz w:val="24"/>
          <w:szCs w:val="24"/>
          <w:rPrChange w:id="9313" w:author="Narendra" w:date="2021-08-21T13:02:00Z">
            <w:rPr>
              <w:rFonts w:ascii="inherit" w:eastAsia="Times New Roman" w:hAnsi="inherit" w:cs="Consolas"/>
              <w:color w:val="CFD5E0"/>
              <w:sz w:val="25"/>
            </w:rPr>
          </w:rPrChange>
        </w:rPr>
        <w:t xml:space="preserve"> + string.</w:t>
      </w:r>
      <w:r w:rsidRPr="008C6831">
        <w:rPr>
          <w:rFonts w:ascii="Maiandra GD" w:eastAsia="Times New Roman" w:hAnsi="Maiandra GD" w:cs="Consolas"/>
          <w:color w:val="4284AE"/>
          <w:sz w:val="24"/>
          <w:szCs w:val="24"/>
          <w:rPrChange w:id="9314" w:author="Narendra" w:date="2021-08-21T13:02:00Z">
            <w:rPr>
              <w:rFonts w:ascii="inherit" w:eastAsia="Times New Roman" w:hAnsi="inherit" w:cs="Consolas"/>
              <w:color w:val="4284AE"/>
              <w:sz w:val="25"/>
            </w:rPr>
          </w:rPrChange>
        </w:rPr>
        <w:t>Join</w:t>
      </w:r>
      <w:r w:rsidRPr="008C6831">
        <w:rPr>
          <w:rFonts w:ascii="Maiandra GD" w:eastAsia="Times New Roman" w:hAnsi="Maiandra GD" w:cs="Consolas"/>
          <w:b/>
          <w:bCs/>
          <w:color w:val="6B7C8B"/>
          <w:sz w:val="24"/>
          <w:szCs w:val="24"/>
          <w:rPrChange w:id="9315"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7CC379"/>
          <w:sz w:val="24"/>
          <w:szCs w:val="24"/>
          <w:rPrChange w:id="9316" w:author="Narendra" w:date="2021-08-21T13:02:00Z">
            <w:rPr>
              <w:rFonts w:ascii="inherit" w:eastAsia="Times New Roman" w:hAnsi="inherit" w:cs="Consolas"/>
              <w:color w:val="7CC379"/>
              <w:sz w:val="25"/>
            </w:rPr>
          </w:rPrChange>
        </w:rPr>
        <w:t>","</w:t>
      </w:r>
      <w:r w:rsidRPr="008C6831">
        <w:rPr>
          <w:rFonts w:ascii="Maiandra GD" w:eastAsia="Times New Roman" w:hAnsi="Maiandra GD" w:cs="Consolas"/>
          <w:color w:val="CFD5E0"/>
          <w:sz w:val="24"/>
          <w:szCs w:val="24"/>
          <w:rPrChange w:id="9317" w:author="Narendra" w:date="2021-08-21T13:02:00Z">
            <w:rPr>
              <w:rFonts w:ascii="inherit" w:eastAsia="Times New Roman" w:hAnsi="inherit" w:cs="Consolas"/>
              <w:color w:val="CFD5E0"/>
              <w:sz w:val="25"/>
            </w:rPr>
          </w:rPrChange>
        </w:rPr>
        <w:t>, roles.</w:t>
      </w:r>
      <w:r w:rsidRPr="008C6831">
        <w:rPr>
          <w:rFonts w:ascii="Maiandra GD" w:eastAsia="Times New Roman" w:hAnsi="Maiandra GD" w:cs="Consolas"/>
          <w:color w:val="4284AE"/>
          <w:sz w:val="24"/>
          <w:szCs w:val="24"/>
          <w:rPrChange w:id="9318" w:author="Narendra" w:date="2021-08-21T13:02:00Z">
            <w:rPr>
              <w:rFonts w:ascii="inherit" w:eastAsia="Times New Roman" w:hAnsi="inherit" w:cs="Consolas"/>
              <w:color w:val="4284AE"/>
              <w:sz w:val="25"/>
            </w:rPr>
          </w:rPrChange>
        </w:rPr>
        <w:t>ToList</w:t>
      </w:r>
      <w:r w:rsidRPr="008C6831">
        <w:rPr>
          <w:rFonts w:ascii="Maiandra GD" w:eastAsia="Times New Roman" w:hAnsi="Maiandra GD" w:cs="Consolas"/>
          <w:b/>
          <w:bCs/>
          <w:color w:val="6B7C8B"/>
          <w:sz w:val="24"/>
          <w:szCs w:val="24"/>
          <w:rPrChange w:id="931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9320"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32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9322"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32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9324"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line="384" w:lineRule="atLeast"/>
        <w:textAlignment w:val="baseline"/>
        <w:rPr>
          <w:rFonts w:ascii="Maiandra GD" w:eastAsia="Times New Roman" w:hAnsi="Maiandra GD" w:cs="Consolas"/>
          <w:color w:val="596174"/>
          <w:sz w:val="24"/>
          <w:szCs w:val="24"/>
          <w:rPrChange w:id="932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9326"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FFFFFF"/>
        <w:spacing w:after="0" w:line="240" w:lineRule="auto"/>
        <w:jc w:val="both"/>
        <w:textAlignment w:val="baseline"/>
        <w:outlineLvl w:val="5"/>
        <w:rPr>
          <w:rFonts w:ascii="Maiandra GD" w:eastAsia="Times New Roman" w:hAnsi="Maiandra GD" w:cs="Segoe UI"/>
          <w:color w:val="3A3A3A"/>
          <w:sz w:val="24"/>
          <w:szCs w:val="24"/>
          <w:rPrChange w:id="9327" w:author="Narendra" w:date="2021-08-21T13:02:00Z">
            <w:rPr>
              <w:rFonts w:ascii="Segoe UI" w:eastAsia="Times New Roman" w:hAnsi="Segoe UI" w:cs="Segoe UI"/>
              <w:color w:val="3A3A3A"/>
              <w:sz w:val="15"/>
              <w:szCs w:val="15"/>
            </w:rPr>
          </w:rPrChange>
        </w:rPr>
      </w:pPr>
      <w:r w:rsidRPr="008C6831">
        <w:rPr>
          <w:rFonts w:ascii="Maiandra GD" w:eastAsia="Times New Roman" w:hAnsi="Maiandra GD" w:cs="Arial"/>
          <w:b/>
          <w:bCs/>
          <w:color w:val="3A3A3A"/>
          <w:sz w:val="24"/>
          <w:szCs w:val="24"/>
          <w:rPrChange w:id="9328" w:author="Narendra" w:date="2021-08-21T13:02:00Z">
            <w:rPr>
              <w:rFonts w:ascii="Arial" w:eastAsia="Times New Roman" w:hAnsi="Arial" w:cs="Arial"/>
              <w:b/>
              <w:bCs/>
              <w:color w:val="3A3A3A"/>
              <w:sz w:val="23"/>
            </w:rPr>
          </w:rPrChange>
        </w:rPr>
        <w:t>Step2: Creating the UserTokenMaster table</w:t>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9329"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212529"/>
          <w:sz w:val="24"/>
          <w:szCs w:val="24"/>
          <w:bdr w:val="none" w:sz="0" w:space="0" w:color="auto" w:frame="1"/>
          <w:rPrChange w:id="9330" w:author="Narendra" w:date="2021-08-21T13:02:00Z">
            <w:rPr>
              <w:rFonts w:ascii="Arial" w:eastAsia="Times New Roman" w:hAnsi="Arial" w:cs="Arial"/>
              <w:color w:val="212529"/>
              <w:sz w:val="23"/>
              <w:szCs w:val="23"/>
              <w:bdr w:val="none" w:sz="0" w:space="0" w:color="auto" w:frame="1"/>
            </w:rPr>
          </w:rPrChange>
        </w:rPr>
        <w:t>In the client side, we need to store the token in the UserTokenMaster table as shown below</w:t>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9331"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noProof/>
          <w:color w:val="212529"/>
          <w:sz w:val="24"/>
          <w:szCs w:val="24"/>
          <w:bdr w:val="none" w:sz="0" w:space="0" w:color="auto" w:frame="1"/>
          <w:rPrChange w:id="9332" w:author="Narendra" w:date="2021-08-21T13:02:00Z">
            <w:rPr>
              <w:rFonts w:ascii="Arial" w:eastAsia="Times New Roman" w:hAnsi="Arial" w:cs="Arial"/>
              <w:noProof/>
              <w:color w:val="212529"/>
              <w:sz w:val="23"/>
              <w:szCs w:val="23"/>
              <w:bdr w:val="none" w:sz="0" w:space="0" w:color="auto" w:frame="1"/>
            </w:rPr>
          </w:rPrChange>
        </w:rPr>
        <w:lastRenderedPageBreak/>
        <w:drawing>
          <wp:inline distT="0" distB="0" distL="0" distR="0">
            <wp:extent cx="6301112" cy="552450"/>
            <wp:effectExtent l="19050" t="0" r="4438" b="0"/>
            <wp:docPr id="161" name="Picture 161" descr="Consume Refresh Token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Consume Refresh Token in C#"/>
                    <pic:cNvPicPr>
                      <a:picLocks noChangeAspect="1" noChangeArrowheads="1"/>
                    </pic:cNvPicPr>
                  </pic:nvPicPr>
                  <pic:blipFill>
                    <a:blip r:embed="rId79"/>
                    <a:srcRect/>
                    <a:stretch>
                      <a:fillRect/>
                    </a:stretch>
                  </pic:blipFill>
                  <pic:spPr bwMode="auto">
                    <a:xfrm>
                      <a:off x="0" y="0"/>
                      <a:ext cx="6296320" cy="552030"/>
                    </a:xfrm>
                    <a:prstGeom prst="rect">
                      <a:avLst/>
                    </a:prstGeom>
                    <a:noFill/>
                    <a:ln w="9525">
                      <a:noFill/>
                      <a:miter lim="800000"/>
                      <a:headEnd/>
                      <a:tailEnd/>
                    </a:ln>
                  </pic:spPr>
                </pic:pic>
              </a:graphicData>
            </a:graphic>
          </wp:inline>
        </w:drawing>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9333"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color w:val="212529"/>
          <w:sz w:val="24"/>
          <w:szCs w:val="24"/>
          <w:rPrChange w:id="9334" w:author="Narendra" w:date="2021-08-21T13:02:00Z">
            <w:rPr>
              <w:rFonts w:ascii="Arial" w:eastAsia="Times New Roman" w:hAnsi="Arial" w:cs="Arial"/>
              <w:b/>
              <w:bCs/>
              <w:color w:val="212529"/>
              <w:sz w:val="23"/>
            </w:rPr>
          </w:rPrChange>
        </w:rPr>
        <w:t>Please use the below SQL Script to create the required database.</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33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9336" w:author="Narendra" w:date="2021-08-21T13:02:00Z">
            <w:rPr>
              <w:rFonts w:ascii="inherit" w:eastAsia="Times New Roman" w:hAnsi="inherit" w:cs="Consolas"/>
              <w:b/>
              <w:bCs/>
              <w:color w:val="D171DD"/>
              <w:sz w:val="25"/>
            </w:rPr>
          </w:rPrChange>
        </w:rPr>
        <w:t>CREATE</w:t>
      </w:r>
      <w:r w:rsidRPr="008C6831">
        <w:rPr>
          <w:rFonts w:ascii="Maiandra GD" w:eastAsia="Times New Roman" w:hAnsi="Maiandra GD" w:cs="Consolas"/>
          <w:color w:val="CFD5E0"/>
          <w:sz w:val="24"/>
          <w:szCs w:val="24"/>
          <w:rPrChange w:id="9337"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9338" w:author="Narendra" w:date="2021-08-21T13:02:00Z">
            <w:rPr>
              <w:rFonts w:ascii="inherit" w:eastAsia="Times New Roman" w:hAnsi="inherit" w:cs="Consolas"/>
              <w:b/>
              <w:bCs/>
              <w:color w:val="D171DD"/>
              <w:sz w:val="25"/>
            </w:rPr>
          </w:rPrChange>
        </w:rPr>
        <w:t>DATABASE</w:t>
      </w:r>
      <w:r w:rsidRPr="008C6831">
        <w:rPr>
          <w:rFonts w:ascii="Maiandra GD" w:eastAsia="Times New Roman" w:hAnsi="Maiandra GD" w:cs="Consolas"/>
          <w:color w:val="CFD5E0"/>
          <w:sz w:val="24"/>
          <w:szCs w:val="24"/>
          <w:rPrChange w:id="9339" w:author="Narendra" w:date="2021-08-21T13:02:00Z">
            <w:rPr>
              <w:rFonts w:ascii="inherit" w:eastAsia="Times New Roman" w:hAnsi="inherit" w:cs="Consolas"/>
              <w:color w:val="CFD5E0"/>
              <w:sz w:val="25"/>
            </w:rPr>
          </w:rPrChange>
        </w:rPr>
        <w:t xml:space="preserve"> Test_DB</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34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9341" w:author="Narendra" w:date="2021-08-21T13:02:00Z">
            <w:rPr>
              <w:rFonts w:ascii="inherit" w:eastAsia="Times New Roman" w:hAnsi="inherit" w:cs="Consolas"/>
              <w:b/>
              <w:bCs/>
              <w:color w:val="D171DD"/>
              <w:sz w:val="25"/>
            </w:rPr>
          </w:rPrChange>
        </w:rPr>
        <w:t>GO</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34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9343" w:author="Narendra" w:date="2021-08-21T13:02:00Z">
            <w:rPr>
              <w:rFonts w:ascii="inherit" w:eastAsia="Times New Roman" w:hAnsi="inherit" w:cs="Consolas"/>
              <w:b/>
              <w:bCs/>
              <w:color w:val="D171DD"/>
              <w:sz w:val="25"/>
            </w:rPr>
          </w:rPrChange>
        </w:rPr>
        <w:t>USE</w:t>
      </w:r>
      <w:r w:rsidRPr="008C6831">
        <w:rPr>
          <w:rFonts w:ascii="Maiandra GD" w:eastAsia="Times New Roman" w:hAnsi="Maiandra GD" w:cs="Consolas"/>
          <w:color w:val="CFD5E0"/>
          <w:sz w:val="24"/>
          <w:szCs w:val="24"/>
          <w:rPrChange w:id="9344" w:author="Narendra" w:date="2021-08-21T13:02:00Z">
            <w:rPr>
              <w:rFonts w:ascii="inherit" w:eastAsia="Times New Roman" w:hAnsi="inherit" w:cs="Consolas"/>
              <w:color w:val="CFD5E0"/>
              <w:sz w:val="25"/>
            </w:rPr>
          </w:rPrChange>
        </w:rPr>
        <w:t xml:space="preserve"> Test_DB</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34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9346" w:author="Narendra" w:date="2021-08-21T13:02:00Z">
            <w:rPr>
              <w:rFonts w:ascii="inherit" w:eastAsia="Times New Roman" w:hAnsi="inherit" w:cs="Consolas"/>
              <w:b/>
              <w:bCs/>
              <w:color w:val="D171DD"/>
              <w:sz w:val="25"/>
            </w:rPr>
          </w:rPrChange>
        </w:rPr>
        <w:t>CREATE</w:t>
      </w:r>
      <w:r w:rsidRPr="008C6831">
        <w:rPr>
          <w:rFonts w:ascii="Maiandra GD" w:eastAsia="Times New Roman" w:hAnsi="Maiandra GD" w:cs="Consolas"/>
          <w:color w:val="CFD5E0"/>
          <w:sz w:val="24"/>
          <w:szCs w:val="24"/>
          <w:rPrChange w:id="9347"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9348" w:author="Narendra" w:date="2021-08-21T13:02:00Z">
            <w:rPr>
              <w:rFonts w:ascii="inherit" w:eastAsia="Times New Roman" w:hAnsi="inherit" w:cs="Consolas"/>
              <w:b/>
              <w:bCs/>
              <w:color w:val="D171DD"/>
              <w:sz w:val="25"/>
            </w:rPr>
          </w:rPrChange>
        </w:rPr>
        <w:t>TABLE</w:t>
      </w:r>
      <w:r w:rsidRPr="008C6831">
        <w:rPr>
          <w:rFonts w:ascii="Maiandra GD" w:eastAsia="Times New Roman" w:hAnsi="Maiandra GD" w:cs="Consolas"/>
          <w:color w:val="CFD5E0"/>
          <w:sz w:val="24"/>
          <w:szCs w:val="24"/>
          <w:rPrChange w:id="9349" w:author="Narendra" w:date="2021-08-21T13:02:00Z">
            <w:rPr>
              <w:rFonts w:ascii="inherit" w:eastAsia="Times New Roman" w:hAnsi="inherit" w:cs="Consolas"/>
              <w:color w:val="CFD5E0"/>
              <w:sz w:val="25"/>
            </w:rPr>
          </w:rPrChange>
        </w:rPr>
        <w:t xml:space="preserve"> UserTokenMaster</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35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9351"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35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9353" w:author="Narendra" w:date="2021-08-21T13:02:00Z">
            <w:rPr>
              <w:rFonts w:ascii="inherit" w:eastAsia="Times New Roman" w:hAnsi="inherit" w:cs="Consolas"/>
              <w:color w:val="CFD5E0"/>
              <w:sz w:val="25"/>
            </w:rPr>
          </w:rPrChange>
        </w:rPr>
        <w:t xml:space="preserve">UserName </w:t>
      </w:r>
      <w:r w:rsidRPr="008C6831">
        <w:rPr>
          <w:rFonts w:ascii="Maiandra GD" w:eastAsia="Times New Roman" w:hAnsi="Maiandra GD" w:cs="Consolas"/>
          <w:b/>
          <w:bCs/>
          <w:color w:val="D171DD"/>
          <w:sz w:val="24"/>
          <w:szCs w:val="24"/>
          <w:rPrChange w:id="9354" w:author="Narendra" w:date="2021-08-21T13:02:00Z">
            <w:rPr>
              <w:rFonts w:ascii="inherit" w:eastAsia="Times New Roman" w:hAnsi="inherit" w:cs="Consolas"/>
              <w:b/>
              <w:bCs/>
              <w:color w:val="D171DD"/>
              <w:sz w:val="25"/>
            </w:rPr>
          </w:rPrChange>
        </w:rPr>
        <w:t>VARCHAR</w:t>
      </w:r>
      <w:r w:rsidRPr="008C6831">
        <w:rPr>
          <w:rFonts w:ascii="Maiandra GD" w:eastAsia="Times New Roman" w:hAnsi="Maiandra GD" w:cs="Consolas"/>
          <w:color w:val="CFD5E0"/>
          <w:sz w:val="24"/>
          <w:szCs w:val="24"/>
          <w:rPrChange w:id="9355"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D19A66"/>
          <w:sz w:val="24"/>
          <w:szCs w:val="24"/>
          <w:rPrChange w:id="9356" w:author="Narendra" w:date="2021-08-21T13:02:00Z">
            <w:rPr>
              <w:rFonts w:ascii="inherit" w:eastAsia="Times New Roman" w:hAnsi="inherit" w:cs="Consolas"/>
              <w:color w:val="D19A66"/>
              <w:sz w:val="25"/>
            </w:rPr>
          </w:rPrChange>
        </w:rPr>
        <w:t>50</w:t>
      </w:r>
      <w:r w:rsidRPr="008C6831">
        <w:rPr>
          <w:rFonts w:ascii="Maiandra GD" w:eastAsia="Times New Roman" w:hAnsi="Maiandra GD" w:cs="Consolas"/>
          <w:color w:val="CFD5E0"/>
          <w:sz w:val="24"/>
          <w:szCs w:val="24"/>
          <w:rPrChange w:id="9357"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9358" w:author="Narendra" w:date="2021-08-21T13:02:00Z">
            <w:rPr>
              <w:rFonts w:ascii="inherit" w:eastAsia="Times New Roman" w:hAnsi="inherit" w:cs="Consolas"/>
              <w:b/>
              <w:bCs/>
              <w:color w:val="D171DD"/>
              <w:sz w:val="25"/>
            </w:rPr>
          </w:rPrChange>
        </w:rPr>
        <w:t>PRIMARY</w:t>
      </w:r>
      <w:r w:rsidRPr="008C6831">
        <w:rPr>
          <w:rFonts w:ascii="Maiandra GD" w:eastAsia="Times New Roman" w:hAnsi="Maiandra GD" w:cs="Consolas"/>
          <w:color w:val="CFD5E0"/>
          <w:sz w:val="24"/>
          <w:szCs w:val="24"/>
          <w:rPrChange w:id="9359"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9360" w:author="Narendra" w:date="2021-08-21T13:02:00Z">
            <w:rPr>
              <w:rFonts w:ascii="inherit" w:eastAsia="Times New Roman" w:hAnsi="inherit" w:cs="Consolas"/>
              <w:b/>
              <w:bCs/>
              <w:color w:val="D171DD"/>
              <w:sz w:val="25"/>
            </w:rPr>
          </w:rPrChange>
        </w:rPr>
        <w:t>KEY</w:t>
      </w:r>
      <w:r w:rsidRPr="008C6831">
        <w:rPr>
          <w:rFonts w:ascii="Maiandra GD" w:eastAsia="Times New Roman" w:hAnsi="Maiandra GD" w:cs="Consolas"/>
          <w:color w:val="CFD5E0"/>
          <w:sz w:val="24"/>
          <w:szCs w:val="24"/>
          <w:rPrChange w:id="9361"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36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9363" w:author="Narendra" w:date="2021-08-21T13:02:00Z">
            <w:rPr>
              <w:rFonts w:ascii="inherit" w:eastAsia="Times New Roman" w:hAnsi="inherit" w:cs="Consolas"/>
              <w:color w:val="CFD5E0"/>
              <w:sz w:val="25"/>
            </w:rPr>
          </w:rPrChange>
        </w:rPr>
        <w:t xml:space="preserve">UserPassword </w:t>
      </w:r>
      <w:r w:rsidRPr="008C6831">
        <w:rPr>
          <w:rFonts w:ascii="Maiandra GD" w:eastAsia="Times New Roman" w:hAnsi="Maiandra GD" w:cs="Consolas"/>
          <w:b/>
          <w:bCs/>
          <w:color w:val="D171DD"/>
          <w:sz w:val="24"/>
          <w:szCs w:val="24"/>
          <w:rPrChange w:id="9364" w:author="Narendra" w:date="2021-08-21T13:02:00Z">
            <w:rPr>
              <w:rFonts w:ascii="inherit" w:eastAsia="Times New Roman" w:hAnsi="inherit" w:cs="Consolas"/>
              <w:b/>
              <w:bCs/>
              <w:color w:val="D171DD"/>
              <w:sz w:val="25"/>
            </w:rPr>
          </w:rPrChange>
        </w:rPr>
        <w:t>VARCHAR</w:t>
      </w:r>
      <w:r w:rsidRPr="008C6831">
        <w:rPr>
          <w:rFonts w:ascii="Maiandra GD" w:eastAsia="Times New Roman" w:hAnsi="Maiandra GD" w:cs="Consolas"/>
          <w:color w:val="CFD5E0"/>
          <w:sz w:val="24"/>
          <w:szCs w:val="24"/>
          <w:rPrChange w:id="9365"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D19A66"/>
          <w:sz w:val="24"/>
          <w:szCs w:val="24"/>
          <w:rPrChange w:id="9366" w:author="Narendra" w:date="2021-08-21T13:02:00Z">
            <w:rPr>
              <w:rFonts w:ascii="inherit" w:eastAsia="Times New Roman" w:hAnsi="inherit" w:cs="Consolas"/>
              <w:color w:val="D19A66"/>
              <w:sz w:val="25"/>
            </w:rPr>
          </w:rPrChange>
        </w:rPr>
        <w:t>50</w:t>
      </w:r>
      <w:r w:rsidRPr="008C6831">
        <w:rPr>
          <w:rFonts w:ascii="Maiandra GD" w:eastAsia="Times New Roman" w:hAnsi="Maiandra GD" w:cs="Consolas"/>
          <w:color w:val="CFD5E0"/>
          <w:sz w:val="24"/>
          <w:szCs w:val="24"/>
          <w:rPrChange w:id="9367"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36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9369" w:author="Narendra" w:date="2021-08-21T13:02:00Z">
            <w:rPr>
              <w:rFonts w:ascii="inherit" w:eastAsia="Times New Roman" w:hAnsi="inherit" w:cs="Consolas"/>
              <w:color w:val="CFD5E0"/>
              <w:sz w:val="25"/>
            </w:rPr>
          </w:rPrChange>
        </w:rPr>
        <w:t xml:space="preserve">AccessToken </w:t>
      </w:r>
      <w:r w:rsidRPr="008C6831">
        <w:rPr>
          <w:rFonts w:ascii="Maiandra GD" w:eastAsia="Times New Roman" w:hAnsi="Maiandra GD" w:cs="Consolas"/>
          <w:b/>
          <w:bCs/>
          <w:color w:val="D171DD"/>
          <w:sz w:val="24"/>
          <w:szCs w:val="24"/>
          <w:rPrChange w:id="9370" w:author="Narendra" w:date="2021-08-21T13:02:00Z">
            <w:rPr>
              <w:rFonts w:ascii="inherit" w:eastAsia="Times New Roman" w:hAnsi="inherit" w:cs="Consolas"/>
              <w:b/>
              <w:bCs/>
              <w:color w:val="D171DD"/>
              <w:sz w:val="25"/>
            </w:rPr>
          </w:rPrChange>
        </w:rPr>
        <w:t>VARCHAR</w:t>
      </w:r>
      <w:r w:rsidRPr="008C6831">
        <w:rPr>
          <w:rFonts w:ascii="Maiandra GD" w:eastAsia="Times New Roman" w:hAnsi="Maiandra GD" w:cs="Consolas"/>
          <w:color w:val="CFD5E0"/>
          <w:sz w:val="24"/>
          <w:szCs w:val="24"/>
          <w:rPrChange w:id="9371"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D19A66"/>
          <w:sz w:val="24"/>
          <w:szCs w:val="24"/>
          <w:rPrChange w:id="9372" w:author="Narendra" w:date="2021-08-21T13:02:00Z">
            <w:rPr>
              <w:rFonts w:ascii="inherit" w:eastAsia="Times New Roman" w:hAnsi="inherit" w:cs="Consolas"/>
              <w:color w:val="D19A66"/>
              <w:sz w:val="25"/>
            </w:rPr>
          </w:rPrChange>
        </w:rPr>
        <w:t>500</w:t>
      </w:r>
      <w:r w:rsidRPr="008C6831">
        <w:rPr>
          <w:rFonts w:ascii="Maiandra GD" w:eastAsia="Times New Roman" w:hAnsi="Maiandra GD" w:cs="Consolas"/>
          <w:color w:val="CFD5E0"/>
          <w:sz w:val="24"/>
          <w:szCs w:val="24"/>
          <w:rPrChange w:id="9373"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37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9375" w:author="Narendra" w:date="2021-08-21T13:02:00Z">
            <w:rPr>
              <w:rFonts w:ascii="inherit" w:eastAsia="Times New Roman" w:hAnsi="inherit" w:cs="Consolas"/>
              <w:color w:val="CFD5E0"/>
              <w:sz w:val="25"/>
            </w:rPr>
          </w:rPrChange>
        </w:rPr>
        <w:t xml:space="preserve">RefreshToken </w:t>
      </w:r>
      <w:r w:rsidRPr="008C6831">
        <w:rPr>
          <w:rFonts w:ascii="Maiandra GD" w:eastAsia="Times New Roman" w:hAnsi="Maiandra GD" w:cs="Consolas"/>
          <w:b/>
          <w:bCs/>
          <w:color w:val="D171DD"/>
          <w:sz w:val="24"/>
          <w:szCs w:val="24"/>
          <w:rPrChange w:id="9376" w:author="Narendra" w:date="2021-08-21T13:02:00Z">
            <w:rPr>
              <w:rFonts w:ascii="inherit" w:eastAsia="Times New Roman" w:hAnsi="inherit" w:cs="Consolas"/>
              <w:b/>
              <w:bCs/>
              <w:color w:val="D171DD"/>
              <w:sz w:val="25"/>
            </w:rPr>
          </w:rPrChange>
        </w:rPr>
        <w:t>VARCHAR</w:t>
      </w:r>
      <w:r w:rsidRPr="008C6831">
        <w:rPr>
          <w:rFonts w:ascii="Maiandra GD" w:eastAsia="Times New Roman" w:hAnsi="Maiandra GD" w:cs="Consolas"/>
          <w:color w:val="CFD5E0"/>
          <w:sz w:val="24"/>
          <w:szCs w:val="24"/>
          <w:rPrChange w:id="9377"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D19A66"/>
          <w:sz w:val="24"/>
          <w:szCs w:val="24"/>
          <w:rPrChange w:id="9378" w:author="Narendra" w:date="2021-08-21T13:02:00Z">
            <w:rPr>
              <w:rFonts w:ascii="inherit" w:eastAsia="Times New Roman" w:hAnsi="inherit" w:cs="Consolas"/>
              <w:color w:val="D19A66"/>
              <w:sz w:val="25"/>
            </w:rPr>
          </w:rPrChange>
        </w:rPr>
        <w:t>100</w:t>
      </w:r>
      <w:r w:rsidRPr="008C6831">
        <w:rPr>
          <w:rFonts w:ascii="Maiandra GD" w:eastAsia="Times New Roman" w:hAnsi="Maiandra GD" w:cs="Consolas"/>
          <w:color w:val="CFD5E0"/>
          <w:sz w:val="24"/>
          <w:szCs w:val="24"/>
          <w:rPrChange w:id="9379"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38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9381" w:author="Narendra" w:date="2021-08-21T13:02:00Z">
            <w:rPr>
              <w:rFonts w:ascii="inherit" w:eastAsia="Times New Roman" w:hAnsi="inherit" w:cs="Consolas"/>
              <w:color w:val="CFD5E0"/>
              <w:sz w:val="25"/>
            </w:rPr>
          </w:rPrChange>
        </w:rPr>
        <w:t xml:space="preserve">TokenExpiredTime </w:t>
      </w:r>
      <w:r w:rsidRPr="008C6831">
        <w:rPr>
          <w:rFonts w:ascii="Maiandra GD" w:eastAsia="Times New Roman" w:hAnsi="Maiandra GD" w:cs="Consolas"/>
          <w:b/>
          <w:bCs/>
          <w:color w:val="D171DD"/>
          <w:sz w:val="24"/>
          <w:szCs w:val="24"/>
          <w:rPrChange w:id="9382" w:author="Narendra" w:date="2021-08-21T13:02:00Z">
            <w:rPr>
              <w:rFonts w:ascii="inherit" w:eastAsia="Times New Roman" w:hAnsi="inherit" w:cs="Consolas"/>
              <w:b/>
              <w:bCs/>
              <w:color w:val="D171DD"/>
              <w:sz w:val="25"/>
            </w:rPr>
          </w:rPrChange>
        </w:rPr>
        <w:t>DATETIME</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38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9384"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line="384" w:lineRule="atLeast"/>
        <w:textAlignment w:val="baseline"/>
        <w:rPr>
          <w:rFonts w:ascii="Maiandra GD" w:eastAsia="Times New Roman" w:hAnsi="Maiandra GD" w:cs="Consolas"/>
          <w:color w:val="596174"/>
          <w:sz w:val="24"/>
          <w:szCs w:val="24"/>
          <w:rPrChange w:id="938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9386" w:author="Narendra" w:date="2021-08-21T13:02:00Z">
            <w:rPr>
              <w:rFonts w:ascii="inherit" w:eastAsia="Times New Roman" w:hAnsi="inherit" w:cs="Consolas"/>
              <w:b/>
              <w:bCs/>
              <w:color w:val="D171DD"/>
              <w:sz w:val="25"/>
            </w:rPr>
          </w:rPrChange>
        </w:rPr>
        <w:t>GO</w:t>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9387"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color w:val="212529"/>
          <w:sz w:val="24"/>
          <w:szCs w:val="24"/>
          <w:rPrChange w:id="9388" w:author="Narendra" w:date="2021-08-21T13:02:00Z">
            <w:rPr>
              <w:rFonts w:ascii="Arial" w:eastAsia="Times New Roman" w:hAnsi="Arial" w:cs="Arial"/>
              <w:b/>
              <w:bCs/>
              <w:color w:val="212529"/>
              <w:sz w:val="23"/>
            </w:rPr>
          </w:rPrChange>
        </w:rPr>
        <w:t>Step3: Create a new console application with the name RefreshTokenClient1.</w:t>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9389"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color w:val="212529"/>
          <w:sz w:val="24"/>
          <w:szCs w:val="24"/>
          <w:rPrChange w:id="9390" w:author="Narendra" w:date="2021-08-21T13:02:00Z">
            <w:rPr>
              <w:rFonts w:ascii="Arial" w:eastAsia="Times New Roman" w:hAnsi="Arial" w:cs="Arial"/>
              <w:b/>
              <w:bCs/>
              <w:color w:val="212529"/>
              <w:sz w:val="23"/>
            </w:rPr>
          </w:rPrChange>
        </w:rPr>
        <w:t>Step4: Add ADO.NET Entity Data Model</w:t>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9391"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212529"/>
          <w:sz w:val="24"/>
          <w:szCs w:val="24"/>
          <w:bdr w:val="none" w:sz="0" w:space="0" w:color="auto" w:frame="1"/>
          <w:rPrChange w:id="9392" w:author="Narendra" w:date="2021-08-21T13:02:00Z">
            <w:rPr>
              <w:rFonts w:ascii="Arial" w:eastAsia="Times New Roman" w:hAnsi="Arial" w:cs="Arial"/>
              <w:color w:val="212529"/>
              <w:sz w:val="23"/>
              <w:szCs w:val="23"/>
              <w:bdr w:val="none" w:sz="0" w:space="0" w:color="auto" w:frame="1"/>
            </w:rPr>
          </w:rPrChange>
        </w:rPr>
        <w:t>Here, we need to add ADO.NET Entity Data Model Database First approach against the Test_DB and add the UserTokenMaster to the EDMX that we created in Step2. So once you add the table, the EDMX File should be as shown below</w:t>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9393"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noProof/>
          <w:color w:val="212529"/>
          <w:sz w:val="24"/>
          <w:szCs w:val="24"/>
          <w:bdr w:val="none" w:sz="0" w:space="0" w:color="auto" w:frame="1"/>
          <w:rPrChange w:id="9394" w:author="Narendra" w:date="2021-08-21T13:02:00Z">
            <w:rPr>
              <w:rFonts w:ascii="Arial" w:eastAsia="Times New Roman" w:hAnsi="Arial" w:cs="Arial"/>
              <w:noProof/>
              <w:color w:val="212529"/>
              <w:sz w:val="23"/>
              <w:szCs w:val="23"/>
              <w:bdr w:val="none" w:sz="0" w:space="0" w:color="auto" w:frame="1"/>
            </w:rPr>
          </w:rPrChange>
        </w:rPr>
        <w:drawing>
          <wp:inline distT="0" distB="0" distL="0" distR="0">
            <wp:extent cx="2009775" cy="2571750"/>
            <wp:effectExtent l="19050" t="0" r="9525" b="0"/>
            <wp:docPr id="162" name="Picture 162" descr="Consume Refresh Token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Consume Refresh Token in C#"/>
                    <pic:cNvPicPr>
                      <a:picLocks noChangeAspect="1" noChangeArrowheads="1"/>
                    </pic:cNvPicPr>
                  </pic:nvPicPr>
                  <pic:blipFill>
                    <a:blip r:embed="rId80"/>
                    <a:srcRect/>
                    <a:stretch>
                      <a:fillRect/>
                    </a:stretch>
                  </pic:blipFill>
                  <pic:spPr bwMode="auto">
                    <a:xfrm>
                      <a:off x="0" y="0"/>
                      <a:ext cx="2009775" cy="2571750"/>
                    </a:xfrm>
                    <a:prstGeom prst="rect">
                      <a:avLst/>
                    </a:prstGeom>
                    <a:noFill/>
                    <a:ln w="9525">
                      <a:noFill/>
                      <a:miter lim="800000"/>
                      <a:headEnd/>
                      <a:tailEnd/>
                    </a:ln>
                  </pic:spPr>
                </pic:pic>
              </a:graphicData>
            </a:graphic>
          </wp:inline>
        </w:drawing>
      </w:r>
    </w:p>
    <w:p w:rsidR="003B08DB" w:rsidRPr="008C6831" w:rsidRDefault="003B08DB" w:rsidP="003B08DB">
      <w:pPr>
        <w:shd w:val="clear" w:color="auto" w:fill="FFFFFF"/>
        <w:spacing w:after="0" w:line="240" w:lineRule="auto"/>
        <w:jc w:val="both"/>
        <w:textAlignment w:val="baseline"/>
        <w:outlineLvl w:val="5"/>
        <w:rPr>
          <w:rFonts w:ascii="Maiandra GD" w:eastAsia="Times New Roman" w:hAnsi="Maiandra GD" w:cs="Segoe UI"/>
          <w:color w:val="3A3A3A"/>
          <w:sz w:val="24"/>
          <w:szCs w:val="24"/>
          <w:rPrChange w:id="9395" w:author="Narendra" w:date="2021-08-21T13:02:00Z">
            <w:rPr>
              <w:rFonts w:ascii="Segoe UI" w:eastAsia="Times New Roman" w:hAnsi="Segoe UI" w:cs="Segoe UI"/>
              <w:color w:val="3A3A3A"/>
              <w:sz w:val="15"/>
              <w:szCs w:val="15"/>
            </w:rPr>
          </w:rPrChange>
        </w:rPr>
      </w:pPr>
      <w:r w:rsidRPr="008C6831">
        <w:rPr>
          <w:rFonts w:ascii="Maiandra GD" w:eastAsia="Times New Roman" w:hAnsi="Maiandra GD" w:cs="Arial"/>
          <w:b/>
          <w:bCs/>
          <w:color w:val="3A3A3A"/>
          <w:sz w:val="24"/>
          <w:szCs w:val="24"/>
          <w:rPrChange w:id="9396" w:author="Narendra" w:date="2021-08-21T13:02:00Z">
            <w:rPr>
              <w:rFonts w:ascii="Arial" w:eastAsia="Times New Roman" w:hAnsi="Arial" w:cs="Arial"/>
              <w:b/>
              <w:bCs/>
              <w:color w:val="3A3A3A"/>
              <w:sz w:val="23"/>
            </w:rPr>
          </w:rPrChange>
        </w:rPr>
        <w:t>Step5: Add Token class</w:t>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9397"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212529"/>
          <w:sz w:val="24"/>
          <w:szCs w:val="24"/>
          <w:bdr w:val="none" w:sz="0" w:space="0" w:color="auto" w:frame="1"/>
          <w:rPrChange w:id="9398" w:author="Narendra" w:date="2021-08-21T13:02:00Z">
            <w:rPr>
              <w:rFonts w:ascii="Arial" w:eastAsia="Times New Roman" w:hAnsi="Arial" w:cs="Arial"/>
              <w:color w:val="212529"/>
              <w:sz w:val="23"/>
              <w:szCs w:val="23"/>
              <w:bdr w:val="none" w:sz="0" w:space="0" w:color="auto" w:frame="1"/>
            </w:rPr>
          </w:rPrChange>
        </w:rPr>
        <w:t>Now we need to add a class file with the name Token to the project. And then copy and paste the following code.</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39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9400"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9401" w:author="Narendra" w:date="2021-08-21T13:02:00Z">
            <w:rPr>
              <w:rFonts w:ascii="inherit" w:eastAsia="Times New Roman" w:hAnsi="inherit" w:cs="Consolas"/>
              <w:i/>
              <w:iCs/>
              <w:color w:val="4284AE"/>
              <w:sz w:val="25"/>
            </w:rPr>
          </w:rPrChange>
        </w:rPr>
        <w:t>Newtonsoft.Json;</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40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9403" w:author="Narendra" w:date="2021-08-21T13:02:00Z">
            <w:rPr>
              <w:rFonts w:ascii="inherit" w:eastAsia="Times New Roman" w:hAnsi="inherit" w:cs="Consolas"/>
              <w:b/>
              <w:bCs/>
              <w:color w:val="D171DD"/>
              <w:sz w:val="25"/>
            </w:rPr>
          </w:rPrChange>
        </w:rPr>
        <w:lastRenderedPageBreak/>
        <w:t xml:space="preserve">using </w:t>
      </w:r>
      <w:r w:rsidRPr="008C6831">
        <w:rPr>
          <w:rFonts w:ascii="Maiandra GD" w:eastAsia="Times New Roman" w:hAnsi="Maiandra GD" w:cs="Consolas"/>
          <w:i/>
          <w:iCs/>
          <w:color w:val="4284AE"/>
          <w:sz w:val="24"/>
          <w:szCs w:val="24"/>
          <w:rPrChange w:id="9404" w:author="Narendra" w:date="2021-08-21T13:02:00Z">
            <w:rPr>
              <w:rFonts w:ascii="inherit" w:eastAsia="Times New Roman" w:hAnsi="inherit" w:cs="Consolas"/>
              <w:i/>
              <w:iCs/>
              <w:color w:val="4284AE"/>
              <w:sz w:val="25"/>
            </w:rPr>
          </w:rPrChange>
        </w:rPr>
        <w:t>System;</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40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9406" w:author="Narendra" w:date="2021-08-21T13:02:00Z">
            <w:rPr>
              <w:rFonts w:ascii="inherit" w:eastAsia="Times New Roman" w:hAnsi="inherit" w:cs="Consolas"/>
              <w:b/>
              <w:bCs/>
              <w:color w:val="D171DD"/>
              <w:sz w:val="25"/>
            </w:rPr>
          </w:rPrChange>
        </w:rPr>
        <w:t xml:space="preserve">namespace </w:t>
      </w:r>
      <w:r w:rsidRPr="008C6831">
        <w:rPr>
          <w:rFonts w:ascii="Maiandra GD" w:eastAsia="Times New Roman" w:hAnsi="Maiandra GD" w:cs="Consolas"/>
          <w:i/>
          <w:iCs/>
          <w:color w:val="4284AE"/>
          <w:sz w:val="24"/>
          <w:szCs w:val="24"/>
          <w:rPrChange w:id="9407" w:author="Narendra" w:date="2021-08-21T13:02:00Z">
            <w:rPr>
              <w:rFonts w:ascii="inherit" w:eastAsia="Times New Roman" w:hAnsi="inherit" w:cs="Consolas"/>
              <w:i/>
              <w:iCs/>
              <w:color w:val="4284AE"/>
              <w:sz w:val="25"/>
            </w:rPr>
          </w:rPrChange>
        </w:rPr>
        <w:t>RefreshTokenClient1</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40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9409"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41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9411" w:author="Narendra" w:date="2021-08-21T13:02:00Z">
            <w:rPr>
              <w:rFonts w:ascii="inherit" w:eastAsia="Times New Roman" w:hAnsi="inherit" w:cs="Consolas"/>
              <w:color w:val="6B7C8B"/>
              <w:sz w:val="25"/>
            </w:rPr>
          </w:rPrChange>
        </w:rPr>
        <w:t xml:space="preserve">// The body of the response from API is a JSON object that </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41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9413" w:author="Narendra" w:date="2021-08-21T13:02:00Z">
            <w:rPr>
              <w:rFonts w:ascii="inherit" w:eastAsia="Times New Roman" w:hAnsi="inherit" w:cs="Consolas"/>
              <w:color w:val="6B7C8B"/>
              <w:sz w:val="25"/>
            </w:rPr>
          </w:rPrChange>
        </w:rPr>
        <w:t>// contains the following properties (and a couple of others</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41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9415" w:author="Narendra" w:date="2021-08-21T13:02:00Z">
            <w:rPr>
              <w:rFonts w:ascii="inherit" w:eastAsia="Times New Roman" w:hAnsi="inherit" w:cs="Consolas"/>
              <w:color w:val="6B7C8B"/>
              <w:sz w:val="25"/>
            </w:rPr>
          </w:rPrChange>
        </w:rPr>
        <w:t>// that we're not capturing).</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41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9417"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9418"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9419" w:author="Narendra" w:date="2021-08-21T13:02:00Z">
            <w:rPr>
              <w:rFonts w:ascii="inherit" w:eastAsia="Times New Roman" w:hAnsi="inherit" w:cs="Consolas"/>
              <w:b/>
              <w:bCs/>
              <w:color w:val="D171DD"/>
              <w:sz w:val="25"/>
            </w:rPr>
          </w:rPrChange>
        </w:rPr>
        <w:t>class</w:t>
      </w:r>
      <w:r w:rsidRPr="008C6831">
        <w:rPr>
          <w:rFonts w:ascii="Maiandra GD" w:eastAsia="Times New Roman" w:hAnsi="Maiandra GD" w:cs="Consolas"/>
          <w:color w:val="CFD5E0"/>
          <w:sz w:val="24"/>
          <w:szCs w:val="24"/>
          <w:rPrChange w:id="9420" w:author="Narendra" w:date="2021-08-21T13:02:00Z">
            <w:rPr>
              <w:rFonts w:ascii="inherit" w:eastAsia="Times New Roman" w:hAnsi="inherit" w:cs="Consolas"/>
              <w:color w:val="CFD5E0"/>
              <w:sz w:val="25"/>
            </w:rPr>
          </w:rPrChange>
        </w:rPr>
        <w:t xml:space="preserve"> Token</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42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9422"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42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9424"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4284AE"/>
          <w:sz w:val="24"/>
          <w:szCs w:val="24"/>
          <w:rPrChange w:id="9425" w:author="Narendra" w:date="2021-08-21T13:02:00Z">
            <w:rPr>
              <w:rFonts w:ascii="inherit" w:eastAsia="Times New Roman" w:hAnsi="inherit" w:cs="Consolas"/>
              <w:color w:val="4284AE"/>
              <w:sz w:val="25"/>
            </w:rPr>
          </w:rPrChange>
        </w:rPr>
        <w:t>JsonProperty</w:t>
      </w:r>
      <w:r w:rsidRPr="008C6831">
        <w:rPr>
          <w:rFonts w:ascii="Maiandra GD" w:eastAsia="Times New Roman" w:hAnsi="Maiandra GD" w:cs="Consolas"/>
          <w:b/>
          <w:bCs/>
          <w:color w:val="6B7C8B"/>
          <w:sz w:val="24"/>
          <w:szCs w:val="24"/>
          <w:rPrChange w:id="9426"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7CC379"/>
          <w:sz w:val="24"/>
          <w:szCs w:val="24"/>
          <w:rPrChange w:id="9427" w:author="Narendra" w:date="2021-08-21T13:02:00Z">
            <w:rPr>
              <w:rFonts w:ascii="inherit" w:eastAsia="Times New Roman" w:hAnsi="inherit" w:cs="Consolas"/>
              <w:color w:val="7CC379"/>
              <w:sz w:val="25"/>
            </w:rPr>
          </w:rPrChange>
        </w:rPr>
        <w:t>"access_token"</w:t>
      </w:r>
      <w:r w:rsidRPr="008C6831">
        <w:rPr>
          <w:rFonts w:ascii="Maiandra GD" w:eastAsia="Times New Roman" w:hAnsi="Maiandra GD" w:cs="Consolas"/>
          <w:b/>
          <w:bCs/>
          <w:color w:val="6B7C8B"/>
          <w:sz w:val="24"/>
          <w:szCs w:val="24"/>
          <w:rPrChange w:id="9428"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42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9430"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9431" w:author="Narendra" w:date="2021-08-21T13:02:00Z">
            <w:rPr>
              <w:rFonts w:ascii="inherit" w:eastAsia="Times New Roman" w:hAnsi="inherit" w:cs="Consolas"/>
              <w:color w:val="CFD5E0"/>
              <w:sz w:val="25"/>
            </w:rPr>
          </w:rPrChange>
        </w:rPr>
        <w:t xml:space="preserve"> string AccessToken </w:t>
      </w:r>
      <w:r w:rsidRPr="008C6831">
        <w:rPr>
          <w:rFonts w:ascii="Maiandra GD" w:eastAsia="Times New Roman" w:hAnsi="Maiandra GD" w:cs="Consolas"/>
          <w:b/>
          <w:bCs/>
          <w:color w:val="6B7C8B"/>
          <w:sz w:val="24"/>
          <w:szCs w:val="24"/>
          <w:rPrChange w:id="943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9433"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9434" w:author="Narendra" w:date="2021-08-21T13:02:00Z">
            <w:rPr>
              <w:rFonts w:ascii="inherit" w:eastAsia="Times New Roman" w:hAnsi="inherit" w:cs="Consolas"/>
              <w:b/>
              <w:bCs/>
              <w:color w:val="D171DD"/>
              <w:sz w:val="25"/>
            </w:rPr>
          </w:rPrChange>
        </w:rPr>
        <w:t>get</w:t>
      </w:r>
      <w:r w:rsidRPr="008C6831">
        <w:rPr>
          <w:rFonts w:ascii="Maiandra GD" w:eastAsia="Times New Roman" w:hAnsi="Maiandra GD" w:cs="Consolas"/>
          <w:color w:val="CFD5E0"/>
          <w:sz w:val="24"/>
          <w:szCs w:val="24"/>
          <w:rPrChange w:id="9435"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9436" w:author="Narendra" w:date="2021-08-21T13:02:00Z">
            <w:rPr>
              <w:rFonts w:ascii="inherit" w:eastAsia="Times New Roman" w:hAnsi="inherit" w:cs="Consolas"/>
              <w:b/>
              <w:bCs/>
              <w:color w:val="D171DD"/>
              <w:sz w:val="25"/>
            </w:rPr>
          </w:rPrChange>
        </w:rPr>
        <w:t>set</w:t>
      </w:r>
      <w:r w:rsidRPr="008C6831">
        <w:rPr>
          <w:rFonts w:ascii="Maiandra GD" w:eastAsia="Times New Roman" w:hAnsi="Maiandra GD" w:cs="Consolas"/>
          <w:color w:val="CFD5E0"/>
          <w:sz w:val="24"/>
          <w:szCs w:val="24"/>
          <w:rPrChange w:id="9437"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9438"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43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9440"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4284AE"/>
          <w:sz w:val="24"/>
          <w:szCs w:val="24"/>
          <w:rPrChange w:id="9441" w:author="Narendra" w:date="2021-08-21T13:02:00Z">
            <w:rPr>
              <w:rFonts w:ascii="inherit" w:eastAsia="Times New Roman" w:hAnsi="inherit" w:cs="Consolas"/>
              <w:color w:val="4284AE"/>
              <w:sz w:val="25"/>
            </w:rPr>
          </w:rPrChange>
        </w:rPr>
        <w:t>JsonProperty</w:t>
      </w:r>
      <w:r w:rsidRPr="008C6831">
        <w:rPr>
          <w:rFonts w:ascii="Maiandra GD" w:eastAsia="Times New Roman" w:hAnsi="Maiandra GD" w:cs="Consolas"/>
          <w:b/>
          <w:bCs/>
          <w:color w:val="6B7C8B"/>
          <w:sz w:val="24"/>
          <w:szCs w:val="24"/>
          <w:rPrChange w:id="944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7CC379"/>
          <w:sz w:val="24"/>
          <w:szCs w:val="24"/>
          <w:rPrChange w:id="9443" w:author="Narendra" w:date="2021-08-21T13:02:00Z">
            <w:rPr>
              <w:rFonts w:ascii="inherit" w:eastAsia="Times New Roman" w:hAnsi="inherit" w:cs="Consolas"/>
              <w:color w:val="7CC379"/>
              <w:sz w:val="25"/>
            </w:rPr>
          </w:rPrChange>
        </w:rPr>
        <w:t>"token_type"</w:t>
      </w:r>
      <w:r w:rsidRPr="008C6831">
        <w:rPr>
          <w:rFonts w:ascii="Maiandra GD" w:eastAsia="Times New Roman" w:hAnsi="Maiandra GD" w:cs="Consolas"/>
          <w:b/>
          <w:bCs/>
          <w:color w:val="6B7C8B"/>
          <w:sz w:val="24"/>
          <w:szCs w:val="24"/>
          <w:rPrChange w:id="9444"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44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9446"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9447" w:author="Narendra" w:date="2021-08-21T13:02:00Z">
            <w:rPr>
              <w:rFonts w:ascii="inherit" w:eastAsia="Times New Roman" w:hAnsi="inherit" w:cs="Consolas"/>
              <w:color w:val="CFD5E0"/>
              <w:sz w:val="25"/>
            </w:rPr>
          </w:rPrChange>
        </w:rPr>
        <w:t xml:space="preserve"> string TokenType </w:t>
      </w:r>
      <w:r w:rsidRPr="008C6831">
        <w:rPr>
          <w:rFonts w:ascii="Maiandra GD" w:eastAsia="Times New Roman" w:hAnsi="Maiandra GD" w:cs="Consolas"/>
          <w:b/>
          <w:bCs/>
          <w:color w:val="6B7C8B"/>
          <w:sz w:val="24"/>
          <w:szCs w:val="24"/>
          <w:rPrChange w:id="944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9449"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9450" w:author="Narendra" w:date="2021-08-21T13:02:00Z">
            <w:rPr>
              <w:rFonts w:ascii="inherit" w:eastAsia="Times New Roman" w:hAnsi="inherit" w:cs="Consolas"/>
              <w:b/>
              <w:bCs/>
              <w:color w:val="D171DD"/>
              <w:sz w:val="25"/>
            </w:rPr>
          </w:rPrChange>
        </w:rPr>
        <w:t>get</w:t>
      </w:r>
      <w:r w:rsidRPr="008C6831">
        <w:rPr>
          <w:rFonts w:ascii="Maiandra GD" w:eastAsia="Times New Roman" w:hAnsi="Maiandra GD" w:cs="Consolas"/>
          <w:color w:val="CFD5E0"/>
          <w:sz w:val="24"/>
          <w:szCs w:val="24"/>
          <w:rPrChange w:id="9451"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9452" w:author="Narendra" w:date="2021-08-21T13:02:00Z">
            <w:rPr>
              <w:rFonts w:ascii="inherit" w:eastAsia="Times New Roman" w:hAnsi="inherit" w:cs="Consolas"/>
              <w:b/>
              <w:bCs/>
              <w:color w:val="D171DD"/>
              <w:sz w:val="25"/>
            </w:rPr>
          </w:rPrChange>
        </w:rPr>
        <w:t>set</w:t>
      </w:r>
      <w:r w:rsidRPr="008C6831">
        <w:rPr>
          <w:rFonts w:ascii="Maiandra GD" w:eastAsia="Times New Roman" w:hAnsi="Maiandra GD" w:cs="Consolas"/>
          <w:color w:val="CFD5E0"/>
          <w:sz w:val="24"/>
          <w:szCs w:val="24"/>
          <w:rPrChange w:id="9453"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9454"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45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9456"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4284AE"/>
          <w:sz w:val="24"/>
          <w:szCs w:val="24"/>
          <w:rPrChange w:id="9457" w:author="Narendra" w:date="2021-08-21T13:02:00Z">
            <w:rPr>
              <w:rFonts w:ascii="inherit" w:eastAsia="Times New Roman" w:hAnsi="inherit" w:cs="Consolas"/>
              <w:color w:val="4284AE"/>
              <w:sz w:val="25"/>
            </w:rPr>
          </w:rPrChange>
        </w:rPr>
        <w:t>JsonProperty</w:t>
      </w:r>
      <w:r w:rsidRPr="008C6831">
        <w:rPr>
          <w:rFonts w:ascii="Maiandra GD" w:eastAsia="Times New Roman" w:hAnsi="Maiandra GD" w:cs="Consolas"/>
          <w:b/>
          <w:bCs/>
          <w:color w:val="6B7C8B"/>
          <w:sz w:val="24"/>
          <w:szCs w:val="24"/>
          <w:rPrChange w:id="945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7CC379"/>
          <w:sz w:val="24"/>
          <w:szCs w:val="24"/>
          <w:rPrChange w:id="9459" w:author="Narendra" w:date="2021-08-21T13:02:00Z">
            <w:rPr>
              <w:rFonts w:ascii="inherit" w:eastAsia="Times New Roman" w:hAnsi="inherit" w:cs="Consolas"/>
              <w:color w:val="7CC379"/>
              <w:sz w:val="25"/>
            </w:rPr>
          </w:rPrChange>
        </w:rPr>
        <w:t>"expires_in"</w:t>
      </w:r>
      <w:r w:rsidRPr="008C6831">
        <w:rPr>
          <w:rFonts w:ascii="Maiandra GD" w:eastAsia="Times New Roman" w:hAnsi="Maiandra GD" w:cs="Consolas"/>
          <w:b/>
          <w:bCs/>
          <w:color w:val="6B7C8B"/>
          <w:sz w:val="24"/>
          <w:szCs w:val="24"/>
          <w:rPrChange w:id="9460"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46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9462"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9463"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9464" w:author="Narendra" w:date="2021-08-21T13:02:00Z">
            <w:rPr>
              <w:rFonts w:ascii="inherit" w:eastAsia="Times New Roman" w:hAnsi="inherit" w:cs="Consolas"/>
              <w:b/>
              <w:bCs/>
              <w:color w:val="D171DD"/>
              <w:sz w:val="25"/>
            </w:rPr>
          </w:rPrChange>
        </w:rPr>
        <w:t>int</w:t>
      </w:r>
      <w:r w:rsidRPr="008C6831">
        <w:rPr>
          <w:rFonts w:ascii="Maiandra GD" w:eastAsia="Times New Roman" w:hAnsi="Maiandra GD" w:cs="Consolas"/>
          <w:color w:val="CFD5E0"/>
          <w:sz w:val="24"/>
          <w:szCs w:val="24"/>
          <w:rPrChange w:id="9465" w:author="Narendra" w:date="2021-08-21T13:02:00Z">
            <w:rPr>
              <w:rFonts w:ascii="inherit" w:eastAsia="Times New Roman" w:hAnsi="inherit" w:cs="Consolas"/>
              <w:color w:val="CFD5E0"/>
              <w:sz w:val="25"/>
            </w:rPr>
          </w:rPrChange>
        </w:rPr>
        <w:t xml:space="preserve"> ExpiresIn </w:t>
      </w:r>
      <w:r w:rsidRPr="008C6831">
        <w:rPr>
          <w:rFonts w:ascii="Maiandra GD" w:eastAsia="Times New Roman" w:hAnsi="Maiandra GD" w:cs="Consolas"/>
          <w:b/>
          <w:bCs/>
          <w:color w:val="6B7C8B"/>
          <w:sz w:val="24"/>
          <w:szCs w:val="24"/>
          <w:rPrChange w:id="9466"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9467"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9468" w:author="Narendra" w:date="2021-08-21T13:02:00Z">
            <w:rPr>
              <w:rFonts w:ascii="inherit" w:eastAsia="Times New Roman" w:hAnsi="inherit" w:cs="Consolas"/>
              <w:b/>
              <w:bCs/>
              <w:color w:val="D171DD"/>
              <w:sz w:val="25"/>
            </w:rPr>
          </w:rPrChange>
        </w:rPr>
        <w:t>get</w:t>
      </w:r>
      <w:r w:rsidRPr="008C6831">
        <w:rPr>
          <w:rFonts w:ascii="Maiandra GD" w:eastAsia="Times New Roman" w:hAnsi="Maiandra GD" w:cs="Consolas"/>
          <w:color w:val="CFD5E0"/>
          <w:sz w:val="24"/>
          <w:szCs w:val="24"/>
          <w:rPrChange w:id="9469"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9470" w:author="Narendra" w:date="2021-08-21T13:02:00Z">
            <w:rPr>
              <w:rFonts w:ascii="inherit" w:eastAsia="Times New Roman" w:hAnsi="inherit" w:cs="Consolas"/>
              <w:b/>
              <w:bCs/>
              <w:color w:val="D171DD"/>
              <w:sz w:val="25"/>
            </w:rPr>
          </w:rPrChange>
        </w:rPr>
        <w:t>set</w:t>
      </w:r>
      <w:r w:rsidRPr="008C6831">
        <w:rPr>
          <w:rFonts w:ascii="Maiandra GD" w:eastAsia="Times New Roman" w:hAnsi="Maiandra GD" w:cs="Consolas"/>
          <w:color w:val="CFD5E0"/>
          <w:sz w:val="24"/>
          <w:szCs w:val="24"/>
          <w:rPrChange w:id="9471"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9472"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47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9474"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4284AE"/>
          <w:sz w:val="24"/>
          <w:szCs w:val="24"/>
          <w:rPrChange w:id="9475" w:author="Narendra" w:date="2021-08-21T13:02:00Z">
            <w:rPr>
              <w:rFonts w:ascii="inherit" w:eastAsia="Times New Roman" w:hAnsi="inherit" w:cs="Consolas"/>
              <w:color w:val="4284AE"/>
              <w:sz w:val="25"/>
            </w:rPr>
          </w:rPrChange>
        </w:rPr>
        <w:t>JsonProperty</w:t>
      </w:r>
      <w:r w:rsidRPr="008C6831">
        <w:rPr>
          <w:rFonts w:ascii="Maiandra GD" w:eastAsia="Times New Roman" w:hAnsi="Maiandra GD" w:cs="Consolas"/>
          <w:b/>
          <w:bCs/>
          <w:color w:val="6B7C8B"/>
          <w:sz w:val="24"/>
          <w:szCs w:val="24"/>
          <w:rPrChange w:id="9476"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7CC379"/>
          <w:sz w:val="24"/>
          <w:szCs w:val="24"/>
          <w:rPrChange w:id="9477" w:author="Narendra" w:date="2021-08-21T13:02:00Z">
            <w:rPr>
              <w:rFonts w:ascii="inherit" w:eastAsia="Times New Roman" w:hAnsi="inherit" w:cs="Consolas"/>
              <w:color w:val="7CC379"/>
              <w:sz w:val="25"/>
            </w:rPr>
          </w:rPrChange>
        </w:rPr>
        <w:t>"refresh_token"</w:t>
      </w:r>
      <w:r w:rsidRPr="008C6831">
        <w:rPr>
          <w:rFonts w:ascii="Maiandra GD" w:eastAsia="Times New Roman" w:hAnsi="Maiandra GD" w:cs="Consolas"/>
          <w:b/>
          <w:bCs/>
          <w:color w:val="6B7C8B"/>
          <w:sz w:val="24"/>
          <w:szCs w:val="24"/>
          <w:rPrChange w:id="9478"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47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9480"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9481" w:author="Narendra" w:date="2021-08-21T13:02:00Z">
            <w:rPr>
              <w:rFonts w:ascii="inherit" w:eastAsia="Times New Roman" w:hAnsi="inherit" w:cs="Consolas"/>
              <w:color w:val="CFD5E0"/>
              <w:sz w:val="25"/>
            </w:rPr>
          </w:rPrChange>
        </w:rPr>
        <w:t xml:space="preserve"> string RefreshToken </w:t>
      </w:r>
      <w:r w:rsidRPr="008C6831">
        <w:rPr>
          <w:rFonts w:ascii="Maiandra GD" w:eastAsia="Times New Roman" w:hAnsi="Maiandra GD" w:cs="Consolas"/>
          <w:b/>
          <w:bCs/>
          <w:color w:val="6B7C8B"/>
          <w:sz w:val="24"/>
          <w:szCs w:val="24"/>
          <w:rPrChange w:id="948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9483"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9484" w:author="Narendra" w:date="2021-08-21T13:02:00Z">
            <w:rPr>
              <w:rFonts w:ascii="inherit" w:eastAsia="Times New Roman" w:hAnsi="inherit" w:cs="Consolas"/>
              <w:b/>
              <w:bCs/>
              <w:color w:val="D171DD"/>
              <w:sz w:val="25"/>
            </w:rPr>
          </w:rPrChange>
        </w:rPr>
        <w:t>get</w:t>
      </w:r>
      <w:r w:rsidRPr="008C6831">
        <w:rPr>
          <w:rFonts w:ascii="Maiandra GD" w:eastAsia="Times New Roman" w:hAnsi="Maiandra GD" w:cs="Consolas"/>
          <w:color w:val="CFD5E0"/>
          <w:sz w:val="24"/>
          <w:szCs w:val="24"/>
          <w:rPrChange w:id="9485"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9486" w:author="Narendra" w:date="2021-08-21T13:02:00Z">
            <w:rPr>
              <w:rFonts w:ascii="inherit" w:eastAsia="Times New Roman" w:hAnsi="inherit" w:cs="Consolas"/>
              <w:b/>
              <w:bCs/>
              <w:color w:val="D171DD"/>
              <w:sz w:val="25"/>
            </w:rPr>
          </w:rPrChange>
        </w:rPr>
        <w:t>set</w:t>
      </w:r>
      <w:r w:rsidRPr="008C6831">
        <w:rPr>
          <w:rFonts w:ascii="Maiandra GD" w:eastAsia="Times New Roman" w:hAnsi="Maiandra GD" w:cs="Consolas"/>
          <w:color w:val="CFD5E0"/>
          <w:sz w:val="24"/>
          <w:szCs w:val="24"/>
          <w:rPrChange w:id="9487"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9488"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48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9490"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9491" w:author="Narendra" w:date="2021-08-21T13:02:00Z">
            <w:rPr>
              <w:rFonts w:ascii="inherit" w:eastAsia="Times New Roman" w:hAnsi="inherit" w:cs="Consolas"/>
              <w:color w:val="CFD5E0"/>
              <w:sz w:val="25"/>
            </w:rPr>
          </w:rPrChange>
        </w:rPr>
        <w:t xml:space="preserve"> string Error </w:t>
      </w:r>
      <w:r w:rsidRPr="008C6831">
        <w:rPr>
          <w:rFonts w:ascii="Maiandra GD" w:eastAsia="Times New Roman" w:hAnsi="Maiandra GD" w:cs="Consolas"/>
          <w:b/>
          <w:bCs/>
          <w:color w:val="6B7C8B"/>
          <w:sz w:val="24"/>
          <w:szCs w:val="24"/>
          <w:rPrChange w:id="949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9493"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9494" w:author="Narendra" w:date="2021-08-21T13:02:00Z">
            <w:rPr>
              <w:rFonts w:ascii="inherit" w:eastAsia="Times New Roman" w:hAnsi="inherit" w:cs="Consolas"/>
              <w:b/>
              <w:bCs/>
              <w:color w:val="D171DD"/>
              <w:sz w:val="25"/>
            </w:rPr>
          </w:rPrChange>
        </w:rPr>
        <w:t>get</w:t>
      </w:r>
      <w:r w:rsidRPr="008C6831">
        <w:rPr>
          <w:rFonts w:ascii="Maiandra GD" w:eastAsia="Times New Roman" w:hAnsi="Maiandra GD" w:cs="Consolas"/>
          <w:color w:val="CFD5E0"/>
          <w:sz w:val="24"/>
          <w:szCs w:val="24"/>
          <w:rPrChange w:id="9495"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9496" w:author="Narendra" w:date="2021-08-21T13:02:00Z">
            <w:rPr>
              <w:rFonts w:ascii="inherit" w:eastAsia="Times New Roman" w:hAnsi="inherit" w:cs="Consolas"/>
              <w:b/>
              <w:bCs/>
              <w:color w:val="D171DD"/>
              <w:sz w:val="25"/>
            </w:rPr>
          </w:rPrChange>
        </w:rPr>
        <w:t>set</w:t>
      </w:r>
      <w:r w:rsidRPr="008C6831">
        <w:rPr>
          <w:rFonts w:ascii="Maiandra GD" w:eastAsia="Times New Roman" w:hAnsi="Maiandra GD" w:cs="Consolas"/>
          <w:color w:val="CFD5E0"/>
          <w:sz w:val="24"/>
          <w:szCs w:val="24"/>
          <w:rPrChange w:id="9497"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9498"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49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9500"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9501" w:author="Narendra" w:date="2021-08-21T13:02:00Z">
            <w:rPr>
              <w:rFonts w:ascii="inherit" w:eastAsia="Times New Roman" w:hAnsi="inherit" w:cs="Consolas"/>
              <w:color w:val="CFD5E0"/>
              <w:sz w:val="25"/>
            </w:rPr>
          </w:rPrChange>
        </w:rPr>
        <w:t xml:space="preserve"> DateTime ExpiredDateTime </w:t>
      </w:r>
      <w:r w:rsidRPr="008C6831">
        <w:rPr>
          <w:rFonts w:ascii="Maiandra GD" w:eastAsia="Times New Roman" w:hAnsi="Maiandra GD" w:cs="Consolas"/>
          <w:b/>
          <w:bCs/>
          <w:color w:val="6B7C8B"/>
          <w:sz w:val="24"/>
          <w:szCs w:val="24"/>
          <w:rPrChange w:id="950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9503"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9504" w:author="Narendra" w:date="2021-08-21T13:02:00Z">
            <w:rPr>
              <w:rFonts w:ascii="inherit" w:eastAsia="Times New Roman" w:hAnsi="inherit" w:cs="Consolas"/>
              <w:b/>
              <w:bCs/>
              <w:color w:val="D171DD"/>
              <w:sz w:val="25"/>
            </w:rPr>
          </w:rPrChange>
        </w:rPr>
        <w:t>get</w:t>
      </w:r>
      <w:r w:rsidRPr="008C6831">
        <w:rPr>
          <w:rFonts w:ascii="Maiandra GD" w:eastAsia="Times New Roman" w:hAnsi="Maiandra GD" w:cs="Consolas"/>
          <w:color w:val="CFD5E0"/>
          <w:sz w:val="24"/>
          <w:szCs w:val="24"/>
          <w:rPrChange w:id="9505"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9506" w:author="Narendra" w:date="2021-08-21T13:02:00Z">
            <w:rPr>
              <w:rFonts w:ascii="inherit" w:eastAsia="Times New Roman" w:hAnsi="inherit" w:cs="Consolas"/>
              <w:b/>
              <w:bCs/>
              <w:color w:val="D171DD"/>
              <w:sz w:val="25"/>
            </w:rPr>
          </w:rPrChange>
        </w:rPr>
        <w:t>set</w:t>
      </w:r>
      <w:r w:rsidRPr="008C6831">
        <w:rPr>
          <w:rFonts w:ascii="Maiandra GD" w:eastAsia="Times New Roman" w:hAnsi="Maiandra GD" w:cs="Consolas"/>
          <w:color w:val="CFD5E0"/>
          <w:sz w:val="24"/>
          <w:szCs w:val="24"/>
          <w:rPrChange w:id="9507"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9508"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50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9510"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line="384" w:lineRule="atLeast"/>
        <w:textAlignment w:val="baseline"/>
        <w:rPr>
          <w:rFonts w:ascii="Maiandra GD" w:eastAsia="Times New Roman" w:hAnsi="Maiandra GD" w:cs="Consolas"/>
          <w:color w:val="596174"/>
          <w:sz w:val="24"/>
          <w:szCs w:val="24"/>
          <w:rPrChange w:id="951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9512"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FFFFFF"/>
        <w:spacing w:after="0" w:line="240" w:lineRule="auto"/>
        <w:jc w:val="both"/>
        <w:textAlignment w:val="baseline"/>
        <w:outlineLvl w:val="5"/>
        <w:rPr>
          <w:rFonts w:ascii="Maiandra GD" w:eastAsia="Times New Roman" w:hAnsi="Maiandra GD" w:cs="Segoe UI"/>
          <w:color w:val="3A3A3A"/>
          <w:sz w:val="24"/>
          <w:szCs w:val="24"/>
          <w:rPrChange w:id="9513" w:author="Narendra" w:date="2021-08-21T13:02:00Z">
            <w:rPr>
              <w:rFonts w:ascii="Segoe UI" w:eastAsia="Times New Roman" w:hAnsi="Segoe UI" w:cs="Segoe UI"/>
              <w:color w:val="3A3A3A"/>
              <w:sz w:val="15"/>
              <w:szCs w:val="15"/>
            </w:rPr>
          </w:rPrChange>
        </w:rPr>
      </w:pPr>
      <w:r w:rsidRPr="008C6831">
        <w:rPr>
          <w:rFonts w:ascii="Maiandra GD" w:eastAsia="Times New Roman" w:hAnsi="Maiandra GD" w:cs="Arial"/>
          <w:b/>
          <w:bCs/>
          <w:color w:val="3A3A3A"/>
          <w:sz w:val="24"/>
          <w:szCs w:val="24"/>
          <w:rPrChange w:id="9514" w:author="Narendra" w:date="2021-08-21T13:02:00Z">
            <w:rPr>
              <w:rFonts w:ascii="Arial" w:eastAsia="Times New Roman" w:hAnsi="Arial" w:cs="Arial"/>
              <w:b/>
              <w:bCs/>
              <w:color w:val="3A3A3A"/>
              <w:sz w:val="23"/>
            </w:rPr>
          </w:rPrChange>
        </w:rPr>
        <w:t>Step6: Adding UserTokenRepository</w:t>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9515"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212529"/>
          <w:sz w:val="24"/>
          <w:szCs w:val="24"/>
          <w:bdr w:val="none" w:sz="0" w:space="0" w:color="auto" w:frame="1"/>
          <w:rPrChange w:id="9516" w:author="Narendra" w:date="2021-08-21T13:02:00Z">
            <w:rPr>
              <w:rFonts w:ascii="Arial" w:eastAsia="Times New Roman" w:hAnsi="Arial" w:cs="Arial"/>
              <w:color w:val="212529"/>
              <w:sz w:val="23"/>
              <w:szCs w:val="23"/>
              <w:bdr w:val="none" w:sz="0" w:space="0" w:color="auto" w:frame="1"/>
            </w:rPr>
          </w:rPrChange>
        </w:rPr>
        <w:t>Now we need to add a class with the name UserTokenRepository and within that class we are going to perform the database operations. So once you add the class, copy and paste the following code.</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51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9518"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9519" w:author="Narendra" w:date="2021-08-21T13:02:00Z">
            <w:rPr>
              <w:rFonts w:ascii="inherit" w:eastAsia="Times New Roman" w:hAnsi="inherit" w:cs="Consolas"/>
              <w:i/>
              <w:iCs/>
              <w:color w:val="4284AE"/>
              <w:sz w:val="25"/>
            </w:rPr>
          </w:rPrChange>
        </w:rPr>
        <w:t>System;</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52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9521"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9522" w:author="Narendra" w:date="2021-08-21T13:02:00Z">
            <w:rPr>
              <w:rFonts w:ascii="inherit" w:eastAsia="Times New Roman" w:hAnsi="inherit" w:cs="Consolas"/>
              <w:i/>
              <w:iCs/>
              <w:color w:val="4284AE"/>
              <w:sz w:val="25"/>
            </w:rPr>
          </w:rPrChange>
        </w:rPr>
        <w:t>System.Linq;</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52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9524" w:author="Narendra" w:date="2021-08-21T13:02:00Z">
            <w:rPr>
              <w:rFonts w:ascii="inherit" w:eastAsia="Times New Roman" w:hAnsi="inherit" w:cs="Consolas"/>
              <w:b/>
              <w:bCs/>
              <w:color w:val="D171DD"/>
              <w:sz w:val="25"/>
            </w:rPr>
          </w:rPrChange>
        </w:rPr>
        <w:t xml:space="preserve">namespace </w:t>
      </w:r>
      <w:r w:rsidRPr="008C6831">
        <w:rPr>
          <w:rFonts w:ascii="Maiandra GD" w:eastAsia="Times New Roman" w:hAnsi="Maiandra GD" w:cs="Consolas"/>
          <w:i/>
          <w:iCs/>
          <w:color w:val="4284AE"/>
          <w:sz w:val="24"/>
          <w:szCs w:val="24"/>
          <w:rPrChange w:id="9525" w:author="Narendra" w:date="2021-08-21T13:02:00Z">
            <w:rPr>
              <w:rFonts w:ascii="inherit" w:eastAsia="Times New Roman" w:hAnsi="inherit" w:cs="Consolas"/>
              <w:i/>
              <w:iCs/>
              <w:color w:val="4284AE"/>
              <w:sz w:val="25"/>
            </w:rPr>
          </w:rPrChange>
        </w:rPr>
        <w:t>RefreshTokenClient1</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52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9527"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52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9529" w:author="Narendra" w:date="2021-08-21T13:02:00Z">
            <w:rPr>
              <w:rFonts w:ascii="inherit" w:eastAsia="Times New Roman" w:hAnsi="inherit" w:cs="Consolas"/>
              <w:b/>
              <w:bCs/>
              <w:color w:val="D171DD"/>
              <w:sz w:val="25"/>
            </w:rPr>
          </w:rPrChange>
        </w:rPr>
        <w:t>class</w:t>
      </w:r>
      <w:r w:rsidRPr="008C6831">
        <w:rPr>
          <w:rFonts w:ascii="Maiandra GD" w:eastAsia="Times New Roman" w:hAnsi="Maiandra GD" w:cs="Consolas"/>
          <w:color w:val="CFD5E0"/>
          <w:sz w:val="24"/>
          <w:szCs w:val="24"/>
          <w:rPrChange w:id="9530" w:author="Narendra" w:date="2021-08-21T13:02:00Z">
            <w:rPr>
              <w:rFonts w:ascii="inherit" w:eastAsia="Times New Roman" w:hAnsi="inherit" w:cs="Consolas"/>
              <w:color w:val="CFD5E0"/>
              <w:sz w:val="25"/>
            </w:rPr>
          </w:rPrChange>
        </w:rPr>
        <w:t xml:space="preserve"> UserTokenRepository : IDisposable</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53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9532"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53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9534" w:author="Narendra" w:date="2021-08-21T13:02:00Z">
            <w:rPr>
              <w:rFonts w:ascii="inherit" w:eastAsia="Times New Roman" w:hAnsi="inherit" w:cs="Consolas"/>
              <w:color w:val="6B7C8B"/>
              <w:sz w:val="25"/>
            </w:rPr>
          </w:rPrChange>
        </w:rPr>
        <w:t>// Test_DBEntities it is your context class</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53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9536" w:author="Narendra" w:date="2021-08-21T13:02:00Z">
            <w:rPr>
              <w:rFonts w:ascii="inherit" w:eastAsia="Times New Roman" w:hAnsi="inherit" w:cs="Consolas"/>
              <w:color w:val="CFD5E0"/>
              <w:sz w:val="25"/>
            </w:rPr>
          </w:rPrChange>
        </w:rPr>
        <w:t xml:space="preserve">Test_DBEntities context = </w:t>
      </w:r>
      <w:r w:rsidRPr="008C6831">
        <w:rPr>
          <w:rFonts w:ascii="Maiandra GD" w:eastAsia="Times New Roman" w:hAnsi="Maiandra GD" w:cs="Consolas"/>
          <w:color w:val="4284AE"/>
          <w:sz w:val="24"/>
          <w:szCs w:val="24"/>
          <w:rPrChange w:id="9537"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9538"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9539" w:author="Narendra" w:date="2021-08-21T13:02:00Z">
            <w:rPr>
              <w:rFonts w:ascii="inherit" w:eastAsia="Times New Roman" w:hAnsi="inherit" w:cs="Consolas"/>
              <w:color w:val="4284AE"/>
              <w:sz w:val="25"/>
            </w:rPr>
          </w:rPrChange>
        </w:rPr>
        <w:t>Test_DBEntities</w:t>
      </w:r>
      <w:r w:rsidRPr="008C6831">
        <w:rPr>
          <w:rFonts w:ascii="Maiandra GD" w:eastAsia="Times New Roman" w:hAnsi="Maiandra GD" w:cs="Consolas"/>
          <w:b/>
          <w:bCs/>
          <w:color w:val="6B7C8B"/>
          <w:sz w:val="24"/>
          <w:szCs w:val="24"/>
          <w:rPrChange w:id="9540"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9541"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54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9543"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9544" w:author="Narendra" w:date="2021-08-21T13:02:00Z">
            <w:rPr>
              <w:rFonts w:ascii="inherit" w:eastAsia="Times New Roman" w:hAnsi="inherit" w:cs="Consolas"/>
              <w:color w:val="CFD5E0"/>
              <w:sz w:val="25"/>
            </w:rPr>
          </w:rPrChange>
        </w:rPr>
        <w:t xml:space="preserve"> Token </w:t>
      </w:r>
      <w:r w:rsidRPr="008C6831">
        <w:rPr>
          <w:rFonts w:ascii="Maiandra GD" w:eastAsia="Times New Roman" w:hAnsi="Maiandra GD" w:cs="Consolas"/>
          <w:color w:val="4284AE"/>
          <w:sz w:val="24"/>
          <w:szCs w:val="24"/>
          <w:rPrChange w:id="9545" w:author="Narendra" w:date="2021-08-21T13:02:00Z">
            <w:rPr>
              <w:rFonts w:ascii="inherit" w:eastAsia="Times New Roman" w:hAnsi="inherit" w:cs="Consolas"/>
              <w:color w:val="4284AE"/>
              <w:sz w:val="25"/>
            </w:rPr>
          </w:rPrChange>
        </w:rPr>
        <w:t>GetTokenFromDB</w:t>
      </w:r>
      <w:r w:rsidRPr="008C6831">
        <w:rPr>
          <w:rFonts w:ascii="Maiandra GD" w:eastAsia="Times New Roman" w:hAnsi="Maiandra GD" w:cs="Consolas"/>
          <w:b/>
          <w:bCs/>
          <w:color w:val="6B7C8B"/>
          <w:sz w:val="24"/>
          <w:szCs w:val="24"/>
          <w:rPrChange w:id="9546"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9547" w:author="Narendra" w:date="2021-08-21T13:02:00Z">
            <w:rPr>
              <w:rFonts w:ascii="inherit" w:eastAsia="Times New Roman" w:hAnsi="inherit" w:cs="Consolas"/>
              <w:color w:val="CFD5E0"/>
              <w:sz w:val="25"/>
            </w:rPr>
          </w:rPrChange>
        </w:rPr>
        <w:t>string username, string password</w:t>
      </w:r>
      <w:r w:rsidRPr="008C6831">
        <w:rPr>
          <w:rFonts w:ascii="Maiandra GD" w:eastAsia="Times New Roman" w:hAnsi="Maiandra GD" w:cs="Consolas"/>
          <w:b/>
          <w:bCs/>
          <w:color w:val="6B7C8B"/>
          <w:sz w:val="24"/>
          <w:szCs w:val="24"/>
          <w:rPrChange w:id="9548"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54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9550"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55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9552" w:author="Narendra" w:date="2021-08-21T13:02:00Z">
            <w:rPr>
              <w:rFonts w:ascii="inherit" w:eastAsia="Times New Roman" w:hAnsi="inherit" w:cs="Consolas"/>
              <w:color w:val="CFD5E0"/>
              <w:sz w:val="25"/>
            </w:rPr>
          </w:rPrChange>
        </w:rPr>
        <w:lastRenderedPageBreak/>
        <w:t>UserTokenMaster userMaster = context.</w:t>
      </w:r>
      <w:r w:rsidRPr="008C6831">
        <w:rPr>
          <w:rFonts w:ascii="Maiandra GD" w:eastAsia="Times New Roman" w:hAnsi="Maiandra GD" w:cs="Consolas"/>
          <w:color w:val="4284AE"/>
          <w:sz w:val="24"/>
          <w:szCs w:val="24"/>
          <w:rPrChange w:id="9553" w:author="Narendra" w:date="2021-08-21T13:02:00Z">
            <w:rPr>
              <w:rFonts w:ascii="inherit" w:eastAsia="Times New Roman" w:hAnsi="inherit" w:cs="Consolas"/>
              <w:color w:val="4284AE"/>
              <w:sz w:val="25"/>
            </w:rPr>
          </w:rPrChange>
        </w:rPr>
        <w:t>UserTokenMasters</w:t>
      </w:r>
      <w:r w:rsidRPr="008C6831">
        <w:rPr>
          <w:rFonts w:ascii="Maiandra GD" w:eastAsia="Times New Roman" w:hAnsi="Maiandra GD" w:cs="Consolas"/>
          <w:color w:val="CFD5E0"/>
          <w:sz w:val="24"/>
          <w:szCs w:val="24"/>
          <w:rPrChange w:id="9554"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9555" w:author="Narendra" w:date="2021-08-21T13:02:00Z">
            <w:rPr>
              <w:rFonts w:ascii="inherit" w:eastAsia="Times New Roman" w:hAnsi="inherit" w:cs="Consolas"/>
              <w:color w:val="4284AE"/>
              <w:sz w:val="25"/>
            </w:rPr>
          </w:rPrChange>
        </w:rPr>
        <w:t>FirstOrDefault</w:t>
      </w:r>
      <w:r w:rsidRPr="008C6831">
        <w:rPr>
          <w:rFonts w:ascii="Maiandra GD" w:eastAsia="Times New Roman" w:hAnsi="Maiandra GD" w:cs="Consolas"/>
          <w:b/>
          <w:bCs/>
          <w:color w:val="6B7C8B"/>
          <w:sz w:val="24"/>
          <w:szCs w:val="24"/>
          <w:rPrChange w:id="9556"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9557" w:author="Narendra" w:date="2021-08-21T13:02:00Z">
            <w:rPr>
              <w:rFonts w:ascii="inherit" w:eastAsia="Times New Roman" w:hAnsi="inherit" w:cs="Consolas"/>
              <w:color w:val="CFD5E0"/>
              <w:sz w:val="25"/>
            </w:rPr>
          </w:rPrChange>
        </w:rPr>
        <w:t>user =</w:t>
      </w:r>
      <w:r w:rsidRPr="008C6831">
        <w:rPr>
          <w:rFonts w:ascii="Maiandra GD" w:eastAsia="Times New Roman" w:hAnsi="Maiandra GD" w:cs="Consolas"/>
          <w:b/>
          <w:bCs/>
          <w:color w:val="6B7C8B"/>
          <w:sz w:val="24"/>
          <w:szCs w:val="24"/>
          <w:rPrChange w:id="9558" w:author="Narendra" w:date="2021-08-21T13:02:00Z">
            <w:rPr>
              <w:rFonts w:ascii="inherit" w:eastAsia="Times New Roman" w:hAnsi="inherit" w:cs="Consolas"/>
              <w:b/>
              <w:bCs/>
              <w:color w:val="6B7C8B"/>
              <w:sz w:val="25"/>
            </w:rPr>
          </w:rPrChange>
        </w:rPr>
        <w:t>&gt;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55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9560" w:author="Narendra" w:date="2021-08-21T13:02:00Z">
            <w:rPr>
              <w:rFonts w:ascii="inherit" w:eastAsia="Times New Roman" w:hAnsi="inherit" w:cs="Consolas"/>
              <w:color w:val="CFD5E0"/>
              <w:sz w:val="25"/>
            </w:rPr>
          </w:rPrChange>
        </w:rPr>
        <w:t>user.</w:t>
      </w:r>
      <w:r w:rsidRPr="008C6831">
        <w:rPr>
          <w:rFonts w:ascii="Maiandra GD" w:eastAsia="Times New Roman" w:hAnsi="Maiandra GD" w:cs="Consolas"/>
          <w:color w:val="4284AE"/>
          <w:sz w:val="24"/>
          <w:szCs w:val="24"/>
          <w:rPrChange w:id="9561" w:author="Narendra" w:date="2021-08-21T13:02:00Z">
            <w:rPr>
              <w:rFonts w:ascii="inherit" w:eastAsia="Times New Roman" w:hAnsi="inherit" w:cs="Consolas"/>
              <w:color w:val="4284AE"/>
              <w:sz w:val="25"/>
            </w:rPr>
          </w:rPrChange>
        </w:rPr>
        <w:t>UserName</w:t>
      </w:r>
      <w:r w:rsidRPr="008C6831">
        <w:rPr>
          <w:rFonts w:ascii="Maiandra GD" w:eastAsia="Times New Roman" w:hAnsi="Maiandra GD" w:cs="Consolas"/>
          <w:color w:val="CFD5E0"/>
          <w:sz w:val="24"/>
          <w:szCs w:val="24"/>
          <w:rPrChange w:id="9562"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9563" w:author="Narendra" w:date="2021-08-21T13:02:00Z">
            <w:rPr>
              <w:rFonts w:ascii="inherit" w:eastAsia="Times New Roman" w:hAnsi="inherit" w:cs="Consolas"/>
              <w:color w:val="4284AE"/>
              <w:sz w:val="25"/>
            </w:rPr>
          </w:rPrChange>
        </w:rPr>
        <w:t>Equals</w:t>
      </w:r>
      <w:r w:rsidRPr="008C6831">
        <w:rPr>
          <w:rFonts w:ascii="Maiandra GD" w:eastAsia="Times New Roman" w:hAnsi="Maiandra GD" w:cs="Consolas"/>
          <w:b/>
          <w:bCs/>
          <w:color w:val="6B7C8B"/>
          <w:sz w:val="24"/>
          <w:szCs w:val="24"/>
          <w:rPrChange w:id="9564"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9565" w:author="Narendra" w:date="2021-08-21T13:02:00Z">
            <w:rPr>
              <w:rFonts w:ascii="inherit" w:eastAsia="Times New Roman" w:hAnsi="inherit" w:cs="Consolas"/>
              <w:color w:val="CFD5E0"/>
              <w:sz w:val="25"/>
            </w:rPr>
          </w:rPrChange>
        </w:rPr>
        <w:t>username, StringComparison.</w:t>
      </w:r>
      <w:r w:rsidRPr="008C6831">
        <w:rPr>
          <w:rFonts w:ascii="Maiandra GD" w:eastAsia="Times New Roman" w:hAnsi="Maiandra GD" w:cs="Consolas"/>
          <w:color w:val="4284AE"/>
          <w:sz w:val="24"/>
          <w:szCs w:val="24"/>
          <w:rPrChange w:id="9566" w:author="Narendra" w:date="2021-08-21T13:02:00Z">
            <w:rPr>
              <w:rFonts w:ascii="inherit" w:eastAsia="Times New Roman" w:hAnsi="inherit" w:cs="Consolas"/>
              <w:color w:val="4284AE"/>
              <w:sz w:val="25"/>
            </w:rPr>
          </w:rPrChange>
        </w:rPr>
        <w:t>OrdinalIgnoreCase</w:t>
      </w:r>
      <w:r w:rsidRPr="008C6831">
        <w:rPr>
          <w:rFonts w:ascii="Maiandra GD" w:eastAsia="Times New Roman" w:hAnsi="Maiandra GD" w:cs="Consolas"/>
          <w:b/>
          <w:bCs/>
          <w:color w:val="6B7C8B"/>
          <w:sz w:val="24"/>
          <w:szCs w:val="24"/>
          <w:rPrChange w:id="9567"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56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9569" w:author="Narendra" w:date="2021-08-21T13:02:00Z">
            <w:rPr>
              <w:rFonts w:ascii="inherit" w:eastAsia="Times New Roman" w:hAnsi="inherit" w:cs="Consolas"/>
              <w:color w:val="CFD5E0"/>
              <w:sz w:val="25"/>
            </w:rPr>
          </w:rPrChange>
        </w:rPr>
        <w:t>&amp;&amp; user.</w:t>
      </w:r>
      <w:r w:rsidRPr="008C6831">
        <w:rPr>
          <w:rFonts w:ascii="Maiandra GD" w:eastAsia="Times New Roman" w:hAnsi="Maiandra GD" w:cs="Consolas"/>
          <w:color w:val="4284AE"/>
          <w:sz w:val="24"/>
          <w:szCs w:val="24"/>
          <w:rPrChange w:id="9570" w:author="Narendra" w:date="2021-08-21T13:02:00Z">
            <w:rPr>
              <w:rFonts w:ascii="inherit" w:eastAsia="Times New Roman" w:hAnsi="inherit" w:cs="Consolas"/>
              <w:color w:val="4284AE"/>
              <w:sz w:val="25"/>
            </w:rPr>
          </w:rPrChange>
        </w:rPr>
        <w:t>UserPassword</w:t>
      </w:r>
      <w:r w:rsidRPr="008C6831">
        <w:rPr>
          <w:rFonts w:ascii="Maiandra GD" w:eastAsia="Times New Roman" w:hAnsi="Maiandra GD" w:cs="Consolas"/>
          <w:color w:val="CFD5E0"/>
          <w:sz w:val="24"/>
          <w:szCs w:val="24"/>
          <w:rPrChange w:id="9571" w:author="Narendra" w:date="2021-08-21T13:02:00Z">
            <w:rPr>
              <w:rFonts w:ascii="inherit" w:eastAsia="Times New Roman" w:hAnsi="inherit" w:cs="Consolas"/>
              <w:color w:val="CFD5E0"/>
              <w:sz w:val="25"/>
            </w:rPr>
          </w:rPrChange>
        </w:rPr>
        <w:t xml:space="preserve"> == password</w:t>
      </w:r>
      <w:r w:rsidRPr="008C6831">
        <w:rPr>
          <w:rFonts w:ascii="Maiandra GD" w:eastAsia="Times New Roman" w:hAnsi="Maiandra GD" w:cs="Consolas"/>
          <w:b/>
          <w:bCs/>
          <w:color w:val="6B7C8B"/>
          <w:sz w:val="24"/>
          <w:szCs w:val="24"/>
          <w:rPrChange w:id="957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9573"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57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9575" w:author="Narendra" w:date="2021-08-21T13:02:00Z">
            <w:rPr>
              <w:rFonts w:ascii="inherit" w:eastAsia="Times New Roman" w:hAnsi="inherit" w:cs="Consolas"/>
              <w:color w:val="CFD5E0"/>
              <w:sz w:val="25"/>
            </w:rPr>
          </w:rPrChange>
        </w:rPr>
        <w:t xml:space="preserve">Token token = </w:t>
      </w:r>
      <w:r w:rsidRPr="008C6831">
        <w:rPr>
          <w:rFonts w:ascii="Maiandra GD" w:eastAsia="Times New Roman" w:hAnsi="Maiandra GD" w:cs="Consolas"/>
          <w:b/>
          <w:bCs/>
          <w:color w:val="D171DD"/>
          <w:sz w:val="24"/>
          <w:szCs w:val="24"/>
          <w:rPrChange w:id="9576" w:author="Narendra" w:date="2021-08-21T13:02:00Z">
            <w:rPr>
              <w:rFonts w:ascii="inherit" w:eastAsia="Times New Roman" w:hAnsi="inherit" w:cs="Consolas"/>
              <w:b/>
              <w:bCs/>
              <w:color w:val="D171DD"/>
              <w:sz w:val="25"/>
            </w:rPr>
          </w:rPrChange>
        </w:rPr>
        <w:t>null</w:t>
      </w:r>
      <w:r w:rsidRPr="008C6831">
        <w:rPr>
          <w:rFonts w:ascii="Maiandra GD" w:eastAsia="Times New Roman" w:hAnsi="Maiandra GD" w:cs="Consolas"/>
          <w:color w:val="CFD5E0"/>
          <w:sz w:val="24"/>
          <w:szCs w:val="24"/>
          <w:rPrChange w:id="9577"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57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9579" w:author="Narendra" w:date="2021-08-21T13:02:00Z">
            <w:rPr>
              <w:rFonts w:ascii="inherit" w:eastAsia="Times New Roman" w:hAnsi="inherit" w:cs="Consolas"/>
              <w:b/>
              <w:bCs/>
              <w:color w:val="D171DD"/>
              <w:sz w:val="25"/>
            </w:rPr>
          </w:rPrChange>
        </w:rPr>
        <w:t>if</w:t>
      </w:r>
      <w:r w:rsidRPr="008C6831">
        <w:rPr>
          <w:rFonts w:ascii="Maiandra GD" w:eastAsia="Times New Roman" w:hAnsi="Maiandra GD" w:cs="Consolas"/>
          <w:color w:val="CFD5E0"/>
          <w:sz w:val="24"/>
          <w:szCs w:val="24"/>
          <w:rPrChange w:id="9580"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958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9582" w:author="Narendra" w:date="2021-08-21T13:02:00Z">
            <w:rPr>
              <w:rFonts w:ascii="inherit" w:eastAsia="Times New Roman" w:hAnsi="inherit" w:cs="Consolas"/>
              <w:color w:val="CFD5E0"/>
              <w:sz w:val="25"/>
            </w:rPr>
          </w:rPrChange>
        </w:rPr>
        <w:t xml:space="preserve">userMaster != </w:t>
      </w:r>
      <w:r w:rsidRPr="008C6831">
        <w:rPr>
          <w:rFonts w:ascii="Maiandra GD" w:eastAsia="Times New Roman" w:hAnsi="Maiandra GD" w:cs="Consolas"/>
          <w:b/>
          <w:bCs/>
          <w:color w:val="D171DD"/>
          <w:sz w:val="24"/>
          <w:szCs w:val="24"/>
          <w:rPrChange w:id="9583" w:author="Narendra" w:date="2021-08-21T13:02:00Z">
            <w:rPr>
              <w:rFonts w:ascii="inherit" w:eastAsia="Times New Roman" w:hAnsi="inherit" w:cs="Consolas"/>
              <w:b/>
              <w:bCs/>
              <w:color w:val="D171DD"/>
              <w:sz w:val="25"/>
            </w:rPr>
          </w:rPrChange>
        </w:rPr>
        <w:t>null</w:t>
      </w:r>
      <w:r w:rsidRPr="008C6831">
        <w:rPr>
          <w:rFonts w:ascii="Maiandra GD" w:eastAsia="Times New Roman" w:hAnsi="Maiandra GD" w:cs="Consolas"/>
          <w:b/>
          <w:bCs/>
          <w:color w:val="6B7C8B"/>
          <w:sz w:val="24"/>
          <w:szCs w:val="24"/>
          <w:rPrChange w:id="9584"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58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9586"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58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9588" w:author="Narendra" w:date="2021-08-21T13:02:00Z">
            <w:rPr>
              <w:rFonts w:ascii="inherit" w:eastAsia="Times New Roman" w:hAnsi="inherit" w:cs="Consolas"/>
              <w:color w:val="CFD5E0"/>
              <w:sz w:val="25"/>
            </w:rPr>
          </w:rPrChange>
        </w:rPr>
        <w:t xml:space="preserve">token = </w:t>
      </w:r>
      <w:r w:rsidRPr="008C6831">
        <w:rPr>
          <w:rFonts w:ascii="Maiandra GD" w:eastAsia="Times New Roman" w:hAnsi="Maiandra GD" w:cs="Consolas"/>
          <w:color w:val="4284AE"/>
          <w:sz w:val="24"/>
          <w:szCs w:val="24"/>
          <w:rPrChange w:id="9589"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9590"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9591" w:author="Narendra" w:date="2021-08-21T13:02:00Z">
            <w:rPr>
              <w:rFonts w:ascii="inherit" w:eastAsia="Times New Roman" w:hAnsi="inherit" w:cs="Consolas"/>
              <w:color w:val="4284AE"/>
              <w:sz w:val="25"/>
            </w:rPr>
          </w:rPrChange>
        </w:rPr>
        <w:t>Token</w:t>
      </w:r>
      <w:r w:rsidRPr="008C6831">
        <w:rPr>
          <w:rFonts w:ascii="Maiandra GD" w:eastAsia="Times New Roman" w:hAnsi="Maiandra GD" w:cs="Consolas"/>
          <w:b/>
          <w:bCs/>
          <w:color w:val="6B7C8B"/>
          <w:sz w:val="24"/>
          <w:szCs w:val="24"/>
          <w:rPrChange w:id="9592"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59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9594"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59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9596" w:author="Narendra" w:date="2021-08-21T13:02:00Z">
            <w:rPr>
              <w:rFonts w:ascii="inherit" w:eastAsia="Times New Roman" w:hAnsi="inherit" w:cs="Consolas"/>
              <w:color w:val="CFD5E0"/>
              <w:sz w:val="25"/>
            </w:rPr>
          </w:rPrChange>
        </w:rPr>
        <w:t>AccessToken = userMaster.</w:t>
      </w:r>
      <w:r w:rsidRPr="008C6831">
        <w:rPr>
          <w:rFonts w:ascii="Maiandra GD" w:eastAsia="Times New Roman" w:hAnsi="Maiandra GD" w:cs="Consolas"/>
          <w:color w:val="4284AE"/>
          <w:sz w:val="24"/>
          <w:szCs w:val="24"/>
          <w:rPrChange w:id="9597" w:author="Narendra" w:date="2021-08-21T13:02:00Z">
            <w:rPr>
              <w:rFonts w:ascii="inherit" w:eastAsia="Times New Roman" w:hAnsi="inherit" w:cs="Consolas"/>
              <w:color w:val="4284AE"/>
              <w:sz w:val="25"/>
            </w:rPr>
          </w:rPrChange>
        </w:rPr>
        <w:t>AccessToken</w:t>
      </w:r>
      <w:r w:rsidRPr="008C6831">
        <w:rPr>
          <w:rFonts w:ascii="Maiandra GD" w:eastAsia="Times New Roman" w:hAnsi="Maiandra GD" w:cs="Consolas"/>
          <w:color w:val="CFD5E0"/>
          <w:sz w:val="24"/>
          <w:szCs w:val="24"/>
          <w:rPrChange w:id="9598"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59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9600" w:author="Narendra" w:date="2021-08-21T13:02:00Z">
            <w:rPr>
              <w:rFonts w:ascii="inherit" w:eastAsia="Times New Roman" w:hAnsi="inherit" w:cs="Consolas"/>
              <w:color w:val="CFD5E0"/>
              <w:sz w:val="25"/>
            </w:rPr>
          </w:rPrChange>
        </w:rPr>
        <w:t>RefreshToken = userMaster.</w:t>
      </w:r>
      <w:r w:rsidRPr="008C6831">
        <w:rPr>
          <w:rFonts w:ascii="Maiandra GD" w:eastAsia="Times New Roman" w:hAnsi="Maiandra GD" w:cs="Consolas"/>
          <w:color w:val="4284AE"/>
          <w:sz w:val="24"/>
          <w:szCs w:val="24"/>
          <w:rPrChange w:id="9601" w:author="Narendra" w:date="2021-08-21T13:02:00Z">
            <w:rPr>
              <w:rFonts w:ascii="inherit" w:eastAsia="Times New Roman" w:hAnsi="inherit" w:cs="Consolas"/>
              <w:color w:val="4284AE"/>
              <w:sz w:val="25"/>
            </w:rPr>
          </w:rPrChange>
        </w:rPr>
        <w:t>RefreshToken</w:t>
      </w:r>
      <w:r w:rsidRPr="008C6831">
        <w:rPr>
          <w:rFonts w:ascii="Maiandra GD" w:eastAsia="Times New Roman" w:hAnsi="Maiandra GD" w:cs="Consolas"/>
          <w:color w:val="CFD5E0"/>
          <w:sz w:val="24"/>
          <w:szCs w:val="24"/>
          <w:rPrChange w:id="9602"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60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9604" w:author="Narendra" w:date="2021-08-21T13:02:00Z">
            <w:rPr>
              <w:rFonts w:ascii="inherit" w:eastAsia="Times New Roman" w:hAnsi="inherit" w:cs="Consolas"/>
              <w:color w:val="CFD5E0"/>
              <w:sz w:val="25"/>
            </w:rPr>
          </w:rPrChange>
        </w:rPr>
        <w:t xml:space="preserve">ExpiredDateTime = </w:t>
      </w:r>
      <w:r w:rsidRPr="008C6831">
        <w:rPr>
          <w:rFonts w:ascii="Maiandra GD" w:eastAsia="Times New Roman" w:hAnsi="Maiandra GD" w:cs="Consolas"/>
          <w:b/>
          <w:bCs/>
          <w:color w:val="6B7C8B"/>
          <w:sz w:val="24"/>
          <w:szCs w:val="24"/>
          <w:rPrChange w:id="9605"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9606" w:author="Narendra" w:date="2021-08-21T13:02:00Z">
            <w:rPr>
              <w:rFonts w:ascii="inherit" w:eastAsia="Times New Roman" w:hAnsi="inherit" w:cs="Consolas"/>
              <w:color w:val="CFD5E0"/>
              <w:sz w:val="25"/>
            </w:rPr>
          </w:rPrChange>
        </w:rPr>
        <w:t>DateTime</w:t>
      </w:r>
      <w:r w:rsidRPr="008C6831">
        <w:rPr>
          <w:rFonts w:ascii="Maiandra GD" w:eastAsia="Times New Roman" w:hAnsi="Maiandra GD" w:cs="Consolas"/>
          <w:b/>
          <w:bCs/>
          <w:color w:val="6B7C8B"/>
          <w:sz w:val="24"/>
          <w:szCs w:val="24"/>
          <w:rPrChange w:id="960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9608" w:author="Narendra" w:date="2021-08-21T13:02:00Z">
            <w:rPr>
              <w:rFonts w:ascii="inherit" w:eastAsia="Times New Roman" w:hAnsi="inherit" w:cs="Consolas"/>
              <w:color w:val="CFD5E0"/>
              <w:sz w:val="25"/>
            </w:rPr>
          </w:rPrChange>
        </w:rPr>
        <w:t>userMaster.</w:t>
      </w:r>
      <w:r w:rsidRPr="008C6831">
        <w:rPr>
          <w:rFonts w:ascii="Maiandra GD" w:eastAsia="Times New Roman" w:hAnsi="Maiandra GD" w:cs="Consolas"/>
          <w:color w:val="4284AE"/>
          <w:sz w:val="24"/>
          <w:szCs w:val="24"/>
          <w:rPrChange w:id="9609" w:author="Narendra" w:date="2021-08-21T13:02:00Z">
            <w:rPr>
              <w:rFonts w:ascii="inherit" w:eastAsia="Times New Roman" w:hAnsi="inherit" w:cs="Consolas"/>
              <w:color w:val="4284AE"/>
              <w:sz w:val="25"/>
            </w:rPr>
          </w:rPrChange>
        </w:rPr>
        <w:t>TokenExpiredTime</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61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961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9612"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61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9614"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61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9616" w:author="Narendra" w:date="2021-08-21T13:02:00Z">
            <w:rPr>
              <w:rFonts w:ascii="inherit" w:eastAsia="Times New Roman" w:hAnsi="inherit" w:cs="Consolas"/>
              <w:b/>
              <w:bCs/>
              <w:color w:val="D171DD"/>
              <w:sz w:val="25"/>
            </w:rPr>
          </w:rPrChange>
        </w:rPr>
        <w:t>return</w:t>
      </w:r>
      <w:r w:rsidRPr="008C6831">
        <w:rPr>
          <w:rFonts w:ascii="Maiandra GD" w:eastAsia="Times New Roman" w:hAnsi="Maiandra GD" w:cs="Consolas"/>
          <w:color w:val="CFD5E0"/>
          <w:sz w:val="24"/>
          <w:szCs w:val="24"/>
          <w:rPrChange w:id="9617" w:author="Narendra" w:date="2021-08-21T13:02:00Z">
            <w:rPr>
              <w:rFonts w:ascii="inherit" w:eastAsia="Times New Roman" w:hAnsi="inherit" w:cs="Consolas"/>
              <w:color w:val="CFD5E0"/>
              <w:sz w:val="25"/>
            </w:rPr>
          </w:rPrChange>
        </w:rPr>
        <w:t xml:space="preserve"> token;</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61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9619"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62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9621" w:author="Narendra" w:date="2021-08-21T13:02:00Z">
            <w:rPr>
              <w:rFonts w:ascii="inherit" w:eastAsia="Times New Roman" w:hAnsi="inherit" w:cs="Consolas"/>
              <w:color w:val="6B7C8B"/>
              <w:sz w:val="25"/>
            </w:rPr>
          </w:rPrChange>
        </w:rPr>
        <w:t>//Adding Token into the DB</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62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9623"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9624"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9625" w:author="Narendra" w:date="2021-08-21T13:02:00Z">
            <w:rPr>
              <w:rFonts w:ascii="inherit" w:eastAsia="Times New Roman" w:hAnsi="inherit" w:cs="Consolas"/>
              <w:b/>
              <w:bCs/>
              <w:color w:val="D171DD"/>
              <w:sz w:val="25"/>
            </w:rPr>
          </w:rPrChange>
        </w:rPr>
        <w:t>bool</w:t>
      </w:r>
      <w:r w:rsidRPr="008C6831">
        <w:rPr>
          <w:rFonts w:ascii="Maiandra GD" w:eastAsia="Times New Roman" w:hAnsi="Maiandra GD" w:cs="Consolas"/>
          <w:color w:val="CFD5E0"/>
          <w:sz w:val="24"/>
          <w:szCs w:val="24"/>
          <w:rPrChange w:id="9626"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9627" w:author="Narendra" w:date="2021-08-21T13:02:00Z">
            <w:rPr>
              <w:rFonts w:ascii="inherit" w:eastAsia="Times New Roman" w:hAnsi="inherit" w:cs="Consolas"/>
              <w:color w:val="4284AE"/>
              <w:sz w:val="25"/>
            </w:rPr>
          </w:rPrChange>
        </w:rPr>
        <w:t>AddUserTokenIntoDB</w:t>
      </w:r>
      <w:r w:rsidRPr="008C6831">
        <w:rPr>
          <w:rFonts w:ascii="Maiandra GD" w:eastAsia="Times New Roman" w:hAnsi="Maiandra GD" w:cs="Consolas"/>
          <w:b/>
          <w:bCs/>
          <w:color w:val="6B7C8B"/>
          <w:sz w:val="24"/>
          <w:szCs w:val="24"/>
          <w:rPrChange w:id="962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9629" w:author="Narendra" w:date="2021-08-21T13:02:00Z">
            <w:rPr>
              <w:rFonts w:ascii="inherit" w:eastAsia="Times New Roman" w:hAnsi="inherit" w:cs="Consolas"/>
              <w:color w:val="CFD5E0"/>
              <w:sz w:val="25"/>
            </w:rPr>
          </w:rPrChange>
        </w:rPr>
        <w:t>UserTokenMaster userTokenMaster</w:t>
      </w:r>
      <w:r w:rsidRPr="008C6831">
        <w:rPr>
          <w:rFonts w:ascii="Maiandra GD" w:eastAsia="Times New Roman" w:hAnsi="Maiandra GD" w:cs="Consolas"/>
          <w:b/>
          <w:bCs/>
          <w:color w:val="6B7C8B"/>
          <w:sz w:val="24"/>
          <w:szCs w:val="24"/>
          <w:rPrChange w:id="9630"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63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9632"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63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9634" w:author="Narendra" w:date="2021-08-21T13:02:00Z">
            <w:rPr>
              <w:rFonts w:ascii="inherit" w:eastAsia="Times New Roman" w:hAnsi="inherit" w:cs="Consolas"/>
              <w:color w:val="6B7C8B"/>
              <w:sz w:val="25"/>
            </w:rPr>
          </w:rPrChange>
        </w:rPr>
        <w:t>//First Check the existance of the Token in the DB</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63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D19252"/>
          <w:sz w:val="24"/>
          <w:szCs w:val="24"/>
          <w:rPrChange w:id="9636" w:author="Narendra" w:date="2021-08-21T13:02:00Z">
            <w:rPr>
              <w:rFonts w:ascii="inherit" w:eastAsia="Times New Roman" w:hAnsi="inherit" w:cs="Consolas"/>
              <w:color w:val="D19252"/>
              <w:sz w:val="25"/>
            </w:rPr>
          </w:rPrChange>
        </w:rPr>
        <w:t>var</w:t>
      </w:r>
      <w:r w:rsidRPr="008C6831">
        <w:rPr>
          <w:rFonts w:ascii="Maiandra GD" w:eastAsia="Times New Roman" w:hAnsi="Maiandra GD" w:cs="Consolas"/>
          <w:color w:val="CFD5E0"/>
          <w:sz w:val="24"/>
          <w:szCs w:val="24"/>
          <w:rPrChange w:id="9637" w:author="Narendra" w:date="2021-08-21T13:02:00Z">
            <w:rPr>
              <w:rFonts w:ascii="inherit" w:eastAsia="Times New Roman" w:hAnsi="inherit" w:cs="Consolas"/>
              <w:color w:val="CFD5E0"/>
              <w:sz w:val="25"/>
            </w:rPr>
          </w:rPrChange>
        </w:rPr>
        <w:t xml:space="preserve"> tokenMaster = context.</w:t>
      </w:r>
      <w:r w:rsidRPr="008C6831">
        <w:rPr>
          <w:rFonts w:ascii="Maiandra GD" w:eastAsia="Times New Roman" w:hAnsi="Maiandra GD" w:cs="Consolas"/>
          <w:color w:val="4284AE"/>
          <w:sz w:val="24"/>
          <w:szCs w:val="24"/>
          <w:rPrChange w:id="9638" w:author="Narendra" w:date="2021-08-21T13:02:00Z">
            <w:rPr>
              <w:rFonts w:ascii="inherit" w:eastAsia="Times New Roman" w:hAnsi="inherit" w:cs="Consolas"/>
              <w:color w:val="4284AE"/>
              <w:sz w:val="25"/>
            </w:rPr>
          </w:rPrChange>
        </w:rPr>
        <w:t>UserTokenMasters</w:t>
      </w:r>
      <w:r w:rsidRPr="008C6831">
        <w:rPr>
          <w:rFonts w:ascii="Maiandra GD" w:eastAsia="Times New Roman" w:hAnsi="Maiandra GD" w:cs="Consolas"/>
          <w:color w:val="CFD5E0"/>
          <w:sz w:val="24"/>
          <w:szCs w:val="24"/>
          <w:rPrChange w:id="9639"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9640" w:author="Narendra" w:date="2021-08-21T13:02:00Z">
            <w:rPr>
              <w:rFonts w:ascii="inherit" w:eastAsia="Times New Roman" w:hAnsi="inherit" w:cs="Consolas"/>
              <w:color w:val="4284AE"/>
              <w:sz w:val="25"/>
            </w:rPr>
          </w:rPrChange>
        </w:rPr>
        <w:t>FirstOrDefault</w:t>
      </w:r>
      <w:r w:rsidRPr="008C6831">
        <w:rPr>
          <w:rFonts w:ascii="Maiandra GD" w:eastAsia="Times New Roman" w:hAnsi="Maiandra GD" w:cs="Consolas"/>
          <w:b/>
          <w:bCs/>
          <w:color w:val="6B7C8B"/>
          <w:sz w:val="24"/>
          <w:szCs w:val="24"/>
          <w:rPrChange w:id="964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9642" w:author="Narendra" w:date="2021-08-21T13:02:00Z">
            <w:rPr>
              <w:rFonts w:ascii="inherit" w:eastAsia="Times New Roman" w:hAnsi="inherit" w:cs="Consolas"/>
              <w:color w:val="CFD5E0"/>
              <w:sz w:val="25"/>
            </w:rPr>
          </w:rPrChange>
        </w:rPr>
        <w:t>x =</w:t>
      </w:r>
      <w:r w:rsidRPr="008C6831">
        <w:rPr>
          <w:rFonts w:ascii="Maiandra GD" w:eastAsia="Times New Roman" w:hAnsi="Maiandra GD" w:cs="Consolas"/>
          <w:b/>
          <w:bCs/>
          <w:color w:val="6B7C8B"/>
          <w:sz w:val="24"/>
          <w:szCs w:val="24"/>
          <w:rPrChange w:id="9643" w:author="Narendra" w:date="2021-08-21T13:02:00Z">
            <w:rPr>
              <w:rFonts w:ascii="inherit" w:eastAsia="Times New Roman" w:hAnsi="inherit" w:cs="Consolas"/>
              <w:b/>
              <w:bCs/>
              <w:color w:val="6B7C8B"/>
              <w:sz w:val="25"/>
            </w:rPr>
          </w:rPrChange>
        </w:rPr>
        <w:t>&gt;</w:t>
      </w:r>
      <w:r w:rsidRPr="008C6831">
        <w:rPr>
          <w:rFonts w:ascii="Maiandra GD" w:eastAsia="Times New Roman" w:hAnsi="Maiandra GD" w:cs="Consolas"/>
          <w:color w:val="CFD5E0"/>
          <w:sz w:val="24"/>
          <w:szCs w:val="24"/>
          <w:rPrChange w:id="9644" w:author="Narendra" w:date="2021-08-21T13:02:00Z">
            <w:rPr>
              <w:rFonts w:ascii="inherit" w:eastAsia="Times New Roman" w:hAnsi="inherit" w:cs="Consolas"/>
              <w:color w:val="CFD5E0"/>
              <w:sz w:val="25"/>
            </w:rPr>
          </w:rPrChange>
        </w:rPr>
        <w:t xml:space="preserve"> x.</w:t>
      </w:r>
      <w:r w:rsidRPr="008C6831">
        <w:rPr>
          <w:rFonts w:ascii="Maiandra GD" w:eastAsia="Times New Roman" w:hAnsi="Maiandra GD" w:cs="Consolas"/>
          <w:color w:val="4284AE"/>
          <w:sz w:val="24"/>
          <w:szCs w:val="24"/>
          <w:rPrChange w:id="9645" w:author="Narendra" w:date="2021-08-21T13:02:00Z">
            <w:rPr>
              <w:rFonts w:ascii="inherit" w:eastAsia="Times New Roman" w:hAnsi="inherit" w:cs="Consolas"/>
              <w:color w:val="4284AE"/>
              <w:sz w:val="25"/>
            </w:rPr>
          </w:rPrChange>
        </w:rPr>
        <w:t>UserName</w:t>
      </w:r>
      <w:r w:rsidRPr="008C6831">
        <w:rPr>
          <w:rFonts w:ascii="Maiandra GD" w:eastAsia="Times New Roman" w:hAnsi="Maiandra GD" w:cs="Consolas"/>
          <w:color w:val="CFD5E0"/>
          <w:sz w:val="24"/>
          <w:szCs w:val="24"/>
          <w:rPrChange w:id="9646" w:author="Narendra" w:date="2021-08-21T13:02:00Z">
            <w:rPr>
              <w:rFonts w:ascii="inherit" w:eastAsia="Times New Roman" w:hAnsi="inherit" w:cs="Consolas"/>
              <w:color w:val="CFD5E0"/>
              <w:sz w:val="25"/>
            </w:rPr>
          </w:rPrChange>
        </w:rPr>
        <w:t xml:space="preserve"> == userTokenMaster.</w:t>
      </w:r>
      <w:r w:rsidRPr="008C6831">
        <w:rPr>
          <w:rFonts w:ascii="Maiandra GD" w:eastAsia="Times New Roman" w:hAnsi="Maiandra GD" w:cs="Consolas"/>
          <w:color w:val="4284AE"/>
          <w:sz w:val="24"/>
          <w:szCs w:val="24"/>
          <w:rPrChange w:id="9647" w:author="Narendra" w:date="2021-08-21T13:02:00Z">
            <w:rPr>
              <w:rFonts w:ascii="inherit" w:eastAsia="Times New Roman" w:hAnsi="inherit" w:cs="Consolas"/>
              <w:color w:val="4284AE"/>
              <w:sz w:val="25"/>
            </w:rPr>
          </w:rPrChange>
        </w:rPr>
        <w:t>UserName</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64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9649" w:author="Narendra" w:date="2021-08-21T13:02:00Z">
            <w:rPr>
              <w:rFonts w:ascii="inherit" w:eastAsia="Times New Roman" w:hAnsi="inherit" w:cs="Consolas"/>
              <w:color w:val="CFD5E0"/>
              <w:sz w:val="25"/>
            </w:rPr>
          </w:rPrChange>
        </w:rPr>
        <w:t>&amp;&amp; x.</w:t>
      </w:r>
      <w:r w:rsidRPr="008C6831">
        <w:rPr>
          <w:rFonts w:ascii="Maiandra GD" w:eastAsia="Times New Roman" w:hAnsi="Maiandra GD" w:cs="Consolas"/>
          <w:color w:val="4284AE"/>
          <w:sz w:val="24"/>
          <w:szCs w:val="24"/>
          <w:rPrChange w:id="9650" w:author="Narendra" w:date="2021-08-21T13:02:00Z">
            <w:rPr>
              <w:rFonts w:ascii="inherit" w:eastAsia="Times New Roman" w:hAnsi="inherit" w:cs="Consolas"/>
              <w:color w:val="4284AE"/>
              <w:sz w:val="25"/>
            </w:rPr>
          </w:rPrChange>
        </w:rPr>
        <w:t>UserPassword</w:t>
      </w:r>
      <w:r w:rsidRPr="008C6831">
        <w:rPr>
          <w:rFonts w:ascii="Maiandra GD" w:eastAsia="Times New Roman" w:hAnsi="Maiandra GD" w:cs="Consolas"/>
          <w:color w:val="CFD5E0"/>
          <w:sz w:val="24"/>
          <w:szCs w:val="24"/>
          <w:rPrChange w:id="9651" w:author="Narendra" w:date="2021-08-21T13:02:00Z">
            <w:rPr>
              <w:rFonts w:ascii="inherit" w:eastAsia="Times New Roman" w:hAnsi="inherit" w:cs="Consolas"/>
              <w:color w:val="CFD5E0"/>
              <w:sz w:val="25"/>
            </w:rPr>
          </w:rPrChange>
        </w:rPr>
        <w:t xml:space="preserve"> == userTokenMaster.</w:t>
      </w:r>
      <w:r w:rsidRPr="008C6831">
        <w:rPr>
          <w:rFonts w:ascii="Maiandra GD" w:eastAsia="Times New Roman" w:hAnsi="Maiandra GD" w:cs="Consolas"/>
          <w:color w:val="4284AE"/>
          <w:sz w:val="24"/>
          <w:szCs w:val="24"/>
          <w:rPrChange w:id="9652" w:author="Narendra" w:date="2021-08-21T13:02:00Z">
            <w:rPr>
              <w:rFonts w:ascii="inherit" w:eastAsia="Times New Roman" w:hAnsi="inherit" w:cs="Consolas"/>
              <w:color w:val="4284AE"/>
              <w:sz w:val="25"/>
            </w:rPr>
          </w:rPrChange>
        </w:rPr>
        <w:t>UserPassword</w:t>
      </w:r>
      <w:r w:rsidRPr="008C6831">
        <w:rPr>
          <w:rFonts w:ascii="Maiandra GD" w:eastAsia="Times New Roman" w:hAnsi="Maiandra GD" w:cs="Consolas"/>
          <w:b/>
          <w:bCs/>
          <w:color w:val="6B7C8B"/>
          <w:sz w:val="24"/>
          <w:szCs w:val="24"/>
          <w:rPrChange w:id="965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9654"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65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9656" w:author="Narendra" w:date="2021-08-21T13:02:00Z">
            <w:rPr>
              <w:rFonts w:ascii="inherit" w:eastAsia="Times New Roman" w:hAnsi="inherit" w:cs="Consolas"/>
              <w:b/>
              <w:bCs/>
              <w:color w:val="D171DD"/>
              <w:sz w:val="25"/>
            </w:rPr>
          </w:rPrChange>
        </w:rPr>
        <w:t>if</w:t>
      </w:r>
      <w:r w:rsidRPr="008C6831">
        <w:rPr>
          <w:rFonts w:ascii="Maiandra GD" w:eastAsia="Times New Roman" w:hAnsi="Maiandra GD" w:cs="Consolas"/>
          <w:color w:val="CFD5E0"/>
          <w:sz w:val="24"/>
          <w:szCs w:val="24"/>
          <w:rPrChange w:id="9657"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965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9659" w:author="Narendra" w:date="2021-08-21T13:02:00Z">
            <w:rPr>
              <w:rFonts w:ascii="inherit" w:eastAsia="Times New Roman" w:hAnsi="inherit" w:cs="Consolas"/>
              <w:color w:val="CFD5E0"/>
              <w:sz w:val="25"/>
            </w:rPr>
          </w:rPrChange>
        </w:rPr>
        <w:t xml:space="preserve">tokenMaster != </w:t>
      </w:r>
      <w:r w:rsidRPr="008C6831">
        <w:rPr>
          <w:rFonts w:ascii="Maiandra GD" w:eastAsia="Times New Roman" w:hAnsi="Maiandra GD" w:cs="Consolas"/>
          <w:b/>
          <w:bCs/>
          <w:color w:val="D171DD"/>
          <w:sz w:val="24"/>
          <w:szCs w:val="24"/>
          <w:rPrChange w:id="9660" w:author="Narendra" w:date="2021-08-21T13:02:00Z">
            <w:rPr>
              <w:rFonts w:ascii="inherit" w:eastAsia="Times New Roman" w:hAnsi="inherit" w:cs="Consolas"/>
              <w:b/>
              <w:bCs/>
              <w:color w:val="D171DD"/>
              <w:sz w:val="25"/>
            </w:rPr>
          </w:rPrChange>
        </w:rPr>
        <w:t>null</w:t>
      </w:r>
      <w:r w:rsidRPr="008C6831">
        <w:rPr>
          <w:rFonts w:ascii="Maiandra GD" w:eastAsia="Times New Roman" w:hAnsi="Maiandra GD" w:cs="Consolas"/>
          <w:b/>
          <w:bCs/>
          <w:color w:val="6B7C8B"/>
          <w:sz w:val="24"/>
          <w:szCs w:val="24"/>
          <w:rPrChange w:id="9661"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66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9663"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66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9665" w:author="Narendra" w:date="2021-08-21T13:02:00Z">
            <w:rPr>
              <w:rFonts w:ascii="inherit" w:eastAsia="Times New Roman" w:hAnsi="inherit" w:cs="Consolas"/>
              <w:color w:val="CFD5E0"/>
              <w:sz w:val="25"/>
            </w:rPr>
          </w:rPrChange>
        </w:rPr>
        <w:t>context.</w:t>
      </w:r>
      <w:r w:rsidRPr="008C6831">
        <w:rPr>
          <w:rFonts w:ascii="Maiandra GD" w:eastAsia="Times New Roman" w:hAnsi="Maiandra GD" w:cs="Consolas"/>
          <w:color w:val="4284AE"/>
          <w:sz w:val="24"/>
          <w:szCs w:val="24"/>
          <w:rPrChange w:id="9666" w:author="Narendra" w:date="2021-08-21T13:02:00Z">
            <w:rPr>
              <w:rFonts w:ascii="inherit" w:eastAsia="Times New Roman" w:hAnsi="inherit" w:cs="Consolas"/>
              <w:color w:val="4284AE"/>
              <w:sz w:val="25"/>
            </w:rPr>
          </w:rPrChange>
        </w:rPr>
        <w:t>UserTokenMasters</w:t>
      </w:r>
      <w:r w:rsidRPr="008C6831">
        <w:rPr>
          <w:rFonts w:ascii="Maiandra GD" w:eastAsia="Times New Roman" w:hAnsi="Maiandra GD" w:cs="Consolas"/>
          <w:color w:val="CFD5E0"/>
          <w:sz w:val="24"/>
          <w:szCs w:val="24"/>
          <w:rPrChange w:id="9667"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9668" w:author="Narendra" w:date="2021-08-21T13:02:00Z">
            <w:rPr>
              <w:rFonts w:ascii="inherit" w:eastAsia="Times New Roman" w:hAnsi="inherit" w:cs="Consolas"/>
              <w:color w:val="4284AE"/>
              <w:sz w:val="25"/>
            </w:rPr>
          </w:rPrChange>
        </w:rPr>
        <w:t>Remove</w:t>
      </w:r>
      <w:r w:rsidRPr="008C6831">
        <w:rPr>
          <w:rFonts w:ascii="Maiandra GD" w:eastAsia="Times New Roman" w:hAnsi="Maiandra GD" w:cs="Consolas"/>
          <w:b/>
          <w:bCs/>
          <w:color w:val="6B7C8B"/>
          <w:sz w:val="24"/>
          <w:szCs w:val="24"/>
          <w:rPrChange w:id="966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9670" w:author="Narendra" w:date="2021-08-21T13:02:00Z">
            <w:rPr>
              <w:rFonts w:ascii="inherit" w:eastAsia="Times New Roman" w:hAnsi="inherit" w:cs="Consolas"/>
              <w:color w:val="CFD5E0"/>
              <w:sz w:val="25"/>
            </w:rPr>
          </w:rPrChange>
        </w:rPr>
        <w:t>tokenMaster</w:t>
      </w:r>
      <w:r w:rsidRPr="008C6831">
        <w:rPr>
          <w:rFonts w:ascii="Maiandra GD" w:eastAsia="Times New Roman" w:hAnsi="Maiandra GD" w:cs="Consolas"/>
          <w:b/>
          <w:bCs/>
          <w:color w:val="6B7C8B"/>
          <w:sz w:val="24"/>
          <w:szCs w:val="24"/>
          <w:rPrChange w:id="967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9672"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67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9674"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67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9676" w:author="Narendra" w:date="2021-08-21T13:02:00Z">
            <w:rPr>
              <w:rFonts w:ascii="inherit" w:eastAsia="Times New Roman" w:hAnsi="inherit" w:cs="Consolas"/>
              <w:color w:val="CFD5E0"/>
              <w:sz w:val="25"/>
            </w:rPr>
          </w:rPrChange>
        </w:rPr>
        <w:t>context.</w:t>
      </w:r>
      <w:r w:rsidRPr="008C6831">
        <w:rPr>
          <w:rFonts w:ascii="Maiandra GD" w:eastAsia="Times New Roman" w:hAnsi="Maiandra GD" w:cs="Consolas"/>
          <w:color w:val="4284AE"/>
          <w:sz w:val="24"/>
          <w:szCs w:val="24"/>
          <w:rPrChange w:id="9677" w:author="Narendra" w:date="2021-08-21T13:02:00Z">
            <w:rPr>
              <w:rFonts w:ascii="inherit" w:eastAsia="Times New Roman" w:hAnsi="inherit" w:cs="Consolas"/>
              <w:color w:val="4284AE"/>
              <w:sz w:val="25"/>
            </w:rPr>
          </w:rPrChange>
        </w:rPr>
        <w:t>UserTokenMasters</w:t>
      </w:r>
      <w:r w:rsidRPr="008C6831">
        <w:rPr>
          <w:rFonts w:ascii="Maiandra GD" w:eastAsia="Times New Roman" w:hAnsi="Maiandra GD" w:cs="Consolas"/>
          <w:color w:val="CFD5E0"/>
          <w:sz w:val="24"/>
          <w:szCs w:val="24"/>
          <w:rPrChange w:id="9678"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9679" w:author="Narendra" w:date="2021-08-21T13:02:00Z">
            <w:rPr>
              <w:rFonts w:ascii="inherit" w:eastAsia="Times New Roman" w:hAnsi="inherit" w:cs="Consolas"/>
              <w:color w:val="4284AE"/>
              <w:sz w:val="25"/>
            </w:rPr>
          </w:rPrChange>
        </w:rPr>
        <w:t>Add</w:t>
      </w:r>
      <w:r w:rsidRPr="008C6831">
        <w:rPr>
          <w:rFonts w:ascii="Maiandra GD" w:eastAsia="Times New Roman" w:hAnsi="Maiandra GD" w:cs="Consolas"/>
          <w:b/>
          <w:bCs/>
          <w:color w:val="6B7C8B"/>
          <w:sz w:val="24"/>
          <w:szCs w:val="24"/>
          <w:rPrChange w:id="9680"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9681" w:author="Narendra" w:date="2021-08-21T13:02:00Z">
            <w:rPr>
              <w:rFonts w:ascii="inherit" w:eastAsia="Times New Roman" w:hAnsi="inherit" w:cs="Consolas"/>
              <w:color w:val="CFD5E0"/>
              <w:sz w:val="25"/>
            </w:rPr>
          </w:rPrChange>
        </w:rPr>
        <w:t>userTokenMaster</w:t>
      </w:r>
      <w:r w:rsidRPr="008C6831">
        <w:rPr>
          <w:rFonts w:ascii="Maiandra GD" w:eastAsia="Times New Roman" w:hAnsi="Maiandra GD" w:cs="Consolas"/>
          <w:b/>
          <w:bCs/>
          <w:color w:val="6B7C8B"/>
          <w:sz w:val="24"/>
          <w:szCs w:val="24"/>
          <w:rPrChange w:id="968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9683"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68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9685" w:author="Narendra" w:date="2021-08-21T13:02:00Z">
            <w:rPr>
              <w:rFonts w:ascii="inherit" w:eastAsia="Times New Roman" w:hAnsi="inherit" w:cs="Consolas"/>
              <w:b/>
              <w:bCs/>
              <w:color w:val="D171DD"/>
              <w:sz w:val="25"/>
            </w:rPr>
          </w:rPrChange>
        </w:rPr>
        <w:t>bool</w:t>
      </w:r>
      <w:r w:rsidRPr="008C6831">
        <w:rPr>
          <w:rFonts w:ascii="Maiandra GD" w:eastAsia="Times New Roman" w:hAnsi="Maiandra GD" w:cs="Consolas"/>
          <w:color w:val="CFD5E0"/>
          <w:sz w:val="24"/>
          <w:szCs w:val="24"/>
          <w:rPrChange w:id="9686" w:author="Narendra" w:date="2021-08-21T13:02:00Z">
            <w:rPr>
              <w:rFonts w:ascii="inherit" w:eastAsia="Times New Roman" w:hAnsi="inherit" w:cs="Consolas"/>
              <w:color w:val="CFD5E0"/>
              <w:sz w:val="25"/>
            </w:rPr>
          </w:rPrChange>
        </w:rPr>
        <w:t xml:space="preserve"> isAdded = context.</w:t>
      </w:r>
      <w:r w:rsidRPr="008C6831">
        <w:rPr>
          <w:rFonts w:ascii="Maiandra GD" w:eastAsia="Times New Roman" w:hAnsi="Maiandra GD" w:cs="Consolas"/>
          <w:color w:val="4284AE"/>
          <w:sz w:val="24"/>
          <w:szCs w:val="24"/>
          <w:rPrChange w:id="9687" w:author="Narendra" w:date="2021-08-21T13:02:00Z">
            <w:rPr>
              <w:rFonts w:ascii="inherit" w:eastAsia="Times New Roman" w:hAnsi="inherit" w:cs="Consolas"/>
              <w:color w:val="4284AE"/>
              <w:sz w:val="25"/>
            </w:rPr>
          </w:rPrChange>
        </w:rPr>
        <w:t>SaveChanges</w:t>
      </w:r>
      <w:r w:rsidRPr="008C6831">
        <w:rPr>
          <w:rFonts w:ascii="Maiandra GD" w:eastAsia="Times New Roman" w:hAnsi="Maiandra GD" w:cs="Consolas"/>
          <w:b/>
          <w:bCs/>
          <w:color w:val="6B7C8B"/>
          <w:sz w:val="24"/>
          <w:szCs w:val="24"/>
          <w:rPrChange w:id="968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9689"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9690" w:author="Narendra" w:date="2021-08-21T13:02:00Z">
            <w:rPr>
              <w:rFonts w:ascii="inherit" w:eastAsia="Times New Roman" w:hAnsi="inherit" w:cs="Consolas"/>
              <w:b/>
              <w:bCs/>
              <w:color w:val="6B7C8B"/>
              <w:sz w:val="25"/>
            </w:rPr>
          </w:rPrChange>
        </w:rPr>
        <w:t>&gt;</w:t>
      </w:r>
      <w:r w:rsidRPr="008C6831">
        <w:rPr>
          <w:rFonts w:ascii="Maiandra GD" w:eastAsia="Times New Roman" w:hAnsi="Maiandra GD" w:cs="Consolas"/>
          <w:color w:val="CFD5E0"/>
          <w:sz w:val="24"/>
          <w:szCs w:val="24"/>
          <w:rPrChange w:id="9691"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D19A66"/>
          <w:sz w:val="24"/>
          <w:szCs w:val="24"/>
          <w:rPrChange w:id="9692" w:author="Narendra" w:date="2021-08-21T13:02:00Z">
            <w:rPr>
              <w:rFonts w:ascii="inherit" w:eastAsia="Times New Roman" w:hAnsi="inherit" w:cs="Consolas"/>
              <w:color w:val="D19A66"/>
              <w:sz w:val="25"/>
            </w:rPr>
          </w:rPrChange>
        </w:rPr>
        <w:t>0</w:t>
      </w:r>
      <w:r w:rsidRPr="008C6831">
        <w:rPr>
          <w:rFonts w:ascii="Maiandra GD" w:eastAsia="Times New Roman" w:hAnsi="Maiandra GD" w:cs="Consolas"/>
          <w:color w:val="CFD5E0"/>
          <w:sz w:val="24"/>
          <w:szCs w:val="24"/>
          <w:rPrChange w:id="9693"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69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9695" w:author="Narendra" w:date="2021-08-21T13:02:00Z">
            <w:rPr>
              <w:rFonts w:ascii="inherit" w:eastAsia="Times New Roman" w:hAnsi="inherit" w:cs="Consolas"/>
              <w:b/>
              <w:bCs/>
              <w:color w:val="D171DD"/>
              <w:sz w:val="25"/>
            </w:rPr>
          </w:rPrChange>
        </w:rPr>
        <w:t>return</w:t>
      </w:r>
      <w:r w:rsidRPr="008C6831">
        <w:rPr>
          <w:rFonts w:ascii="Maiandra GD" w:eastAsia="Times New Roman" w:hAnsi="Maiandra GD" w:cs="Consolas"/>
          <w:color w:val="CFD5E0"/>
          <w:sz w:val="24"/>
          <w:szCs w:val="24"/>
          <w:rPrChange w:id="9696" w:author="Narendra" w:date="2021-08-21T13:02:00Z">
            <w:rPr>
              <w:rFonts w:ascii="inherit" w:eastAsia="Times New Roman" w:hAnsi="inherit" w:cs="Consolas"/>
              <w:color w:val="CFD5E0"/>
              <w:sz w:val="25"/>
            </w:rPr>
          </w:rPrChange>
        </w:rPr>
        <w:t xml:space="preserve"> isAdded;</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69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9698"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69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9700"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9701"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9702" w:author="Narendra" w:date="2021-08-21T13:02:00Z">
            <w:rPr>
              <w:rFonts w:ascii="inherit" w:eastAsia="Times New Roman" w:hAnsi="inherit" w:cs="Consolas"/>
              <w:b/>
              <w:bCs/>
              <w:color w:val="D171DD"/>
              <w:sz w:val="25"/>
            </w:rPr>
          </w:rPrChange>
        </w:rPr>
        <w:t>void</w:t>
      </w:r>
      <w:r w:rsidRPr="008C6831">
        <w:rPr>
          <w:rFonts w:ascii="Maiandra GD" w:eastAsia="Times New Roman" w:hAnsi="Maiandra GD" w:cs="Consolas"/>
          <w:color w:val="CFD5E0"/>
          <w:sz w:val="24"/>
          <w:szCs w:val="24"/>
          <w:rPrChange w:id="9703"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9704" w:author="Narendra" w:date="2021-08-21T13:02:00Z">
            <w:rPr>
              <w:rFonts w:ascii="inherit" w:eastAsia="Times New Roman" w:hAnsi="inherit" w:cs="Consolas"/>
              <w:color w:val="4284AE"/>
              <w:sz w:val="25"/>
            </w:rPr>
          </w:rPrChange>
        </w:rPr>
        <w:t>Dispose</w:t>
      </w:r>
      <w:r w:rsidRPr="008C6831">
        <w:rPr>
          <w:rFonts w:ascii="Maiandra GD" w:eastAsia="Times New Roman" w:hAnsi="Maiandra GD" w:cs="Consolas"/>
          <w:b/>
          <w:bCs/>
          <w:color w:val="6B7C8B"/>
          <w:sz w:val="24"/>
          <w:szCs w:val="24"/>
          <w:rPrChange w:id="9705"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70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9707"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70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9709" w:author="Narendra" w:date="2021-08-21T13:02:00Z">
            <w:rPr>
              <w:rFonts w:ascii="inherit" w:eastAsia="Times New Roman" w:hAnsi="inherit" w:cs="Consolas"/>
              <w:color w:val="CFD5E0"/>
              <w:sz w:val="25"/>
            </w:rPr>
          </w:rPrChange>
        </w:rPr>
        <w:t>context.</w:t>
      </w:r>
      <w:r w:rsidRPr="008C6831">
        <w:rPr>
          <w:rFonts w:ascii="Maiandra GD" w:eastAsia="Times New Roman" w:hAnsi="Maiandra GD" w:cs="Consolas"/>
          <w:color w:val="4284AE"/>
          <w:sz w:val="24"/>
          <w:szCs w:val="24"/>
          <w:rPrChange w:id="9710" w:author="Narendra" w:date="2021-08-21T13:02:00Z">
            <w:rPr>
              <w:rFonts w:ascii="inherit" w:eastAsia="Times New Roman" w:hAnsi="inherit" w:cs="Consolas"/>
              <w:color w:val="4284AE"/>
              <w:sz w:val="25"/>
            </w:rPr>
          </w:rPrChange>
        </w:rPr>
        <w:t>Dispose</w:t>
      </w:r>
      <w:r w:rsidRPr="008C6831">
        <w:rPr>
          <w:rFonts w:ascii="Maiandra GD" w:eastAsia="Times New Roman" w:hAnsi="Maiandra GD" w:cs="Consolas"/>
          <w:b/>
          <w:bCs/>
          <w:color w:val="6B7C8B"/>
          <w:sz w:val="24"/>
          <w:szCs w:val="24"/>
          <w:rPrChange w:id="971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9712"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71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9714" w:author="Narendra" w:date="2021-08-21T13:02:00Z">
            <w:rPr>
              <w:rFonts w:ascii="inherit" w:eastAsia="Times New Roman" w:hAnsi="inherit" w:cs="Consolas"/>
              <w:b/>
              <w:bCs/>
              <w:color w:val="6B7C8B"/>
              <w:sz w:val="25"/>
            </w:rPr>
          </w:rPrChange>
        </w:rPr>
        <w:lastRenderedPageBreak/>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971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9716"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line="384" w:lineRule="atLeast"/>
        <w:textAlignment w:val="baseline"/>
        <w:rPr>
          <w:rFonts w:ascii="Maiandra GD" w:eastAsia="Times New Roman" w:hAnsi="Maiandra GD" w:cs="Consolas"/>
          <w:color w:val="596174"/>
          <w:sz w:val="24"/>
          <w:szCs w:val="24"/>
          <w:rPrChange w:id="971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9718"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FFFFFF"/>
        <w:spacing w:after="0" w:line="240" w:lineRule="auto"/>
        <w:jc w:val="both"/>
        <w:textAlignment w:val="baseline"/>
        <w:outlineLvl w:val="5"/>
        <w:rPr>
          <w:rFonts w:ascii="Maiandra GD" w:eastAsia="Times New Roman" w:hAnsi="Maiandra GD" w:cs="Segoe UI"/>
          <w:color w:val="3A3A3A"/>
          <w:sz w:val="24"/>
          <w:szCs w:val="24"/>
          <w:rPrChange w:id="9719" w:author="Narendra" w:date="2021-08-21T13:02:00Z">
            <w:rPr>
              <w:rFonts w:ascii="Segoe UI" w:eastAsia="Times New Roman" w:hAnsi="Segoe UI" w:cs="Segoe UI"/>
              <w:color w:val="3A3A3A"/>
              <w:sz w:val="15"/>
              <w:szCs w:val="15"/>
            </w:rPr>
          </w:rPrChange>
        </w:rPr>
      </w:pPr>
      <w:r w:rsidRPr="008C6831">
        <w:rPr>
          <w:rFonts w:ascii="Maiandra GD" w:eastAsia="Times New Roman" w:hAnsi="Maiandra GD" w:cs="Arial"/>
          <w:b/>
          <w:bCs/>
          <w:color w:val="3A3A3A"/>
          <w:sz w:val="24"/>
          <w:szCs w:val="24"/>
          <w:rPrChange w:id="9720" w:author="Narendra" w:date="2021-08-21T13:02:00Z">
            <w:rPr>
              <w:rFonts w:ascii="Arial" w:eastAsia="Times New Roman" w:hAnsi="Arial" w:cs="Arial"/>
              <w:b/>
              <w:bCs/>
              <w:color w:val="3A3A3A"/>
              <w:sz w:val="23"/>
            </w:rPr>
          </w:rPrChange>
        </w:rPr>
        <w:t>Step7: Modify the Program class</w:t>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9721"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212529"/>
          <w:sz w:val="24"/>
          <w:szCs w:val="24"/>
          <w:bdr w:val="none" w:sz="0" w:space="0" w:color="auto" w:frame="1"/>
          <w:rPrChange w:id="9722" w:author="Narendra" w:date="2021-08-21T13:02:00Z">
            <w:rPr>
              <w:rFonts w:ascii="Arial" w:eastAsia="Times New Roman" w:hAnsi="Arial" w:cs="Arial"/>
              <w:color w:val="212529"/>
              <w:sz w:val="23"/>
              <w:szCs w:val="23"/>
              <w:bdr w:val="none" w:sz="0" w:space="0" w:color="auto" w:frame="1"/>
            </w:rPr>
          </w:rPrChange>
        </w:rPr>
        <w:t>Here we need to implement the logic to get the access token and refresh from token API and then storing the Token into our database.</w:t>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9723"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color w:val="212529"/>
          <w:sz w:val="24"/>
          <w:szCs w:val="24"/>
          <w:rPrChange w:id="9724" w:author="Narendra" w:date="2021-08-21T13:02:00Z">
            <w:rPr>
              <w:rFonts w:ascii="Arial" w:eastAsia="Times New Roman" w:hAnsi="Arial" w:cs="Arial"/>
              <w:b/>
              <w:bCs/>
              <w:color w:val="212529"/>
              <w:sz w:val="23"/>
            </w:rPr>
          </w:rPrChange>
        </w:rPr>
        <w:t>Note:</w:t>
      </w:r>
      <w:r w:rsidRPr="008C6831">
        <w:rPr>
          <w:rFonts w:ascii="Maiandra GD" w:eastAsia="Times New Roman" w:hAnsi="Maiandra GD" w:cs="Arial"/>
          <w:color w:val="212529"/>
          <w:sz w:val="24"/>
          <w:szCs w:val="24"/>
          <w:bdr w:val="none" w:sz="0" w:space="0" w:color="auto" w:frame="1"/>
          <w:rPrChange w:id="9725" w:author="Narendra" w:date="2021-08-21T13:02:00Z">
            <w:rPr>
              <w:rFonts w:ascii="Arial" w:eastAsia="Times New Roman" w:hAnsi="Arial" w:cs="Arial"/>
              <w:color w:val="212529"/>
              <w:sz w:val="23"/>
              <w:szCs w:val="23"/>
              <w:bdr w:val="none" w:sz="0" w:space="0" w:color="auto" w:frame="1"/>
            </w:rPr>
          </w:rPrChange>
        </w:rPr>
        <w:t> The editor we are using to display the code snippet is not showing the following code, so we display the code as it is. The following code is self-explained, please go through the comments.</w:t>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9726"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212529"/>
          <w:sz w:val="24"/>
          <w:szCs w:val="24"/>
          <w:bdr w:val="none" w:sz="0" w:space="0" w:color="auto" w:frame="1"/>
          <w:rPrChange w:id="9727" w:author="Narendra" w:date="2021-08-21T13:02:00Z">
            <w:rPr>
              <w:rFonts w:ascii="Arial" w:eastAsia="Times New Roman" w:hAnsi="Arial" w:cs="Arial"/>
              <w:color w:val="212529"/>
              <w:sz w:val="23"/>
              <w:szCs w:val="23"/>
              <w:bdr w:val="none" w:sz="0" w:space="0" w:color="auto" w:frame="1"/>
            </w:rPr>
          </w:rPrChange>
        </w:rPr>
        <w:t>using System;</w:t>
      </w:r>
      <w:r w:rsidRPr="008C6831">
        <w:rPr>
          <w:rFonts w:ascii="Maiandra GD" w:eastAsia="Times New Roman" w:hAnsi="Maiandra GD" w:cs="Segoe UI"/>
          <w:color w:val="212529"/>
          <w:sz w:val="24"/>
          <w:szCs w:val="24"/>
          <w:rPrChange w:id="9728"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729" w:author="Narendra" w:date="2021-08-21T13:02:00Z">
            <w:rPr>
              <w:rFonts w:ascii="Arial" w:eastAsia="Times New Roman" w:hAnsi="Arial" w:cs="Arial"/>
              <w:color w:val="212529"/>
              <w:sz w:val="23"/>
              <w:szCs w:val="23"/>
              <w:bdr w:val="none" w:sz="0" w:space="0" w:color="auto" w:frame="1"/>
            </w:rPr>
          </w:rPrChange>
        </w:rPr>
        <w:t>using System.Collections.Generic;</w:t>
      </w:r>
      <w:r w:rsidRPr="008C6831">
        <w:rPr>
          <w:rFonts w:ascii="Maiandra GD" w:eastAsia="Times New Roman" w:hAnsi="Maiandra GD" w:cs="Segoe UI"/>
          <w:color w:val="212529"/>
          <w:sz w:val="24"/>
          <w:szCs w:val="24"/>
          <w:rPrChange w:id="9730"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731" w:author="Narendra" w:date="2021-08-21T13:02:00Z">
            <w:rPr>
              <w:rFonts w:ascii="Arial" w:eastAsia="Times New Roman" w:hAnsi="Arial" w:cs="Arial"/>
              <w:color w:val="212529"/>
              <w:sz w:val="23"/>
              <w:szCs w:val="23"/>
              <w:bdr w:val="none" w:sz="0" w:space="0" w:color="auto" w:frame="1"/>
            </w:rPr>
          </w:rPrChange>
        </w:rPr>
        <w:t>using System.Net.Http;</w:t>
      </w:r>
      <w:r w:rsidRPr="008C6831">
        <w:rPr>
          <w:rFonts w:ascii="Maiandra GD" w:eastAsia="Times New Roman" w:hAnsi="Maiandra GD" w:cs="Segoe UI"/>
          <w:color w:val="212529"/>
          <w:sz w:val="24"/>
          <w:szCs w:val="24"/>
          <w:rPrChange w:id="9732"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733" w:author="Narendra" w:date="2021-08-21T13:02:00Z">
            <w:rPr>
              <w:rFonts w:ascii="Arial" w:eastAsia="Times New Roman" w:hAnsi="Arial" w:cs="Arial"/>
              <w:color w:val="212529"/>
              <w:sz w:val="23"/>
              <w:szCs w:val="23"/>
              <w:bdr w:val="none" w:sz="0" w:space="0" w:color="auto" w:frame="1"/>
            </w:rPr>
          </w:rPrChange>
        </w:rPr>
        <w:t>using System.Net.Http.Headers;</w:t>
      </w:r>
      <w:r w:rsidRPr="008C6831">
        <w:rPr>
          <w:rFonts w:ascii="Maiandra GD" w:eastAsia="Times New Roman" w:hAnsi="Maiandra GD" w:cs="Segoe UI"/>
          <w:color w:val="212529"/>
          <w:sz w:val="24"/>
          <w:szCs w:val="24"/>
          <w:rPrChange w:id="9734"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735" w:author="Narendra" w:date="2021-08-21T13:02:00Z">
            <w:rPr>
              <w:rFonts w:ascii="Arial" w:eastAsia="Times New Roman" w:hAnsi="Arial" w:cs="Arial"/>
              <w:color w:val="212529"/>
              <w:sz w:val="23"/>
              <w:szCs w:val="23"/>
              <w:bdr w:val="none" w:sz="0" w:space="0" w:color="auto" w:frame="1"/>
            </w:rPr>
          </w:rPrChange>
        </w:rPr>
        <w:t>using System.Text;</w:t>
      </w:r>
      <w:r w:rsidRPr="008C6831">
        <w:rPr>
          <w:rFonts w:ascii="Maiandra GD" w:eastAsia="Times New Roman" w:hAnsi="Maiandra GD" w:cs="Segoe UI"/>
          <w:color w:val="212529"/>
          <w:sz w:val="24"/>
          <w:szCs w:val="24"/>
          <w:rPrChange w:id="9736"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737" w:author="Narendra" w:date="2021-08-21T13:02:00Z">
            <w:rPr>
              <w:rFonts w:ascii="Arial" w:eastAsia="Times New Roman" w:hAnsi="Arial" w:cs="Arial"/>
              <w:color w:val="212529"/>
              <w:sz w:val="23"/>
              <w:szCs w:val="23"/>
              <w:bdr w:val="none" w:sz="0" w:space="0" w:color="auto" w:frame="1"/>
            </w:rPr>
          </w:rPrChange>
        </w:rPr>
        <w:t>using Newtonsoft.Json;</w:t>
      </w:r>
      <w:r w:rsidRPr="008C6831">
        <w:rPr>
          <w:rFonts w:ascii="Maiandra GD" w:eastAsia="Times New Roman" w:hAnsi="Maiandra GD" w:cs="Segoe UI"/>
          <w:color w:val="212529"/>
          <w:sz w:val="24"/>
          <w:szCs w:val="24"/>
          <w:rPrChange w:id="9738"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739" w:author="Narendra" w:date="2021-08-21T13:02:00Z">
            <w:rPr>
              <w:rFonts w:ascii="Arial" w:eastAsia="Times New Roman" w:hAnsi="Arial" w:cs="Arial"/>
              <w:color w:val="212529"/>
              <w:sz w:val="23"/>
              <w:szCs w:val="23"/>
              <w:bdr w:val="none" w:sz="0" w:space="0" w:color="auto" w:frame="1"/>
            </w:rPr>
          </w:rPrChange>
        </w:rPr>
        <w:t>namespace RefreshTokenClient1</w:t>
      </w:r>
      <w:r w:rsidRPr="008C6831">
        <w:rPr>
          <w:rFonts w:ascii="Maiandra GD" w:eastAsia="Times New Roman" w:hAnsi="Maiandra GD" w:cs="Segoe UI"/>
          <w:color w:val="212529"/>
          <w:sz w:val="24"/>
          <w:szCs w:val="24"/>
          <w:rPrChange w:id="9740"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741" w:author="Narendra" w:date="2021-08-21T13:02:00Z">
            <w:rPr>
              <w:rFonts w:ascii="Arial" w:eastAsia="Times New Roman" w:hAnsi="Arial" w:cs="Arial"/>
              <w:color w:val="212529"/>
              <w:sz w:val="23"/>
              <w:szCs w:val="23"/>
              <w:bdr w:val="none" w:sz="0" w:space="0" w:color="auto" w:frame="1"/>
            </w:rPr>
          </w:rPrChange>
        </w:rPr>
        <w:t>{</w:t>
      </w:r>
      <w:r w:rsidRPr="008C6831">
        <w:rPr>
          <w:rFonts w:ascii="Maiandra GD" w:eastAsia="Times New Roman" w:hAnsi="Maiandra GD" w:cs="Segoe UI"/>
          <w:color w:val="212529"/>
          <w:sz w:val="24"/>
          <w:szCs w:val="24"/>
          <w:rPrChange w:id="9742"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743" w:author="Narendra" w:date="2021-08-21T13:02:00Z">
            <w:rPr>
              <w:rFonts w:ascii="Arial" w:eastAsia="Times New Roman" w:hAnsi="Arial" w:cs="Arial"/>
              <w:color w:val="212529"/>
              <w:sz w:val="23"/>
              <w:szCs w:val="23"/>
              <w:bdr w:val="none" w:sz="0" w:space="0" w:color="auto" w:frame="1"/>
            </w:rPr>
          </w:rPrChange>
        </w:rPr>
        <w:t>class Program</w:t>
      </w:r>
      <w:r w:rsidRPr="008C6831">
        <w:rPr>
          <w:rFonts w:ascii="Maiandra GD" w:eastAsia="Times New Roman" w:hAnsi="Maiandra GD" w:cs="Segoe UI"/>
          <w:color w:val="212529"/>
          <w:sz w:val="24"/>
          <w:szCs w:val="24"/>
          <w:rPrChange w:id="9744"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745" w:author="Narendra" w:date="2021-08-21T13:02:00Z">
            <w:rPr>
              <w:rFonts w:ascii="Arial" w:eastAsia="Times New Roman" w:hAnsi="Arial" w:cs="Arial"/>
              <w:color w:val="212529"/>
              <w:sz w:val="23"/>
              <w:szCs w:val="23"/>
              <w:bdr w:val="none" w:sz="0" w:space="0" w:color="auto" w:frame="1"/>
            </w:rPr>
          </w:rPrChange>
        </w:rPr>
        <w:t>{</w:t>
      </w:r>
      <w:r w:rsidRPr="008C6831">
        <w:rPr>
          <w:rFonts w:ascii="Maiandra GD" w:eastAsia="Times New Roman" w:hAnsi="Maiandra GD" w:cs="Segoe UI"/>
          <w:color w:val="212529"/>
          <w:sz w:val="24"/>
          <w:szCs w:val="24"/>
          <w:rPrChange w:id="9746"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747" w:author="Narendra" w:date="2021-08-21T13:02:00Z">
            <w:rPr>
              <w:rFonts w:ascii="Arial" w:eastAsia="Times New Roman" w:hAnsi="Arial" w:cs="Arial"/>
              <w:color w:val="212529"/>
              <w:sz w:val="23"/>
              <w:szCs w:val="23"/>
              <w:bdr w:val="none" w:sz="0" w:space="0" w:color="auto" w:frame="1"/>
            </w:rPr>
          </w:rPrChange>
        </w:rPr>
        <w:t>// When your application is registered you will get</w:t>
      </w:r>
      <w:r w:rsidRPr="008C6831">
        <w:rPr>
          <w:rFonts w:ascii="Maiandra GD" w:eastAsia="Times New Roman" w:hAnsi="Maiandra GD" w:cs="Segoe UI"/>
          <w:color w:val="212529"/>
          <w:sz w:val="24"/>
          <w:szCs w:val="24"/>
          <w:rPrChange w:id="9748"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749" w:author="Narendra" w:date="2021-08-21T13:02:00Z">
            <w:rPr>
              <w:rFonts w:ascii="Arial" w:eastAsia="Times New Roman" w:hAnsi="Arial" w:cs="Arial"/>
              <w:color w:val="212529"/>
              <w:sz w:val="23"/>
              <w:szCs w:val="23"/>
              <w:bdr w:val="none" w:sz="0" w:space="0" w:color="auto" w:frame="1"/>
            </w:rPr>
          </w:rPrChange>
        </w:rPr>
        <w:t>// the client id and secret from the API</w:t>
      </w:r>
      <w:r w:rsidRPr="008C6831">
        <w:rPr>
          <w:rFonts w:ascii="Maiandra GD" w:eastAsia="Times New Roman" w:hAnsi="Maiandra GD" w:cs="Segoe UI"/>
          <w:color w:val="212529"/>
          <w:sz w:val="24"/>
          <w:szCs w:val="24"/>
          <w:rPrChange w:id="9750"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751" w:author="Narendra" w:date="2021-08-21T13:02:00Z">
            <w:rPr>
              <w:rFonts w:ascii="Arial" w:eastAsia="Times New Roman" w:hAnsi="Arial" w:cs="Arial"/>
              <w:color w:val="212529"/>
              <w:sz w:val="23"/>
              <w:szCs w:val="23"/>
              <w:bdr w:val="none" w:sz="0" w:space="0" w:color="auto" w:frame="1"/>
            </w:rPr>
          </w:rPrChange>
        </w:rPr>
        <w:t>private static string _clientId = “DOTNET”;</w:t>
      </w:r>
      <w:r w:rsidRPr="008C6831">
        <w:rPr>
          <w:rFonts w:ascii="Maiandra GD" w:eastAsia="Times New Roman" w:hAnsi="Maiandra GD" w:cs="Segoe UI"/>
          <w:color w:val="212529"/>
          <w:sz w:val="24"/>
          <w:szCs w:val="24"/>
          <w:rPrChange w:id="9752"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753" w:author="Narendra" w:date="2021-08-21T13:02:00Z">
            <w:rPr>
              <w:rFonts w:ascii="Arial" w:eastAsia="Times New Roman" w:hAnsi="Arial" w:cs="Arial"/>
              <w:color w:val="212529"/>
              <w:sz w:val="23"/>
              <w:szCs w:val="23"/>
              <w:bdr w:val="none" w:sz="0" w:space="0" w:color="auto" w:frame="1"/>
            </w:rPr>
          </w:rPrChange>
        </w:rPr>
        <w:t>private static string _clientSecret = “EEF47D9A-DBA9-4D02-B7B0-04F4279A6D20”;</w:t>
      </w:r>
      <w:r w:rsidRPr="008C6831">
        <w:rPr>
          <w:rFonts w:ascii="Maiandra GD" w:eastAsia="Times New Roman" w:hAnsi="Maiandra GD" w:cs="Segoe UI"/>
          <w:color w:val="212529"/>
          <w:sz w:val="24"/>
          <w:szCs w:val="24"/>
          <w:rPrChange w:id="9754"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755" w:author="Narendra" w:date="2021-08-21T13:02:00Z">
            <w:rPr>
              <w:rFonts w:ascii="Arial" w:eastAsia="Times New Roman" w:hAnsi="Arial" w:cs="Arial"/>
              <w:color w:val="212529"/>
              <w:sz w:val="23"/>
              <w:szCs w:val="23"/>
              <w:bdr w:val="none" w:sz="0" w:space="0" w:color="auto" w:frame="1"/>
            </w:rPr>
          </w:rPrChange>
        </w:rPr>
        <w:t>private static string Username = “”;</w:t>
      </w:r>
      <w:r w:rsidRPr="008C6831">
        <w:rPr>
          <w:rFonts w:ascii="Maiandra GD" w:eastAsia="Times New Roman" w:hAnsi="Maiandra GD" w:cs="Segoe UI"/>
          <w:color w:val="212529"/>
          <w:sz w:val="24"/>
          <w:szCs w:val="24"/>
          <w:rPrChange w:id="9756"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757" w:author="Narendra" w:date="2021-08-21T13:02:00Z">
            <w:rPr>
              <w:rFonts w:ascii="Arial" w:eastAsia="Times New Roman" w:hAnsi="Arial" w:cs="Arial"/>
              <w:color w:val="212529"/>
              <w:sz w:val="23"/>
              <w:szCs w:val="23"/>
              <w:bdr w:val="none" w:sz="0" w:space="0" w:color="auto" w:frame="1"/>
            </w:rPr>
          </w:rPrChange>
        </w:rPr>
        <w:t>private static string Password = “”;</w:t>
      </w:r>
      <w:r w:rsidRPr="008C6831">
        <w:rPr>
          <w:rFonts w:ascii="Maiandra GD" w:eastAsia="Times New Roman" w:hAnsi="Maiandra GD" w:cs="Segoe UI"/>
          <w:color w:val="212529"/>
          <w:sz w:val="24"/>
          <w:szCs w:val="24"/>
          <w:rPrChange w:id="9758"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759" w:author="Narendra" w:date="2021-08-21T13:02:00Z">
            <w:rPr>
              <w:rFonts w:ascii="Arial" w:eastAsia="Times New Roman" w:hAnsi="Arial" w:cs="Arial"/>
              <w:color w:val="212529"/>
              <w:sz w:val="23"/>
              <w:szCs w:val="23"/>
              <w:bdr w:val="none" w:sz="0" w:space="0" w:color="auto" w:frame="1"/>
            </w:rPr>
          </w:rPrChange>
        </w:rPr>
        <w:t>//Store the base address of the web api</w:t>
      </w:r>
      <w:r w:rsidRPr="008C6831">
        <w:rPr>
          <w:rFonts w:ascii="Maiandra GD" w:eastAsia="Times New Roman" w:hAnsi="Maiandra GD" w:cs="Segoe UI"/>
          <w:color w:val="212529"/>
          <w:sz w:val="24"/>
          <w:szCs w:val="24"/>
          <w:rPrChange w:id="9760"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761" w:author="Narendra" w:date="2021-08-21T13:02:00Z">
            <w:rPr>
              <w:rFonts w:ascii="Arial" w:eastAsia="Times New Roman" w:hAnsi="Arial" w:cs="Arial"/>
              <w:color w:val="212529"/>
              <w:sz w:val="23"/>
              <w:szCs w:val="23"/>
              <w:bdr w:val="none" w:sz="0" w:space="0" w:color="auto" w:frame="1"/>
            </w:rPr>
          </w:rPrChange>
        </w:rPr>
        <w:t>//You need to change the PORT number where your WEB API service is running</w:t>
      </w:r>
      <w:r w:rsidRPr="008C6831">
        <w:rPr>
          <w:rFonts w:ascii="Maiandra GD" w:eastAsia="Times New Roman" w:hAnsi="Maiandra GD" w:cs="Segoe UI"/>
          <w:color w:val="212529"/>
          <w:sz w:val="24"/>
          <w:szCs w:val="24"/>
          <w:rPrChange w:id="9762"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763" w:author="Narendra" w:date="2021-08-21T13:02:00Z">
            <w:rPr>
              <w:rFonts w:ascii="Arial" w:eastAsia="Times New Roman" w:hAnsi="Arial" w:cs="Arial"/>
              <w:color w:val="212529"/>
              <w:sz w:val="23"/>
              <w:szCs w:val="23"/>
              <w:bdr w:val="none" w:sz="0" w:space="0" w:color="auto" w:frame="1"/>
            </w:rPr>
          </w:rPrChange>
        </w:rPr>
        <w:t>private static string baseAddress = “http://localhost:65061/”;</w:t>
      </w:r>
      <w:r w:rsidRPr="008C6831">
        <w:rPr>
          <w:rFonts w:ascii="Maiandra GD" w:eastAsia="Times New Roman" w:hAnsi="Maiandra GD" w:cs="Segoe UI"/>
          <w:color w:val="212529"/>
          <w:sz w:val="24"/>
          <w:szCs w:val="24"/>
          <w:rPrChange w:id="9764"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765" w:author="Narendra" w:date="2021-08-21T13:02:00Z">
            <w:rPr>
              <w:rFonts w:ascii="Arial" w:eastAsia="Times New Roman" w:hAnsi="Arial" w:cs="Arial"/>
              <w:color w:val="212529"/>
              <w:sz w:val="23"/>
              <w:szCs w:val="23"/>
              <w:bdr w:val="none" w:sz="0" w:space="0" w:color="auto" w:frame="1"/>
            </w:rPr>
          </w:rPrChange>
        </w:rPr>
        <w:t>static void Main(string[] args)</w:t>
      </w:r>
      <w:r w:rsidRPr="008C6831">
        <w:rPr>
          <w:rFonts w:ascii="Maiandra GD" w:eastAsia="Times New Roman" w:hAnsi="Maiandra GD" w:cs="Segoe UI"/>
          <w:color w:val="212529"/>
          <w:sz w:val="24"/>
          <w:szCs w:val="24"/>
          <w:rPrChange w:id="9766"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767" w:author="Narendra" w:date="2021-08-21T13:02:00Z">
            <w:rPr>
              <w:rFonts w:ascii="Arial" w:eastAsia="Times New Roman" w:hAnsi="Arial" w:cs="Arial"/>
              <w:color w:val="212529"/>
              <w:sz w:val="23"/>
              <w:szCs w:val="23"/>
              <w:bdr w:val="none" w:sz="0" w:space="0" w:color="auto" w:frame="1"/>
            </w:rPr>
          </w:rPrChange>
        </w:rPr>
        <w:t>{</w:t>
      </w:r>
      <w:r w:rsidRPr="008C6831">
        <w:rPr>
          <w:rFonts w:ascii="Maiandra GD" w:eastAsia="Times New Roman" w:hAnsi="Maiandra GD" w:cs="Segoe UI"/>
          <w:color w:val="212529"/>
          <w:sz w:val="24"/>
          <w:szCs w:val="24"/>
          <w:rPrChange w:id="9768"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769" w:author="Narendra" w:date="2021-08-21T13:02:00Z">
            <w:rPr>
              <w:rFonts w:ascii="Arial" w:eastAsia="Times New Roman" w:hAnsi="Arial" w:cs="Arial"/>
              <w:color w:val="212529"/>
              <w:sz w:val="23"/>
              <w:szCs w:val="23"/>
              <w:bdr w:val="none" w:sz="0" w:space="0" w:color="auto" w:frame="1"/>
            </w:rPr>
          </w:rPrChange>
        </w:rPr>
        <w:t>Token token = null;</w:t>
      </w:r>
      <w:r w:rsidRPr="008C6831">
        <w:rPr>
          <w:rFonts w:ascii="Maiandra GD" w:eastAsia="Times New Roman" w:hAnsi="Maiandra GD" w:cs="Segoe UI"/>
          <w:color w:val="212529"/>
          <w:sz w:val="24"/>
          <w:szCs w:val="24"/>
          <w:rPrChange w:id="9770"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771" w:author="Narendra" w:date="2021-08-21T13:02:00Z">
            <w:rPr>
              <w:rFonts w:ascii="Arial" w:eastAsia="Times New Roman" w:hAnsi="Arial" w:cs="Arial"/>
              <w:color w:val="212529"/>
              <w:sz w:val="23"/>
              <w:szCs w:val="23"/>
              <w:bdr w:val="none" w:sz="0" w:space="0" w:color="auto" w:frame="1"/>
            </w:rPr>
          </w:rPrChange>
        </w:rPr>
        <w:t>Username = “Anurag”;</w:t>
      </w:r>
      <w:r w:rsidRPr="008C6831">
        <w:rPr>
          <w:rFonts w:ascii="Maiandra GD" w:eastAsia="Times New Roman" w:hAnsi="Maiandra GD" w:cs="Segoe UI"/>
          <w:color w:val="212529"/>
          <w:sz w:val="24"/>
          <w:szCs w:val="24"/>
          <w:rPrChange w:id="9772"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773" w:author="Narendra" w:date="2021-08-21T13:02:00Z">
            <w:rPr>
              <w:rFonts w:ascii="Arial" w:eastAsia="Times New Roman" w:hAnsi="Arial" w:cs="Arial"/>
              <w:color w:val="212529"/>
              <w:sz w:val="23"/>
              <w:szCs w:val="23"/>
              <w:bdr w:val="none" w:sz="0" w:space="0" w:color="auto" w:frame="1"/>
            </w:rPr>
          </w:rPrChange>
        </w:rPr>
        <w:t>Password = “123456”;</w:t>
      </w:r>
      <w:r w:rsidRPr="008C6831">
        <w:rPr>
          <w:rFonts w:ascii="Maiandra GD" w:eastAsia="Times New Roman" w:hAnsi="Maiandra GD" w:cs="Segoe UI"/>
          <w:color w:val="212529"/>
          <w:sz w:val="24"/>
          <w:szCs w:val="24"/>
          <w:rPrChange w:id="9774"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775" w:author="Narendra" w:date="2021-08-21T13:02:00Z">
            <w:rPr>
              <w:rFonts w:ascii="Arial" w:eastAsia="Times New Roman" w:hAnsi="Arial" w:cs="Arial"/>
              <w:color w:val="212529"/>
              <w:sz w:val="23"/>
              <w:szCs w:val="23"/>
              <w:bdr w:val="none" w:sz="0" w:space="0" w:color="auto" w:frame="1"/>
            </w:rPr>
          </w:rPrChange>
        </w:rPr>
        <w:t>// First get the token from the persistent storage based</w:t>
      </w:r>
      <w:r w:rsidRPr="008C6831">
        <w:rPr>
          <w:rFonts w:ascii="Maiandra GD" w:eastAsia="Times New Roman" w:hAnsi="Maiandra GD" w:cs="Segoe UI"/>
          <w:color w:val="212529"/>
          <w:sz w:val="24"/>
          <w:szCs w:val="24"/>
          <w:rPrChange w:id="9776"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777" w:author="Narendra" w:date="2021-08-21T13:02:00Z">
            <w:rPr>
              <w:rFonts w:ascii="Arial" w:eastAsia="Times New Roman" w:hAnsi="Arial" w:cs="Arial"/>
              <w:color w:val="212529"/>
              <w:sz w:val="23"/>
              <w:szCs w:val="23"/>
              <w:bdr w:val="none" w:sz="0" w:space="0" w:color="auto" w:frame="1"/>
            </w:rPr>
          </w:rPrChange>
        </w:rPr>
        <w:t>// on the username and password</w:t>
      </w:r>
      <w:r w:rsidRPr="008C6831">
        <w:rPr>
          <w:rFonts w:ascii="Maiandra GD" w:eastAsia="Times New Roman" w:hAnsi="Maiandra GD" w:cs="Segoe UI"/>
          <w:color w:val="212529"/>
          <w:sz w:val="24"/>
          <w:szCs w:val="24"/>
          <w:rPrChange w:id="9778"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779" w:author="Narendra" w:date="2021-08-21T13:02:00Z">
            <w:rPr>
              <w:rFonts w:ascii="Arial" w:eastAsia="Times New Roman" w:hAnsi="Arial" w:cs="Arial"/>
              <w:color w:val="212529"/>
              <w:sz w:val="23"/>
              <w:szCs w:val="23"/>
              <w:bdr w:val="none" w:sz="0" w:space="0" w:color="auto" w:frame="1"/>
            </w:rPr>
          </w:rPrChange>
        </w:rPr>
        <w:t>token = (new UserTokenRepository()).GetTokenFromDB(Username, Password);</w:t>
      </w:r>
      <w:r w:rsidRPr="008C6831">
        <w:rPr>
          <w:rFonts w:ascii="Maiandra GD" w:eastAsia="Times New Roman" w:hAnsi="Maiandra GD" w:cs="Segoe UI"/>
          <w:color w:val="212529"/>
          <w:sz w:val="24"/>
          <w:szCs w:val="24"/>
          <w:rPrChange w:id="9780"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781" w:author="Narendra" w:date="2021-08-21T13:02:00Z">
            <w:rPr>
              <w:rFonts w:ascii="Arial" w:eastAsia="Times New Roman" w:hAnsi="Arial" w:cs="Arial"/>
              <w:color w:val="212529"/>
              <w:sz w:val="23"/>
              <w:szCs w:val="23"/>
              <w:bdr w:val="none" w:sz="0" w:space="0" w:color="auto" w:frame="1"/>
            </w:rPr>
          </w:rPrChange>
        </w:rPr>
        <w:t>//Then check the existing token and its expiration datetime</w:t>
      </w:r>
      <w:r w:rsidRPr="008C6831">
        <w:rPr>
          <w:rFonts w:ascii="Maiandra GD" w:eastAsia="Times New Roman" w:hAnsi="Maiandra GD" w:cs="Segoe UI"/>
          <w:color w:val="212529"/>
          <w:sz w:val="24"/>
          <w:szCs w:val="24"/>
          <w:rPrChange w:id="9782"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783" w:author="Narendra" w:date="2021-08-21T13:02:00Z">
            <w:rPr>
              <w:rFonts w:ascii="Arial" w:eastAsia="Times New Roman" w:hAnsi="Arial" w:cs="Arial"/>
              <w:color w:val="212529"/>
              <w:sz w:val="23"/>
              <w:szCs w:val="23"/>
              <w:bdr w:val="none" w:sz="0" w:space="0" w:color="auto" w:frame="1"/>
            </w:rPr>
          </w:rPrChange>
        </w:rPr>
        <w:t>if (token != null &amp;&amp; DateTime.Now &lt; token.ExpiredDateTime)</w:t>
      </w:r>
      <w:r w:rsidRPr="008C6831">
        <w:rPr>
          <w:rFonts w:ascii="Maiandra GD" w:eastAsia="Times New Roman" w:hAnsi="Maiandra GD" w:cs="Segoe UI"/>
          <w:color w:val="212529"/>
          <w:sz w:val="24"/>
          <w:szCs w:val="24"/>
          <w:rPrChange w:id="9784"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785" w:author="Narendra" w:date="2021-08-21T13:02:00Z">
            <w:rPr>
              <w:rFonts w:ascii="Arial" w:eastAsia="Times New Roman" w:hAnsi="Arial" w:cs="Arial"/>
              <w:color w:val="212529"/>
              <w:sz w:val="23"/>
              <w:szCs w:val="23"/>
              <w:bdr w:val="none" w:sz="0" w:space="0" w:color="auto" w:frame="1"/>
            </w:rPr>
          </w:rPrChange>
        </w:rPr>
        <w:t>{</w:t>
      </w:r>
      <w:r w:rsidRPr="008C6831">
        <w:rPr>
          <w:rFonts w:ascii="Maiandra GD" w:eastAsia="Times New Roman" w:hAnsi="Maiandra GD" w:cs="Segoe UI"/>
          <w:color w:val="212529"/>
          <w:sz w:val="24"/>
          <w:szCs w:val="24"/>
          <w:rPrChange w:id="9786"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787" w:author="Narendra" w:date="2021-08-21T13:02:00Z">
            <w:rPr>
              <w:rFonts w:ascii="Arial" w:eastAsia="Times New Roman" w:hAnsi="Arial" w:cs="Arial"/>
              <w:color w:val="212529"/>
              <w:sz w:val="23"/>
              <w:szCs w:val="23"/>
              <w:bdr w:val="none" w:sz="0" w:space="0" w:color="auto" w:frame="1"/>
            </w:rPr>
          </w:rPrChange>
        </w:rPr>
        <w:t>//use the existing token</w:t>
      </w:r>
      <w:r w:rsidRPr="008C6831">
        <w:rPr>
          <w:rFonts w:ascii="Maiandra GD" w:eastAsia="Times New Roman" w:hAnsi="Maiandra GD" w:cs="Segoe UI"/>
          <w:color w:val="212529"/>
          <w:sz w:val="24"/>
          <w:szCs w:val="24"/>
          <w:rPrChange w:id="9788"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789" w:author="Narendra" w:date="2021-08-21T13:02:00Z">
            <w:rPr>
              <w:rFonts w:ascii="Arial" w:eastAsia="Times New Roman" w:hAnsi="Arial" w:cs="Arial"/>
              <w:color w:val="212529"/>
              <w:sz w:val="23"/>
              <w:szCs w:val="23"/>
              <w:bdr w:val="none" w:sz="0" w:space="0" w:color="auto" w:frame="1"/>
            </w:rPr>
          </w:rPrChange>
        </w:rPr>
        <w:t>}</w:t>
      </w:r>
      <w:r w:rsidRPr="008C6831">
        <w:rPr>
          <w:rFonts w:ascii="Maiandra GD" w:eastAsia="Times New Roman" w:hAnsi="Maiandra GD" w:cs="Segoe UI"/>
          <w:color w:val="212529"/>
          <w:sz w:val="24"/>
          <w:szCs w:val="24"/>
          <w:rPrChange w:id="9790"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791" w:author="Narendra" w:date="2021-08-21T13:02:00Z">
            <w:rPr>
              <w:rFonts w:ascii="Arial" w:eastAsia="Times New Roman" w:hAnsi="Arial" w:cs="Arial"/>
              <w:color w:val="212529"/>
              <w:sz w:val="23"/>
              <w:szCs w:val="23"/>
              <w:bdr w:val="none" w:sz="0" w:space="0" w:color="auto" w:frame="1"/>
            </w:rPr>
          </w:rPrChange>
        </w:rPr>
        <w:t>else if (token != null &amp;&amp; !string.IsNullOrEmpty(token.RefreshToken))</w:t>
      </w:r>
      <w:r w:rsidRPr="008C6831">
        <w:rPr>
          <w:rFonts w:ascii="Maiandra GD" w:eastAsia="Times New Roman" w:hAnsi="Maiandra GD" w:cs="Segoe UI"/>
          <w:color w:val="212529"/>
          <w:sz w:val="24"/>
          <w:szCs w:val="24"/>
          <w:rPrChange w:id="9792"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793" w:author="Narendra" w:date="2021-08-21T13:02:00Z">
            <w:rPr>
              <w:rFonts w:ascii="Arial" w:eastAsia="Times New Roman" w:hAnsi="Arial" w:cs="Arial"/>
              <w:color w:val="212529"/>
              <w:sz w:val="23"/>
              <w:szCs w:val="23"/>
              <w:bdr w:val="none" w:sz="0" w:space="0" w:color="auto" w:frame="1"/>
            </w:rPr>
          </w:rPrChange>
        </w:rPr>
        <w:t>{</w:t>
      </w:r>
      <w:r w:rsidRPr="008C6831">
        <w:rPr>
          <w:rFonts w:ascii="Maiandra GD" w:eastAsia="Times New Roman" w:hAnsi="Maiandra GD" w:cs="Segoe UI"/>
          <w:color w:val="212529"/>
          <w:sz w:val="24"/>
          <w:szCs w:val="24"/>
          <w:rPrChange w:id="9794"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795" w:author="Narendra" w:date="2021-08-21T13:02:00Z">
            <w:rPr>
              <w:rFonts w:ascii="Arial" w:eastAsia="Times New Roman" w:hAnsi="Arial" w:cs="Arial"/>
              <w:color w:val="212529"/>
              <w:sz w:val="23"/>
              <w:szCs w:val="23"/>
              <w:bdr w:val="none" w:sz="0" w:space="0" w:color="auto" w:frame="1"/>
            </w:rPr>
          </w:rPrChange>
        </w:rPr>
        <w:lastRenderedPageBreak/>
        <w:t>//Get a new access token based on the Refresh Token</w:t>
      </w:r>
      <w:r w:rsidRPr="008C6831">
        <w:rPr>
          <w:rFonts w:ascii="Maiandra GD" w:eastAsia="Times New Roman" w:hAnsi="Maiandra GD" w:cs="Segoe UI"/>
          <w:color w:val="212529"/>
          <w:sz w:val="24"/>
          <w:szCs w:val="24"/>
          <w:rPrChange w:id="9796"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797" w:author="Narendra" w:date="2021-08-21T13:02:00Z">
            <w:rPr>
              <w:rFonts w:ascii="Arial" w:eastAsia="Times New Roman" w:hAnsi="Arial" w:cs="Arial"/>
              <w:color w:val="212529"/>
              <w:sz w:val="23"/>
              <w:szCs w:val="23"/>
              <w:bdr w:val="none" w:sz="0" w:space="0" w:color="auto" w:frame="1"/>
            </w:rPr>
          </w:rPrChange>
        </w:rPr>
        <w:t>token = GetTokens(_clientId, _clientSecret, token.RefreshToken);</w:t>
      </w:r>
      <w:r w:rsidRPr="008C6831">
        <w:rPr>
          <w:rFonts w:ascii="Maiandra GD" w:eastAsia="Times New Roman" w:hAnsi="Maiandra GD" w:cs="Segoe UI"/>
          <w:color w:val="212529"/>
          <w:sz w:val="24"/>
          <w:szCs w:val="24"/>
          <w:rPrChange w:id="9798"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799" w:author="Narendra" w:date="2021-08-21T13:02:00Z">
            <w:rPr>
              <w:rFonts w:ascii="Arial" w:eastAsia="Times New Roman" w:hAnsi="Arial" w:cs="Arial"/>
              <w:color w:val="212529"/>
              <w:sz w:val="23"/>
              <w:szCs w:val="23"/>
              <w:bdr w:val="none" w:sz="0" w:space="0" w:color="auto" w:frame="1"/>
            </w:rPr>
          </w:rPrChange>
        </w:rPr>
        <w:t>}</w:t>
      </w:r>
      <w:r w:rsidRPr="008C6831">
        <w:rPr>
          <w:rFonts w:ascii="Maiandra GD" w:eastAsia="Times New Roman" w:hAnsi="Maiandra GD" w:cs="Segoe UI"/>
          <w:color w:val="212529"/>
          <w:sz w:val="24"/>
          <w:szCs w:val="24"/>
          <w:rPrChange w:id="9800"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801" w:author="Narendra" w:date="2021-08-21T13:02:00Z">
            <w:rPr>
              <w:rFonts w:ascii="Arial" w:eastAsia="Times New Roman" w:hAnsi="Arial" w:cs="Arial"/>
              <w:color w:val="212529"/>
              <w:sz w:val="23"/>
              <w:szCs w:val="23"/>
              <w:bdr w:val="none" w:sz="0" w:space="0" w:color="auto" w:frame="1"/>
            </w:rPr>
          </w:rPrChange>
        </w:rPr>
        <w:t>else</w:t>
      </w:r>
      <w:r w:rsidRPr="008C6831">
        <w:rPr>
          <w:rFonts w:ascii="Maiandra GD" w:eastAsia="Times New Roman" w:hAnsi="Maiandra GD" w:cs="Segoe UI"/>
          <w:color w:val="212529"/>
          <w:sz w:val="24"/>
          <w:szCs w:val="24"/>
          <w:rPrChange w:id="9802"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803" w:author="Narendra" w:date="2021-08-21T13:02:00Z">
            <w:rPr>
              <w:rFonts w:ascii="Arial" w:eastAsia="Times New Roman" w:hAnsi="Arial" w:cs="Arial"/>
              <w:color w:val="212529"/>
              <w:sz w:val="23"/>
              <w:szCs w:val="23"/>
              <w:bdr w:val="none" w:sz="0" w:space="0" w:color="auto" w:frame="1"/>
            </w:rPr>
          </w:rPrChange>
        </w:rPr>
        <w:t>{</w:t>
      </w:r>
      <w:r w:rsidRPr="008C6831">
        <w:rPr>
          <w:rFonts w:ascii="Maiandra GD" w:eastAsia="Times New Roman" w:hAnsi="Maiandra GD" w:cs="Segoe UI"/>
          <w:color w:val="212529"/>
          <w:sz w:val="24"/>
          <w:szCs w:val="24"/>
          <w:rPrChange w:id="9804"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805" w:author="Narendra" w:date="2021-08-21T13:02:00Z">
            <w:rPr>
              <w:rFonts w:ascii="Arial" w:eastAsia="Times New Roman" w:hAnsi="Arial" w:cs="Arial"/>
              <w:color w:val="212529"/>
              <w:sz w:val="23"/>
              <w:szCs w:val="23"/>
              <w:bdr w:val="none" w:sz="0" w:space="0" w:color="auto" w:frame="1"/>
            </w:rPr>
          </w:rPrChange>
        </w:rPr>
        <w:t>//Get a brand new access token</w:t>
      </w:r>
      <w:r w:rsidRPr="008C6831">
        <w:rPr>
          <w:rFonts w:ascii="Maiandra GD" w:eastAsia="Times New Roman" w:hAnsi="Maiandra GD" w:cs="Segoe UI"/>
          <w:color w:val="212529"/>
          <w:sz w:val="24"/>
          <w:szCs w:val="24"/>
          <w:rPrChange w:id="9806"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807" w:author="Narendra" w:date="2021-08-21T13:02:00Z">
            <w:rPr>
              <w:rFonts w:ascii="Arial" w:eastAsia="Times New Roman" w:hAnsi="Arial" w:cs="Arial"/>
              <w:color w:val="212529"/>
              <w:sz w:val="23"/>
              <w:szCs w:val="23"/>
              <w:bdr w:val="none" w:sz="0" w:space="0" w:color="auto" w:frame="1"/>
            </w:rPr>
          </w:rPrChange>
        </w:rPr>
        <w:t>token = GetTokens(_clientId, _clientSecret, null);</w:t>
      </w:r>
      <w:r w:rsidRPr="008C6831">
        <w:rPr>
          <w:rFonts w:ascii="Maiandra GD" w:eastAsia="Times New Roman" w:hAnsi="Maiandra GD" w:cs="Segoe UI"/>
          <w:color w:val="212529"/>
          <w:sz w:val="24"/>
          <w:szCs w:val="24"/>
          <w:rPrChange w:id="9808"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809" w:author="Narendra" w:date="2021-08-21T13:02:00Z">
            <w:rPr>
              <w:rFonts w:ascii="Arial" w:eastAsia="Times New Roman" w:hAnsi="Arial" w:cs="Arial"/>
              <w:color w:val="212529"/>
              <w:sz w:val="23"/>
              <w:szCs w:val="23"/>
              <w:bdr w:val="none" w:sz="0" w:space="0" w:color="auto" w:frame="1"/>
            </w:rPr>
          </w:rPrChange>
        </w:rPr>
        <w:t>}</w:t>
      </w:r>
      <w:r w:rsidRPr="008C6831">
        <w:rPr>
          <w:rFonts w:ascii="Maiandra GD" w:eastAsia="Times New Roman" w:hAnsi="Maiandra GD" w:cs="Segoe UI"/>
          <w:color w:val="212529"/>
          <w:sz w:val="24"/>
          <w:szCs w:val="24"/>
          <w:rPrChange w:id="9810"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811" w:author="Narendra" w:date="2021-08-21T13:02:00Z">
            <w:rPr>
              <w:rFonts w:ascii="Arial" w:eastAsia="Times New Roman" w:hAnsi="Arial" w:cs="Arial"/>
              <w:color w:val="212529"/>
              <w:sz w:val="23"/>
              <w:szCs w:val="23"/>
              <w:bdr w:val="none" w:sz="0" w:space="0" w:color="auto" w:frame="1"/>
            </w:rPr>
          </w:rPrChange>
        </w:rPr>
        <w:t>//If you get the access token, then call the authorized resource</w:t>
      </w:r>
      <w:r w:rsidRPr="008C6831">
        <w:rPr>
          <w:rFonts w:ascii="Maiandra GD" w:eastAsia="Times New Roman" w:hAnsi="Maiandra GD" w:cs="Segoe UI"/>
          <w:color w:val="212529"/>
          <w:sz w:val="24"/>
          <w:szCs w:val="24"/>
          <w:rPrChange w:id="9812"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813" w:author="Narendra" w:date="2021-08-21T13:02:00Z">
            <w:rPr>
              <w:rFonts w:ascii="Arial" w:eastAsia="Times New Roman" w:hAnsi="Arial" w:cs="Arial"/>
              <w:color w:val="212529"/>
              <w:sz w:val="23"/>
              <w:szCs w:val="23"/>
              <w:bdr w:val="none" w:sz="0" w:space="0" w:color="auto" w:frame="1"/>
            </w:rPr>
          </w:rPrChange>
        </w:rPr>
        <w:t>if (!string.IsNullOrEmpty(token.AccessToken))</w:t>
      </w:r>
      <w:r w:rsidRPr="008C6831">
        <w:rPr>
          <w:rFonts w:ascii="Maiandra GD" w:eastAsia="Times New Roman" w:hAnsi="Maiandra GD" w:cs="Segoe UI"/>
          <w:color w:val="212529"/>
          <w:sz w:val="24"/>
          <w:szCs w:val="24"/>
          <w:rPrChange w:id="9814"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815" w:author="Narendra" w:date="2021-08-21T13:02:00Z">
            <w:rPr>
              <w:rFonts w:ascii="Arial" w:eastAsia="Times New Roman" w:hAnsi="Arial" w:cs="Arial"/>
              <w:color w:val="212529"/>
              <w:sz w:val="23"/>
              <w:szCs w:val="23"/>
              <w:bdr w:val="none" w:sz="0" w:space="0" w:color="auto" w:frame="1"/>
            </w:rPr>
          </w:rPrChange>
        </w:rPr>
        <w:t>{</w:t>
      </w:r>
      <w:r w:rsidRPr="008C6831">
        <w:rPr>
          <w:rFonts w:ascii="Maiandra GD" w:eastAsia="Times New Roman" w:hAnsi="Maiandra GD" w:cs="Segoe UI"/>
          <w:color w:val="212529"/>
          <w:sz w:val="24"/>
          <w:szCs w:val="24"/>
          <w:rPrChange w:id="9816"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817" w:author="Narendra" w:date="2021-08-21T13:02:00Z">
            <w:rPr>
              <w:rFonts w:ascii="Arial" w:eastAsia="Times New Roman" w:hAnsi="Arial" w:cs="Arial"/>
              <w:color w:val="212529"/>
              <w:sz w:val="23"/>
              <w:szCs w:val="23"/>
              <w:bdr w:val="none" w:sz="0" w:space="0" w:color="auto" w:frame="1"/>
            </w:rPr>
          </w:rPrChange>
        </w:rPr>
        <w:t>CallAPIResource1(token.AccessToken);</w:t>
      </w:r>
      <w:r w:rsidRPr="008C6831">
        <w:rPr>
          <w:rFonts w:ascii="Maiandra GD" w:eastAsia="Times New Roman" w:hAnsi="Maiandra GD" w:cs="Segoe UI"/>
          <w:color w:val="212529"/>
          <w:sz w:val="24"/>
          <w:szCs w:val="24"/>
          <w:rPrChange w:id="9818"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819" w:author="Narendra" w:date="2021-08-21T13:02:00Z">
            <w:rPr>
              <w:rFonts w:ascii="Arial" w:eastAsia="Times New Roman" w:hAnsi="Arial" w:cs="Arial"/>
              <w:color w:val="212529"/>
              <w:sz w:val="23"/>
              <w:szCs w:val="23"/>
              <w:bdr w:val="none" w:sz="0" w:space="0" w:color="auto" w:frame="1"/>
            </w:rPr>
          </w:rPrChange>
        </w:rPr>
        <w:t>}</w:t>
      </w:r>
      <w:r w:rsidRPr="008C6831">
        <w:rPr>
          <w:rFonts w:ascii="Maiandra GD" w:eastAsia="Times New Roman" w:hAnsi="Maiandra GD" w:cs="Segoe UI"/>
          <w:color w:val="212529"/>
          <w:sz w:val="24"/>
          <w:szCs w:val="24"/>
          <w:rPrChange w:id="9820"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821" w:author="Narendra" w:date="2021-08-21T13:02:00Z">
            <w:rPr>
              <w:rFonts w:ascii="Arial" w:eastAsia="Times New Roman" w:hAnsi="Arial" w:cs="Arial"/>
              <w:color w:val="212529"/>
              <w:sz w:val="23"/>
              <w:szCs w:val="23"/>
              <w:bdr w:val="none" w:sz="0" w:space="0" w:color="auto" w:frame="1"/>
            </w:rPr>
          </w:rPrChange>
        </w:rPr>
        <w:t>else</w:t>
      </w:r>
      <w:r w:rsidRPr="008C6831">
        <w:rPr>
          <w:rFonts w:ascii="Maiandra GD" w:eastAsia="Times New Roman" w:hAnsi="Maiandra GD" w:cs="Segoe UI"/>
          <w:color w:val="212529"/>
          <w:sz w:val="24"/>
          <w:szCs w:val="24"/>
          <w:rPrChange w:id="9822"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823" w:author="Narendra" w:date="2021-08-21T13:02:00Z">
            <w:rPr>
              <w:rFonts w:ascii="Arial" w:eastAsia="Times New Roman" w:hAnsi="Arial" w:cs="Arial"/>
              <w:color w:val="212529"/>
              <w:sz w:val="23"/>
              <w:szCs w:val="23"/>
              <w:bdr w:val="none" w:sz="0" w:space="0" w:color="auto" w:frame="1"/>
            </w:rPr>
          </w:rPrChange>
        </w:rPr>
        <w:t>{</w:t>
      </w:r>
      <w:r w:rsidRPr="008C6831">
        <w:rPr>
          <w:rFonts w:ascii="Maiandra GD" w:eastAsia="Times New Roman" w:hAnsi="Maiandra GD" w:cs="Segoe UI"/>
          <w:color w:val="212529"/>
          <w:sz w:val="24"/>
          <w:szCs w:val="24"/>
          <w:rPrChange w:id="9824"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825" w:author="Narendra" w:date="2021-08-21T13:02:00Z">
            <w:rPr>
              <w:rFonts w:ascii="Arial" w:eastAsia="Times New Roman" w:hAnsi="Arial" w:cs="Arial"/>
              <w:color w:val="212529"/>
              <w:sz w:val="23"/>
              <w:szCs w:val="23"/>
              <w:bdr w:val="none" w:sz="0" w:space="0" w:color="auto" w:frame="1"/>
            </w:rPr>
          </w:rPrChange>
        </w:rPr>
        <w:t>Console.WriteLine(token.Error);</w:t>
      </w:r>
      <w:r w:rsidRPr="008C6831">
        <w:rPr>
          <w:rFonts w:ascii="Maiandra GD" w:eastAsia="Times New Roman" w:hAnsi="Maiandra GD" w:cs="Segoe UI"/>
          <w:color w:val="212529"/>
          <w:sz w:val="24"/>
          <w:szCs w:val="24"/>
          <w:rPrChange w:id="9826"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827" w:author="Narendra" w:date="2021-08-21T13:02:00Z">
            <w:rPr>
              <w:rFonts w:ascii="Arial" w:eastAsia="Times New Roman" w:hAnsi="Arial" w:cs="Arial"/>
              <w:color w:val="212529"/>
              <w:sz w:val="23"/>
              <w:szCs w:val="23"/>
              <w:bdr w:val="none" w:sz="0" w:space="0" w:color="auto" w:frame="1"/>
            </w:rPr>
          </w:rPrChange>
        </w:rPr>
        <w:t>}</w:t>
      </w:r>
      <w:r w:rsidRPr="008C6831">
        <w:rPr>
          <w:rFonts w:ascii="Maiandra GD" w:eastAsia="Times New Roman" w:hAnsi="Maiandra GD" w:cs="Segoe UI"/>
          <w:color w:val="212529"/>
          <w:sz w:val="24"/>
          <w:szCs w:val="24"/>
          <w:rPrChange w:id="9828"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829" w:author="Narendra" w:date="2021-08-21T13:02:00Z">
            <w:rPr>
              <w:rFonts w:ascii="Arial" w:eastAsia="Times New Roman" w:hAnsi="Arial" w:cs="Arial"/>
              <w:color w:val="212529"/>
              <w:sz w:val="23"/>
              <w:szCs w:val="23"/>
              <w:bdr w:val="none" w:sz="0" w:space="0" w:color="auto" w:frame="1"/>
            </w:rPr>
          </w:rPrChange>
        </w:rPr>
        <w:t>Console.ReadLine();</w:t>
      </w:r>
      <w:r w:rsidRPr="008C6831">
        <w:rPr>
          <w:rFonts w:ascii="Maiandra GD" w:eastAsia="Times New Roman" w:hAnsi="Maiandra GD" w:cs="Segoe UI"/>
          <w:color w:val="212529"/>
          <w:sz w:val="24"/>
          <w:szCs w:val="24"/>
          <w:rPrChange w:id="9830"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831" w:author="Narendra" w:date="2021-08-21T13:02:00Z">
            <w:rPr>
              <w:rFonts w:ascii="Arial" w:eastAsia="Times New Roman" w:hAnsi="Arial" w:cs="Arial"/>
              <w:color w:val="212529"/>
              <w:sz w:val="23"/>
              <w:szCs w:val="23"/>
              <w:bdr w:val="none" w:sz="0" w:space="0" w:color="auto" w:frame="1"/>
            </w:rPr>
          </w:rPrChange>
        </w:rPr>
        <w:t>}</w:t>
      </w:r>
      <w:r w:rsidRPr="008C6831">
        <w:rPr>
          <w:rFonts w:ascii="Maiandra GD" w:eastAsia="Times New Roman" w:hAnsi="Maiandra GD" w:cs="Segoe UI"/>
          <w:color w:val="212529"/>
          <w:sz w:val="24"/>
          <w:szCs w:val="24"/>
          <w:rPrChange w:id="9832"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833" w:author="Narendra" w:date="2021-08-21T13:02:00Z">
            <w:rPr>
              <w:rFonts w:ascii="Arial" w:eastAsia="Times New Roman" w:hAnsi="Arial" w:cs="Arial"/>
              <w:color w:val="212529"/>
              <w:sz w:val="23"/>
              <w:szCs w:val="23"/>
              <w:bdr w:val="none" w:sz="0" w:space="0" w:color="auto" w:frame="1"/>
            </w:rPr>
          </w:rPrChange>
        </w:rPr>
        <w:t>//Here we implment the logic to call the authorized resource</w:t>
      </w:r>
      <w:r w:rsidRPr="008C6831">
        <w:rPr>
          <w:rFonts w:ascii="Maiandra GD" w:eastAsia="Times New Roman" w:hAnsi="Maiandra GD" w:cs="Segoe UI"/>
          <w:color w:val="212529"/>
          <w:sz w:val="24"/>
          <w:szCs w:val="24"/>
          <w:rPrChange w:id="9834"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835" w:author="Narendra" w:date="2021-08-21T13:02:00Z">
            <w:rPr>
              <w:rFonts w:ascii="Arial" w:eastAsia="Times New Roman" w:hAnsi="Arial" w:cs="Arial"/>
              <w:color w:val="212529"/>
              <w:sz w:val="23"/>
              <w:szCs w:val="23"/>
              <w:bdr w:val="none" w:sz="0" w:space="0" w:color="auto" w:frame="1"/>
            </w:rPr>
          </w:rPrChange>
        </w:rPr>
        <w:t>private static void CallAPIResource1(string AccessToken)</w:t>
      </w:r>
      <w:r w:rsidRPr="008C6831">
        <w:rPr>
          <w:rFonts w:ascii="Maiandra GD" w:eastAsia="Times New Roman" w:hAnsi="Maiandra GD" w:cs="Segoe UI"/>
          <w:color w:val="212529"/>
          <w:sz w:val="24"/>
          <w:szCs w:val="24"/>
          <w:rPrChange w:id="9836"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837" w:author="Narendra" w:date="2021-08-21T13:02:00Z">
            <w:rPr>
              <w:rFonts w:ascii="Arial" w:eastAsia="Times New Roman" w:hAnsi="Arial" w:cs="Arial"/>
              <w:color w:val="212529"/>
              <w:sz w:val="23"/>
              <w:szCs w:val="23"/>
              <w:bdr w:val="none" w:sz="0" w:space="0" w:color="auto" w:frame="1"/>
            </w:rPr>
          </w:rPrChange>
        </w:rPr>
        <w:t>{</w:t>
      </w:r>
      <w:r w:rsidRPr="008C6831">
        <w:rPr>
          <w:rFonts w:ascii="Maiandra GD" w:eastAsia="Times New Roman" w:hAnsi="Maiandra GD" w:cs="Segoe UI"/>
          <w:color w:val="212529"/>
          <w:sz w:val="24"/>
          <w:szCs w:val="24"/>
          <w:rPrChange w:id="9838"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839" w:author="Narendra" w:date="2021-08-21T13:02:00Z">
            <w:rPr>
              <w:rFonts w:ascii="Arial" w:eastAsia="Times New Roman" w:hAnsi="Arial" w:cs="Arial"/>
              <w:color w:val="212529"/>
              <w:sz w:val="23"/>
              <w:szCs w:val="23"/>
              <w:bdr w:val="none" w:sz="0" w:space="0" w:color="auto" w:frame="1"/>
            </w:rPr>
          </w:rPrChange>
        </w:rPr>
        <w:t>HttpClientHandler handler = new HttpClientHandler();</w:t>
      </w:r>
      <w:r w:rsidRPr="008C6831">
        <w:rPr>
          <w:rFonts w:ascii="Maiandra GD" w:eastAsia="Times New Roman" w:hAnsi="Maiandra GD" w:cs="Segoe UI"/>
          <w:color w:val="212529"/>
          <w:sz w:val="24"/>
          <w:szCs w:val="24"/>
          <w:rPrChange w:id="9840"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841" w:author="Narendra" w:date="2021-08-21T13:02:00Z">
            <w:rPr>
              <w:rFonts w:ascii="Arial" w:eastAsia="Times New Roman" w:hAnsi="Arial" w:cs="Arial"/>
              <w:color w:val="212529"/>
              <w:sz w:val="23"/>
              <w:szCs w:val="23"/>
              <w:bdr w:val="none" w:sz="0" w:space="0" w:color="auto" w:frame="1"/>
            </w:rPr>
          </w:rPrChange>
        </w:rPr>
        <w:t>HttpClient client = new HttpClient(handler);</w:t>
      </w:r>
      <w:r w:rsidRPr="008C6831">
        <w:rPr>
          <w:rFonts w:ascii="Maiandra GD" w:eastAsia="Times New Roman" w:hAnsi="Maiandra GD" w:cs="Segoe UI"/>
          <w:color w:val="212529"/>
          <w:sz w:val="24"/>
          <w:szCs w:val="24"/>
          <w:rPrChange w:id="9842"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843" w:author="Narendra" w:date="2021-08-21T13:02:00Z">
            <w:rPr>
              <w:rFonts w:ascii="Arial" w:eastAsia="Times New Roman" w:hAnsi="Arial" w:cs="Arial"/>
              <w:color w:val="212529"/>
              <w:sz w:val="23"/>
              <w:szCs w:val="23"/>
              <w:bdr w:val="none" w:sz="0" w:space="0" w:color="auto" w:frame="1"/>
            </w:rPr>
          </w:rPrChange>
        </w:rPr>
        <w:t>// Need to set the Access Token in the Authorization Header as shown below</w:t>
      </w:r>
      <w:r w:rsidRPr="008C6831">
        <w:rPr>
          <w:rFonts w:ascii="Maiandra GD" w:eastAsia="Times New Roman" w:hAnsi="Maiandra GD" w:cs="Segoe UI"/>
          <w:color w:val="212529"/>
          <w:sz w:val="24"/>
          <w:szCs w:val="24"/>
          <w:rPrChange w:id="9844"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845" w:author="Narendra" w:date="2021-08-21T13:02:00Z">
            <w:rPr>
              <w:rFonts w:ascii="Arial" w:eastAsia="Times New Roman" w:hAnsi="Arial" w:cs="Arial"/>
              <w:color w:val="212529"/>
              <w:sz w:val="23"/>
              <w:szCs w:val="23"/>
              <w:bdr w:val="none" w:sz="0" w:space="0" w:color="auto" w:frame="1"/>
            </w:rPr>
          </w:rPrChange>
        </w:rPr>
        <w:t>client.DefaultRequestHeaders.Authorization = new AuthenticationHeaderValue(“Bearer”, AccessToken);</w:t>
      </w:r>
      <w:r w:rsidRPr="008C6831">
        <w:rPr>
          <w:rFonts w:ascii="Maiandra GD" w:eastAsia="Times New Roman" w:hAnsi="Maiandra GD" w:cs="Segoe UI"/>
          <w:color w:val="212529"/>
          <w:sz w:val="24"/>
          <w:szCs w:val="24"/>
          <w:rPrChange w:id="9846"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847" w:author="Narendra" w:date="2021-08-21T13:02:00Z">
            <w:rPr>
              <w:rFonts w:ascii="Arial" w:eastAsia="Times New Roman" w:hAnsi="Arial" w:cs="Arial"/>
              <w:color w:val="212529"/>
              <w:sz w:val="23"/>
              <w:szCs w:val="23"/>
              <w:bdr w:val="none" w:sz="0" w:space="0" w:color="auto" w:frame="1"/>
            </w:rPr>
          </w:rPrChange>
        </w:rPr>
        <w:t>// Make a Get request for the authorized resource by invoking</w:t>
      </w:r>
      <w:r w:rsidRPr="008C6831">
        <w:rPr>
          <w:rFonts w:ascii="Maiandra GD" w:eastAsia="Times New Roman" w:hAnsi="Maiandra GD" w:cs="Segoe UI"/>
          <w:color w:val="212529"/>
          <w:sz w:val="24"/>
          <w:szCs w:val="24"/>
          <w:rPrChange w:id="9848"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849" w:author="Narendra" w:date="2021-08-21T13:02:00Z">
            <w:rPr>
              <w:rFonts w:ascii="Arial" w:eastAsia="Times New Roman" w:hAnsi="Arial" w:cs="Arial"/>
              <w:color w:val="212529"/>
              <w:sz w:val="23"/>
              <w:szCs w:val="23"/>
              <w:bdr w:val="none" w:sz="0" w:space="0" w:color="auto" w:frame="1"/>
            </w:rPr>
          </w:rPrChange>
        </w:rPr>
        <w:t>// the PostAsync method on the client object as shown below</w:t>
      </w:r>
      <w:r w:rsidRPr="008C6831">
        <w:rPr>
          <w:rFonts w:ascii="Maiandra GD" w:eastAsia="Times New Roman" w:hAnsi="Maiandra GD" w:cs="Segoe UI"/>
          <w:color w:val="212529"/>
          <w:sz w:val="24"/>
          <w:szCs w:val="24"/>
          <w:rPrChange w:id="9850"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851" w:author="Narendra" w:date="2021-08-21T13:02:00Z">
            <w:rPr>
              <w:rFonts w:ascii="Arial" w:eastAsia="Times New Roman" w:hAnsi="Arial" w:cs="Arial"/>
              <w:color w:val="212529"/>
              <w:sz w:val="23"/>
              <w:szCs w:val="23"/>
              <w:bdr w:val="none" w:sz="0" w:space="0" w:color="auto" w:frame="1"/>
            </w:rPr>
          </w:rPrChange>
        </w:rPr>
        <w:t>var APIResponse = client.GetAsync(baseAddress + “api/test/resource1”).Result;</w:t>
      </w:r>
      <w:r w:rsidRPr="008C6831">
        <w:rPr>
          <w:rFonts w:ascii="Maiandra GD" w:eastAsia="Times New Roman" w:hAnsi="Maiandra GD" w:cs="Segoe UI"/>
          <w:color w:val="212529"/>
          <w:sz w:val="24"/>
          <w:szCs w:val="24"/>
          <w:rPrChange w:id="9852"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853" w:author="Narendra" w:date="2021-08-21T13:02:00Z">
            <w:rPr>
              <w:rFonts w:ascii="Arial" w:eastAsia="Times New Roman" w:hAnsi="Arial" w:cs="Arial"/>
              <w:color w:val="212529"/>
              <w:sz w:val="23"/>
              <w:szCs w:val="23"/>
              <w:bdr w:val="none" w:sz="0" w:space="0" w:color="auto" w:frame="1"/>
            </w:rPr>
          </w:rPrChange>
        </w:rPr>
        <w:t>if (APIResponse.IsSuccessStatusCode)</w:t>
      </w:r>
      <w:r w:rsidRPr="008C6831">
        <w:rPr>
          <w:rFonts w:ascii="Maiandra GD" w:eastAsia="Times New Roman" w:hAnsi="Maiandra GD" w:cs="Segoe UI"/>
          <w:color w:val="212529"/>
          <w:sz w:val="24"/>
          <w:szCs w:val="24"/>
          <w:rPrChange w:id="9854"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855" w:author="Narendra" w:date="2021-08-21T13:02:00Z">
            <w:rPr>
              <w:rFonts w:ascii="Arial" w:eastAsia="Times New Roman" w:hAnsi="Arial" w:cs="Arial"/>
              <w:color w:val="212529"/>
              <w:sz w:val="23"/>
              <w:szCs w:val="23"/>
              <w:bdr w:val="none" w:sz="0" w:space="0" w:color="auto" w:frame="1"/>
            </w:rPr>
          </w:rPrChange>
        </w:rPr>
        <w:t>{</w:t>
      </w:r>
      <w:r w:rsidRPr="008C6831">
        <w:rPr>
          <w:rFonts w:ascii="Maiandra GD" w:eastAsia="Times New Roman" w:hAnsi="Maiandra GD" w:cs="Segoe UI"/>
          <w:color w:val="212529"/>
          <w:sz w:val="24"/>
          <w:szCs w:val="24"/>
          <w:rPrChange w:id="9856"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857" w:author="Narendra" w:date="2021-08-21T13:02:00Z">
            <w:rPr>
              <w:rFonts w:ascii="Arial" w:eastAsia="Times New Roman" w:hAnsi="Arial" w:cs="Arial"/>
              <w:color w:val="212529"/>
              <w:sz w:val="23"/>
              <w:szCs w:val="23"/>
              <w:bdr w:val="none" w:sz="0" w:space="0" w:color="auto" w:frame="1"/>
            </w:rPr>
          </w:rPrChange>
        </w:rPr>
        <w:t>var JsonContent = APIResponse.Content.ReadAsStringAsync().Result;</w:t>
      </w:r>
      <w:r w:rsidRPr="008C6831">
        <w:rPr>
          <w:rFonts w:ascii="Maiandra GD" w:eastAsia="Times New Roman" w:hAnsi="Maiandra GD" w:cs="Segoe UI"/>
          <w:color w:val="212529"/>
          <w:sz w:val="24"/>
          <w:szCs w:val="24"/>
          <w:rPrChange w:id="9858"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859" w:author="Narendra" w:date="2021-08-21T13:02:00Z">
            <w:rPr>
              <w:rFonts w:ascii="Arial" w:eastAsia="Times New Roman" w:hAnsi="Arial" w:cs="Arial"/>
              <w:color w:val="212529"/>
              <w:sz w:val="23"/>
              <w:szCs w:val="23"/>
              <w:bdr w:val="none" w:sz="0" w:space="0" w:color="auto" w:frame="1"/>
            </w:rPr>
          </w:rPrChange>
        </w:rPr>
        <w:t>string Message = JsonConvert.DeserializeObject&lt;string&gt;(JsonContent);</w:t>
      </w:r>
      <w:r w:rsidRPr="008C6831">
        <w:rPr>
          <w:rFonts w:ascii="Maiandra GD" w:eastAsia="Times New Roman" w:hAnsi="Maiandra GD" w:cs="Segoe UI"/>
          <w:color w:val="212529"/>
          <w:sz w:val="24"/>
          <w:szCs w:val="24"/>
          <w:rPrChange w:id="9860"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861" w:author="Narendra" w:date="2021-08-21T13:02:00Z">
            <w:rPr>
              <w:rFonts w:ascii="Arial" w:eastAsia="Times New Roman" w:hAnsi="Arial" w:cs="Arial"/>
              <w:color w:val="212529"/>
              <w:sz w:val="23"/>
              <w:szCs w:val="23"/>
              <w:bdr w:val="none" w:sz="0" w:space="0" w:color="auto" w:frame="1"/>
            </w:rPr>
          </w:rPrChange>
        </w:rPr>
        <w:t>Console.WriteLine(“APIResponse : ” + Message);</w:t>
      </w:r>
      <w:r w:rsidRPr="008C6831">
        <w:rPr>
          <w:rFonts w:ascii="Maiandra GD" w:eastAsia="Times New Roman" w:hAnsi="Maiandra GD" w:cs="Segoe UI"/>
          <w:color w:val="212529"/>
          <w:sz w:val="24"/>
          <w:szCs w:val="24"/>
          <w:rPrChange w:id="9862"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863" w:author="Narendra" w:date="2021-08-21T13:02:00Z">
            <w:rPr>
              <w:rFonts w:ascii="Arial" w:eastAsia="Times New Roman" w:hAnsi="Arial" w:cs="Arial"/>
              <w:color w:val="212529"/>
              <w:sz w:val="23"/>
              <w:szCs w:val="23"/>
              <w:bdr w:val="none" w:sz="0" w:space="0" w:color="auto" w:frame="1"/>
            </w:rPr>
          </w:rPrChange>
        </w:rPr>
        <w:t>}</w:t>
      </w:r>
      <w:r w:rsidRPr="008C6831">
        <w:rPr>
          <w:rFonts w:ascii="Maiandra GD" w:eastAsia="Times New Roman" w:hAnsi="Maiandra GD" w:cs="Segoe UI"/>
          <w:color w:val="212529"/>
          <w:sz w:val="24"/>
          <w:szCs w:val="24"/>
          <w:rPrChange w:id="9864"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865" w:author="Narendra" w:date="2021-08-21T13:02:00Z">
            <w:rPr>
              <w:rFonts w:ascii="Arial" w:eastAsia="Times New Roman" w:hAnsi="Arial" w:cs="Arial"/>
              <w:color w:val="212529"/>
              <w:sz w:val="23"/>
              <w:szCs w:val="23"/>
              <w:bdr w:val="none" w:sz="0" w:space="0" w:color="auto" w:frame="1"/>
            </w:rPr>
          </w:rPrChange>
        </w:rPr>
        <w:t>else</w:t>
      </w:r>
      <w:r w:rsidRPr="008C6831">
        <w:rPr>
          <w:rFonts w:ascii="Maiandra GD" w:eastAsia="Times New Roman" w:hAnsi="Maiandra GD" w:cs="Segoe UI"/>
          <w:color w:val="212529"/>
          <w:sz w:val="24"/>
          <w:szCs w:val="24"/>
          <w:rPrChange w:id="9866"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867" w:author="Narendra" w:date="2021-08-21T13:02:00Z">
            <w:rPr>
              <w:rFonts w:ascii="Arial" w:eastAsia="Times New Roman" w:hAnsi="Arial" w:cs="Arial"/>
              <w:color w:val="212529"/>
              <w:sz w:val="23"/>
              <w:szCs w:val="23"/>
              <w:bdr w:val="none" w:sz="0" w:space="0" w:color="auto" w:frame="1"/>
            </w:rPr>
          </w:rPrChange>
        </w:rPr>
        <w:t>{</w:t>
      </w:r>
      <w:r w:rsidRPr="008C6831">
        <w:rPr>
          <w:rFonts w:ascii="Maiandra GD" w:eastAsia="Times New Roman" w:hAnsi="Maiandra GD" w:cs="Segoe UI"/>
          <w:color w:val="212529"/>
          <w:sz w:val="24"/>
          <w:szCs w:val="24"/>
          <w:rPrChange w:id="9868"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869" w:author="Narendra" w:date="2021-08-21T13:02:00Z">
            <w:rPr>
              <w:rFonts w:ascii="Arial" w:eastAsia="Times New Roman" w:hAnsi="Arial" w:cs="Arial"/>
              <w:color w:val="212529"/>
              <w:sz w:val="23"/>
              <w:szCs w:val="23"/>
              <w:bdr w:val="none" w:sz="0" w:space="0" w:color="auto" w:frame="1"/>
            </w:rPr>
          </w:rPrChange>
        </w:rPr>
        <w:t>Console.WriteLine(“APIResponse, Error : ” + APIResponse.StatusCode);</w:t>
      </w:r>
      <w:r w:rsidRPr="008C6831">
        <w:rPr>
          <w:rFonts w:ascii="Maiandra GD" w:eastAsia="Times New Roman" w:hAnsi="Maiandra GD" w:cs="Segoe UI"/>
          <w:color w:val="212529"/>
          <w:sz w:val="24"/>
          <w:szCs w:val="24"/>
          <w:rPrChange w:id="9870"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871" w:author="Narendra" w:date="2021-08-21T13:02:00Z">
            <w:rPr>
              <w:rFonts w:ascii="Arial" w:eastAsia="Times New Roman" w:hAnsi="Arial" w:cs="Arial"/>
              <w:color w:val="212529"/>
              <w:sz w:val="23"/>
              <w:szCs w:val="23"/>
              <w:bdr w:val="none" w:sz="0" w:space="0" w:color="auto" w:frame="1"/>
            </w:rPr>
          </w:rPrChange>
        </w:rPr>
        <w:t>}</w:t>
      </w:r>
      <w:r w:rsidRPr="008C6831">
        <w:rPr>
          <w:rFonts w:ascii="Maiandra GD" w:eastAsia="Times New Roman" w:hAnsi="Maiandra GD" w:cs="Segoe UI"/>
          <w:color w:val="212529"/>
          <w:sz w:val="24"/>
          <w:szCs w:val="24"/>
          <w:rPrChange w:id="9872"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873" w:author="Narendra" w:date="2021-08-21T13:02:00Z">
            <w:rPr>
              <w:rFonts w:ascii="Arial" w:eastAsia="Times New Roman" w:hAnsi="Arial" w:cs="Arial"/>
              <w:color w:val="212529"/>
              <w:sz w:val="23"/>
              <w:szCs w:val="23"/>
              <w:bdr w:val="none" w:sz="0" w:space="0" w:color="auto" w:frame="1"/>
            </w:rPr>
          </w:rPrChange>
        </w:rPr>
        <w:t>}</w:t>
      </w:r>
      <w:r w:rsidRPr="008C6831">
        <w:rPr>
          <w:rFonts w:ascii="Maiandra GD" w:eastAsia="Times New Roman" w:hAnsi="Maiandra GD" w:cs="Segoe UI"/>
          <w:color w:val="212529"/>
          <w:sz w:val="24"/>
          <w:szCs w:val="24"/>
          <w:rPrChange w:id="9874"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875" w:author="Narendra" w:date="2021-08-21T13:02:00Z">
            <w:rPr>
              <w:rFonts w:ascii="Arial" w:eastAsia="Times New Roman" w:hAnsi="Arial" w:cs="Arial"/>
              <w:color w:val="212529"/>
              <w:sz w:val="23"/>
              <w:szCs w:val="23"/>
              <w:bdr w:val="none" w:sz="0" w:space="0" w:color="auto" w:frame="1"/>
            </w:rPr>
          </w:rPrChange>
        </w:rPr>
        <w:t>//In this method we need to implement the logic whether we need get a brand new access token</w:t>
      </w:r>
      <w:r w:rsidRPr="008C6831">
        <w:rPr>
          <w:rFonts w:ascii="Maiandra GD" w:eastAsia="Times New Roman" w:hAnsi="Maiandra GD" w:cs="Segoe UI"/>
          <w:color w:val="212529"/>
          <w:sz w:val="24"/>
          <w:szCs w:val="24"/>
          <w:rPrChange w:id="9876"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877" w:author="Narendra" w:date="2021-08-21T13:02:00Z">
            <w:rPr>
              <w:rFonts w:ascii="Arial" w:eastAsia="Times New Roman" w:hAnsi="Arial" w:cs="Arial"/>
              <w:color w:val="212529"/>
              <w:sz w:val="23"/>
              <w:szCs w:val="23"/>
              <w:bdr w:val="none" w:sz="0" w:space="0" w:color="auto" w:frame="1"/>
            </w:rPr>
          </w:rPrChange>
        </w:rPr>
        <w:t>// or we need the access token based on the Refresh Token</w:t>
      </w:r>
      <w:r w:rsidRPr="008C6831">
        <w:rPr>
          <w:rFonts w:ascii="Maiandra GD" w:eastAsia="Times New Roman" w:hAnsi="Maiandra GD" w:cs="Segoe UI"/>
          <w:color w:val="212529"/>
          <w:sz w:val="24"/>
          <w:szCs w:val="24"/>
          <w:rPrChange w:id="9878"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879" w:author="Narendra" w:date="2021-08-21T13:02:00Z">
            <w:rPr>
              <w:rFonts w:ascii="Arial" w:eastAsia="Times New Roman" w:hAnsi="Arial" w:cs="Arial"/>
              <w:color w:val="212529"/>
              <w:sz w:val="23"/>
              <w:szCs w:val="23"/>
              <w:bdr w:val="none" w:sz="0" w:space="0" w:color="auto" w:frame="1"/>
            </w:rPr>
          </w:rPrChange>
        </w:rPr>
        <w:t>private static Token GetTokens(string clientId, string clientSecret, string RefreshToken)</w:t>
      </w:r>
      <w:r w:rsidRPr="008C6831">
        <w:rPr>
          <w:rFonts w:ascii="Maiandra GD" w:eastAsia="Times New Roman" w:hAnsi="Maiandra GD" w:cs="Segoe UI"/>
          <w:color w:val="212529"/>
          <w:sz w:val="24"/>
          <w:szCs w:val="24"/>
          <w:rPrChange w:id="9880"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881" w:author="Narendra" w:date="2021-08-21T13:02:00Z">
            <w:rPr>
              <w:rFonts w:ascii="Arial" w:eastAsia="Times New Roman" w:hAnsi="Arial" w:cs="Arial"/>
              <w:color w:val="212529"/>
              <w:sz w:val="23"/>
              <w:szCs w:val="23"/>
              <w:bdr w:val="none" w:sz="0" w:space="0" w:color="auto" w:frame="1"/>
            </w:rPr>
          </w:rPrChange>
        </w:rPr>
        <w:lastRenderedPageBreak/>
        <w:t>{</w:t>
      </w:r>
      <w:r w:rsidRPr="008C6831">
        <w:rPr>
          <w:rFonts w:ascii="Maiandra GD" w:eastAsia="Times New Roman" w:hAnsi="Maiandra GD" w:cs="Segoe UI"/>
          <w:color w:val="212529"/>
          <w:sz w:val="24"/>
          <w:szCs w:val="24"/>
          <w:rPrChange w:id="9882"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883" w:author="Narendra" w:date="2021-08-21T13:02:00Z">
            <w:rPr>
              <w:rFonts w:ascii="Arial" w:eastAsia="Times New Roman" w:hAnsi="Arial" w:cs="Arial"/>
              <w:color w:val="212529"/>
              <w:sz w:val="23"/>
              <w:szCs w:val="23"/>
              <w:bdr w:val="none" w:sz="0" w:space="0" w:color="auto" w:frame="1"/>
            </w:rPr>
          </w:rPrChange>
        </w:rPr>
        <w:t>Token token = null;</w:t>
      </w:r>
      <w:r w:rsidRPr="008C6831">
        <w:rPr>
          <w:rFonts w:ascii="Maiandra GD" w:eastAsia="Times New Roman" w:hAnsi="Maiandra GD" w:cs="Segoe UI"/>
          <w:color w:val="212529"/>
          <w:sz w:val="24"/>
          <w:szCs w:val="24"/>
          <w:rPrChange w:id="9884"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885" w:author="Narendra" w:date="2021-08-21T13:02:00Z">
            <w:rPr>
              <w:rFonts w:ascii="Arial" w:eastAsia="Times New Roman" w:hAnsi="Arial" w:cs="Arial"/>
              <w:color w:val="212529"/>
              <w:sz w:val="23"/>
              <w:szCs w:val="23"/>
              <w:bdr w:val="none" w:sz="0" w:space="0" w:color="auto" w:frame="1"/>
            </w:rPr>
          </w:rPrChange>
        </w:rPr>
        <w:t>if (string.IsNullOrEmpty(RefreshToken))</w:t>
      </w:r>
      <w:r w:rsidRPr="008C6831">
        <w:rPr>
          <w:rFonts w:ascii="Maiandra GD" w:eastAsia="Times New Roman" w:hAnsi="Maiandra GD" w:cs="Segoe UI"/>
          <w:color w:val="212529"/>
          <w:sz w:val="24"/>
          <w:szCs w:val="24"/>
          <w:rPrChange w:id="9886"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887" w:author="Narendra" w:date="2021-08-21T13:02:00Z">
            <w:rPr>
              <w:rFonts w:ascii="Arial" w:eastAsia="Times New Roman" w:hAnsi="Arial" w:cs="Arial"/>
              <w:color w:val="212529"/>
              <w:sz w:val="23"/>
              <w:szCs w:val="23"/>
              <w:bdr w:val="none" w:sz="0" w:space="0" w:color="auto" w:frame="1"/>
            </w:rPr>
          </w:rPrChange>
        </w:rPr>
        <w:t>{</w:t>
      </w:r>
      <w:r w:rsidRPr="008C6831">
        <w:rPr>
          <w:rFonts w:ascii="Maiandra GD" w:eastAsia="Times New Roman" w:hAnsi="Maiandra GD" w:cs="Segoe UI"/>
          <w:color w:val="212529"/>
          <w:sz w:val="24"/>
          <w:szCs w:val="24"/>
          <w:rPrChange w:id="9888"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889" w:author="Narendra" w:date="2021-08-21T13:02:00Z">
            <w:rPr>
              <w:rFonts w:ascii="Arial" w:eastAsia="Times New Roman" w:hAnsi="Arial" w:cs="Arial"/>
              <w:color w:val="212529"/>
              <w:sz w:val="23"/>
              <w:szCs w:val="23"/>
              <w:bdr w:val="none" w:sz="0" w:space="0" w:color="auto" w:frame="1"/>
            </w:rPr>
          </w:rPrChange>
        </w:rPr>
        <w:t>token = GetAccessToken(clientId, clientSecret, Username, Password);</w:t>
      </w:r>
      <w:r w:rsidRPr="008C6831">
        <w:rPr>
          <w:rFonts w:ascii="Maiandra GD" w:eastAsia="Times New Roman" w:hAnsi="Maiandra GD" w:cs="Segoe UI"/>
          <w:color w:val="212529"/>
          <w:sz w:val="24"/>
          <w:szCs w:val="24"/>
          <w:rPrChange w:id="9890"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891" w:author="Narendra" w:date="2021-08-21T13:02:00Z">
            <w:rPr>
              <w:rFonts w:ascii="Arial" w:eastAsia="Times New Roman" w:hAnsi="Arial" w:cs="Arial"/>
              <w:color w:val="212529"/>
              <w:sz w:val="23"/>
              <w:szCs w:val="23"/>
              <w:bdr w:val="none" w:sz="0" w:space="0" w:color="auto" w:frame="1"/>
            </w:rPr>
          </w:rPrChange>
        </w:rPr>
        <w:t>}</w:t>
      </w:r>
      <w:r w:rsidRPr="008C6831">
        <w:rPr>
          <w:rFonts w:ascii="Maiandra GD" w:eastAsia="Times New Roman" w:hAnsi="Maiandra GD" w:cs="Segoe UI"/>
          <w:color w:val="212529"/>
          <w:sz w:val="24"/>
          <w:szCs w:val="24"/>
          <w:rPrChange w:id="9892"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893" w:author="Narendra" w:date="2021-08-21T13:02:00Z">
            <w:rPr>
              <w:rFonts w:ascii="Arial" w:eastAsia="Times New Roman" w:hAnsi="Arial" w:cs="Arial"/>
              <w:color w:val="212529"/>
              <w:sz w:val="23"/>
              <w:szCs w:val="23"/>
              <w:bdr w:val="none" w:sz="0" w:space="0" w:color="auto" w:frame="1"/>
            </w:rPr>
          </w:rPrChange>
        </w:rPr>
        <w:t>else</w:t>
      </w:r>
      <w:r w:rsidRPr="008C6831">
        <w:rPr>
          <w:rFonts w:ascii="Maiandra GD" w:eastAsia="Times New Roman" w:hAnsi="Maiandra GD" w:cs="Segoe UI"/>
          <w:color w:val="212529"/>
          <w:sz w:val="24"/>
          <w:szCs w:val="24"/>
          <w:rPrChange w:id="9894"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895" w:author="Narendra" w:date="2021-08-21T13:02:00Z">
            <w:rPr>
              <w:rFonts w:ascii="Arial" w:eastAsia="Times New Roman" w:hAnsi="Arial" w:cs="Arial"/>
              <w:color w:val="212529"/>
              <w:sz w:val="23"/>
              <w:szCs w:val="23"/>
              <w:bdr w:val="none" w:sz="0" w:space="0" w:color="auto" w:frame="1"/>
            </w:rPr>
          </w:rPrChange>
        </w:rPr>
        <w:t>{</w:t>
      </w:r>
      <w:r w:rsidRPr="008C6831">
        <w:rPr>
          <w:rFonts w:ascii="Maiandra GD" w:eastAsia="Times New Roman" w:hAnsi="Maiandra GD" w:cs="Segoe UI"/>
          <w:color w:val="212529"/>
          <w:sz w:val="24"/>
          <w:szCs w:val="24"/>
          <w:rPrChange w:id="9896"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897" w:author="Narendra" w:date="2021-08-21T13:02:00Z">
            <w:rPr>
              <w:rFonts w:ascii="Arial" w:eastAsia="Times New Roman" w:hAnsi="Arial" w:cs="Arial"/>
              <w:color w:val="212529"/>
              <w:sz w:val="23"/>
              <w:szCs w:val="23"/>
              <w:bdr w:val="none" w:sz="0" w:space="0" w:color="auto" w:frame="1"/>
            </w:rPr>
          </w:rPrChange>
        </w:rPr>
        <w:t>token = GetAccessTokenByRefreshToken(clientId, clientSecret, RefreshToken);</w:t>
      </w:r>
      <w:r w:rsidRPr="008C6831">
        <w:rPr>
          <w:rFonts w:ascii="Maiandra GD" w:eastAsia="Times New Roman" w:hAnsi="Maiandra GD" w:cs="Segoe UI"/>
          <w:color w:val="212529"/>
          <w:sz w:val="24"/>
          <w:szCs w:val="24"/>
          <w:rPrChange w:id="9898"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899" w:author="Narendra" w:date="2021-08-21T13:02:00Z">
            <w:rPr>
              <w:rFonts w:ascii="Arial" w:eastAsia="Times New Roman" w:hAnsi="Arial" w:cs="Arial"/>
              <w:color w:val="212529"/>
              <w:sz w:val="23"/>
              <w:szCs w:val="23"/>
              <w:bdr w:val="none" w:sz="0" w:space="0" w:color="auto" w:frame="1"/>
            </w:rPr>
          </w:rPrChange>
        </w:rPr>
        <w:t>// The Refresh token can become invalid for several reasons</w:t>
      </w:r>
      <w:r w:rsidRPr="008C6831">
        <w:rPr>
          <w:rFonts w:ascii="Maiandra GD" w:eastAsia="Times New Roman" w:hAnsi="Maiandra GD" w:cs="Segoe UI"/>
          <w:color w:val="212529"/>
          <w:sz w:val="24"/>
          <w:szCs w:val="24"/>
          <w:rPrChange w:id="9900"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901" w:author="Narendra" w:date="2021-08-21T13:02:00Z">
            <w:rPr>
              <w:rFonts w:ascii="Arial" w:eastAsia="Times New Roman" w:hAnsi="Arial" w:cs="Arial"/>
              <w:color w:val="212529"/>
              <w:sz w:val="23"/>
              <w:szCs w:val="23"/>
              <w:bdr w:val="none" w:sz="0" w:space="0" w:color="auto" w:frame="1"/>
            </w:rPr>
          </w:rPrChange>
        </w:rPr>
        <w:t>// such as invalid cliendid and secret or the user’s password has changed.</w:t>
      </w:r>
      <w:r w:rsidRPr="008C6831">
        <w:rPr>
          <w:rFonts w:ascii="Maiandra GD" w:eastAsia="Times New Roman" w:hAnsi="Maiandra GD" w:cs="Segoe UI"/>
          <w:color w:val="212529"/>
          <w:sz w:val="24"/>
          <w:szCs w:val="24"/>
          <w:rPrChange w:id="9902"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903" w:author="Narendra" w:date="2021-08-21T13:02:00Z">
            <w:rPr>
              <w:rFonts w:ascii="Arial" w:eastAsia="Times New Roman" w:hAnsi="Arial" w:cs="Arial"/>
              <w:color w:val="212529"/>
              <w:sz w:val="23"/>
              <w:szCs w:val="23"/>
              <w:bdr w:val="none" w:sz="0" w:space="0" w:color="auto" w:frame="1"/>
            </w:rPr>
          </w:rPrChange>
        </w:rPr>
        <w:t>// In Such cases issue a brand new access token</w:t>
      </w:r>
      <w:r w:rsidRPr="008C6831">
        <w:rPr>
          <w:rFonts w:ascii="Maiandra GD" w:eastAsia="Times New Roman" w:hAnsi="Maiandra GD" w:cs="Segoe UI"/>
          <w:color w:val="212529"/>
          <w:sz w:val="24"/>
          <w:szCs w:val="24"/>
          <w:rPrChange w:id="9904"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905" w:author="Narendra" w:date="2021-08-21T13:02:00Z">
            <w:rPr>
              <w:rFonts w:ascii="Arial" w:eastAsia="Times New Roman" w:hAnsi="Arial" w:cs="Arial"/>
              <w:color w:val="212529"/>
              <w:sz w:val="23"/>
              <w:szCs w:val="23"/>
              <w:bdr w:val="none" w:sz="0" w:space="0" w:color="auto" w:frame="1"/>
            </w:rPr>
          </w:rPrChange>
        </w:rPr>
        <w:t>if (!string.IsNullOrEmpty(token.Error))</w:t>
      </w:r>
      <w:r w:rsidRPr="008C6831">
        <w:rPr>
          <w:rFonts w:ascii="Maiandra GD" w:eastAsia="Times New Roman" w:hAnsi="Maiandra GD" w:cs="Segoe UI"/>
          <w:color w:val="212529"/>
          <w:sz w:val="24"/>
          <w:szCs w:val="24"/>
          <w:rPrChange w:id="9906"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907" w:author="Narendra" w:date="2021-08-21T13:02:00Z">
            <w:rPr>
              <w:rFonts w:ascii="Arial" w:eastAsia="Times New Roman" w:hAnsi="Arial" w:cs="Arial"/>
              <w:color w:val="212529"/>
              <w:sz w:val="23"/>
              <w:szCs w:val="23"/>
              <w:bdr w:val="none" w:sz="0" w:space="0" w:color="auto" w:frame="1"/>
            </w:rPr>
          </w:rPrChange>
        </w:rPr>
        <w:t>{</w:t>
      </w:r>
      <w:r w:rsidRPr="008C6831">
        <w:rPr>
          <w:rFonts w:ascii="Maiandra GD" w:eastAsia="Times New Roman" w:hAnsi="Maiandra GD" w:cs="Segoe UI"/>
          <w:color w:val="212529"/>
          <w:sz w:val="24"/>
          <w:szCs w:val="24"/>
          <w:rPrChange w:id="9908"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909" w:author="Narendra" w:date="2021-08-21T13:02:00Z">
            <w:rPr>
              <w:rFonts w:ascii="Arial" w:eastAsia="Times New Roman" w:hAnsi="Arial" w:cs="Arial"/>
              <w:color w:val="212529"/>
              <w:sz w:val="23"/>
              <w:szCs w:val="23"/>
              <w:bdr w:val="none" w:sz="0" w:space="0" w:color="auto" w:frame="1"/>
            </w:rPr>
          </w:rPrChange>
        </w:rPr>
        <w:t>token = GetAccessToken(clientId, clientSecret, Username, Password);</w:t>
      </w:r>
      <w:r w:rsidRPr="008C6831">
        <w:rPr>
          <w:rFonts w:ascii="Maiandra GD" w:eastAsia="Times New Roman" w:hAnsi="Maiandra GD" w:cs="Segoe UI"/>
          <w:color w:val="212529"/>
          <w:sz w:val="24"/>
          <w:szCs w:val="24"/>
          <w:rPrChange w:id="9910"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911" w:author="Narendra" w:date="2021-08-21T13:02:00Z">
            <w:rPr>
              <w:rFonts w:ascii="Arial" w:eastAsia="Times New Roman" w:hAnsi="Arial" w:cs="Arial"/>
              <w:color w:val="212529"/>
              <w:sz w:val="23"/>
              <w:szCs w:val="23"/>
              <w:bdr w:val="none" w:sz="0" w:space="0" w:color="auto" w:frame="1"/>
            </w:rPr>
          </w:rPrChange>
        </w:rPr>
        <w:t>}</w:t>
      </w:r>
      <w:r w:rsidRPr="008C6831">
        <w:rPr>
          <w:rFonts w:ascii="Maiandra GD" w:eastAsia="Times New Roman" w:hAnsi="Maiandra GD" w:cs="Segoe UI"/>
          <w:color w:val="212529"/>
          <w:sz w:val="24"/>
          <w:szCs w:val="24"/>
          <w:rPrChange w:id="9912"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913" w:author="Narendra" w:date="2021-08-21T13:02:00Z">
            <w:rPr>
              <w:rFonts w:ascii="Arial" w:eastAsia="Times New Roman" w:hAnsi="Arial" w:cs="Arial"/>
              <w:color w:val="212529"/>
              <w:sz w:val="23"/>
              <w:szCs w:val="23"/>
              <w:bdr w:val="none" w:sz="0" w:space="0" w:color="auto" w:frame="1"/>
            </w:rPr>
          </w:rPrChange>
        </w:rPr>
        <w:t>}</w:t>
      </w:r>
      <w:r w:rsidRPr="008C6831">
        <w:rPr>
          <w:rFonts w:ascii="Maiandra GD" w:eastAsia="Times New Roman" w:hAnsi="Maiandra GD" w:cs="Segoe UI"/>
          <w:color w:val="212529"/>
          <w:sz w:val="24"/>
          <w:szCs w:val="24"/>
          <w:rPrChange w:id="9914"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915" w:author="Narendra" w:date="2021-08-21T13:02:00Z">
            <w:rPr>
              <w:rFonts w:ascii="Arial" w:eastAsia="Times New Roman" w:hAnsi="Arial" w:cs="Arial"/>
              <w:color w:val="212529"/>
              <w:sz w:val="23"/>
              <w:szCs w:val="23"/>
              <w:bdr w:val="none" w:sz="0" w:space="0" w:color="auto" w:frame="1"/>
            </w:rPr>
          </w:rPrChange>
        </w:rPr>
        <w:t>if (!string.IsNullOrEmpty(token.Error))</w:t>
      </w:r>
      <w:r w:rsidRPr="008C6831">
        <w:rPr>
          <w:rFonts w:ascii="Maiandra GD" w:eastAsia="Times New Roman" w:hAnsi="Maiandra GD" w:cs="Segoe UI"/>
          <w:color w:val="212529"/>
          <w:sz w:val="24"/>
          <w:szCs w:val="24"/>
          <w:rPrChange w:id="9916"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917" w:author="Narendra" w:date="2021-08-21T13:02:00Z">
            <w:rPr>
              <w:rFonts w:ascii="Arial" w:eastAsia="Times New Roman" w:hAnsi="Arial" w:cs="Arial"/>
              <w:color w:val="212529"/>
              <w:sz w:val="23"/>
              <w:szCs w:val="23"/>
              <w:bdr w:val="none" w:sz="0" w:space="0" w:color="auto" w:frame="1"/>
            </w:rPr>
          </w:rPrChange>
        </w:rPr>
        <w:t>{</w:t>
      </w:r>
      <w:r w:rsidRPr="008C6831">
        <w:rPr>
          <w:rFonts w:ascii="Maiandra GD" w:eastAsia="Times New Roman" w:hAnsi="Maiandra GD" w:cs="Segoe UI"/>
          <w:color w:val="212529"/>
          <w:sz w:val="24"/>
          <w:szCs w:val="24"/>
          <w:rPrChange w:id="9918"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919" w:author="Narendra" w:date="2021-08-21T13:02:00Z">
            <w:rPr>
              <w:rFonts w:ascii="Arial" w:eastAsia="Times New Roman" w:hAnsi="Arial" w:cs="Arial"/>
              <w:color w:val="212529"/>
              <w:sz w:val="23"/>
              <w:szCs w:val="23"/>
              <w:bdr w:val="none" w:sz="0" w:space="0" w:color="auto" w:frame="1"/>
            </w:rPr>
          </w:rPrChange>
        </w:rPr>
        <w:t>throw new Exception(token.Error);</w:t>
      </w:r>
      <w:r w:rsidRPr="008C6831">
        <w:rPr>
          <w:rFonts w:ascii="Maiandra GD" w:eastAsia="Times New Roman" w:hAnsi="Maiandra GD" w:cs="Segoe UI"/>
          <w:color w:val="212529"/>
          <w:sz w:val="24"/>
          <w:szCs w:val="24"/>
          <w:rPrChange w:id="9920"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921" w:author="Narendra" w:date="2021-08-21T13:02:00Z">
            <w:rPr>
              <w:rFonts w:ascii="Arial" w:eastAsia="Times New Roman" w:hAnsi="Arial" w:cs="Arial"/>
              <w:color w:val="212529"/>
              <w:sz w:val="23"/>
              <w:szCs w:val="23"/>
              <w:bdr w:val="none" w:sz="0" w:space="0" w:color="auto" w:frame="1"/>
            </w:rPr>
          </w:rPrChange>
        </w:rPr>
        <w:t>}</w:t>
      </w:r>
      <w:r w:rsidRPr="008C6831">
        <w:rPr>
          <w:rFonts w:ascii="Maiandra GD" w:eastAsia="Times New Roman" w:hAnsi="Maiandra GD" w:cs="Segoe UI"/>
          <w:color w:val="212529"/>
          <w:sz w:val="24"/>
          <w:szCs w:val="24"/>
          <w:rPrChange w:id="9922"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923" w:author="Narendra" w:date="2021-08-21T13:02:00Z">
            <w:rPr>
              <w:rFonts w:ascii="Arial" w:eastAsia="Times New Roman" w:hAnsi="Arial" w:cs="Arial"/>
              <w:color w:val="212529"/>
              <w:sz w:val="23"/>
              <w:szCs w:val="23"/>
              <w:bdr w:val="none" w:sz="0" w:space="0" w:color="auto" w:frame="1"/>
            </w:rPr>
          </w:rPrChange>
        </w:rPr>
        <w:t>else</w:t>
      </w:r>
      <w:r w:rsidRPr="008C6831">
        <w:rPr>
          <w:rFonts w:ascii="Maiandra GD" w:eastAsia="Times New Roman" w:hAnsi="Maiandra GD" w:cs="Segoe UI"/>
          <w:color w:val="212529"/>
          <w:sz w:val="24"/>
          <w:szCs w:val="24"/>
          <w:rPrChange w:id="9924"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925" w:author="Narendra" w:date="2021-08-21T13:02:00Z">
            <w:rPr>
              <w:rFonts w:ascii="Arial" w:eastAsia="Times New Roman" w:hAnsi="Arial" w:cs="Arial"/>
              <w:color w:val="212529"/>
              <w:sz w:val="23"/>
              <w:szCs w:val="23"/>
              <w:bdr w:val="none" w:sz="0" w:space="0" w:color="auto" w:frame="1"/>
            </w:rPr>
          </w:rPrChange>
        </w:rPr>
        <w:t>{</w:t>
      </w:r>
      <w:r w:rsidRPr="008C6831">
        <w:rPr>
          <w:rFonts w:ascii="Maiandra GD" w:eastAsia="Times New Roman" w:hAnsi="Maiandra GD" w:cs="Segoe UI"/>
          <w:color w:val="212529"/>
          <w:sz w:val="24"/>
          <w:szCs w:val="24"/>
          <w:rPrChange w:id="9926"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927" w:author="Narendra" w:date="2021-08-21T13:02:00Z">
            <w:rPr>
              <w:rFonts w:ascii="Arial" w:eastAsia="Times New Roman" w:hAnsi="Arial" w:cs="Arial"/>
              <w:color w:val="212529"/>
              <w:sz w:val="23"/>
              <w:szCs w:val="23"/>
              <w:bdr w:val="none" w:sz="0" w:space="0" w:color="auto" w:frame="1"/>
            </w:rPr>
          </w:rPrChange>
        </w:rPr>
        <w:t>//Need to store the token in any presistent storage</w:t>
      </w:r>
      <w:r w:rsidRPr="008C6831">
        <w:rPr>
          <w:rFonts w:ascii="Maiandra GD" w:eastAsia="Times New Roman" w:hAnsi="Maiandra GD" w:cs="Segoe UI"/>
          <w:color w:val="212529"/>
          <w:sz w:val="24"/>
          <w:szCs w:val="24"/>
          <w:rPrChange w:id="9928"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929" w:author="Narendra" w:date="2021-08-21T13:02:00Z">
            <w:rPr>
              <w:rFonts w:ascii="Arial" w:eastAsia="Times New Roman" w:hAnsi="Arial" w:cs="Arial"/>
              <w:color w:val="212529"/>
              <w:sz w:val="23"/>
              <w:szCs w:val="23"/>
              <w:bdr w:val="none" w:sz="0" w:space="0" w:color="auto" w:frame="1"/>
            </w:rPr>
          </w:rPrChange>
        </w:rPr>
        <w:t>token.ExpiredDateTime = DateTime.Now.AddSeconds(token.ExpiresIn);</w:t>
      </w:r>
      <w:r w:rsidRPr="008C6831">
        <w:rPr>
          <w:rFonts w:ascii="Maiandra GD" w:eastAsia="Times New Roman" w:hAnsi="Maiandra GD" w:cs="Segoe UI"/>
          <w:color w:val="212529"/>
          <w:sz w:val="24"/>
          <w:szCs w:val="24"/>
          <w:rPrChange w:id="9930"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931" w:author="Narendra" w:date="2021-08-21T13:02:00Z">
            <w:rPr>
              <w:rFonts w:ascii="Arial" w:eastAsia="Times New Roman" w:hAnsi="Arial" w:cs="Arial"/>
              <w:color w:val="212529"/>
              <w:sz w:val="23"/>
              <w:szCs w:val="23"/>
              <w:bdr w:val="none" w:sz="0" w:space="0" w:color="auto" w:frame="1"/>
            </w:rPr>
          </w:rPrChange>
        </w:rPr>
        <w:t>//Create an object of type UserTokenMaster</w:t>
      </w:r>
      <w:r w:rsidRPr="008C6831">
        <w:rPr>
          <w:rFonts w:ascii="Maiandra GD" w:eastAsia="Times New Roman" w:hAnsi="Maiandra GD" w:cs="Segoe UI"/>
          <w:color w:val="212529"/>
          <w:sz w:val="24"/>
          <w:szCs w:val="24"/>
          <w:rPrChange w:id="9932"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933" w:author="Narendra" w:date="2021-08-21T13:02:00Z">
            <w:rPr>
              <w:rFonts w:ascii="Arial" w:eastAsia="Times New Roman" w:hAnsi="Arial" w:cs="Arial"/>
              <w:color w:val="212529"/>
              <w:sz w:val="23"/>
              <w:szCs w:val="23"/>
              <w:bdr w:val="none" w:sz="0" w:space="0" w:color="auto" w:frame="1"/>
            </w:rPr>
          </w:rPrChange>
        </w:rPr>
        <w:t>UserTokenMaster userTokenMaster = new UserTokenMaster()</w:t>
      </w:r>
      <w:r w:rsidRPr="008C6831">
        <w:rPr>
          <w:rFonts w:ascii="Maiandra GD" w:eastAsia="Times New Roman" w:hAnsi="Maiandra GD" w:cs="Segoe UI"/>
          <w:color w:val="212529"/>
          <w:sz w:val="24"/>
          <w:szCs w:val="24"/>
          <w:rPrChange w:id="9934"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935" w:author="Narendra" w:date="2021-08-21T13:02:00Z">
            <w:rPr>
              <w:rFonts w:ascii="Arial" w:eastAsia="Times New Roman" w:hAnsi="Arial" w:cs="Arial"/>
              <w:color w:val="212529"/>
              <w:sz w:val="23"/>
              <w:szCs w:val="23"/>
              <w:bdr w:val="none" w:sz="0" w:space="0" w:color="auto" w:frame="1"/>
            </w:rPr>
          </w:rPrChange>
        </w:rPr>
        <w:t>{</w:t>
      </w:r>
      <w:r w:rsidRPr="008C6831">
        <w:rPr>
          <w:rFonts w:ascii="Maiandra GD" w:eastAsia="Times New Roman" w:hAnsi="Maiandra GD" w:cs="Segoe UI"/>
          <w:color w:val="212529"/>
          <w:sz w:val="24"/>
          <w:szCs w:val="24"/>
          <w:rPrChange w:id="9936"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937" w:author="Narendra" w:date="2021-08-21T13:02:00Z">
            <w:rPr>
              <w:rFonts w:ascii="Arial" w:eastAsia="Times New Roman" w:hAnsi="Arial" w:cs="Arial"/>
              <w:color w:val="212529"/>
              <w:sz w:val="23"/>
              <w:szCs w:val="23"/>
              <w:bdr w:val="none" w:sz="0" w:space="0" w:color="auto" w:frame="1"/>
            </w:rPr>
          </w:rPrChange>
        </w:rPr>
        <w:t>UserName = Username,</w:t>
      </w:r>
      <w:r w:rsidRPr="008C6831">
        <w:rPr>
          <w:rFonts w:ascii="Maiandra GD" w:eastAsia="Times New Roman" w:hAnsi="Maiandra GD" w:cs="Segoe UI"/>
          <w:color w:val="212529"/>
          <w:sz w:val="24"/>
          <w:szCs w:val="24"/>
          <w:rPrChange w:id="9938"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939" w:author="Narendra" w:date="2021-08-21T13:02:00Z">
            <w:rPr>
              <w:rFonts w:ascii="Arial" w:eastAsia="Times New Roman" w:hAnsi="Arial" w:cs="Arial"/>
              <w:color w:val="212529"/>
              <w:sz w:val="23"/>
              <w:szCs w:val="23"/>
              <w:bdr w:val="none" w:sz="0" w:space="0" w:color="auto" w:frame="1"/>
            </w:rPr>
          </w:rPrChange>
        </w:rPr>
        <w:t>UserPassword = Password,</w:t>
      </w:r>
      <w:r w:rsidRPr="008C6831">
        <w:rPr>
          <w:rFonts w:ascii="Maiandra GD" w:eastAsia="Times New Roman" w:hAnsi="Maiandra GD" w:cs="Segoe UI"/>
          <w:color w:val="212529"/>
          <w:sz w:val="24"/>
          <w:szCs w:val="24"/>
          <w:rPrChange w:id="9940"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941" w:author="Narendra" w:date="2021-08-21T13:02:00Z">
            <w:rPr>
              <w:rFonts w:ascii="Arial" w:eastAsia="Times New Roman" w:hAnsi="Arial" w:cs="Arial"/>
              <w:color w:val="212529"/>
              <w:sz w:val="23"/>
              <w:szCs w:val="23"/>
              <w:bdr w:val="none" w:sz="0" w:space="0" w:color="auto" w:frame="1"/>
            </w:rPr>
          </w:rPrChange>
        </w:rPr>
        <w:t>AccessToken = token.AccessToken,</w:t>
      </w:r>
      <w:r w:rsidRPr="008C6831">
        <w:rPr>
          <w:rFonts w:ascii="Maiandra GD" w:eastAsia="Times New Roman" w:hAnsi="Maiandra GD" w:cs="Segoe UI"/>
          <w:color w:val="212529"/>
          <w:sz w:val="24"/>
          <w:szCs w:val="24"/>
          <w:rPrChange w:id="9942"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943" w:author="Narendra" w:date="2021-08-21T13:02:00Z">
            <w:rPr>
              <w:rFonts w:ascii="Arial" w:eastAsia="Times New Roman" w:hAnsi="Arial" w:cs="Arial"/>
              <w:color w:val="212529"/>
              <w:sz w:val="23"/>
              <w:szCs w:val="23"/>
              <w:bdr w:val="none" w:sz="0" w:space="0" w:color="auto" w:frame="1"/>
            </w:rPr>
          </w:rPrChange>
        </w:rPr>
        <w:t>RefreshToken = token.RefreshToken,</w:t>
      </w:r>
      <w:r w:rsidRPr="008C6831">
        <w:rPr>
          <w:rFonts w:ascii="Maiandra GD" w:eastAsia="Times New Roman" w:hAnsi="Maiandra GD" w:cs="Segoe UI"/>
          <w:color w:val="212529"/>
          <w:sz w:val="24"/>
          <w:szCs w:val="24"/>
          <w:rPrChange w:id="9944"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945" w:author="Narendra" w:date="2021-08-21T13:02:00Z">
            <w:rPr>
              <w:rFonts w:ascii="Arial" w:eastAsia="Times New Roman" w:hAnsi="Arial" w:cs="Arial"/>
              <w:color w:val="212529"/>
              <w:sz w:val="23"/>
              <w:szCs w:val="23"/>
              <w:bdr w:val="none" w:sz="0" w:space="0" w:color="auto" w:frame="1"/>
            </w:rPr>
          </w:rPrChange>
        </w:rPr>
        <w:t>TokenExpiredTime = token.ExpiredDateTime</w:t>
      </w:r>
      <w:r w:rsidRPr="008C6831">
        <w:rPr>
          <w:rFonts w:ascii="Maiandra GD" w:eastAsia="Times New Roman" w:hAnsi="Maiandra GD" w:cs="Segoe UI"/>
          <w:color w:val="212529"/>
          <w:sz w:val="24"/>
          <w:szCs w:val="24"/>
          <w:rPrChange w:id="9946"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947" w:author="Narendra" w:date="2021-08-21T13:02:00Z">
            <w:rPr>
              <w:rFonts w:ascii="Arial" w:eastAsia="Times New Roman" w:hAnsi="Arial" w:cs="Arial"/>
              <w:color w:val="212529"/>
              <w:sz w:val="23"/>
              <w:szCs w:val="23"/>
              <w:bdr w:val="none" w:sz="0" w:space="0" w:color="auto" w:frame="1"/>
            </w:rPr>
          </w:rPrChange>
        </w:rPr>
        <w:t>};</w:t>
      </w:r>
      <w:r w:rsidRPr="008C6831">
        <w:rPr>
          <w:rFonts w:ascii="Maiandra GD" w:eastAsia="Times New Roman" w:hAnsi="Maiandra GD" w:cs="Segoe UI"/>
          <w:color w:val="212529"/>
          <w:sz w:val="24"/>
          <w:szCs w:val="24"/>
          <w:rPrChange w:id="9948"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949" w:author="Narendra" w:date="2021-08-21T13:02:00Z">
            <w:rPr>
              <w:rFonts w:ascii="Arial" w:eastAsia="Times New Roman" w:hAnsi="Arial" w:cs="Arial"/>
              <w:color w:val="212529"/>
              <w:sz w:val="23"/>
              <w:szCs w:val="23"/>
              <w:bdr w:val="none" w:sz="0" w:space="0" w:color="auto" w:frame="1"/>
            </w:rPr>
          </w:rPrChange>
        </w:rPr>
        <w:t>bool IsAddeded = (new UserTokenRepository()).AddUserTokenIntoDB(userTokenMaster);</w:t>
      </w:r>
      <w:r w:rsidRPr="008C6831">
        <w:rPr>
          <w:rFonts w:ascii="Maiandra GD" w:eastAsia="Times New Roman" w:hAnsi="Maiandra GD" w:cs="Segoe UI"/>
          <w:color w:val="212529"/>
          <w:sz w:val="24"/>
          <w:szCs w:val="24"/>
          <w:rPrChange w:id="9950"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951" w:author="Narendra" w:date="2021-08-21T13:02:00Z">
            <w:rPr>
              <w:rFonts w:ascii="Arial" w:eastAsia="Times New Roman" w:hAnsi="Arial" w:cs="Arial"/>
              <w:color w:val="212529"/>
              <w:sz w:val="23"/>
              <w:szCs w:val="23"/>
              <w:bdr w:val="none" w:sz="0" w:space="0" w:color="auto" w:frame="1"/>
            </w:rPr>
          </w:rPrChange>
        </w:rPr>
        <w:t>if (IsAddeded)</w:t>
      </w:r>
      <w:r w:rsidRPr="008C6831">
        <w:rPr>
          <w:rFonts w:ascii="Maiandra GD" w:eastAsia="Times New Roman" w:hAnsi="Maiandra GD" w:cs="Segoe UI"/>
          <w:color w:val="212529"/>
          <w:sz w:val="24"/>
          <w:szCs w:val="24"/>
          <w:rPrChange w:id="9952"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953" w:author="Narendra" w:date="2021-08-21T13:02:00Z">
            <w:rPr>
              <w:rFonts w:ascii="Arial" w:eastAsia="Times New Roman" w:hAnsi="Arial" w:cs="Arial"/>
              <w:color w:val="212529"/>
              <w:sz w:val="23"/>
              <w:szCs w:val="23"/>
              <w:bdr w:val="none" w:sz="0" w:space="0" w:color="auto" w:frame="1"/>
            </w:rPr>
          </w:rPrChange>
        </w:rPr>
        <w:t>{</w:t>
      </w:r>
      <w:r w:rsidRPr="008C6831">
        <w:rPr>
          <w:rFonts w:ascii="Maiandra GD" w:eastAsia="Times New Roman" w:hAnsi="Maiandra GD" w:cs="Segoe UI"/>
          <w:color w:val="212529"/>
          <w:sz w:val="24"/>
          <w:szCs w:val="24"/>
          <w:rPrChange w:id="9954"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955" w:author="Narendra" w:date="2021-08-21T13:02:00Z">
            <w:rPr>
              <w:rFonts w:ascii="Arial" w:eastAsia="Times New Roman" w:hAnsi="Arial" w:cs="Arial"/>
              <w:color w:val="212529"/>
              <w:sz w:val="23"/>
              <w:szCs w:val="23"/>
              <w:bdr w:val="none" w:sz="0" w:space="0" w:color="auto" w:frame="1"/>
            </w:rPr>
          </w:rPrChange>
        </w:rPr>
        <w:t>token.Error = “Error Occurred while saving the Token into the DB”;</w:t>
      </w:r>
      <w:r w:rsidRPr="008C6831">
        <w:rPr>
          <w:rFonts w:ascii="Maiandra GD" w:eastAsia="Times New Roman" w:hAnsi="Maiandra GD" w:cs="Segoe UI"/>
          <w:color w:val="212529"/>
          <w:sz w:val="24"/>
          <w:szCs w:val="24"/>
          <w:rPrChange w:id="9956"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957" w:author="Narendra" w:date="2021-08-21T13:02:00Z">
            <w:rPr>
              <w:rFonts w:ascii="Arial" w:eastAsia="Times New Roman" w:hAnsi="Arial" w:cs="Arial"/>
              <w:color w:val="212529"/>
              <w:sz w:val="23"/>
              <w:szCs w:val="23"/>
              <w:bdr w:val="none" w:sz="0" w:space="0" w:color="auto" w:frame="1"/>
            </w:rPr>
          </w:rPrChange>
        </w:rPr>
        <w:t>}</w:t>
      </w:r>
      <w:r w:rsidRPr="008C6831">
        <w:rPr>
          <w:rFonts w:ascii="Maiandra GD" w:eastAsia="Times New Roman" w:hAnsi="Maiandra GD" w:cs="Segoe UI"/>
          <w:color w:val="212529"/>
          <w:sz w:val="24"/>
          <w:szCs w:val="24"/>
          <w:rPrChange w:id="9958"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959" w:author="Narendra" w:date="2021-08-21T13:02:00Z">
            <w:rPr>
              <w:rFonts w:ascii="Arial" w:eastAsia="Times New Roman" w:hAnsi="Arial" w:cs="Arial"/>
              <w:color w:val="212529"/>
              <w:sz w:val="23"/>
              <w:szCs w:val="23"/>
              <w:bdr w:val="none" w:sz="0" w:space="0" w:color="auto" w:frame="1"/>
            </w:rPr>
          </w:rPrChange>
        </w:rPr>
        <w:t>}</w:t>
      </w:r>
      <w:r w:rsidRPr="008C6831">
        <w:rPr>
          <w:rFonts w:ascii="Maiandra GD" w:eastAsia="Times New Roman" w:hAnsi="Maiandra GD" w:cs="Segoe UI"/>
          <w:color w:val="212529"/>
          <w:sz w:val="24"/>
          <w:szCs w:val="24"/>
          <w:rPrChange w:id="9960"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961" w:author="Narendra" w:date="2021-08-21T13:02:00Z">
            <w:rPr>
              <w:rFonts w:ascii="Arial" w:eastAsia="Times New Roman" w:hAnsi="Arial" w:cs="Arial"/>
              <w:color w:val="212529"/>
              <w:sz w:val="23"/>
              <w:szCs w:val="23"/>
              <w:bdr w:val="none" w:sz="0" w:space="0" w:color="auto" w:frame="1"/>
            </w:rPr>
          </w:rPrChange>
        </w:rPr>
        <w:t>return token;</w:t>
      </w:r>
      <w:r w:rsidRPr="008C6831">
        <w:rPr>
          <w:rFonts w:ascii="Maiandra GD" w:eastAsia="Times New Roman" w:hAnsi="Maiandra GD" w:cs="Segoe UI"/>
          <w:color w:val="212529"/>
          <w:sz w:val="24"/>
          <w:szCs w:val="24"/>
          <w:rPrChange w:id="9962"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963" w:author="Narendra" w:date="2021-08-21T13:02:00Z">
            <w:rPr>
              <w:rFonts w:ascii="Arial" w:eastAsia="Times New Roman" w:hAnsi="Arial" w:cs="Arial"/>
              <w:color w:val="212529"/>
              <w:sz w:val="23"/>
              <w:szCs w:val="23"/>
              <w:bdr w:val="none" w:sz="0" w:space="0" w:color="auto" w:frame="1"/>
            </w:rPr>
          </w:rPrChange>
        </w:rPr>
        <w:t>}</w:t>
      </w:r>
      <w:r w:rsidRPr="008C6831">
        <w:rPr>
          <w:rFonts w:ascii="Maiandra GD" w:eastAsia="Times New Roman" w:hAnsi="Maiandra GD" w:cs="Segoe UI"/>
          <w:color w:val="212529"/>
          <w:sz w:val="24"/>
          <w:szCs w:val="24"/>
          <w:rPrChange w:id="9964"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965" w:author="Narendra" w:date="2021-08-21T13:02:00Z">
            <w:rPr>
              <w:rFonts w:ascii="Arial" w:eastAsia="Times New Roman" w:hAnsi="Arial" w:cs="Arial"/>
              <w:color w:val="212529"/>
              <w:sz w:val="23"/>
              <w:szCs w:val="23"/>
              <w:bdr w:val="none" w:sz="0" w:space="0" w:color="auto" w:frame="1"/>
            </w:rPr>
          </w:rPrChange>
        </w:rPr>
        <w:t>//This method is used to get a new access token</w:t>
      </w:r>
      <w:r w:rsidRPr="008C6831">
        <w:rPr>
          <w:rFonts w:ascii="Maiandra GD" w:eastAsia="Times New Roman" w:hAnsi="Maiandra GD" w:cs="Segoe UI"/>
          <w:color w:val="212529"/>
          <w:sz w:val="24"/>
          <w:szCs w:val="24"/>
          <w:rPrChange w:id="9966"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967" w:author="Narendra" w:date="2021-08-21T13:02:00Z">
            <w:rPr>
              <w:rFonts w:ascii="Arial" w:eastAsia="Times New Roman" w:hAnsi="Arial" w:cs="Arial"/>
              <w:color w:val="212529"/>
              <w:sz w:val="23"/>
              <w:szCs w:val="23"/>
              <w:bdr w:val="none" w:sz="0" w:space="0" w:color="auto" w:frame="1"/>
            </w:rPr>
          </w:rPrChange>
        </w:rPr>
        <w:t xml:space="preserve">public static Token GetAccessToken(string clientId, string clientSecret, string username, </w:t>
      </w:r>
      <w:r w:rsidRPr="008C6831">
        <w:rPr>
          <w:rFonts w:ascii="Maiandra GD" w:eastAsia="Times New Roman" w:hAnsi="Maiandra GD" w:cs="Arial"/>
          <w:color w:val="212529"/>
          <w:sz w:val="24"/>
          <w:szCs w:val="24"/>
          <w:bdr w:val="none" w:sz="0" w:space="0" w:color="auto" w:frame="1"/>
          <w:rPrChange w:id="9968" w:author="Narendra" w:date="2021-08-21T13:02:00Z">
            <w:rPr>
              <w:rFonts w:ascii="Arial" w:eastAsia="Times New Roman" w:hAnsi="Arial" w:cs="Arial"/>
              <w:color w:val="212529"/>
              <w:sz w:val="23"/>
              <w:szCs w:val="23"/>
              <w:bdr w:val="none" w:sz="0" w:space="0" w:color="auto" w:frame="1"/>
            </w:rPr>
          </w:rPrChange>
        </w:rPr>
        <w:lastRenderedPageBreak/>
        <w:t>string password)</w:t>
      </w:r>
      <w:r w:rsidRPr="008C6831">
        <w:rPr>
          <w:rFonts w:ascii="Maiandra GD" w:eastAsia="Times New Roman" w:hAnsi="Maiandra GD" w:cs="Segoe UI"/>
          <w:color w:val="212529"/>
          <w:sz w:val="24"/>
          <w:szCs w:val="24"/>
          <w:rPrChange w:id="9969"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970" w:author="Narendra" w:date="2021-08-21T13:02:00Z">
            <w:rPr>
              <w:rFonts w:ascii="Arial" w:eastAsia="Times New Roman" w:hAnsi="Arial" w:cs="Arial"/>
              <w:color w:val="212529"/>
              <w:sz w:val="23"/>
              <w:szCs w:val="23"/>
              <w:bdr w:val="none" w:sz="0" w:space="0" w:color="auto" w:frame="1"/>
            </w:rPr>
          </w:rPrChange>
        </w:rPr>
        <w:t>{</w:t>
      </w:r>
      <w:r w:rsidRPr="008C6831">
        <w:rPr>
          <w:rFonts w:ascii="Maiandra GD" w:eastAsia="Times New Roman" w:hAnsi="Maiandra GD" w:cs="Segoe UI"/>
          <w:color w:val="212529"/>
          <w:sz w:val="24"/>
          <w:szCs w:val="24"/>
          <w:rPrChange w:id="9971"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972" w:author="Narendra" w:date="2021-08-21T13:02:00Z">
            <w:rPr>
              <w:rFonts w:ascii="Arial" w:eastAsia="Times New Roman" w:hAnsi="Arial" w:cs="Arial"/>
              <w:color w:val="212529"/>
              <w:sz w:val="23"/>
              <w:szCs w:val="23"/>
              <w:bdr w:val="none" w:sz="0" w:space="0" w:color="auto" w:frame="1"/>
            </w:rPr>
          </w:rPrChange>
        </w:rPr>
        <w:t>Token token = new Token();</w:t>
      </w:r>
      <w:r w:rsidRPr="008C6831">
        <w:rPr>
          <w:rFonts w:ascii="Maiandra GD" w:eastAsia="Times New Roman" w:hAnsi="Maiandra GD" w:cs="Segoe UI"/>
          <w:color w:val="212529"/>
          <w:sz w:val="24"/>
          <w:szCs w:val="24"/>
          <w:rPrChange w:id="9973"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974" w:author="Narendra" w:date="2021-08-21T13:02:00Z">
            <w:rPr>
              <w:rFonts w:ascii="Arial" w:eastAsia="Times New Roman" w:hAnsi="Arial" w:cs="Arial"/>
              <w:color w:val="212529"/>
              <w:sz w:val="23"/>
              <w:szCs w:val="23"/>
              <w:bdr w:val="none" w:sz="0" w:space="0" w:color="auto" w:frame="1"/>
            </w:rPr>
          </w:rPrChange>
        </w:rPr>
        <w:t>HttpClientHandler handler = new HttpClientHandler();</w:t>
      </w:r>
      <w:r w:rsidRPr="008C6831">
        <w:rPr>
          <w:rFonts w:ascii="Maiandra GD" w:eastAsia="Times New Roman" w:hAnsi="Maiandra GD" w:cs="Segoe UI"/>
          <w:color w:val="212529"/>
          <w:sz w:val="24"/>
          <w:szCs w:val="24"/>
          <w:rPrChange w:id="9975"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976" w:author="Narendra" w:date="2021-08-21T13:02:00Z">
            <w:rPr>
              <w:rFonts w:ascii="Arial" w:eastAsia="Times New Roman" w:hAnsi="Arial" w:cs="Arial"/>
              <w:color w:val="212529"/>
              <w:sz w:val="23"/>
              <w:szCs w:val="23"/>
              <w:bdr w:val="none" w:sz="0" w:space="0" w:color="auto" w:frame="1"/>
            </w:rPr>
          </w:rPrChange>
        </w:rPr>
        <w:t>HttpClient client = new HttpClient(handler);</w:t>
      </w:r>
      <w:r w:rsidRPr="008C6831">
        <w:rPr>
          <w:rFonts w:ascii="Maiandra GD" w:eastAsia="Times New Roman" w:hAnsi="Maiandra GD" w:cs="Segoe UI"/>
          <w:color w:val="212529"/>
          <w:sz w:val="24"/>
          <w:szCs w:val="24"/>
          <w:rPrChange w:id="9977"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978" w:author="Narendra" w:date="2021-08-21T13:02:00Z">
            <w:rPr>
              <w:rFonts w:ascii="Arial" w:eastAsia="Times New Roman" w:hAnsi="Arial" w:cs="Arial"/>
              <w:color w:val="212529"/>
              <w:sz w:val="23"/>
              <w:szCs w:val="23"/>
              <w:bdr w:val="none" w:sz="0" w:space="0" w:color="auto" w:frame="1"/>
            </w:rPr>
          </w:rPrChange>
        </w:rPr>
        <w:t>// Need to set the Client ID and Client Secret in the Authorization Header</w:t>
      </w:r>
      <w:r w:rsidRPr="008C6831">
        <w:rPr>
          <w:rFonts w:ascii="Maiandra GD" w:eastAsia="Times New Roman" w:hAnsi="Maiandra GD" w:cs="Segoe UI"/>
          <w:color w:val="212529"/>
          <w:sz w:val="24"/>
          <w:szCs w:val="24"/>
          <w:rPrChange w:id="9979"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980" w:author="Narendra" w:date="2021-08-21T13:02:00Z">
            <w:rPr>
              <w:rFonts w:ascii="Arial" w:eastAsia="Times New Roman" w:hAnsi="Arial" w:cs="Arial"/>
              <w:color w:val="212529"/>
              <w:sz w:val="23"/>
              <w:szCs w:val="23"/>
              <w:bdr w:val="none" w:sz="0" w:space="0" w:color="auto" w:frame="1"/>
            </w:rPr>
          </w:rPrChange>
        </w:rPr>
        <w:t>// in Base64 Encoded Format using the Basic Authentication as shown below</w:t>
      </w:r>
      <w:r w:rsidRPr="008C6831">
        <w:rPr>
          <w:rFonts w:ascii="Maiandra GD" w:eastAsia="Times New Roman" w:hAnsi="Maiandra GD" w:cs="Segoe UI"/>
          <w:color w:val="212529"/>
          <w:sz w:val="24"/>
          <w:szCs w:val="24"/>
          <w:rPrChange w:id="9981"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982" w:author="Narendra" w:date="2021-08-21T13:02:00Z">
            <w:rPr>
              <w:rFonts w:ascii="Arial" w:eastAsia="Times New Roman" w:hAnsi="Arial" w:cs="Arial"/>
              <w:color w:val="212529"/>
              <w:sz w:val="23"/>
              <w:szCs w:val="23"/>
              <w:bdr w:val="none" w:sz="0" w:space="0" w:color="auto" w:frame="1"/>
            </w:rPr>
          </w:rPrChange>
        </w:rPr>
        <w:t>string ClientIDandSecret = clientId + “:” + clientSecret;</w:t>
      </w:r>
      <w:r w:rsidRPr="008C6831">
        <w:rPr>
          <w:rFonts w:ascii="Maiandra GD" w:eastAsia="Times New Roman" w:hAnsi="Maiandra GD" w:cs="Segoe UI"/>
          <w:color w:val="212529"/>
          <w:sz w:val="24"/>
          <w:szCs w:val="24"/>
          <w:rPrChange w:id="9983"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984" w:author="Narendra" w:date="2021-08-21T13:02:00Z">
            <w:rPr>
              <w:rFonts w:ascii="Arial" w:eastAsia="Times New Roman" w:hAnsi="Arial" w:cs="Arial"/>
              <w:color w:val="212529"/>
              <w:sz w:val="23"/>
              <w:szCs w:val="23"/>
              <w:bdr w:val="none" w:sz="0" w:space="0" w:color="auto" w:frame="1"/>
            </w:rPr>
          </w:rPrChange>
        </w:rPr>
        <w:t>var authorizationHeader = Convert.ToBase64String(Encoding.UTF8.GetBytes(ClientIDandSecret));</w:t>
      </w:r>
      <w:r w:rsidRPr="008C6831">
        <w:rPr>
          <w:rFonts w:ascii="Maiandra GD" w:eastAsia="Times New Roman" w:hAnsi="Maiandra GD" w:cs="Segoe UI"/>
          <w:color w:val="212529"/>
          <w:sz w:val="24"/>
          <w:szCs w:val="24"/>
          <w:rPrChange w:id="9985"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986" w:author="Narendra" w:date="2021-08-21T13:02:00Z">
            <w:rPr>
              <w:rFonts w:ascii="Arial" w:eastAsia="Times New Roman" w:hAnsi="Arial" w:cs="Arial"/>
              <w:color w:val="212529"/>
              <w:sz w:val="23"/>
              <w:szCs w:val="23"/>
              <w:bdr w:val="none" w:sz="0" w:space="0" w:color="auto" w:frame="1"/>
            </w:rPr>
          </w:rPrChange>
        </w:rPr>
        <w:t>client.DefaultRequestHeaders.Authorization = new AuthenticationHeaderValue(“Basic”, authorizationHeader);</w:t>
      </w:r>
      <w:r w:rsidRPr="008C6831">
        <w:rPr>
          <w:rFonts w:ascii="Maiandra GD" w:eastAsia="Times New Roman" w:hAnsi="Maiandra GD" w:cs="Segoe UI"/>
          <w:color w:val="212529"/>
          <w:sz w:val="24"/>
          <w:szCs w:val="24"/>
          <w:rPrChange w:id="9987"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988" w:author="Narendra" w:date="2021-08-21T13:02:00Z">
            <w:rPr>
              <w:rFonts w:ascii="Arial" w:eastAsia="Times New Roman" w:hAnsi="Arial" w:cs="Arial"/>
              <w:color w:val="212529"/>
              <w:sz w:val="23"/>
              <w:szCs w:val="23"/>
              <w:bdr w:val="none" w:sz="0" w:space="0" w:color="auto" w:frame="1"/>
            </w:rPr>
          </w:rPrChange>
        </w:rPr>
        <w:t>// Create a dictionary which contains the request form data, here we need to set</w:t>
      </w:r>
      <w:r w:rsidRPr="008C6831">
        <w:rPr>
          <w:rFonts w:ascii="Maiandra GD" w:eastAsia="Times New Roman" w:hAnsi="Maiandra GD" w:cs="Segoe UI"/>
          <w:color w:val="212529"/>
          <w:sz w:val="24"/>
          <w:szCs w:val="24"/>
          <w:rPrChange w:id="9989"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990" w:author="Narendra" w:date="2021-08-21T13:02:00Z">
            <w:rPr>
              <w:rFonts w:ascii="Arial" w:eastAsia="Times New Roman" w:hAnsi="Arial" w:cs="Arial"/>
              <w:color w:val="212529"/>
              <w:sz w:val="23"/>
              <w:szCs w:val="23"/>
              <w:bdr w:val="none" w:sz="0" w:space="0" w:color="auto" w:frame="1"/>
            </w:rPr>
          </w:rPrChange>
        </w:rPr>
        <w:t>// the username, password and grant_type as shown below</w:t>
      </w:r>
      <w:r w:rsidRPr="008C6831">
        <w:rPr>
          <w:rFonts w:ascii="Maiandra GD" w:eastAsia="Times New Roman" w:hAnsi="Maiandra GD" w:cs="Segoe UI"/>
          <w:color w:val="212529"/>
          <w:sz w:val="24"/>
          <w:szCs w:val="24"/>
          <w:rPrChange w:id="9991"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992" w:author="Narendra" w:date="2021-08-21T13:02:00Z">
            <w:rPr>
              <w:rFonts w:ascii="Arial" w:eastAsia="Times New Roman" w:hAnsi="Arial" w:cs="Arial"/>
              <w:color w:val="212529"/>
              <w:sz w:val="23"/>
              <w:szCs w:val="23"/>
              <w:bdr w:val="none" w:sz="0" w:space="0" w:color="auto" w:frame="1"/>
            </w:rPr>
          </w:rPrChange>
        </w:rPr>
        <w:t>var RequestBody = new Dictionary&lt;string, string&gt;</w:t>
      </w:r>
      <w:r w:rsidRPr="008C6831">
        <w:rPr>
          <w:rFonts w:ascii="Maiandra GD" w:eastAsia="Times New Roman" w:hAnsi="Maiandra GD" w:cs="Segoe UI"/>
          <w:color w:val="212529"/>
          <w:sz w:val="24"/>
          <w:szCs w:val="24"/>
          <w:rPrChange w:id="9993"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994" w:author="Narendra" w:date="2021-08-21T13:02:00Z">
            <w:rPr>
              <w:rFonts w:ascii="Arial" w:eastAsia="Times New Roman" w:hAnsi="Arial" w:cs="Arial"/>
              <w:color w:val="212529"/>
              <w:sz w:val="23"/>
              <w:szCs w:val="23"/>
              <w:bdr w:val="none" w:sz="0" w:space="0" w:color="auto" w:frame="1"/>
            </w:rPr>
          </w:rPrChange>
        </w:rPr>
        <w:t>{</w:t>
      </w:r>
      <w:r w:rsidRPr="008C6831">
        <w:rPr>
          <w:rFonts w:ascii="Maiandra GD" w:eastAsia="Times New Roman" w:hAnsi="Maiandra GD" w:cs="Segoe UI"/>
          <w:color w:val="212529"/>
          <w:sz w:val="24"/>
          <w:szCs w:val="24"/>
          <w:rPrChange w:id="9995"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996" w:author="Narendra" w:date="2021-08-21T13:02:00Z">
            <w:rPr>
              <w:rFonts w:ascii="Arial" w:eastAsia="Times New Roman" w:hAnsi="Arial" w:cs="Arial"/>
              <w:color w:val="212529"/>
              <w:sz w:val="23"/>
              <w:szCs w:val="23"/>
              <w:bdr w:val="none" w:sz="0" w:space="0" w:color="auto" w:frame="1"/>
            </w:rPr>
          </w:rPrChange>
        </w:rPr>
        <w:t>{“grant_type”, “password”},</w:t>
      </w:r>
      <w:r w:rsidRPr="008C6831">
        <w:rPr>
          <w:rFonts w:ascii="Maiandra GD" w:eastAsia="Times New Roman" w:hAnsi="Maiandra GD" w:cs="Segoe UI"/>
          <w:color w:val="212529"/>
          <w:sz w:val="24"/>
          <w:szCs w:val="24"/>
          <w:rPrChange w:id="9997"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9998" w:author="Narendra" w:date="2021-08-21T13:02:00Z">
            <w:rPr>
              <w:rFonts w:ascii="Arial" w:eastAsia="Times New Roman" w:hAnsi="Arial" w:cs="Arial"/>
              <w:color w:val="212529"/>
              <w:sz w:val="23"/>
              <w:szCs w:val="23"/>
              <w:bdr w:val="none" w:sz="0" w:space="0" w:color="auto" w:frame="1"/>
            </w:rPr>
          </w:rPrChange>
        </w:rPr>
        <w:t>{“username”, username},</w:t>
      </w:r>
      <w:r w:rsidRPr="008C6831">
        <w:rPr>
          <w:rFonts w:ascii="Maiandra GD" w:eastAsia="Times New Roman" w:hAnsi="Maiandra GD" w:cs="Segoe UI"/>
          <w:color w:val="212529"/>
          <w:sz w:val="24"/>
          <w:szCs w:val="24"/>
          <w:rPrChange w:id="9999"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10000" w:author="Narendra" w:date="2021-08-21T13:02:00Z">
            <w:rPr>
              <w:rFonts w:ascii="Arial" w:eastAsia="Times New Roman" w:hAnsi="Arial" w:cs="Arial"/>
              <w:color w:val="212529"/>
              <w:sz w:val="23"/>
              <w:szCs w:val="23"/>
              <w:bdr w:val="none" w:sz="0" w:space="0" w:color="auto" w:frame="1"/>
            </w:rPr>
          </w:rPrChange>
        </w:rPr>
        <w:t>{“password”, password},</w:t>
      </w:r>
      <w:r w:rsidRPr="008C6831">
        <w:rPr>
          <w:rFonts w:ascii="Maiandra GD" w:eastAsia="Times New Roman" w:hAnsi="Maiandra GD" w:cs="Segoe UI"/>
          <w:color w:val="212529"/>
          <w:sz w:val="24"/>
          <w:szCs w:val="24"/>
          <w:rPrChange w:id="10001"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10002" w:author="Narendra" w:date="2021-08-21T13:02:00Z">
            <w:rPr>
              <w:rFonts w:ascii="Arial" w:eastAsia="Times New Roman" w:hAnsi="Arial" w:cs="Arial"/>
              <w:color w:val="212529"/>
              <w:sz w:val="23"/>
              <w:szCs w:val="23"/>
              <w:bdr w:val="none" w:sz="0" w:space="0" w:color="auto" w:frame="1"/>
            </w:rPr>
          </w:rPrChange>
        </w:rPr>
        <w:t>};</w:t>
      </w:r>
      <w:r w:rsidRPr="008C6831">
        <w:rPr>
          <w:rFonts w:ascii="Maiandra GD" w:eastAsia="Times New Roman" w:hAnsi="Maiandra GD" w:cs="Segoe UI"/>
          <w:color w:val="212529"/>
          <w:sz w:val="24"/>
          <w:szCs w:val="24"/>
          <w:rPrChange w:id="10003"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10004" w:author="Narendra" w:date="2021-08-21T13:02:00Z">
            <w:rPr>
              <w:rFonts w:ascii="Arial" w:eastAsia="Times New Roman" w:hAnsi="Arial" w:cs="Arial"/>
              <w:color w:val="212529"/>
              <w:sz w:val="23"/>
              <w:szCs w:val="23"/>
              <w:bdr w:val="none" w:sz="0" w:space="0" w:color="auto" w:frame="1"/>
            </w:rPr>
          </w:rPrChange>
        </w:rPr>
        <w:t>//Make a Post request by invoking the PostAsync method on the client object as shown below</w:t>
      </w:r>
      <w:r w:rsidRPr="008C6831">
        <w:rPr>
          <w:rFonts w:ascii="Maiandra GD" w:eastAsia="Times New Roman" w:hAnsi="Maiandra GD" w:cs="Segoe UI"/>
          <w:color w:val="212529"/>
          <w:sz w:val="24"/>
          <w:szCs w:val="24"/>
          <w:rPrChange w:id="10005"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10006" w:author="Narendra" w:date="2021-08-21T13:02:00Z">
            <w:rPr>
              <w:rFonts w:ascii="Arial" w:eastAsia="Times New Roman" w:hAnsi="Arial" w:cs="Arial"/>
              <w:color w:val="212529"/>
              <w:sz w:val="23"/>
              <w:szCs w:val="23"/>
              <w:bdr w:val="none" w:sz="0" w:space="0" w:color="auto" w:frame="1"/>
            </w:rPr>
          </w:rPrChange>
        </w:rPr>
        <w:t>var tokenResponse = client.PostAsync(baseAddress + “token”, new FormUrlEncodedContent(RequestBody)).Result;</w:t>
      </w:r>
      <w:r w:rsidRPr="008C6831">
        <w:rPr>
          <w:rFonts w:ascii="Maiandra GD" w:eastAsia="Times New Roman" w:hAnsi="Maiandra GD" w:cs="Segoe UI"/>
          <w:color w:val="212529"/>
          <w:sz w:val="24"/>
          <w:szCs w:val="24"/>
          <w:rPrChange w:id="10007"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10008" w:author="Narendra" w:date="2021-08-21T13:02:00Z">
            <w:rPr>
              <w:rFonts w:ascii="Arial" w:eastAsia="Times New Roman" w:hAnsi="Arial" w:cs="Arial"/>
              <w:color w:val="212529"/>
              <w:sz w:val="23"/>
              <w:szCs w:val="23"/>
              <w:bdr w:val="none" w:sz="0" w:space="0" w:color="auto" w:frame="1"/>
            </w:rPr>
          </w:rPrChange>
        </w:rPr>
        <w:t>if (tokenResponse.IsSuccessStatusCode)</w:t>
      </w:r>
      <w:r w:rsidRPr="008C6831">
        <w:rPr>
          <w:rFonts w:ascii="Maiandra GD" w:eastAsia="Times New Roman" w:hAnsi="Maiandra GD" w:cs="Segoe UI"/>
          <w:color w:val="212529"/>
          <w:sz w:val="24"/>
          <w:szCs w:val="24"/>
          <w:rPrChange w:id="10009"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10010" w:author="Narendra" w:date="2021-08-21T13:02:00Z">
            <w:rPr>
              <w:rFonts w:ascii="Arial" w:eastAsia="Times New Roman" w:hAnsi="Arial" w:cs="Arial"/>
              <w:color w:val="212529"/>
              <w:sz w:val="23"/>
              <w:szCs w:val="23"/>
              <w:bdr w:val="none" w:sz="0" w:space="0" w:color="auto" w:frame="1"/>
            </w:rPr>
          </w:rPrChange>
        </w:rPr>
        <w:t>{</w:t>
      </w:r>
      <w:r w:rsidRPr="008C6831">
        <w:rPr>
          <w:rFonts w:ascii="Maiandra GD" w:eastAsia="Times New Roman" w:hAnsi="Maiandra GD" w:cs="Segoe UI"/>
          <w:color w:val="212529"/>
          <w:sz w:val="24"/>
          <w:szCs w:val="24"/>
          <w:rPrChange w:id="10011"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10012" w:author="Narendra" w:date="2021-08-21T13:02:00Z">
            <w:rPr>
              <w:rFonts w:ascii="Arial" w:eastAsia="Times New Roman" w:hAnsi="Arial" w:cs="Arial"/>
              <w:color w:val="212529"/>
              <w:sz w:val="23"/>
              <w:szCs w:val="23"/>
              <w:bdr w:val="none" w:sz="0" w:space="0" w:color="auto" w:frame="1"/>
            </w:rPr>
          </w:rPrChange>
        </w:rPr>
        <w:t>var JsonContent = tokenResponse.Content.ReadAsStringAsync().Result;</w:t>
      </w:r>
      <w:r w:rsidRPr="008C6831">
        <w:rPr>
          <w:rFonts w:ascii="Maiandra GD" w:eastAsia="Times New Roman" w:hAnsi="Maiandra GD" w:cs="Segoe UI"/>
          <w:color w:val="212529"/>
          <w:sz w:val="24"/>
          <w:szCs w:val="24"/>
          <w:rPrChange w:id="10013"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10014" w:author="Narendra" w:date="2021-08-21T13:02:00Z">
            <w:rPr>
              <w:rFonts w:ascii="Arial" w:eastAsia="Times New Roman" w:hAnsi="Arial" w:cs="Arial"/>
              <w:color w:val="212529"/>
              <w:sz w:val="23"/>
              <w:szCs w:val="23"/>
              <w:bdr w:val="none" w:sz="0" w:space="0" w:color="auto" w:frame="1"/>
            </w:rPr>
          </w:rPrChange>
        </w:rPr>
        <w:t>token = JsonConvert.DeserializeObject&lt;Token&gt;(JsonContent);</w:t>
      </w:r>
      <w:r w:rsidRPr="008C6831">
        <w:rPr>
          <w:rFonts w:ascii="Maiandra GD" w:eastAsia="Times New Roman" w:hAnsi="Maiandra GD" w:cs="Segoe UI"/>
          <w:color w:val="212529"/>
          <w:sz w:val="24"/>
          <w:szCs w:val="24"/>
          <w:rPrChange w:id="10015"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10016" w:author="Narendra" w:date="2021-08-21T13:02:00Z">
            <w:rPr>
              <w:rFonts w:ascii="Arial" w:eastAsia="Times New Roman" w:hAnsi="Arial" w:cs="Arial"/>
              <w:color w:val="212529"/>
              <w:sz w:val="23"/>
              <w:szCs w:val="23"/>
              <w:bdr w:val="none" w:sz="0" w:space="0" w:color="auto" w:frame="1"/>
            </w:rPr>
          </w:rPrChange>
        </w:rPr>
        <w:t>token.Error = null;</w:t>
      </w:r>
      <w:r w:rsidRPr="008C6831">
        <w:rPr>
          <w:rFonts w:ascii="Maiandra GD" w:eastAsia="Times New Roman" w:hAnsi="Maiandra GD" w:cs="Segoe UI"/>
          <w:color w:val="212529"/>
          <w:sz w:val="24"/>
          <w:szCs w:val="24"/>
          <w:rPrChange w:id="10017"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10018" w:author="Narendra" w:date="2021-08-21T13:02:00Z">
            <w:rPr>
              <w:rFonts w:ascii="Arial" w:eastAsia="Times New Roman" w:hAnsi="Arial" w:cs="Arial"/>
              <w:color w:val="212529"/>
              <w:sz w:val="23"/>
              <w:szCs w:val="23"/>
              <w:bdr w:val="none" w:sz="0" w:space="0" w:color="auto" w:frame="1"/>
            </w:rPr>
          </w:rPrChange>
        </w:rPr>
        <w:t>}</w:t>
      </w:r>
      <w:r w:rsidRPr="008C6831">
        <w:rPr>
          <w:rFonts w:ascii="Maiandra GD" w:eastAsia="Times New Roman" w:hAnsi="Maiandra GD" w:cs="Segoe UI"/>
          <w:color w:val="212529"/>
          <w:sz w:val="24"/>
          <w:szCs w:val="24"/>
          <w:rPrChange w:id="10019"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10020" w:author="Narendra" w:date="2021-08-21T13:02:00Z">
            <w:rPr>
              <w:rFonts w:ascii="Arial" w:eastAsia="Times New Roman" w:hAnsi="Arial" w:cs="Arial"/>
              <w:color w:val="212529"/>
              <w:sz w:val="23"/>
              <w:szCs w:val="23"/>
              <w:bdr w:val="none" w:sz="0" w:space="0" w:color="auto" w:frame="1"/>
            </w:rPr>
          </w:rPrChange>
        </w:rPr>
        <w:t>else</w:t>
      </w:r>
      <w:r w:rsidRPr="008C6831">
        <w:rPr>
          <w:rFonts w:ascii="Maiandra GD" w:eastAsia="Times New Roman" w:hAnsi="Maiandra GD" w:cs="Segoe UI"/>
          <w:color w:val="212529"/>
          <w:sz w:val="24"/>
          <w:szCs w:val="24"/>
          <w:rPrChange w:id="10021"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10022" w:author="Narendra" w:date="2021-08-21T13:02:00Z">
            <w:rPr>
              <w:rFonts w:ascii="Arial" w:eastAsia="Times New Roman" w:hAnsi="Arial" w:cs="Arial"/>
              <w:color w:val="212529"/>
              <w:sz w:val="23"/>
              <w:szCs w:val="23"/>
              <w:bdr w:val="none" w:sz="0" w:space="0" w:color="auto" w:frame="1"/>
            </w:rPr>
          </w:rPrChange>
        </w:rPr>
        <w:t>{</w:t>
      </w:r>
      <w:r w:rsidRPr="008C6831">
        <w:rPr>
          <w:rFonts w:ascii="Maiandra GD" w:eastAsia="Times New Roman" w:hAnsi="Maiandra GD" w:cs="Segoe UI"/>
          <w:color w:val="212529"/>
          <w:sz w:val="24"/>
          <w:szCs w:val="24"/>
          <w:rPrChange w:id="10023"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10024" w:author="Narendra" w:date="2021-08-21T13:02:00Z">
            <w:rPr>
              <w:rFonts w:ascii="Arial" w:eastAsia="Times New Roman" w:hAnsi="Arial" w:cs="Arial"/>
              <w:color w:val="212529"/>
              <w:sz w:val="23"/>
              <w:szCs w:val="23"/>
              <w:bdr w:val="none" w:sz="0" w:space="0" w:color="auto" w:frame="1"/>
            </w:rPr>
          </w:rPrChange>
        </w:rPr>
        <w:t>token.Error = “GetAccessToken failed likely due to an invalid client ID, client secret, or invalid usrename and password”;</w:t>
      </w:r>
      <w:r w:rsidRPr="008C6831">
        <w:rPr>
          <w:rFonts w:ascii="Maiandra GD" w:eastAsia="Times New Roman" w:hAnsi="Maiandra GD" w:cs="Segoe UI"/>
          <w:color w:val="212529"/>
          <w:sz w:val="24"/>
          <w:szCs w:val="24"/>
          <w:rPrChange w:id="10025"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10026" w:author="Narendra" w:date="2021-08-21T13:02:00Z">
            <w:rPr>
              <w:rFonts w:ascii="Arial" w:eastAsia="Times New Roman" w:hAnsi="Arial" w:cs="Arial"/>
              <w:color w:val="212529"/>
              <w:sz w:val="23"/>
              <w:szCs w:val="23"/>
              <w:bdr w:val="none" w:sz="0" w:space="0" w:color="auto" w:frame="1"/>
            </w:rPr>
          </w:rPrChange>
        </w:rPr>
        <w:t>}</w:t>
      </w:r>
      <w:r w:rsidRPr="008C6831">
        <w:rPr>
          <w:rFonts w:ascii="Maiandra GD" w:eastAsia="Times New Roman" w:hAnsi="Maiandra GD" w:cs="Segoe UI"/>
          <w:color w:val="212529"/>
          <w:sz w:val="24"/>
          <w:szCs w:val="24"/>
          <w:rPrChange w:id="10027"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10028" w:author="Narendra" w:date="2021-08-21T13:02:00Z">
            <w:rPr>
              <w:rFonts w:ascii="Arial" w:eastAsia="Times New Roman" w:hAnsi="Arial" w:cs="Arial"/>
              <w:color w:val="212529"/>
              <w:sz w:val="23"/>
              <w:szCs w:val="23"/>
              <w:bdr w:val="none" w:sz="0" w:space="0" w:color="auto" w:frame="1"/>
            </w:rPr>
          </w:rPrChange>
        </w:rPr>
        <w:t>return token;</w:t>
      </w:r>
      <w:r w:rsidRPr="008C6831">
        <w:rPr>
          <w:rFonts w:ascii="Maiandra GD" w:eastAsia="Times New Roman" w:hAnsi="Maiandra GD" w:cs="Segoe UI"/>
          <w:color w:val="212529"/>
          <w:sz w:val="24"/>
          <w:szCs w:val="24"/>
          <w:rPrChange w:id="10029"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10030" w:author="Narendra" w:date="2021-08-21T13:02:00Z">
            <w:rPr>
              <w:rFonts w:ascii="Arial" w:eastAsia="Times New Roman" w:hAnsi="Arial" w:cs="Arial"/>
              <w:color w:val="212529"/>
              <w:sz w:val="23"/>
              <w:szCs w:val="23"/>
              <w:bdr w:val="none" w:sz="0" w:space="0" w:color="auto" w:frame="1"/>
            </w:rPr>
          </w:rPrChange>
        </w:rPr>
        <w:t>}</w:t>
      </w:r>
      <w:r w:rsidRPr="008C6831">
        <w:rPr>
          <w:rFonts w:ascii="Maiandra GD" w:eastAsia="Times New Roman" w:hAnsi="Maiandra GD" w:cs="Segoe UI"/>
          <w:color w:val="212529"/>
          <w:sz w:val="24"/>
          <w:szCs w:val="24"/>
          <w:rPrChange w:id="10031"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10032" w:author="Narendra" w:date="2021-08-21T13:02:00Z">
            <w:rPr>
              <w:rFonts w:ascii="Arial" w:eastAsia="Times New Roman" w:hAnsi="Arial" w:cs="Arial"/>
              <w:color w:val="212529"/>
              <w:sz w:val="23"/>
              <w:szCs w:val="23"/>
              <w:bdr w:val="none" w:sz="0" w:space="0" w:color="auto" w:frame="1"/>
            </w:rPr>
          </w:rPrChange>
        </w:rPr>
        <w:t>//This method is used to get a new access token based on the Refresh Token</w:t>
      </w:r>
      <w:r w:rsidRPr="008C6831">
        <w:rPr>
          <w:rFonts w:ascii="Maiandra GD" w:eastAsia="Times New Roman" w:hAnsi="Maiandra GD" w:cs="Segoe UI"/>
          <w:color w:val="212529"/>
          <w:sz w:val="24"/>
          <w:szCs w:val="24"/>
          <w:rPrChange w:id="10033"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10034" w:author="Narendra" w:date="2021-08-21T13:02:00Z">
            <w:rPr>
              <w:rFonts w:ascii="Arial" w:eastAsia="Times New Roman" w:hAnsi="Arial" w:cs="Arial"/>
              <w:color w:val="212529"/>
              <w:sz w:val="23"/>
              <w:szCs w:val="23"/>
              <w:bdr w:val="none" w:sz="0" w:space="0" w:color="auto" w:frame="1"/>
            </w:rPr>
          </w:rPrChange>
        </w:rPr>
        <w:t>public static Token GetAccessTokenByRefreshToken(string clientId, string clientSecret, string refreshToken)</w:t>
      </w:r>
      <w:r w:rsidRPr="008C6831">
        <w:rPr>
          <w:rFonts w:ascii="Maiandra GD" w:eastAsia="Times New Roman" w:hAnsi="Maiandra GD" w:cs="Segoe UI"/>
          <w:color w:val="212529"/>
          <w:sz w:val="24"/>
          <w:szCs w:val="24"/>
          <w:rPrChange w:id="10035"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10036" w:author="Narendra" w:date="2021-08-21T13:02:00Z">
            <w:rPr>
              <w:rFonts w:ascii="Arial" w:eastAsia="Times New Roman" w:hAnsi="Arial" w:cs="Arial"/>
              <w:color w:val="212529"/>
              <w:sz w:val="23"/>
              <w:szCs w:val="23"/>
              <w:bdr w:val="none" w:sz="0" w:space="0" w:color="auto" w:frame="1"/>
            </w:rPr>
          </w:rPrChange>
        </w:rPr>
        <w:t>{</w:t>
      </w:r>
      <w:r w:rsidRPr="008C6831">
        <w:rPr>
          <w:rFonts w:ascii="Maiandra GD" w:eastAsia="Times New Roman" w:hAnsi="Maiandra GD" w:cs="Segoe UI"/>
          <w:color w:val="212529"/>
          <w:sz w:val="24"/>
          <w:szCs w:val="24"/>
          <w:rPrChange w:id="10037"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10038" w:author="Narendra" w:date="2021-08-21T13:02:00Z">
            <w:rPr>
              <w:rFonts w:ascii="Arial" w:eastAsia="Times New Roman" w:hAnsi="Arial" w:cs="Arial"/>
              <w:color w:val="212529"/>
              <w:sz w:val="23"/>
              <w:szCs w:val="23"/>
              <w:bdr w:val="none" w:sz="0" w:space="0" w:color="auto" w:frame="1"/>
            </w:rPr>
          </w:rPrChange>
        </w:rPr>
        <w:t>Token token = new Token();</w:t>
      </w:r>
      <w:r w:rsidRPr="008C6831">
        <w:rPr>
          <w:rFonts w:ascii="Maiandra GD" w:eastAsia="Times New Roman" w:hAnsi="Maiandra GD" w:cs="Segoe UI"/>
          <w:color w:val="212529"/>
          <w:sz w:val="24"/>
          <w:szCs w:val="24"/>
          <w:rPrChange w:id="10039"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10040" w:author="Narendra" w:date="2021-08-21T13:02:00Z">
            <w:rPr>
              <w:rFonts w:ascii="Arial" w:eastAsia="Times New Roman" w:hAnsi="Arial" w:cs="Arial"/>
              <w:color w:val="212529"/>
              <w:sz w:val="23"/>
              <w:szCs w:val="23"/>
              <w:bdr w:val="none" w:sz="0" w:space="0" w:color="auto" w:frame="1"/>
            </w:rPr>
          </w:rPrChange>
        </w:rPr>
        <w:t>HttpClientHandler handler = new HttpClientHandler();</w:t>
      </w:r>
      <w:r w:rsidRPr="008C6831">
        <w:rPr>
          <w:rFonts w:ascii="Maiandra GD" w:eastAsia="Times New Roman" w:hAnsi="Maiandra GD" w:cs="Segoe UI"/>
          <w:color w:val="212529"/>
          <w:sz w:val="24"/>
          <w:szCs w:val="24"/>
          <w:rPrChange w:id="10041"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10042" w:author="Narendra" w:date="2021-08-21T13:02:00Z">
            <w:rPr>
              <w:rFonts w:ascii="Arial" w:eastAsia="Times New Roman" w:hAnsi="Arial" w:cs="Arial"/>
              <w:color w:val="212529"/>
              <w:sz w:val="23"/>
              <w:szCs w:val="23"/>
              <w:bdr w:val="none" w:sz="0" w:space="0" w:color="auto" w:frame="1"/>
            </w:rPr>
          </w:rPrChange>
        </w:rPr>
        <w:t>HttpClient client = new HttpClient(handler);</w:t>
      </w:r>
      <w:r w:rsidRPr="008C6831">
        <w:rPr>
          <w:rFonts w:ascii="Maiandra GD" w:eastAsia="Times New Roman" w:hAnsi="Maiandra GD" w:cs="Segoe UI"/>
          <w:color w:val="212529"/>
          <w:sz w:val="24"/>
          <w:szCs w:val="24"/>
          <w:rPrChange w:id="10043"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10044" w:author="Narendra" w:date="2021-08-21T13:02:00Z">
            <w:rPr>
              <w:rFonts w:ascii="Arial" w:eastAsia="Times New Roman" w:hAnsi="Arial" w:cs="Arial"/>
              <w:color w:val="212529"/>
              <w:sz w:val="23"/>
              <w:szCs w:val="23"/>
              <w:bdr w:val="none" w:sz="0" w:space="0" w:color="auto" w:frame="1"/>
            </w:rPr>
          </w:rPrChange>
        </w:rPr>
        <w:t>// Need to set the Client ID and Client Secret in the Authorization Header</w:t>
      </w:r>
      <w:r w:rsidRPr="008C6831">
        <w:rPr>
          <w:rFonts w:ascii="Maiandra GD" w:eastAsia="Times New Roman" w:hAnsi="Maiandra GD" w:cs="Segoe UI"/>
          <w:color w:val="212529"/>
          <w:sz w:val="24"/>
          <w:szCs w:val="24"/>
          <w:rPrChange w:id="10045"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10046" w:author="Narendra" w:date="2021-08-21T13:02:00Z">
            <w:rPr>
              <w:rFonts w:ascii="Arial" w:eastAsia="Times New Roman" w:hAnsi="Arial" w:cs="Arial"/>
              <w:color w:val="212529"/>
              <w:sz w:val="23"/>
              <w:szCs w:val="23"/>
              <w:bdr w:val="none" w:sz="0" w:space="0" w:color="auto" w:frame="1"/>
            </w:rPr>
          </w:rPrChange>
        </w:rPr>
        <w:lastRenderedPageBreak/>
        <w:t>// in Base64 Encoded Format using Basic Authentication as shown below</w:t>
      </w:r>
      <w:r w:rsidRPr="008C6831">
        <w:rPr>
          <w:rFonts w:ascii="Maiandra GD" w:eastAsia="Times New Roman" w:hAnsi="Maiandra GD" w:cs="Segoe UI"/>
          <w:color w:val="212529"/>
          <w:sz w:val="24"/>
          <w:szCs w:val="24"/>
          <w:rPrChange w:id="10047"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10048" w:author="Narendra" w:date="2021-08-21T13:02:00Z">
            <w:rPr>
              <w:rFonts w:ascii="Arial" w:eastAsia="Times New Roman" w:hAnsi="Arial" w:cs="Arial"/>
              <w:color w:val="212529"/>
              <w:sz w:val="23"/>
              <w:szCs w:val="23"/>
              <w:bdr w:val="none" w:sz="0" w:space="0" w:color="auto" w:frame="1"/>
            </w:rPr>
          </w:rPrChange>
        </w:rPr>
        <w:t>string ClientIDandSecret = clientId + “:” + clientSecret;</w:t>
      </w:r>
      <w:r w:rsidRPr="008C6831">
        <w:rPr>
          <w:rFonts w:ascii="Maiandra GD" w:eastAsia="Times New Roman" w:hAnsi="Maiandra GD" w:cs="Segoe UI"/>
          <w:color w:val="212529"/>
          <w:sz w:val="24"/>
          <w:szCs w:val="24"/>
          <w:rPrChange w:id="10049"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10050" w:author="Narendra" w:date="2021-08-21T13:02:00Z">
            <w:rPr>
              <w:rFonts w:ascii="Arial" w:eastAsia="Times New Roman" w:hAnsi="Arial" w:cs="Arial"/>
              <w:color w:val="212529"/>
              <w:sz w:val="23"/>
              <w:szCs w:val="23"/>
              <w:bdr w:val="none" w:sz="0" w:space="0" w:color="auto" w:frame="1"/>
            </w:rPr>
          </w:rPrChange>
        </w:rPr>
        <w:t>var authorizationHeader = Convert.ToBase64String(Encoding.UTF8.GetBytes(ClientIDandSecret));</w:t>
      </w:r>
      <w:r w:rsidRPr="008C6831">
        <w:rPr>
          <w:rFonts w:ascii="Maiandra GD" w:eastAsia="Times New Roman" w:hAnsi="Maiandra GD" w:cs="Segoe UI"/>
          <w:color w:val="212529"/>
          <w:sz w:val="24"/>
          <w:szCs w:val="24"/>
          <w:rPrChange w:id="10051"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10052" w:author="Narendra" w:date="2021-08-21T13:02:00Z">
            <w:rPr>
              <w:rFonts w:ascii="Arial" w:eastAsia="Times New Roman" w:hAnsi="Arial" w:cs="Arial"/>
              <w:color w:val="212529"/>
              <w:sz w:val="23"/>
              <w:szCs w:val="23"/>
              <w:bdr w:val="none" w:sz="0" w:space="0" w:color="auto" w:frame="1"/>
            </w:rPr>
          </w:rPrChange>
        </w:rPr>
        <w:t>client.DefaultRequestHeaders.Authorization = new AuthenticationHeaderValue(“Basic”, authorizationHeader);</w:t>
      </w:r>
      <w:r w:rsidRPr="008C6831">
        <w:rPr>
          <w:rFonts w:ascii="Maiandra GD" w:eastAsia="Times New Roman" w:hAnsi="Maiandra GD" w:cs="Segoe UI"/>
          <w:color w:val="212529"/>
          <w:sz w:val="24"/>
          <w:szCs w:val="24"/>
          <w:rPrChange w:id="10053"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10054" w:author="Narendra" w:date="2021-08-21T13:02:00Z">
            <w:rPr>
              <w:rFonts w:ascii="Arial" w:eastAsia="Times New Roman" w:hAnsi="Arial" w:cs="Arial"/>
              <w:color w:val="212529"/>
              <w:sz w:val="23"/>
              <w:szCs w:val="23"/>
              <w:bdr w:val="none" w:sz="0" w:space="0" w:color="auto" w:frame="1"/>
            </w:rPr>
          </w:rPrChange>
        </w:rPr>
        <w:t>// Create a dictionary which contains the refresh token, here we need to set</w:t>
      </w:r>
      <w:r w:rsidRPr="008C6831">
        <w:rPr>
          <w:rFonts w:ascii="Maiandra GD" w:eastAsia="Times New Roman" w:hAnsi="Maiandra GD" w:cs="Segoe UI"/>
          <w:color w:val="212529"/>
          <w:sz w:val="24"/>
          <w:szCs w:val="24"/>
          <w:rPrChange w:id="10055"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10056" w:author="Narendra" w:date="2021-08-21T13:02:00Z">
            <w:rPr>
              <w:rFonts w:ascii="Arial" w:eastAsia="Times New Roman" w:hAnsi="Arial" w:cs="Arial"/>
              <w:color w:val="212529"/>
              <w:sz w:val="23"/>
              <w:szCs w:val="23"/>
              <w:bdr w:val="none" w:sz="0" w:space="0" w:color="auto" w:frame="1"/>
            </w:rPr>
          </w:rPrChange>
        </w:rPr>
        <w:t>// the grant_type as refresh_token as shown below</w:t>
      </w:r>
      <w:r w:rsidRPr="008C6831">
        <w:rPr>
          <w:rFonts w:ascii="Maiandra GD" w:eastAsia="Times New Roman" w:hAnsi="Maiandra GD" w:cs="Segoe UI"/>
          <w:color w:val="212529"/>
          <w:sz w:val="24"/>
          <w:szCs w:val="24"/>
          <w:rPrChange w:id="10057"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10058" w:author="Narendra" w:date="2021-08-21T13:02:00Z">
            <w:rPr>
              <w:rFonts w:ascii="Arial" w:eastAsia="Times New Roman" w:hAnsi="Arial" w:cs="Arial"/>
              <w:color w:val="212529"/>
              <w:sz w:val="23"/>
              <w:szCs w:val="23"/>
              <w:bdr w:val="none" w:sz="0" w:space="0" w:color="auto" w:frame="1"/>
            </w:rPr>
          </w:rPrChange>
        </w:rPr>
        <w:t>var RequestBody = new Dictionary&lt;string, string&gt;</w:t>
      </w:r>
      <w:r w:rsidRPr="008C6831">
        <w:rPr>
          <w:rFonts w:ascii="Maiandra GD" w:eastAsia="Times New Roman" w:hAnsi="Maiandra GD" w:cs="Segoe UI"/>
          <w:color w:val="212529"/>
          <w:sz w:val="24"/>
          <w:szCs w:val="24"/>
          <w:rPrChange w:id="10059"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10060" w:author="Narendra" w:date="2021-08-21T13:02:00Z">
            <w:rPr>
              <w:rFonts w:ascii="Arial" w:eastAsia="Times New Roman" w:hAnsi="Arial" w:cs="Arial"/>
              <w:color w:val="212529"/>
              <w:sz w:val="23"/>
              <w:szCs w:val="23"/>
              <w:bdr w:val="none" w:sz="0" w:space="0" w:color="auto" w:frame="1"/>
            </w:rPr>
          </w:rPrChange>
        </w:rPr>
        <w:t>{</w:t>
      </w:r>
      <w:r w:rsidRPr="008C6831">
        <w:rPr>
          <w:rFonts w:ascii="Maiandra GD" w:eastAsia="Times New Roman" w:hAnsi="Maiandra GD" w:cs="Segoe UI"/>
          <w:color w:val="212529"/>
          <w:sz w:val="24"/>
          <w:szCs w:val="24"/>
          <w:rPrChange w:id="10061"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10062" w:author="Narendra" w:date="2021-08-21T13:02:00Z">
            <w:rPr>
              <w:rFonts w:ascii="Arial" w:eastAsia="Times New Roman" w:hAnsi="Arial" w:cs="Arial"/>
              <w:color w:val="212529"/>
              <w:sz w:val="23"/>
              <w:szCs w:val="23"/>
              <w:bdr w:val="none" w:sz="0" w:space="0" w:color="auto" w:frame="1"/>
            </w:rPr>
          </w:rPrChange>
        </w:rPr>
        <w:t>{“grant_type”, “refresh_token”},</w:t>
      </w:r>
      <w:r w:rsidRPr="008C6831">
        <w:rPr>
          <w:rFonts w:ascii="Maiandra GD" w:eastAsia="Times New Roman" w:hAnsi="Maiandra GD" w:cs="Segoe UI"/>
          <w:color w:val="212529"/>
          <w:sz w:val="24"/>
          <w:szCs w:val="24"/>
          <w:rPrChange w:id="10063"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10064" w:author="Narendra" w:date="2021-08-21T13:02:00Z">
            <w:rPr>
              <w:rFonts w:ascii="Arial" w:eastAsia="Times New Roman" w:hAnsi="Arial" w:cs="Arial"/>
              <w:color w:val="212529"/>
              <w:sz w:val="23"/>
              <w:szCs w:val="23"/>
              <w:bdr w:val="none" w:sz="0" w:space="0" w:color="auto" w:frame="1"/>
            </w:rPr>
          </w:rPrChange>
        </w:rPr>
        <w:t>{“refresh_token”, refreshToken}</w:t>
      </w:r>
      <w:r w:rsidRPr="008C6831">
        <w:rPr>
          <w:rFonts w:ascii="Maiandra GD" w:eastAsia="Times New Roman" w:hAnsi="Maiandra GD" w:cs="Segoe UI"/>
          <w:color w:val="212529"/>
          <w:sz w:val="24"/>
          <w:szCs w:val="24"/>
          <w:rPrChange w:id="10065"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10066" w:author="Narendra" w:date="2021-08-21T13:02:00Z">
            <w:rPr>
              <w:rFonts w:ascii="Arial" w:eastAsia="Times New Roman" w:hAnsi="Arial" w:cs="Arial"/>
              <w:color w:val="212529"/>
              <w:sz w:val="23"/>
              <w:szCs w:val="23"/>
              <w:bdr w:val="none" w:sz="0" w:space="0" w:color="auto" w:frame="1"/>
            </w:rPr>
          </w:rPrChange>
        </w:rPr>
        <w:t>};</w:t>
      </w:r>
      <w:r w:rsidRPr="008C6831">
        <w:rPr>
          <w:rFonts w:ascii="Maiandra GD" w:eastAsia="Times New Roman" w:hAnsi="Maiandra GD" w:cs="Segoe UI"/>
          <w:color w:val="212529"/>
          <w:sz w:val="24"/>
          <w:szCs w:val="24"/>
          <w:rPrChange w:id="10067"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10068" w:author="Narendra" w:date="2021-08-21T13:02:00Z">
            <w:rPr>
              <w:rFonts w:ascii="Arial" w:eastAsia="Times New Roman" w:hAnsi="Arial" w:cs="Arial"/>
              <w:color w:val="212529"/>
              <w:sz w:val="23"/>
              <w:szCs w:val="23"/>
              <w:bdr w:val="none" w:sz="0" w:space="0" w:color="auto" w:frame="1"/>
            </w:rPr>
          </w:rPrChange>
        </w:rPr>
        <w:t>//Make a Post request by invoking the PostAsync method on the client object as shown below</w:t>
      </w:r>
      <w:r w:rsidRPr="008C6831">
        <w:rPr>
          <w:rFonts w:ascii="Maiandra GD" w:eastAsia="Times New Roman" w:hAnsi="Maiandra GD" w:cs="Segoe UI"/>
          <w:color w:val="212529"/>
          <w:sz w:val="24"/>
          <w:szCs w:val="24"/>
          <w:rPrChange w:id="10069"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10070" w:author="Narendra" w:date="2021-08-21T13:02:00Z">
            <w:rPr>
              <w:rFonts w:ascii="Arial" w:eastAsia="Times New Roman" w:hAnsi="Arial" w:cs="Arial"/>
              <w:color w:val="212529"/>
              <w:sz w:val="23"/>
              <w:szCs w:val="23"/>
              <w:bdr w:val="none" w:sz="0" w:space="0" w:color="auto" w:frame="1"/>
            </w:rPr>
          </w:rPrChange>
        </w:rPr>
        <w:t>var tokenResponse = client.PostAsync(baseAddress + “token”, new FormUrlEncodedContent(RequestBody)).Result;</w:t>
      </w:r>
      <w:r w:rsidRPr="008C6831">
        <w:rPr>
          <w:rFonts w:ascii="Maiandra GD" w:eastAsia="Times New Roman" w:hAnsi="Maiandra GD" w:cs="Segoe UI"/>
          <w:color w:val="212529"/>
          <w:sz w:val="24"/>
          <w:szCs w:val="24"/>
          <w:rPrChange w:id="10071"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10072" w:author="Narendra" w:date="2021-08-21T13:02:00Z">
            <w:rPr>
              <w:rFonts w:ascii="Arial" w:eastAsia="Times New Roman" w:hAnsi="Arial" w:cs="Arial"/>
              <w:color w:val="212529"/>
              <w:sz w:val="23"/>
              <w:szCs w:val="23"/>
              <w:bdr w:val="none" w:sz="0" w:space="0" w:color="auto" w:frame="1"/>
            </w:rPr>
          </w:rPrChange>
        </w:rPr>
        <w:t>if (tokenResponse.IsSuccessStatusCode)</w:t>
      </w:r>
      <w:r w:rsidRPr="008C6831">
        <w:rPr>
          <w:rFonts w:ascii="Maiandra GD" w:eastAsia="Times New Roman" w:hAnsi="Maiandra GD" w:cs="Segoe UI"/>
          <w:color w:val="212529"/>
          <w:sz w:val="24"/>
          <w:szCs w:val="24"/>
          <w:rPrChange w:id="10073"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10074" w:author="Narendra" w:date="2021-08-21T13:02:00Z">
            <w:rPr>
              <w:rFonts w:ascii="Arial" w:eastAsia="Times New Roman" w:hAnsi="Arial" w:cs="Arial"/>
              <w:color w:val="212529"/>
              <w:sz w:val="23"/>
              <w:szCs w:val="23"/>
              <w:bdr w:val="none" w:sz="0" w:space="0" w:color="auto" w:frame="1"/>
            </w:rPr>
          </w:rPrChange>
        </w:rPr>
        <w:t>{</w:t>
      </w:r>
      <w:r w:rsidRPr="008C6831">
        <w:rPr>
          <w:rFonts w:ascii="Maiandra GD" w:eastAsia="Times New Roman" w:hAnsi="Maiandra GD" w:cs="Segoe UI"/>
          <w:color w:val="212529"/>
          <w:sz w:val="24"/>
          <w:szCs w:val="24"/>
          <w:rPrChange w:id="10075"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10076" w:author="Narendra" w:date="2021-08-21T13:02:00Z">
            <w:rPr>
              <w:rFonts w:ascii="Arial" w:eastAsia="Times New Roman" w:hAnsi="Arial" w:cs="Arial"/>
              <w:color w:val="212529"/>
              <w:sz w:val="23"/>
              <w:szCs w:val="23"/>
              <w:bdr w:val="none" w:sz="0" w:space="0" w:color="auto" w:frame="1"/>
            </w:rPr>
          </w:rPrChange>
        </w:rPr>
        <w:t>var JsonContent = tokenResponse.Content.ReadAsStringAsync().Result;</w:t>
      </w:r>
      <w:r w:rsidRPr="008C6831">
        <w:rPr>
          <w:rFonts w:ascii="Maiandra GD" w:eastAsia="Times New Roman" w:hAnsi="Maiandra GD" w:cs="Segoe UI"/>
          <w:color w:val="212529"/>
          <w:sz w:val="24"/>
          <w:szCs w:val="24"/>
          <w:rPrChange w:id="10077"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10078" w:author="Narendra" w:date="2021-08-21T13:02:00Z">
            <w:rPr>
              <w:rFonts w:ascii="Arial" w:eastAsia="Times New Roman" w:hAnsi="Arial" w:cs="Arial"/>
              <w:color w:val="212529"/>
              <w:sz w:val="23"/>
              <w:szCs w:val="23"/>
              <w:bdr w:val="none" w:sz="0" w:space="0" w:color="auto" w:frame="1"/>
            </w:rPr>
          </w:rPrChange>
        </w:rPr>
        <w:t>token = JsonConvert.DeserializeObject&lt;Token&gt;(JsonContent);</w:t>
      </w:r>
      <w:r w:rsidRPr="008C6831">
        <w:rPr>
          <w:rFonts w:ascii="Maiandra GD" w:eastAsia="Times New Roman" w:hAnsi="Maiandra GD" w:cs="Segoe UI"/>
          <w:color w:val="212529"/>
          <w:sz w:val="24"/>
          <w:szCs w:val="24"/>
          <w:rPrChange w:id="10079"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10080" w:author="Narendra" w:date="2021-08-21T13:02:00Z">
            <w:rPr>
              <w:rFonts w:ascii="Arial" w:eastAsia="Times New Roman" w:hAnsi="Arial" w:cs="Arial"/>
              <w:color w:val="212529"/>
              <w:sz w:val="23"/>
              <w:szCs w:val="23"/>
              <w:bdr w:val="none" w:sz="0" w:space="0" w:color="auto" w:frame="1"/>
            </w:rPr>
          </w:rPrChange>
        </w:rPr>
        <w:t>token.Error = null;</w:t>
      </w:r>
      <w:r w:rsidRPr="008C6831">
        <w:rPr>
          <w:rFonts w:ascii="Maiandra GD" w:eastAsia="Times New Roman" w:hAnsi="Maiandra GD" w:cs="Segoe UI"/>
          <w:color w:val="212529"/>
          <w:sz w:val="24"/>
          <w:szCs w:val="24"/>
          <w:rPrChange w:id="10081"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10082" w:author="Narendra" w:date="2021-08-21T13:02:00Z">
            <w:rPr>
              <w:rFonts w:ascii="Arial" w:eastAsia="Times New Roman" w:hAnsi="Arial" w:cs="Arial"/>
              <w:color w:val="212529"/>
              <w:sz w:val="23"/>
              <w:szCs w:val="23"/>
              <w:bdr w:val="none" w:sz="0" w:space="0" w:color="auto" w:frame="1"/>
            </w:rPr>
          </w:rPrChange>
        </w:rPr>
        <w:t>}</w:t>
      </w:r>
      <w:r w:rsidRPr="008C6831">
        <w:rPr>
          <w:rFonts w:ascii="Maiandra GD" w:eastAsia="Times New Roman" w:hAnsi="Maiandra GD" w:cs="Segoe UI"/>
          <w:color w:val="212529"/>
          <w:sz w:val="24"/>
          <w:szCs w:val="24"/>
          <w:rPrChange w:id="10083"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10084" w:author="Narendra" w:date="2021-08-21T13:02:00Z">
            <w:rPr>
              <w:rFonts w:ascii="Arial" w:eastAsia="Times New Roman" w:hAnsi="Arial" w:cs="Arial"/>
              <w:color w:val="212529"/>
              <w:sz w:val="23"/>
              <w:szCs w:val="23"/>
              <w:bdr w:val="none" w:sz="0" w:space="0" w:color="auto" w:frame="1"/>
            </w:rPr>
          </w:rPrChange>
        </w:rPr>
        <w:t>else</w:t>
      </w:r>
      <w:r w:rsidRPr="008C6831">
        <w:rPr>
          <w:rFonts w:ascii="Maiandra GD" w:eastAsia="Times New Roman" w:hAnsi="Maiandra GD" w:cs="Segoe UI"/>
          <w:color w:val="212529"/>
          <w:sz w:val="24"/>
          <w:szCs w:val="24"/>
          <w:rPrChange w:id="10085"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10086" w:author="Narendra" w:date="2021-08-21T13:02:00Z">
            <w:rPr>
              <w:rFonts w:ascii="Arial" w:eastAsia="Times New Roman" w:hAnsi="Arial" w:cs="Arial"/>
              <w:color w:val="212529"/>
              <w:sz w:val="23"/>
              <w:szCs w:val="23"/>
              <w:bdr w:val="none" w:sz="0" w:space="0" w:color="auto" w:frame="1"/>
            </w:rPr>
          </w:rPrChange>
        </w:rPr>
        <w:t>{</w:t>
      </w:r>
      <w:r w:rsidRPr="008C6831">
        <w:rPr>
          <w:rFonts w:ascii="Maiandra GD" w:eastAsia="Times New Roman" w:hAnsi="Maiandra GD" w:cs="Segoe UI"/>
          <w:color w:val="212529"/>
          <w:sz w:val="24"/>
          <w:szCs w:val="24"/>
          <w:rPrChange w:id="10087"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10088" w:author="Narendra" w:date="2021-08-21T13:02:00Z">
            <w:rPr>
              <w:rFonts w:ascii="Arial" w:eastAsia="Times New Roman" w:hAnsi="Arial" w:cs="Arial"/>
              <w:color w:val="212529"/>
              <w:sz w:val="23"/>
              <w:szCs w:val="23"/>
              <w:bdr w:val="none" w:sz="0" w:space="0" w:color="auto" w:frame="1"/>
            </w:rPr>
          </w:rPrChange>
        </w:rPr>
        <w:t>token.Error = “GetAccessToken by Refresh Token failed likely due to an invalid client ID, client secret, or it has been revoked by the system admin”;</w:t>
      </w:r>
      <w:r w:rsidRPr="008C6831">
        <w:rPr>
          <w:rFonts w:ascii="Maiandra GD" w:eastAsia="Times New Roman" w:hAnsi="Maiandra GD" w:cs="Segoe UI"/>
          <w:color w:val="212529"/>
          <w:sz w:val="24"/>
          <w:szCs w:val="24"/>
          <w:rPrChange w:id="10089"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10090" w:author="Narendra" w:date="2021-08-21T13:02:00Z">
            <w:rPr>
              <w:rFonts w:ascii="Arial" w:eastAsia="Times New Roman" w:hAnsi="Arial" w:cs="Arial"/>
              <w:color w:val="212529"/>
              <w:sz w:val="23"/>
              <w:szCs w:val="23"/>
              <w:bdr w:val="none" w:sz="0" w:space="0" w:color="auto" w:frame="1"/>
            </w:rPr>
          </w:rPrChange>
        </w:rPr>
        <w:t>}</w:t>
      </w:r>
      <w:r w:rsidRPr="008C6831">
        <w:rPr>
          <w:rFonts w:ascii="Maiandra GD" w:eastAsia="Times New Roman" w:hAnsi="Maiandra GD" w:cs="Segoe UI"/>
          <w:color w:val="212529"/>
          <w:sz w:val="24"/>
          <w:szCs w:val="24"/>
          <w:rPrChange w:id="10091"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10092" w:author="Narendra" w:date="2021-08-21T13:02:00Z">
            <w:rPr>
              <w:rFonts w:ascii="Arial" w:eastAsia="Times New Roman" w:hAnsi="Arial" w:cs="Arial"/>
              <w:color w:val="212529"/>
              <w:sz w:val="23"/>
              <w:szCs w:val="23"/>
              <w:bdr w:val="none" w:sz="0" w:space="0" w:color="auto" w:frame="1"/>
            </w:rPr>
          </w:rPrChange>
        </w:rPr>
        <w:t>return token;</w:t>
      </w:r>
      <w:r w:rsidRPr="008C6831">
        <w:rPr>
          <w:rFonts w:ascii="Maiandra GD" w:eastAsia="Times New Roman" w:hAnsi="Maiandra GD" w:cs="Segoe UI"/>
          <w:color w:val="212529"/>
          <w:sz w:val="24"/>
          <w:szCs w:val="24"/>
          <w:rPrChange w:id="10093"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10094" w:author="Narendra" w:date="2021-08-21T13:02:00Z">
            <w:rPr>
              <w:rFonts w:ascii="Arial" w:eastAsia="Times New Roman" w:hAnsi="Arial" w:cs="Arial"/>
              <w:color w:val="212529"/>
              <w:sz w:val="23"/>
              <w:szCs w:val="23"/>
              <w:bdr w:val="none" w:sz="0" w:space="0" w:color="auto" w:frame="1"/>
            </w:rPr>
          </w:rPrChange>
        </w:rPr>
        <w:t>}</w:t>
      </w:r>
      <w:r w:rsidRPr="008C6831">
        <w:rPr>
          <w:rFonts w:ascii="Maiandra GD" w:eastAsia="Times New Roman" w:hAnsi="Maiandra GD" w:cs="Segoe UI"/>
          <w:color w:val="212529"/>
          <w:sz w:val="24"/>
          <w:szCs w:val="24"/>
          <w:rPrChange w:id="10095"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10096" w:author="Narendra" w:date="2021-08-21T13:02:00Z">
            <w:rPr>
              <w:rFonts w:ascii="Arial" w:eastAsia="Times New Roman" w:hAnsi="Arial" w:cs="Arial"/>
              <w:color w:val="212529"/>
              <w:sz w:val="23"/>
              <w:szCs w:val="23"/>
              <w:bdr w:val="none" w:sz="0" w:space="0" w:color="auto" w:frame="1"/>
            </w:rPr>
          </w:rPrChange>
        </w:rPr>
        <w:t>}</w:t>
      </w:r>
      <w:r w:rsidRPr="008C6831">
        <w:rPr>
          <w:rFonts w:ascii="Maiandra GD" w:eastAsia="Times New Roman" w:hAnsi="Maiandra GD" w:cs="Segoe UI"/>
          <w:color w:val="212529"/>
          <w:sz w:val="24"/>
          <w:szCs w:val="24"/>
          <w:rPrChange w:id="10097"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color w:val="212529"/>
          <w:sz w:val="24"/>
          <w:szCs w:val="24"/>
          <w:bdr w:val="none" w:sz="0" w:space="0" w:color="auto" w:frame="1"/>
          <w:rPrChange w:id="10098" w:author="Narendra" w:date="2021-08-21T13:02:00Z">
            <w:rPr>
              <w:rFonts w:ascii="Arial" w:eastAsia="Times New Roman" w:hAnsi="Arial" w:cs="Arial"/>
              <w:color w:val="212529"/>
              <w:sz w:val="23"/>
              <w:szCs w:val="23"/>
              <w:bdr w:val="none" w:sz="0" w:space="0" w:color="auto" w:frame="1"/>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09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0100"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10101" w:author="Narendra" w:date="2021-08-21T13:02:00Z">
            <w:rPr>
              <w:rFonts w:ascii="inherit" w:eastAsia="Times New Roman" w:hAnsi="inherit" w:cs="Consolas"/>
              <w:i/>
              <w:iCs/>
              <w:color w:val="4284AE"/>
              <w:sz w:val="25"/>
            </w:rPr>
          </w:rPrChange>
        </w:rPr>
        <w:t>System;</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10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0103"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10104" w:author="Narendra" w:date="2021-08-21T13:02:00Z">
            <w:rPr>
              <w:rFonts w:ascii="inherit" w:eastAsia="Times New Roman" w:hAnsi="inherit" w:cs="Consolas"/>
              <w:i/>
              <w:iCs/>
              <w:color w:val="4284AE"/>
              <w:sz w:val="25"/>
            </w:rPr>
          </w:rPrChange>
        </w:rPr>
        <w:t>System.Collections.Generic;</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10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0106"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10107" w:author="Narendra" w:date="2021-08-21T13:02:00Z">
            <w:rPr>
              <w:rFonts w:ascii="inherit" w:eastAsia="Times New Roman" w:hAnsi="inherit" w:cs="Consolas"/>
              <w:i/>
              <w:iCs/>
              <w:color w:val="4284AE"/>
              <w:sz w:val="25"/>
            </w:rPr>
          </w:rPrChange>
        </w:rPr>
        <w:t>System.Net.Http;</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10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0109"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10110" w:author="Narendra" w:date="2021-08-21T13:02:00Z">
            <w:rPr>
              <w:rFonts w:ascii="inherit" w:eastAsia="Times New Roman" w:hAnsi="inherit" w:cs="Consolas"/>
              <w:i/>
              <w:iCs/>
              <w:color w:val="4284AE"/>
              <w:sz w:val="25"/>
            </w:rPr>
          </w:rPrChange>
        </w:rPr>
        <w:t>System.Net.Http.Headers;</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11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0112"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10113" w:author="Narendra" w:date="2021-08-21T13:02:00Z">
            <w:rPr>
              <w:rFonts w:ascii="inherit" w:eastAsia="Times New Roman" w:hAnsi="inherit" w:cs="Consolas"/>
              <w:i/>
              <w:iCs/>
              <w:color w:val="4284AE"/>
              <w:sz w:val="25"/>
            </w:rPr>
          </w:rPrChange>
        </w:rPr>
        <w:t>System.Text;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11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0115"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10116" w:author="Narendra" w:date="2021-08-21T13:02:00Z">
            <w:rPr>
              <w:rFonts w:ascii="inherit" w:eastAsia="Times New Roman" w:hAnsi="inherit" w:cs="Consolas"/>
              <w:i/>
              <w:iCs/>
              <w:color w:val="4284AE"/>
              <w:sz w:val="25"/>
            </w:rPr>
          </w:rPrChange>
        </w:rPr>
        <w:t>Newtonsoft.Json;</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11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0118" w:author="Narendra" w:date="2021-08-21T13:02:00Z">
            <w:rPr>
              <w:rFonts w:ascii="inherit" w:eastAsia="Times New Roman" w:hAnsi="inherit" w:cs="Consolas"/>
              <w:b/>
              <w:bCs/>
              <w:color w:val="D171DD"/>
              <w:sz w:val="25"/>
            </w:rPr>
          </w:rPrChange>
        </w:rPr>
        <w:t xml:space="preserve">namespace </w:t>
      </w:r>
      <w:r w:rsidRPr="008C6831">
        <w:rPr>
          <w:rFonts w:ascii="Maiandra GD" w:eastAsia="Times New Roman" w:hAnsi="Maiandra GD" w:cs="Consolas"/>
          <w:i/>
          <w:iCs/>
          <w:color w:val="4284AE"/>
          <w:sz w:val="24"/>
          <w:szCs w:val="24"/>
          <w:rPrChange w:id="10119" w:author="Narendra" w:date="2021-08-21T13:02:00Z">
            <w:rPr>
              <w:rFonts w:ascii="inherit" w:eastAsia="Times New Roman" w:hAnsi="inherit" w:cs="Consolas"/>
              <w:i/>
              <w:iCs/>
              <w:color w:val="4284AE"/>
              <w:sz w:val="25"/>
            </w:rPr>
          </w:rPrChange>
        </w:rPr>
        <w:t>RefreshTokenClient1</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12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0121"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12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0123" w:author="Narendra" w:date="2021-08-21T13:02:00Z">
            <w:rPr>
              <w:rFonts w:ascii="inherit" w:eastAsia="Times New Roman" w:hAnsi="inherit" w:cs="Consolas"/>
              <w:b/>
              <w:bCs/>
              <w:color w:val="D171DD"/>
              <w:sz w:val="25"/>
            </w:rPr>
          </w:rPrChange>
        </w:rPr>
        <w:t>class</w:t>
      </w:r>
      <w:r w:rsidRPr="008C6831">
        <w:rPr>
          <w:rFonts w:ascii="Maiandra GD" w:eastAsia="Times New Roman" w:hAnsi="Maiandra GD" w:cs="Consolas"/>
          <w:color w:val="CFD5E0"/>
          <w:sz w:val="24"/>
          <w:szCs w:val="24"/>
          <w:rPrChange w:id="10124" w:author="Narendra" w:date="2021-08-21T13:02:00Z">
            <w:rPr>
              <w:rFonts w:ascii="inherit" w:eastAsia="Times New Roman" w:hAnsi="inherit" w:cs="Consolas"/>
              <w:color w:val="CFD5E0"/>
              <w:sz w:val="25"/>
            </w:rPr>
          </w:rPrChange>
        </w:rPr>
        <w:t xml:space="preserve"> Program</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12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0126" w:author="Narendra" w:date="2021-08-21T13:02:00Z">
            <w:rPr>
              <w:rFonts w:ascii="inherit" w:eastAsia="Times New Roman" w:hAnsi="inherit" w:cs="Consolas"/>
              <w:b/>
              <w:bCs/>
              <w:color w:val="6B7C8B"/>
              <w:sz w:val="25"/>
            </w:rPr>
          </w:rPrChange>
        </w:rPr>
        <w:lastRenderedPageBreak/>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12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10128" w:author="Narendra" w:date="2021-08-21T13:02:00Z">
            <w:rPr>
              <w:rFonts w:ascii="inherit" w:eastAsia="Times New Roman" w:hAnsi="inherit" w:cs="Consolas"/>
              <w:color w:val="6B7C8B"/>
              <w:sz w:val="25"/>
            </w:rPr>
          </w:rPrChange>
        </w:rPr>
        <w:t xml:space="preserve">// When your application is registered you will get </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12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10130" w:author="Narendra" w:date="2021-08-21T13:02:00Z">
            <w:rPr>
              <w:rFonts w:ascii="inherit" w:eastAsia="Times New Roman" w:hAnsi="inherit" w:cs="Consolas"/>
              <w:color w:val="6B7C8B"/>
              <w:sz w:val="25"/>
            </w:rPr>
          </w:rPrChange>
        </w:rPr>
        <w:t>// the client id and secret from the API</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13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0132" w:author="Narendra" w:date="2021-08-21T13:02:00Z">
            <w:rPr>
              <w:rFonts w:ascii="inherit" w:eastAsia="Times New Roman" w:hAnsi="inherit" w:cs="Consolas"/>
              <w:b/>
              <w:bCs/>
              <w:color w:val="D171DD"/>
              <w:sz w:val="25"/>
            </w:rPr>
          </w:rPrChange>
        </w:rPr>
        <w:t>private</w:t>
      </w:r>
      <w:r w:rsidRPr="008C6831">
        <w:rPr>
          <w:rFonts w:ascii="Maiandra GD" w:eastAsia="Times New Roman" w:hAnsi="Maiandra GD" w:cs="Consolas"/>
          <w:color w:val="CFD5E0"/>
          <w:sz w:val="24"/>
          <w:szCs w:val="24"/>
          <w:rPrChange w:id="10133"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0134" w:author="Narendra" w:date="2021-08-21T13:02:00Z">
            <w:rPr>
              <w:rFonts w:ascii="inherit" w:eastAsia="Times New Roman" w:hAnsi="inherit" w:cs="Consolas"/>
              <w:b/>
              <w:bCs/>
              <w:color w:val="D171DD"/>
              <w:sz w:val="25"/>
            </w:rPr>
          </w:rPrChange>
        </w:rPr>
        <w:t>static</w:t>
      </w:r>
      <w:r w:rsidRPr="008C6831">
        <w:rPr>
          <w:rFonts w:ascii="Maiandra GD" w:eastAsia="Times New Roman" w:hAnsi="Maiandra GD" w:cs="Consolas"/>
          <w:color w:val="CFD5E0"/>
          <w:sz w:val="24"/>
          <w:szCs w:val="24"/>
          <w:rPrChange w:id="10135" w:author="Narendra" w:date="2021-08-21T13:02:00Z">
            <w:rPr>
              <w:rFonts w:ascii="inherit" w:eastAsia="Times New Roman" w:hAnsi="inherit" w:cs="Consolas"/>
              <w:color w:val="CFD5E0"/>
              <w:sz w:val="25"/>
            </w:rPr>
          </w:rPrChange>
        </w:rPr>
        <w:t xml:space="preserve"> string _clientId = </w:t>
      </w:r>
      <w:r w:rsidRPr="008C6831">
        <w:rPr>
          <w:rFonts w:ascii="Maiandra GD" w:eastAsia="Times New Roman" w:hAnsi="Maiandra GD" w:cs="Consolas"/>
          <w:color w:val="7CC379"/>
          <w:sz w:val="24"/>
          <w:szCs w:val="24"/>
          <w:rPrChange w:id="10136" w:author="Narendra" w:date="2021-08-21T13:02:00Z">
            <w:rPr>
              <w:rFonts w:ascii="inherit" w:eastAsia="Times New Roman" w:hAnsi="inherit" w:cs="Consolas"/>
              <w:color w:val="7CC379"/>
              <w:sz w:val="25"/>
            </w:rPr>
          </w:rPrChange>
        </w:rPr>
        <w:t>"DOTNET"</w:t>
      </w:r>
      <w:r w:rsidRPr="008C6831">
        <w:rPr>
          <w:rFonts w:ascii="Maiandra GD" w:eastAsia="Times New Roman" w:hAnsi="Maiandra GD" w:cs="Consolas"/>
          <w:color w:val="CFD5E0"/>
          <w:sz w:val="24"/>
          <w:szCs w:val="24"/>
          <w:rPrChange w:id="10137"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13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0139" w:author="Narendra" w:date="2021-08-21T13:02:00Z">
            <w:rPr>
              <w:rFonts w:ascii="inherit" w:eastAsia="Times New Roman" w:hAnsi="inherit" w:cs="Consolas"/>
              <w:b/>
              <w:bCs/>
              <w:color w:val="D171DD"/>
              <w:sz w:val="25"/>
            </w:rPr>
          </w:rPrChange>
        </w:rPr>
        <w:t>private</w:t>
      </w:r>
      <w:r w:rsidRPr="008C6831">
        <w:rPr>
          <w:rFonts w:ascii="Maiandra GD" w:eastAsia="Times New Roman" w:hAnsi="Maiandra GD" w:cs="Consolas"/>
          <w:color w:val="CFD5E0"/>
          <w:sz w:val="24"/>
          <w:szCs w:val="24"/>
          <w:rPrChange w:id="10140"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0141" w:author="Narendra" w:date="2021-08-21T13:02:00Z">
            <w:rPr>
              <w:rFonts w:ascii="inherit" w:eastAsia="Times New Roman" w:hAnsi="inherit" w:cs="Consolas"/>
              <w:b/>
              <w:bCs/>
              <w:color w:val="D171DD"/>
              <w:sz w:val="25"/>
            </w:rPr>
          </w:rPrChange>
        </w:rPr>
        <w:t>static</w:t>
      </w:r>
      <w:r w:rsidRPr="008C6831">
        <w:rPr>
          <w:rFonts w:ascii="Maiandra GD" w:eastAsia="Times New Roman" w:hAnsi="Maiandra GD" w:cs="Consolas"/>
          <w:color w:val="CFD5E0"/>
          <w:sz w:val="24"/>
          <w:szCs w:val="24"/>
          <w:rPrChange w:id="10142" w:author="Narendra" w:date="2021-08-21T13:02:00Z">
            <w:rPr>
              <w:rFonts w:ascii="inherit" w:eastAsia="Times New Roman" w:hAnsi="inherit" w:cs="Consolas"/>
              <w:color w:val="CFD5E0"/>
              <w:sz w:val="25"/>
            </w:rPr>
          </w:rPrChange>
        </w:rPr>
        <w:t xml:space="preserve"> string _clientSecret = </w:t>
      </w:r>
      <w:r w:rsidRPr="008C6831">
        <w:rPr>
          <w:rFonts w:ascii="Maiandra GD" w:eastAsia="Times New Roman" w:hAnsi="Maiandra GD" w:cs="Consolas"/>
          <w:color w:val="7CC379"/>
          <w:sz w:val="24"/>
          <w:szCs w:val="24"/>
          <w:rPrChange w:id="10143" w:author="Narendra" w:date="2021-08-21T13:02:00Z">
            <w:rPr>
              <w:rFonts w:ascii="inherit" w:eastAsia="Times New Roman" w:hAnsi="inherit" w:cs="Consolas"/>
              <w:color w:val="7CC379"/>
              <w:sz w:val="25"/>
            </w:rPr>
          </w:rPrChange>
        </w:rPr>
        <w:t>"EEF47D9A-DBA9-4D02-B7B0-04F4279A6D20"</w:t>
      </w:r>
      <w:r w:rsidRPr="008C6831">
        <w:rPr>
          <w:rFonts w:ascii="Maiandra GD" w:eastAsia="Times New Roman" w:hAnsi="Maiandra GD" w:cs="Consolas"/>
          <w:color w:val="CFD5E0"/>
          <w:sz w:val="24"/>
          <w:szCs w:val="24"/>
          <w:rPrChange w:id="10144"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14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0146" w:author="Narendra" w:date="2021-08-21T13:02:00Z">
            <w:rPr>
              <w:rFonts w:ascii="inherit" w:eastAsia="Times New Roman" w:hAnsi="inherit" w:cs="Consolas"/>
              <w:b/>
              <w:bCs/>
              <w:color w:val="D171DD"/>
              <w:sz w:val="25"/>
            </w:rPr>
          </w:rPrChange>
        </w:rPr>
        <w:t>private</w:t>
      </w:r>
      <w:r w:rsidRPr="008C6831">
        <w:rPr>
          <w:rFonts w:ascii="Maiandra GD" w:eastAsia="Times New Roman" w:hAnsi="Maiandra GD" w:cs="Consolas"/>
          <w:color w:val="CFD5E0"/>
          <w:sz w:val="24"/>
          <w:szCs w:val="24"/>
          <w:rPrChange w:id="10147"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0148" w:author="Narendra" w:date="2021-08-21T13:02:00Z">
            <w:rPr>
              <w:rFonts w:ascii="inherit" w:eastAsia="Times New Roman" w:hAnsi="inherit" w:cs="Consolas"/>
              <w:b/>
              <w:bCs/>
              <w:color w:val="D171DD"/>
              <w:sz w:val="25"/>
            </w:rPr>
          </w:rPrChange>
        </w:rPr>
        <w:t>static</w:t>
      </w:r>
      <w:r w:rsidRPr="008C6831">
        <w:rPr>
          <w:rFonts w:ascii="Maiandra GD" w:eastAsia="Times New Roman" w:hAnsi="Maiandra GD" w:cs="Consolas"/>
          <w:color w:val="CFD5E0"/>
          <w:sz w:val="24"/>
          <w:szCs w:val="24"/>
          <w:rPrChange w:id="10149" w:author="Narendra" w:date="2021-08-21T13:02:00Z">
            <w:rPr>
              <w:rFonts w:ascii="inherit" w:eastAsia="Times New Roman" w:hAnsi="inherit" w:cs="Consolas"/>
              <w:color w:val="CFD5E0"/>
              <w:sz w:val="25"/>
            </w:rPr>
          </w:rPrChange>
        </w:rPr>
        <w:t xml:space="preserve"> string Username = </w:t>
      </w:r>
      <w:r w:rsidRPr="008C6831">
        <w:rPr>
          <w:rFonts w:ascii="Maiandra GD" w:eastAsia="Times New Roman" w:hAnsi="Maiandra GD" w:cs="Consolas"/>
          <w:color w:val="7CC379"/>
          <w:sz w:val="24"/>
          <w:szCs w:val="24"/>
          <w:rPrChange w:id="10150" w:author="Narendra" w:date="2021-08-21T13:02:00Z">
            <w:rPr>
              <w:rFonts w:ascii="inherit" w:eastAsia="Times New Roman" w:hAnsi="inherit" w:cs="Consolas"/>
              <w:color w:val="7CC379"/>
              <w:sz w:val="25"/>
            </w:rPr>
          </w:rPrChange>
        </w:rPr>
        <w:t>""</w:t>
      </w:r>
      <w:r w:rsidRPr="008C6831">
        <w:rPr>
          <w:rFonts w:ascii="Maiandra GD" w:eastAsia="Times New Roman" w:hAnsi="Maiandra GD" w:cs="Consolas"/>
          <w:color w:val="CFD5E0"/>
          <w:sz w:val="24"/>
          <w:szCs w:val="24"/>
          <w:rPrChange w:id="10151"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15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0153" w:author="Narendra" w:date="2021-08-21T13:02:00Z">
            <w:rPr>
              <w:rFonts w:ascii="inherit" w:eastAsia="Times New Roman" w:hAnsi="inherit" w:cs="Consolas"/>
              <w:b/>
              <w:bCs/>
              <w:color w:val="D171DD"/>
              <w:sz w:val="25"/>
            </w:rPr>
          </w:rPrChange>
        </w:rPr>
        <w:t>private</w:t>
      </w:r>
      <w:r w:rsidRPr="008C6831">
        <w:rPr>
          <w:rFonts w:ascii="Maiandra GD" w:eastAsia="Times New Roman" w:hAnsi="Maiandra GD" w:cs="Consolas"/>
          <w:color w:val="CFD5E0"/>
          <w:sz w:val="24"/>
          <w:szCs w:val="24"/>
          <w:rPrChange w:id="10154"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0155" w:author="Narendra" w:date="2021-08-21T13:02:00Z">
            <w:rPr>
              <w:rFonts w:ascii="inherit" w:eastAsia="Times New Roman" w:hAnsi="inherit" w:cs="Consolas"/>
              <w:b/>
              <w:bCs/>
              <w:color w:val="D171DD"/>
              <w:sz w:val="25"/>
            </w:rPr>
          </w:rPrChange>
        </w:rPr>
        <w:t>static</w:t>
      </w:r>
      <w:r w:rsidRPr="008C6831">
        <w:rPr>
          <w:rFonts w:ascii="Maiandra GD" w:eastAsia="Times New Roman" w:hAnsi="Maiandra GD" w:cs="Consolas"/>
          <w:color w:val="CFD5E0"/>
          <w:sz w:val="24"/>
          <w:szCs w:val="24"/>
          <w:rPrChange w:id="10156" w:author="Narendra" w:date="2021-08-21T13:02:00Z">
            <w:rPr>
              <w:rFonts w:ascii="inherit" w:eastAsia="Times New Roman" w:hAnsi="inherit" w:cs="Consolas"/>
              <w:color w:val="CFD5E0"/>
              <w:sz w:val="25"/>
            </w:rPr>
          </w:rPrChange>
        </w:rPr>
        <w:t xml:space="preserve"> string Password = </w:t>
      </w:r>
      <w:r w:rsidRPr="008C6831">
        <w:rPr>
          <w:rFonts w:ascii="Maiandra GD" w:eastAsia="Times New Roman" w:hAnsi="Maiandra GD" w:cs="Consolas"/>
          <w:color w:val="7CC379"/>
          <w:sz w:val="24"/>
          <w:szCs w:val="24"/>
          <w:rPrChange w:id="10157" w:author="Narendra" w:date="2021-08-21T13:02:00Z">
            <w:rPr>
              <w:rFonts w:ascii="inherit" w:eastAsia="Times New Roman" w:hAnsi="inherit" w:cs="Consolas"/>
              <w:color w:val="7CC379"/>
              <w:sz w:val="25"/>
            </w:rPr>
          </w:rPrChange>
        </w:rPr>
        <w:t>""</w:t>
      </w:r>
      <w:r w:rsidRPr="008C6831">
        <w:rPr>
          <w:rFonts w:ascii="Maiandra GD" w:eastAsia="Times New Roman" w:hAnsi="Maiandra GD" w:cs="Consolas"/>
          <w:color w:val="CFD5E0"/>
          <w:sz w:val="24"/>
          <w:szCs w:val="24"/>
          <w:rPrChange w:id="10158"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15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10160" w:author="Narendra" w:date="2021-08-21T13:02:00Z">
            <w:rPr>
              <w:rFonts w:ascii="inherit" w:eastAsia="Times New Roman" w:hAnsi="inherit" w:cs="Consolas"/>
              <w:color w:val="6B7C8B"/>
              <w:sz w:val="25"/>
            </w:rPr>
          </w:rPrChange>
        </w:rPr>
        <w:t>//Store the base address of the web api</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16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10162" w:author="Narendra" w:date="2021-08-21T13:02:00Z">
            <w:rPr>
              <w:rFonts w:ascii="inherit" w:eastAsia="Times New Roman" w:hAnsi="inherit" w:cs="Consolas"/>
              <w:color w:val="6B7C8B"/>
              <w:sz w:val="25"/>
            </w:rPr>
          </w:rPrChange>
        </w:rPr>
        <w:t>//You need to change the PORT number where your WEB API service is running</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16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0164" w:author="Narendra" w:date="2021-08-21T13:02:00Z">
            <w:rPr>
              <w:rFonts w:ascii="inherit" w:eastAsia="Times New Roman" w:hAnsi="inherit" w:cs="Consolas"/>
              <w:b/>
              <w:bCs/>
              <w:color w:val="D171DD"/>
              <w:sz w:val="25"/>
            </w:rPr>
          </w:rPrChange>
        </w:rPr>
        <w:t>private</w:t>
      </w:r>
      <w:r w:rsidRPr="008C6831">
        <w:rPr>
          <w:rFonts w:ascii="Maiandra GD" w:eastAsia="Times New Roman" w:hAnsi="Maiandra GD" w:cs="Consolas"/>
          <w:color w:val="CFD5E0"/>
          <w:sz w:val="24"/>
          <w:szCs w:val="24"/>
          <w:rPrChange w:id="10165"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0166" w:author="Narendra" w:date="2021-08-21T13:02:00Z">
            <w:rPr>
              <w:rFonts w:ascii="inherit" w:eastAsia="Times New Roman" w:hAnsi="inherit" w:cs="Consolas"/>
              <w:b/>
              <w:bCs/>
              <w:color w:val="D171DD"/>
              <w:sz w:val="25"/>
            </w:rPr>
          </w:rPrChange>
        </w:rPr>
        <w:t>static</w:t>
      </w:r>
      <w:r w:rsidRPr="008C6831">
        <w:rPr>
          <w:rFonts w:ascii="Maiandra GD" w:eastAsia="Times New Roman" w:hAnsi="Maiandra GD" w:cs="Consolas"/>
          <w:color w:val="CFD5E0"/>
          <w:sz w:val="24"/>
          <w:szCs w:val="24"/>
          <w:rPrChange w:id="10167" w:author="Narendra" w:date="2021-08-21T13:02:00Z">
            <w:rPr>
              <w:rFonts w:ascii="inherit" w:eastAsia="Times New Roman" w:hAnsi="inherit" w:cs="Consolas"/>
              <w:color w:val="CFD5E0"/>
              <w:sz w:val="25"/>
            </w:rPr>
          </w:rPrChange>
        </w:rPr>
        <w:t xml:space="preserve"> string baseAddress = </w:t>
      </w:r>
      <w:r w:rsidRPr="008C6831">
        <w:rPr>
          <w:rFonts w:ascii="Maiandra GD" w:eastAsia="Times New Roman" w:hAnsi="Maiandra GD" w:cs="Consolas"/>
          <w:color w:val="7CC379"/>
          <w:sz w:val="24"/>
          <w:szCs w:val="24"/>
          <w:rPrChange w:id="10168" w:author="Narendra" w:date="2021-08-21T13:02:00Z">
            <w:rPr>
              <w:rFonts w:ascii="inherit" w:eastAsia="Times New Roman" w:hAnsi="inherit" w:cs="Consolas"/>
              <w:color w:val="7CC379"/>
              <w:sz w:val="25"/>
            </w:rPr>
          </w:rPrChange>
        </w:rPr>
        <w:t>"http://localhost:65061/"</w:t>
      </w:r>
      <w:r w:rsidRPr="008C6831">
        <w:rPr>
          <w:rFonts w:ascii="Maiandra GD" w:eastAsia="Times New Roman" w:hAnsi="Maiandra GD" w:cs="Consolas"/>
          <w:color w:val="CFD5E0"/>
          <w:sz w:val="24"/>
          <w:szCs w:val="24"/>
          <w:rPrChange w:id="10169"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17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0171" w:author="Narendra" w:date="2021-08-21T13:02:00Z">
            <w:rPr>
              <w:rFonts w:ascii="inherit" w:eastAsia="Times New Roman" w:hAnsi="inherit" w:cs="Consolas"/>
              <w:b/>
              <w:bCs/>
              <w:color w:val="D171DD"/>
              <w:sz w:val="25"/>
            </w:rPr>
          </w:rPrChange>
        </w:rPr>
        <w:t>static</w:t>
      </w:r>
      <w:r w:rsidRPr="008C6831">
        <w:rPr>
          <w:rFonts w:ascii="Maiandra GD" w:eastAsia="Times New Roman" w:hAnsi="Maiandra GD" w:cs="Consolas"/>
          <w:color w:val="CFD5E0"/>
          <w:sz w:val="24"/>
          <w:szCs w:val="24"/>
          <w:rPrChange w:id="10172"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0173" w:author="Narendra" w:date="2021-08-21T13:02:00Z">
            <w:rPr>
              <w:rFonts w:ascii="inherit" w:eastAsia="Times New Roman" w:hAnsi="inherit" w:cs="Consolas"/>
              <w:b/>
              <w:bCs/>
              <w:color w:val="D171DD"/>
              <w:sz w:val="25"/>
            </w:rPr>
          </w:rPrChange>
        </w:rPr>
        <w:t>void</w:t>
      </w:r>
      <w:r w:rsidRPr="008C6831">
        <w:rPr>
          <w:rFonts w:ascii="Maiandra GD" w:eastAsia="Times New Roman" w:hAnsi="Maiandra GD" w:cs="Consolas"/>
          <w:color w:val="CFD5E0"/>
          <w:sz w:val="24"/>
          <w:szCs w:val="24"/>
          <w:rPrChange w:id="10174"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10175" w:author="Narendra" w:date="2021-08-21T13:02:00Z">
            <w:rPr>
              <w:rFonts w:ascii="inherit" w:eastAsia="Times New Roman" w:hAnsi="inherit" w:cs="Consolas"/>
              <w:color w:val="4284AE"/>
              <w:sz w:val="25"/>
            </w:rPr>
          </w:rPrChange>
        </w:rPr>
        <w:t>Main</w:t>
      </w:r>
      <w:r w:rsidRPr="008C6831">
        <w:rPr>
          <w:rFonts w:ascii="Maiandra GD" w:eastAsia="Times New Roman" w:hAnsi="Maiandra GD" w:cs="Consolas"/>
          <w:b/>
          <w:bCs/>
          <w:color w:val="6B7C8B"/>
          <w:sz w:val="24"/>
          <w:szCs w:val="24"/>
          <w:rPrChange w:id="10176"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0177" w:author="Narendra" w:date="2021-08-21T13:02:00Z">
            <w:rPr>
              <w:rFonts w:ascii="inherit" w:eastAsia="Times New Roman" w:hAnsi="inherit" w:cs="Consolas"/>
              <w:color w:val="CFD5E0"/>
              <w:sz w:val="25"/>
            </w:rPr>
          </w:rPrChange>
        </w:rPr>
        <w:t>string</w:t>
      </w:r>
      <w:r w:rsidRPr="008C6831">
        <w:rPr>
          <w:rFonts w:ascii="Maiandra GD" w:eastAsia="Times New Roman" w:hAnsi="Maiandra GD" w:cs="Consolas"/>
          <w:b/>
          <w:bCs/>
          <w:color w:val="6B7C8B"/>
          <w:sz w:val="24"/>
          <w:szCs w:val="24"/>
          <w:rPrChange w:id="1017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0179" w:author="Narendra" w:date="2021-08-21T13:02:00Z">
            <w:rPr>
              <w:rFonts w:ascii="inherit" w:eastAsia="Times New Roman" w:hAnsi="inherit" w:cs="Consolas"/>
              <w:color w:val="CFD5E0"/>
              <w:sz w:val="25"/>
            </w:rPr>
          </w:rPrChange>
        </w:rPr>
        <w:t xml:space="preserve"> args</w:t>
      </w:r>
      <w:r w:rsidRPr="008C6831">
        <w:rPr>
          <w:rFonts w:ascii="Maiandra GD" w:eastAsia="Times New Roman" w:hAnsi="Maiandra GD" w:cs="Consolas"/>
          <w:b/>
          <w:bCs/>
          <w:color w:val="6B7C8B"/>
          <w:sz w:val="24"/>
          <w:szCs w:val="24"/>
          <w:rPrChange w:id="10180"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18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0182"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18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0184" w:author="Narendra" w:date="2021-08-21T13:02:00Z">
            <w:rPr>
              <w:rFonts w:ascii="inherit" w:eastAsia="Times New Roman" w:hAnsi="inherit" w:cs="Consolas"/>
              <w:color w:val="CFD5E0"/>
              <w:sz w:val="25"/>
            </w:rPr>
          </w:rPrChange>
        </w:rPr>
        <w:t xml:space="preserve">Token token = </w:t>
      </w:r>
      <w:r w:rsidRPr="008C6831">
        <w:rPr>
          <w:rFonts w:ascii="Maiandra GD" w:eastAsia="Times New Roman" w:hAnsi="Maiandra GD" w:cs="Consolas"/>
          <w:b/>
          <w:bCs/>
          <w:color w:val="D171DD"/>
          <w:sz w:val="24"/>
          <w:szCs w:val="24"/>
          <w:rPrChange w:id="10185" w:author="Narendra" w:date="2021-08-21T13:02:00Z">
            <w:rPr>
              <w:rFonts w:ascii="inherit" w:eastAsia="Times New Roman" w:hAnsi="inherit" w:cs="Consolas"/>
              <w:b/>
              <w:bCs/>
              <w:color w:val="D171DD"/>
              <w:sz w:val="25"/>
            </w:rPr>
          </w:rPrChange>
        </w:rPr>
        <w:t>null</w:t>
      </w:r>
      <w:r w:rsidRPr="008C6831">
        <w:rPr>
          <w:rFonts w:ascii="Maiandra GD" w:eastAsia="Times New Roman" w:hAnsi="Maiandra GD" w:cs="Consolas"/>
          <w:color w:val="CFD5E0"/>
          <w:sz w:val="24"/>
          <w:szCs w:val="24"/>
          <w:rPrChange w:id="10186"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18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0188" w:author="Narendra" w:date="2021-08-21T13:02:00Z">
            <w:rPr>
              <w:rFonts w:ascii="inherit" w:eastAsia="Times New Roman" w:hAnsi="inherit" w:cs="Consolas"/>
              <w:color w:val="CFD5E0"/>
              <w:sz w:val="25"/>
            </w:rPr>
          </w:rPrChange>
        </w:rPr>
        <w:t xml:space="preserve">Username = </w:t>
      </w:r>
      <w:r w:rsidRPr="008C6831">
        <w:rPr>
          <w:rFonts w:ascii="Maiandra GD" w:eastAsia="Times New Roman" w:hAnsi="Maiandra GD" w:cs="Consolas"/>
          <w:color w:val="7CC379"/>
          <w:sz w:val="24"/>
          <w:szCs w:val="24"/>
          <w:rPrChange w:id="10189" w:author="Narendra" w:date="2021-08-21T13:02:00Z">
            <w:rPr>
              <w:rFonts w:ascii="inherit" w:eastAsia="Times New Roman" w:hAnsi="inherit" w:cs="Consolas"/>
              <w:color w:val="7CC379"/>
              <w:sz w:val="25"/>
            </w:rPr>
          </w:rPrChange>
        </w:rPr>
        <w:t>"Anurag"</w:t>
      </w:r>
      <w:r w:rsidRPr="008C6831">
        <w:rPr>
          <w:rFonts w:ascii="Maiandra GD" w:eastAsia="Times New Roman" w:hAnsi="Maiandra GD" w:cs="Consolas"/>
          <w:color w:val="CFD5E0"/>
          <w:sz w:val="24"/>
          <w:szCs w:val="24"/>
          <w:rPrChange w:id="10190"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19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0192" w:author="Narendra" w:date="2021-08-21T13:02:00Z">
            <w:rPr>
              <w:rFonts w:ascii="inherit" w:eastAsia="Times New Roman" w:hAnsi="inherit" w:cs="Consolas"/>
              <w:color w:val="CFD5E0"/>
              <w:sz w:val="25"/>
            </w:rPr>
          </w:rPrChange>
        </w:rPr>
        <w:t xml:space="preserve">Password = </w:t>
      </w:r>
      <w:r w:rsidRPr="008C6831">
        <w:rPr>
          <w:rFonts w:ascii="Maiandra GD" w:eastAsia="Times New Roman" w:hAnsi="Maiandra GD" w:cs="Consolas"/>
          <w:color w:val="7CC379"/>
          <w:sz w:val="24"/>
          <w:szCs w:val="24"/>
          <w:rPrChange w:id="10193" w:author="Narendra" w:date="2021-08-21T13:02:00Z">
            <w:rPr>
              <w:rFonts w:ascii="inherit" w:eastAsia="Times New Roman" w:hAnsi="inherit" w:cs="Consolas"/>
              <w:color w:val="7CC379"/>
              <w:sz w:val="25"/>
            </w:rPr>
          </w:rPrChange>
        </w:rPr>
        <w:t>"123456"</w:t>
      </w:r>
      <w:r w:rsidRPr="008C6831">
        <w:rPr>
          <w:rFonts w:ascii="Maiandra GD" w:eastAsia="Times New Roman" w:hAnsi="Maiandra GD" w:cs="Consolas"/>
          <w:color w:val="CFD5E0"/>
          <w:sz w:val="24"/>
          <w:szCs w:val="24"/>
          <w:rPrChange w:id="10194"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19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10196" w:author="Narendra" w:date="2021-08-21T13:02:00Z">
            <w:rPr>
              <w:rFonts w:ascii="inherit" w:eastAsia="Times New Roman" w:hAnsi="inherit" w:cs="Consolas"/>
              <w:color w:val="6B7C8B"/>
              <w:sz w:val="25"/>
            </w:rPr>
          </w:rPrChange>
        </w:rPr>
        <w:t>// First get the token from the persistent storage based</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19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10198" w:author="Narendra" w:date="2021-08-21T13:02:00Z">
            <w:rPr>
              <w:rFonts w:ascii="inherit" w:eastAsia="Times New Roman" w:hAnsi="inherit" w:cs="Consolas"/>
              <w:color w:val="6B7C8B"/>
              <w:sz w:val="25"/>
            </w:rPr>
          </w:rPrChange>
        </w:rPr>
        <w:t>// on the username and password</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19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0200" w:author="Narendra" w:date="2021-08-21T13:02:00Z">
            <w:rPr>
              <w:rFonts w:ascii="inherit" w:eastAsia="Times New Roman" w:hAnsi="inherit" w:cs="Consolas"/>
              <w:color w:val="CFD5E0"/>
              <w:sz w:val="25"/>
            </w:rPr>
          </w:rPrChange>
        </w:rPr>
        <w:t xml:space="preserve">token = </w:t>
      </w:r>
      <w:r w:rsidRPr="008C6831">
        <w:rPr>
          <w:rFonts w:ascii="Maiandra GD" w:eastAsia="Times New Roman" w:hAnsi="Maiandra GD" w:cs="Consolas"/>
          <w:b/>
          <w:bCs/>
          <w:color w:val="6B7C8B"/>
          <w:sz w:val="24"/>
          <w:szCs w:val="24"/>
          <w:rPrChange w:id="1020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4284AE"/>
          <w:sz w:val="24"/>
          <w:szCs w:val="24"/>
          <w:rPrChange w:id="10202"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10203"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10204" w:author="Narendra" w:date="2021-08-21T13:02:00Z">
            <w:rPr>
              <w:rFonts w:ascii="inherit" w:eastAsia="Times New Roman" w:hAnsi="inherit" w:cs="Consolas"/>
              <w:color w:val="4284AE"/>
              <w:sz w:val="25"/>
            </w:rPr>
          </w:rPrChange>
        </w:rPr>
        <w:t>UserTokenRepository</w:t>
      </w:r>
      <w:r w:rsidRPr="008C6831">
        <w:rPr>
          <w:rFonts w:ascii="Maiandra GD" w:eastAsia="Times New Roman" w:hAnsi="Maiandra GD" w:cs="Consolas"/>
          <w:b/>
          <w:bCs/>
          <w:color w:val="6B7C8B"/>
          <w:sz w:val="24"/>
          <w:szCs w:val="24"/>
          <w:rPrChange w:id="10205"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0206"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10207" w:author="Narendra" w:date="2021-08-21T13:02:00Z">
            <w:rPr>
              <w:rFonts w:ascii="inherit" w:eastAsia="Times New Roman" w:hAnsi="inherit" w:cs="Consolas"/>
              <w:color w:val="4284AE"/>
              <w:sz w:val="25"/>
            </w:rPr>
          </w:rPrChange>
        </w:rPr>
        <w:t>GetTokenFromDB</w:t>
      </w:r>
      <w:r w:rsidRPr="008C6831">
        <w:rPr>
          <w:rFonts w:ascii="Maiandra GD" w:eastAsia="Times New Roman" w:hAnsi="Maiandra GD" w:cs="Consolas"/>
          <w:b/>
          <w:bCs/>
          <w:color w:val="6B7C8B"/>
          <w:sz w:val="24"/>
          <w:szCs w:val="24"/>
          <w:rPrChange w:id="1020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0209" w:author="Narendra" w:date="2021-08-21T13:02:00Z">
            <w:rPr>
              <w:rFonts w:ascii="inherit" w:eastAsia="Times New Roman" w:hAnsi="inherit" w:cs="Consolas"/>
              <w:color w:val="CFD5E0"/>
              <w:sz w:val="25"/>
            </w:rPr>
          </w:rPrChange>
        </w:rPr>
        <w:t>Username, Password</w:t>
      </w:r>
      <w:r w:rsidRPr="008C6831">
        <w:rPr>
          <w:rFonts w:ascii="Maiandra GD" w:eastAsia="Times New Roman" w:hAnsi="Maiandra GD" w:cs="Consolas"/>
          <w:b/>
          <w:bCs/>
          <w:color w:val="6B7C8B"/>
          <w:sz w:val="24"/>
          <w:szCs w:val="24"/>
          <w:rPrChange w:id="10210"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0211"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21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10213" w:author="Narendra" w:date="2021-08-21T13:02:00Z">
            <w:rPr>
              <w:rFonts w:ascii="inherit" w:eastAsia="Times New Roman" w:hAnsi="inherit" w:cs="Consolas"/>
              <w:color w:val="6B7C8B"/>
              <w:sz w:val="25"/>
            </w:rPr>
          </w:rPrChange>
        </w:rPr>
        <w:t>//Then check the existing token and its expiration datetime</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21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0215" w:author="Narendra" w:date="2021-08-21T13:02:00Z">
            <w:rPr>
              <w:rFonts w:ascii="inherit" w:eastAsia="Times New Roman" w:hAnsi="inherit" w:cs="Consolas"/>
              <w:b/>
              <w:bCs/>
              <w:color w:val="D171DD"/>
              <w:sz w:val="25"/>
            </w:rPr>
          </w:rPrChange>
        </w:rPr>
        <w:t>if</w:t>
      </w:r>
      <w:r w:rsidRPr="008C6831">
        <w:rPr>
          <w:rFonts w:ascii="Maiandra GD" w:eastAsia="Times New Roman" w:hAnsi="Maiandra GD" w:cs="Consolas"/>
          <w:color w:val="CFD5E0"/>
          <w:sz w:val="24"/>
          <w:szCs w:val="24"/>
          <w:rPrChange w:id="10216"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1021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0218" w:author="Narendra" w:date="2021-08-21T13:02:00Z">
            <w:rPr>
              <w:rFonts w:ascii="inherit" w:eastAsia="Times New Roman" w:hAnsi="inherit" w:cs="Consolas"/>
              <w:color w:val="CFD5E0"/>
              <w:sz w:val="25"/>
            </w:rPr>
          </w:rPrChange>
        </w:rPr>
        <w:t xml:space="preserve">token != </w:t>
      </w:r>
      <w:r w:rsidRPr="008C6831">
        <w:rPr>
          <w:rFonts w:ascii="Maiandra GD" w:eastAsia="Times New Roman" w:hAnsi="Maiandra GD" w:cs="Consolas"/>
          <w:b/>
          <w:bCs/>
          <w:color w:val="D171DD"/>
          <w:sz w:val="24"/>
          <w:szCs w:val="24"/>
          <w:rPrChange w:id="10219" w:author="Narendra" w:date="2021-08-21T13:02:00Z">
            <w:rPr>
              <w:rFonts w:ascii="inherit" w:eastAsia="Times New Roman" w:hAnsi="inherit" w:cs="Consolas"/>
              <w:b/>
              <w:bCs/>
              <w:color w:val="D171DD"/>
              <w:sz w:val="25"/>
            </w:rPr>
          </w:rPrChange>
        </w:rPr>
        <w:t>null</w:t>
      </w:r>
      <w:r w:rsidRPr="008C6831">
        <w:rPr>
          <w:rFonts w:ascii="Maiandra GD" w:eastAsia="Times New Roman" w:hAnsi="Maiandra GD" w:cs="Consolas"/>
          <w:color w:val="CFD5E0"/>
          <w:sz w:val="24"/>
          <w:szCs w:val="24"/>
          <w:rPrChange w:id="10220" w:author="Narendra" w:date="2021-08-21T13:02:00Z">
            <w:rPr>
              <w:rFonts w:ascii="inherit" w:eastAsia="Times New Roman" w:hAnsi="inherit" w:cs="Consolas"/>
              <w:color w:val="CFD5E0"/>
              <w:sz w:val="25"/>
            </w:rPr>
          </w:rPrChange>
        </w:rPr>
        <w:t xml:space="preserve"> &amp;&amp; DateTime.</w:t>
      </w:r>
      <w:r w:rsidRPr="008C6831">
        <w:rPr>
          <w:rFonts w:ascii="Maiandra GD" w:eastAsia="Times New Roman" w:hAnsi="Maiandra GD" w:cs="Consolas"/>
          <w:color w:val="4284AE"/>
          <w:sz w:val="24"/>
          <w:szCs w:val="24"/>
          <w:rPrChange w:id="10221" w:author="Narendra" w:date="2021-08-21T13:02:00Z">
            <w:rPr>
              <w:rFonts w:ascii="inherit" w:eastAsia="Times New Roman" w:hAnsi="inherit" w:cs="Consolas"/>
              <w:color w:val="4284AE"/>
              <w:sz w:val="25"/>
            </w:rPr>
          </w:rPrChange>
        </w:rPr>
        <w:t>Now</w:t>
      </w:r>
      <w:r w:rsidRPr="008C6831">
        <w:rPr>
          <w:rFonts w:ascii="Maiandra GD" w:eastAsia="Times New Roman" w:hAnsi="Maiandra GD" w:cs="Consolas"/>
          <w:color w:val="CFD5E0"/>
          <w:sz w:val="24"/>
          <w:szCs w:val="24"/>
          <w:rPrChange w:id="10222"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10223" w:author="Narendra" w:date="2021-08-21T13:02:00Z">
            <w:rPr>
              <w:rFonts w:ascii="inherit" w:eastAsia="Times New Roman" w:hAnsi="inherit" w:cs="Consolas"/>
              <w:b/>
              <w:bCs/>
              <w:color w:val="6B7C8B"/>
              <w:sz w:val="25"/>
            </w:rPr>
          </w:rPrChange>
        </w:rPr>
        <w:t>&lt;</w:t>
      </w:r>
      <w:r w:rsidRPr="008C6831">
        <w:rPr>
          <w:rFonts w:ascii="Maiandra GD" w:eastAsia="Times New Roman" w:hAnsi="Maiandra GD" w:cs="Consolas"/>
          <w:color w:val="CFD5E0"/>
          <w:sz w:val="24"/>
          <w:szCs w:val="24"/>
          <w:rPrChange w:id="10224" w:author="Narendra" w:date="2021-08-21T13:02:00Z">
            <w:rPr>
              <w:rFonts w:ascii="inherit" w:eastAsia="Times New Roman" w:hAnsi="inherit" w:cs="Consolas"/>
              <w:color w:val="CFD5E0"/>
              <w:sz w:val="25"/>
            </w:rPr>
          </w:rPrChange>
        </w:rPr>
        <w:t xml:space="preserve"> token.</w:t>
      </w:r>
      <w:r w:rsidRPr="008C6831">
        <w:rPr>
          <w:rFonts w:ascii="Maiandra GD" w:eastAsia="Times New Roman" w:hAnsi="Maiandra GD" w:cs="Consolas"/>
          <w:color w:val="4284AE"/>
          <w:sz w:val="24"/>
          <w:szCs w:val="24"/>
          <w:rPrChange w:id="10225" w:author="Narendra" w:date="2021-08-21T13:02:00Z">
            <w:rPr>
              <w:rFonts w:ascii="inherit" w:eastAsia="Times New Roman" w:hAnsi="inherit" w:cs="Consolas"/>
              <w:color w:val="4284AE"/>
              <w:sz w:val="25"/>
            </w:rPr>
          </w:rPrChange>
        </w:rPr>
        <w:t>ExpiredDateTime</w:t>
      </w:r>
      <w:r w:rsidRPr="008C6831">
        <w:rPr>
          <w:rFonts w:ascii="Maiandra GD" w:eastAsia="Times New Roman" w:hAnsi="Maiandra GD" w:cs="Consolas"/>
          <w:b/>
          <w:bCs/>
          <w:color w:val="6B7C8B"/>
          <w:sz w:val="24"/>
          <w:szCs w:val="24"/>
          <w:rPrChange w:id="10226"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22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0228"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22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10230" w:author="Narendra" w:date="2021-08-21T13:02:00Z">
            <w:rPr>
              <w:rFonts w:ascii="inherit" w:eastAsia="Times New Roman" w:hAnsi="inherit" w:cs="Consolas"/>
              <w:color w:val="6B7C8B"/>
              <w:sz w:val="25"/>
            </w:rPr>
          </w:rPrChange>
        </w:rPr>
        <w:t>//use the existing token</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23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0232"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23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0234" w:author="Narendra" w:date="2021-08-21T13:02:00Z">
            <w:rPr>
              <w:rFonts w:ascii="inherit" w:eastAsia="Times New Roman" w:hAnsi="inherit" w:cs="Consolas"/>
              <w:b/>
              <w:bCs/>
              <w:color w:val="D171DD"/>
              <w:sz w:val="25"/>
            </w:rPr>
          </w:rPrChange>
        </w:rPr>
        <w:t>else</w:t>
      </w:r>
      <w:r w:rsidRPr="008C6831">
        <w:rPr>
          <w:rFonts w:ascii="Maiandra GD" w:eastAsia="Times New Roman" w:hAnsi="Maiandra GD" w:cs="Consolas"/>
          <w:color w:val="CFD5E0"/>
          <w:sz w:val="24"/>
          <w:szCs w:val="24"/>
          <w:rPrChange w:id="10235"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0236" w:author="Narendra" w:date="2021-08-21T13:02:00Z">
            <w:rPr>
              <w:rFonts w:ascii="inherit" w:eastAsia="Times New Roman" w:hAnsi="inherit" w:cs="Consolas"/>
              <w:b/>
              <w:bCs/>
              <w:color w:val="D171DD"/>
              <w:sz w:val="25"/>
            </w:rPr>
          </w:rPrChange>
        </w:rPr>
        <w:t>if</w:t>
      </w:r>
      <w:r w:rsidRPr="008C6831">
        <w:rPr>
          <w:rFonts w:ascii="Maiandra GD" w:eastAsia="Times New Roman" w:hAnsi="Maiandra GD" w:cs="Consolas"/>
          <w:color w:val="CFD5E0"/>
          <w:sz w:val="24"/>
          <w:szCs w:val="24"/>
          <w:rPrChange w:id="10237"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1023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0239" w:author="Narendra" w:date="2021-08-21T13:02:00Z">
            <w:rPr>
              <w:rFonts w:ascii="inherit" w:eastAsia="Times New Roman" w:hAnsi="inherit" w:cs="Consolas"/>
              <w:color w:val="CFD5E0"/>
              <w:sz w:val="25"/>
            </w:rPr>
          </w:rPrChange>
        </w:rPr>
        <w:t xml:space="preserve">token != </w:t>
      </w:r>
      <w:r w:rsidRPr="008C6831">
        <w:rPr>
          <w:rFonts w:ascii="Maiandra GD" w:eastAsia="Times New Roman" w:hAnsi="Maiandra GD" w:cs="Consolas"/>
          <w:b/>
          <w:bCs/>
          <w:color w:val="D171DD"/>
          <w:sz w:val="24"/>
          <w:szCs w:val="24"/>
          <w:rPrChange w:id="10240" w:author="Narendra" w:date="2021-08-21T13:02:00Z">
            <w:rPr>
              <w:rFonts w:ascii="inherit" w:eastAsia="Times New Roman" w:hAnsi="inherit" w:cs="Consolas"/>
              <w:b/>
              <w:bCs/>
              <w:color w:val="D171DD"/>
              <w:sz w:val="25"/>
            </w:rPr>
          </w:rPrChange>
        </w:rPr>
        <w:t>null</w:t>
      </w:r>
      <w:r w:rsidRPr="008C6831">
        <w:rPr>
          <w:rFonts w:ascii="Maiandra GD" w:eastAsia="Times New Roman" w:hAnsi="Maiandra GD" w:cs="Consolas"/>
          <w:color w:val="CFD5E0"/>
          <w:sz w:val="24"/>
          <w:szCs w:val="24"/>
          <w:rPrChange w:id="10241" w:author="Narendra" w:date="2021-08-21T13:02:00Z">
            <w:rPr>
              <w:rFonts w:ascii="inherit" w:eastAsia="Times New Roman" w:hAnsi="inherit" w:cs="Consolas"/>
              <w:color w:val="CFD5E0"/>
              <w:sz w:val="25"/>
            </w:rPr>
          </w:rPrChange>
        </w:rPr>
        <w:t xml:space="preserve"> &amp;&amp; !string.</w:t>
      </w:r>
      <w:r w:rsidRPr="008C6831">
        <w:rPr>
          <w:rFonts w:ascii="Maiandra GD" w:eastAsia="Times New Roman" w:hAnsi="Maiandra GD" w:cs="Consolas"/>
          <w:color w:val="4284AE"/>
          <w:sz w:val="24"/>
          <w:szCs w:val="24"/>
          <w:rPrChange w:id="10242" w:author="Narendra" w:date="2021-08-21T13:02:00Z">
            <w:rPr>
              <w:rFonts w:ascii="inherit" w:eastAsia="Times New Roman" w:hAnsi="inherit" w:cs="Consolas"/>
              <w:color w:val="4284AE"/>
              <w:sz w:val="25"/>
            </w:rPr>
          </w:rPrChange>
        </w:rPr>
        <w:t>IsNullOrEmpty</w:t>
      </w:r>
      <w:r w:rsidRPr="008C6831">
        <w:rPr>
          <w:rFonts w:ascii="Maiandra GD" w:eastAsia="Times New Roman" w:hAnsi="Maiandra GD" w:cs="Consolas"/>
          <w:b/>
          <w:bCs/>
          <w:color w:val="6B7C8B"/>
          <w:sz w:val="24"/>
          <w:szCs w:val="24"/>
          <w:rPrChange w:id="1024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0244" w:author="Narendra" w:date="2021-08-21T13:02:00Z">
            <w:rPr>
              <w:rFonts w:ascii="inherit" w:eastAsia="Times New Roman" w:hAnsi="inherit" w:cs="Consolas"/>
              <w:color w:val="CFD5E0"/>
              <w:sz w:val="25"/>
            </w:rPr>
          </w:rPrChange>
        </w:rPr>
        <w:t>token.</w:t>
      </w:r>
      <w:r w:rsidRPr="008C6831">
        <w:rPr>
          <w:rFonts w:ascii="Maiandra GD" w:eastAsia="Times New Roman" w:hAnsi="Maiandra GD" w:cs="Consolas"/>
          <w:color w:val="4284AE"/>
          <w:sz w:val="24"/>
          <w:szCs w:val="24"/>
          <w:rPrChange w:id="10245" w:author="Narendra" w:date="2021-08-21T13:02:00Z">
            <w:rPr>
              <w:rFonts w:ascii="inherit" w:eastAsia="Times New Roman" w:hAnsi="inherit" w:cs="Consolas"/>
              <w:color w:val="4284AE"/>
              <w:sz w:val="25"/>
            </w:rPr>
          </w:rPrChange>
        </w:rPr>
        <w:t>RefreshToken</w:t>
      </w:r>
      <w:r w:rsidRPr="008C6831">
        <w:rPr>
          <w:rFonts w:ascii="Maiandra GD" w:eastAsia="Times New Roman" w:hAnsi="Maiandra GD" w:cs="Consolas"/>
          <w:b/>
          <w:bCs/>
          <w:color w:val="6B7C8B"/>
          <w:sz w:val="24"/>
          <w:szCs w:val="24"/>
          <w:rPrChange w:id="10246"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24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0248"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24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10250" w:author="Narendra" w:date="2021-08-21T13:02:00Z">
            <w:rPr>
              <w:rFonts w:ascii="inherit" w:eastAsia="Times New Roman" w:hAnsi="inherit" w:cs="Consolas"/>
              <w:color w:val="6B7C8B"/>
              <w:sz w:val="25"/>
            </w:rPr>
          </w:rPrChange>
        </w:rPr>
        <w:t>//Get a new access token based on the Refresh Token</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25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0252" w:author="Narendra" w:date="2021-08-21T13:02:00Z">
            <w:rPr>
              <w:rFonts w:ascii="inherit" w:eastAsia="Times New Roman" w:hAnsi="inherit" w:cs="Consolas"/>
              <w:color w:val="CFD5E0"/>
              <w:sz w:val="25"/>
            </w:rPr>
          </w:rPrChange>
        </w:rPr>
        <w:t xml:space="preserve">token = </w:t>
      </w:r>
      <w:r w:rsidRPr="008C6831">
        <w:rPr>
          <w:rFonts w:ascii="Maiandra GD" w:eastAsia="Times New Roman" w:hAnsi="Maiandra GD" w:cs="Consolas"/>
          <w:color w:val="4284AE"/>
          <w:sz w:val="24"/>
          <w:szCs w:val="24"/>
          <w:rPrChange w:id="10253" w:author="Narendra" w:date="2021-08-21T13:02:00Z">
            <w:rPr>
              <w:rFonts w:ascii="inherit" w:eastAsia="Times New Roman" w:hAnsi="inherit" w:cs="Consolas"/>
              <w:color w:val="4284AE"/>
              <w:sz w:val="25"/>
            </w:rPr>
          </w:rPrChange>
        </w:rPr>
        <w:t>GetTokens</w:t>
      </w:r>
      <w:r w:rsidRPr="008C6831">
        <w:rPr>
          <w:rFonts w:ascii="Maiandra GD" w:eastAsia="Times New Roman" w:hAnsi="Maiandra GD" w:cs="Consolas"/>
          <w:b/>
          <w:bCs/>
          <w:color w:val="6B7C8B"/>
          <w:sz w:val="24"/>
          <w:szCs w:val="24"/>
          <w:rPrChange w:id="10254"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0255" w:author="Narendra" w:date="2021-08-21T13:02:00Z">
            <w:rPr>
              <w:rFonts w:ascii="inherit" w:eastAsia="Times New Roman" w:hAnsi="inherit" w:cs="Consolas"/>
              <w:color w:val="CFD5E0"/>
              <w:sz w:val="25"/>
            </w:rPr>
          </w:rPrChange>
        </w:rPr>
        <w:t>_clientId, _clientSecret, token.</w:t>
      </w:r>
      <w:r w:rsidRPr="008C6831">
        <w:rPr>
          <w:rFonts w:ascii="Maiandra GD" w:eastAsia="Times New Roman" w:hAnsi="Maiandra GD" w:cs="Consolas"/>
          <w:color w:val="4284AE"/>
          <w:sz w:val="24"/>
          <w:szCs w:val="24"/>
          <w:rPrChange w:id="10256" w:author="Narendra" w:date="2021-08-21T13:02:00Z">
            <w:rPr>
              <w:rFonts w:ascii="inherit" w:eastAsia="Times New Roman" w:hAnsi="inherit" w:cs="Consolas"/>
              <w:color w:val="4284AE"/>
              <w:sz w:val="25"/>
            </w:rPr>
          </w:rPrChange>
        </w:rPr>
        <w:t>RefreshToken</w:t>
      </w:r>
      <w:r w:rsidRPr="008C6831">
        <w:rPr>
          <w:rFonts w:ascii="Maiandra GD" w:eastAsia="Times New Roman" w:hAnsi="Maiandra GD" w:cs="Consolas"/>
          <w:b/>
          <w:bCs/>
          <w:color w:val="6B7C8B"/>
          <w:sz w:val="24"/>
          <w:szCs w:val="24"/>
          <w:rPrChange w:id="1025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0258"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25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0260"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26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0262" w:author="Narendra" w:date="2021-08-21T13:02:00Z">
            <w:rPr>
              <w:rFonts w:ascii="inherit" w:eastAsia="Times New Roman" w:hAnsi="inherit" w:cs="Consolas"/>
              <w:b/>
              <w:bCs/>
              <w:color w:val="D171DD"/>
              <w:sz w:val="25"/>
            </w:rPr>
          </w:rPrChange>
        </w:rPr>
        <w:t>else</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26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0264"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26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10266" w:author="Narendra" w:date="2021-08-21T13:02:00Z">
            <w:rPr>
              <w:rFonts w:ascii="inherit" w:eastAsia="Times New Roman" w:hAnsi="inherit" w:cs="Consolas"/>
              <w:color w:val="6B7C8B"/>
              <w:sz w:val="25"/>
            </w:rPr>
          </w:rPrChange>
        </w:rPr>
        <w:t>//Get a brand new access token</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26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0268" w:author="Narendra" w:date="2021-08-21T13:02:00Z">
            <w:rPr>
              <w:rFonts w:ascii="inherit" w:eastAsia="Times New Roman" w:hAnsi="inherit" w:cs="Consolas"/>
              <w:color w:val="CFD5E0"/>
              <w:sz w:val="25"/>
            </w:rPr>
          </w:rPrChange>
        </w:rPr>
        <w:t xml:space="preserve">token = </w:t>
      </w:r>
      <w:r w:rsidRPr="008C6831">
        <w:rPr>
          <w:rFonts w:ascii="Maiandra GD" w:eastAsia="Times New Roman" w:hAnsi="Maiandra GD" w:cs="Consolas"/>
          <w:color w:val="4284AE"/>
          <w:sz w:val="24"/>
          <w:szCs w:val="24"/>
          <w:rPrChange w:id="10269" w:author="Narendra" w:date="2021-08-21T13:02:00Z">
            <w:rPr>
              <w:rFonts w:ascii="inherit" w:eastAsia="Times New Roman" w:hAnsi="inherit" w:cs="Consolas"/>
              <w:color w:val="4284AE"/>
              <w:sz w:val="25"/>
            </w:rPr>
          </w:rPrChange>
        </w:rPr>
        <w:t>GetTokens</w:t>
      </w:r>
      <w:r w:rsidRPr="008C6831">
        <w:rPr>
          <w:rFonts w:ascii="Maiandra GD" w:eastAsia="Times New Roman" w:hAnsi="Maiandra GD" w:cs="Consolas"/>
          <w:b/>
          <w:bCs/>
          <w:color w:val="6B7C8B"/>
          <w:sz w:val="24"/>
          <w:szCs w:val="24"/>
          <w:rPrChange w:id="10270"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0271" w:author="Narendra" w:date="2021-08-21T13:02:00Z">
            <w:rPr>
              <w:rFonts w:ascii="inherit" w:eastAsia="Times New Roman" w:hAnsi="inherit" w:cs="Consolas"/>
              <w:color w:val="CFD5E0"/>
              <w:sz w:val="25"/>
            </w:rPr>
          </w:rPrChange>
        </w:rPr>
        <w:t xml:space="preserve">_clientId, _clientSecret, </w:t>
      </w:r>
      <w:r w:rsidRPr="008C6831">
        <w:rPr>
          <w:rFonts w:ascii="Maiandra GD" w:eastAsia="Times New Roman" w:hAnsi="Maiandra GD" w:cs="Consolas"/>
          <w:b/>
          <w:bCs/>
          <w:color w:val="D171DD"/>
          <w:sz w:val="24"/>
          <w:szCs w:val="24"/>
          <w:rPrChange w:id="10272" w:author="Narendra" w:date="2021-08-21T13:02:00Z">
            <w:rPr>
              <w:rFonts w:ascii="inherit" w:eastAsia="Times New Roman" w:hAnsi="inherit" w:cs="Consolas"/>
              <w:b/>
              <w:bCs/>
              <w:color w:val="D171DD"/>
              <w:sz w:val="25"/>
            </w:rPr>
          </w:rPrChange>
        </w:rPr>
        <w:t>null</w:t>
      </w:r>
      <w:r w:rsidRPr="008C6831">
        <w:rPr>
          <w:rFonts w:ascii="Maiandra GD" w:eastAsia="Times New Roman" w:hAnsi="Maiandra GD" w:cs="Consolas"/>
          <w:b/>
          <w:bCs/>
          <w:color w:val="6B7C8B"/>
          <w:sz w:val="24"/>
          <w:szCs w:val="24"/>
          <w:rPrChange w:id="1027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0274"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27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0276"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27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10278" w:author="Narendra" w:date="2021-08-21T13:02:00Z">
            <w:rPr>
              <w:rFonts w:ascii="inherit" w:eastAsia="Times New Roman" w:hAnsi="inherit" w:cs="Consolas"/>
              <w:color w:val="6B7C8B"/>
              <w:sz w:val="25"/>
            </w:rPr>
          </w:rPrChange>
        </w:rPr>
        <w:lastRenderedPageBreak/>
        <w:t xml:space="preserve">//If you get the access token, then call the authorized resource </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27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0280" w:author="Narendra" w:date="2021-08-21T13:02:00Z">
            <w:rPr>
              <w:rFonts w:ascii="inherit" w:eastAsia="Times New Roman" w:hAnsi="inherit" w:cs="Consolas"/>
              <w:b/>
              <w:bCs/>
              <w:color w:val="D171DD"/>
              <w:sz w:val="25"/>
            </w:rPr>
          </w:rPrChange>
        </w:rPr>
        <w:t>if</w:t>
      </w:r>
      <w:r w:rsidRPr="008C6831">
        <w:rPr>
          <w:rFonts w:ascii="Maiandra GD" w:eastAsia="Times New Roman" w:hAnsi="Maiandra GD" w:cs="Consolas"/>
          <w:color w:val="CFD5E0"/>
          <w:sz w:val="24"/>
          <w:szCs w:val="24"/>
          <w:rPrChange w:id="10281"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1028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0283" w:author="Narendra" w:date="2021-08-21T13:02:00Z">
            <w:rPr>
              <w:rFonts w:ascii="inherit" w:eastAsia="Times New Roman" w:hAnsi="inherit" w:cs="Consolas"/>
              <w:color w:val="CFD5E0"/>
              <w:sz w:val="25"/>
            </w:rPr>
          </w:rPrChange>
        </w:rPr>
        <w:t>!string.</w:t>
      </w:r>
      <w:r w:rsidRPr="008C6831">
        <w:rPr>
          <w:rFonts w:ascii="Maiandra GD" w:eastAsia="Times New Roman" w:hAnsi="Maiandra GD" w:cs="Consolas"/>
          <w:color w:val="4284AE"/>
          <w:sz w:val="24"/>
          <w:szCs w:val="24"/>
          <w:rPrChange w:id="10284" w:author="Narendra" w:date="2021-08-21T13:02:00Z">
            <w:rPr>
              <w:rFonts w:ascii="inherit" w:eastAsia="Times New Roman" w:hAnsi="inherit" w:cs="Consolas"/>
              <w:color w:val="4284AE"/>
              <w:sz w:val="25"/>
            </w:rPr>
          </w:rPrChange>
        </w:rPr>
        <w:t>IsNullOrEmpty</w:t>
      </w:r>
      <w:r w:rsidRPr="008C6831">
        <w:rPr>
          <w:rFonts w:ascii="Maiandra GD" w:eastAsia="Times New Roman" w:hAnsi="Maiandra GD" w:cs="Consolas"/>
          <w:b/>
          <w:bCs/>
          <w:color w:val="6B7C8B"/>
          <w:sz w:val="24"/>
          <w:szCs w:val="24"/>
          <w:rPrChange w:id="10285"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0286" w:author="Narendra" w:date="2021-08-21T13:02:00Z">
            <w:rPr>
              <w:rFonts w:ascii="inherit" w:eastAsia="Times New Roman" w:hAnsi="inherit" w:cs="Consolas"/>
              <w:color w:val="CFD5E0"/>
              <w:sz w:val="25"/>
            </w:rPr>
          </w:rPrChange>
        </w:rPr>
        <w:t>token.</w:t>
      </w:r>
      <w:r w:rsidRPr="008C6831">
        <w:rPr>
          <w:rFonts w:ascii="Maiandra GD" w:eastAsia="Times New Roman" w:hAnsi="Maiandra GD" w:cs="Consolas"/>
          <w:color w:val="4284AE"/>
          <w:sz w:val="24"/>
          <w:szCs w:val="24"/>
          <w:rPrChange w:id="10287" w:author="Narendra" w:date="2021-08-21T13:02:00Z">
            <w:rPr>
              <w:rFonts w:ascii="inherit" w:eastAsia="Times New Roman" w:hAnsi="inherit" w:cs="Consolas"/>
              <w:color w:val="4284AE"/>
              <w:sz w:val="25"/>
            </w:rPr>
          </w:rPrChange>
        </w:rPr>
        <w:t>AccessToken</w:t>
      </w:r>
      <w:r w:rsidRPr="008C6831">
        <w:rPr>
          <w:rFonts w:ascii="Maiandra GD" w:eastAsia="Times New Roman" w:hAnsi="Maiandra GD" w:cs="Consolas"/>
          <w:b/>
          <w:bCs/>
          <w:color w:val="6B7C8B"/>
          <w:sz w:val="24"/>
          <w:szCs w:val="24"/>
          <w:rPrChange w:id="10288"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28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0290"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29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4284AE"/>
          <w:sz w:val="24"/>
          <w:szCs w:val="24"/>
          <w:rPrChange w:id="10292" w:author="Narendra" w:date="2021-08-21T13:02:00Z">
            <w:rPr>
              <w:rFonts w:ascii="inherit" w:eastAsia="Times New Roman" w:hAnsi="inherit" w:cs="Consolas"/>
              <w:color w:val="4284AE"/>
              <w:sz w:val="25"/>
            </w:rPr>
          </w:rPrChange>
        </w:rPr>
        <w:t>CallAPIResource1</w:t>
      </w:r>
      <w:r w:rsidRPr="008C6831">
        <w:rPr>
          <w:rFonts w:ascii="Maiandra GD" w:eastAsia="Times New Roman" w:hAnsi="Maiandra GD" w:cs="Consolas"/>
          <w:b/>
          <w:bCs/>
          <w:color w:val="6B7C8B"/>
          <w:sz w:val="24"/>
          <w:szCs w:val="24"/>
          <w:rPrChange w:id="1029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0294" w:author="Narendra" w:date="2021-08-21T13:02:00Z">
            <w:rPr>
              <w:rFonts w:ascii="inherit" w:eastAsia="Times New Roman" w:hAnsi="inherit" w:cs="Consolas"/>
              <w:color w:val="CFD5E0"/>
              <w:sz w:val="25"/>
            </w:rPr>
          </w:rPrChange>
        </w:rPr>
        <w:t>token.</w:t>
      </w:r>
      <w:r w:rsidRPr="008C6831">
        <w:rPr>
          <w:rFonts w:ascii="Maiandra GD" w:eastAsia="Times New Roman" w:hAnsi="Maiandra GD" w:cs="Consolas"/>
          <w:color w:val="4284AE"/>
          <w:sz w:val="24"/>
          <w:szCs w:val="24"/>
          <w:rPrChange w:id="10295" w:author="Narendra" w:date="2021-08-21T13:02:00Z">
            <w:rPr>
              <w:rFonts w:ascii="inherit" w:eastAsia="Times New Roman" w:hAnsi="inherit" w:cs="Consolas"/>
              <w:color w:val="4284AE"/>
              <w:sz w:val="25"/>
            </w:rPr>
          </w:rPrChange>
        </w:rPr>
        <w:t>AccessToken</w:t>
      </w:r>
      <w:r w:rsidRPr="008C6831">
        <w:rPr>
          <w:rFonts w:ascii="Maiandra GD" w:eastAsia="Times New Roman" w:hAnsi="Maiandra GD" w:cs="Consolas"/>
          <w:b/>
          <w:bCs/>
          <w:color w:val="6B7C8B"/>
          <w:sz w:val="24"/>
          <w:szCs w:val="24"/>
          <w:rPrChange w:id="10296"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0297"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29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0299"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30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0301" w:author="Narendra" w:date="2021-08-21T13:02:00Z">
            <w:rPr>
              <w:rFonts w:ascii="inherit" w:eastAsia="Times New Roman" w:hAnsi="inherit" w:cs="Consolas"/>
              <w:b/>
              <w:bCs/>
              <w:color w:val="D171DD"/>
              <w:sz w:val="25"/>
            </w:rPr>
          </w:rPrChange>
        </w:rPr>
        <w:t>else</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30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0303"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30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0305" w:author="Narendra" w:date="2021-08-21T13:02:00Z">
            <w:rPr>
              <w:rFonts w:ascii="inherit" w:eastAsia="Times New Roman" w:hAnsi="inherit" w:cs="Consolas"/>
              <w:color w:val="CFD5E0"/>
              <w:sz w:val="25"/>
            </w:rPr>
          </w:rPrChange>
        </w:rPr>
        <w:t>Console.</w:t>
      </w:r>
      <w:r w:rsidRPr="008C6831">
        <w:rPr>
          <w:rFonts w:ascii="Maiandra GD" w:eastAsia="Times New Roman" w:hAnsi="Maiandra GD" w:cs="Consolas"/>
          <w:color w:val="4284AE"/>
          <w:sz w:val="24"/>
          <w:szCs w:val="24"/>
          <w:rPrChange w:id="10306" w:author="Narendra" w:date="2021-08-21T13:02:00Z">
            <w:rPr>
              <w:rFonts w:ascii="inherit" w:eastAsia="Times New Roman" w:hAnsi="inherit" w:cs="Consolas"/>
              <w:color w:val="4284AE"/>
              <w:sz w:val="25"/>
            </w:rPr>
          </w:rPrChange>
        </w:rPr>
        <w:t>WriteLine</w:t>
      </w:r>
      <w:r w:rsidRPr="008C6831">
        <w:rPr>
          <w:rFonts w:ascii="Maiandra GD" w:eastAsia="Times New Roman" w:hAnsi="Maiandra GD" w:cs="Consolas"/>
          <w:b/>
          <w:bCs/>
          <w:color w:val="6B7C8B"/>
          <w:sz w:val="24"/>
          <w:szCs w:val="24"/>
          <w:rPrChange w:id="1030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0308" w:author="Narendra" w:date="2021-08-21T13:02:00Z">
            <w:rPr>
              <w:rFonts w:ascii="inherit" w:eastAsia="Times New Roman" w:hAnsi="inherit" w:cs="Consolas"/>
              <w:color w:val="CFD5E0"/>
              <w:sz w:val="25"/>
            </w:rPr>
          </w:rPrChange>
        </w:rPr>
        <w:t>token.</w:t>
      </w:r>
      <w:r w:rsidRPr="008C6831">
        <w:rPr>
          <w:rFonts w:ascii="Maiandra GD" w:eastAsia="Times New Roman" w:hAnsi="Maiandra GD" w:cs="Consolas"/>
          <w:color w:val="4284AE"/>
          <w:sz w:val="24"/>
          <w:szCs w:val="24"/>
          <w:rPrChange w:id="10309" w:author="Narendra" w:date="2021-08-21T13:02:00Z">
            <w:rPr>
              <w:rFonts w:ascii="inherit" w:eastAsia="Times New Roman" w:hAnsi="inherit" w:cs="Consolas"/>
              <w:color w:val="4284AE"/>
              <w:sz w:val="25"/>
            </w:rPr>
          </w:rPrChange>
        </w:rPr>
        <w:t>Error</w:t>
      </w:r>
      <w:r w:rsidRPr="008C6831">
        <w:rPr>
          <w:rFonts w:ascii="Maiandra GD" w:eastAsia="Times New Roman" w:hAnsi="Maiandra GD" w:cs="Consolas"/>
          <w:b/>
          <w:bCs/>
          <w:color w:val="6B7C8B"/>
          <w:sz w:val="24"/>
          <w:szCs w:val="24"/>
          <w:rPrChange w:id="10310"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0311"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31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0313"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31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0315" w:author="Narendra" w:date="2021-08-21T13:02:00Z">
            <w:rPr>
              <w:rFonts w:ascii="inherit" w:eastAsia="Times New Roman" w:hAnsi="inherit" w:cs="Consolas"/>
              <w:color w:val="CFD5E0"/>
              <w:sz w:val="25"/>
            </w:rPr>
          </w:rPrChange>
        </w:rPr>
        <w:t>Console.</w:t>
      </w:r>
      <w:r w:rsidRPr="008C6831">
        <w:rPr>
          <w:rFonts w:ascii="Maiandra GD" w:eastAsia="Times New Roman" w:hAnsi="Maiandra GD" w:cs="Consolas"/>
          <w:color w:val="4284AE"/>
          <w:sz w:val="24"/>
          <w:szCs w:val="24"/>
          <w:rPrChange w:id="10316" w:author="Narendra" w:date="2021-08-21T13:02:00Z">
            <w:rPr>
              <w:rFonts w:ascii="inherit" w:eastAsia="Times New Roman" w:hAnsi="inherit" w:cs="Consolas"/>
              <w:color w:val="4284AE"/>
              <w:sz w:val="25"/>
            </w:rPr>
          </w:rPrChange>
        </w:rPr>
        <w:t>ReadLine</w:t>
      </w:r>
      <w:r w:rsidRPr="008C6831">
        <w:rPr>
          <w:rFonts w:ascii="Maiandra GD" w:eastAsia="Times New Roman" w:hAnsi="Maiandra GD" w:cs="Consolas"/>
          <w:b/>
          <w:bCs/>
          <w:color w:val="6B7C8B"/>
          <w:sz w:val="24"/>
          <w:szCs w:val="24"/>
          <w:rPrChange w:id="1031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0318"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31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0320"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32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10322" w:author="Narendra" w:date="2021-08-21T13:02:00Z">
            <w:rPr>
              <w:rFonts w:ascii="inherit" w:eastAsia="Times New Roman" w:hAnsi="inherit" w:cs="Consolas"/>
              <w:color w:val="6B7C8B"/>
              <w:sz w:val="25"/>
            </w:rPr>
          </w:rPrChange>
        </w:rPr>
        <w:t>//Here we implment the logic to call the authorized resource</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32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0324" w:author="Narendra" w:date="2021-08-21T13:02:00Z">
            <w:rPr>
              <w:rFonts w:ascii="inherit" w:eastAsia="Times New Roman" w:hAnsi="inherit" w:cs="Consolas"/>
              <w:b/>
              <w:bCs/>
              <w:color w:val="D171DD"/>
              <w:sz w:val="25"/>
            </w:rPr>
          </w:rPrChange>
        </w:rPr>
        <w:t>private</w:t>
      </w:r>
      <w:r w:rsidRPr="008C6831">
        <w:rPr>
          <w:rFonts w:ascii="Maiandra GD" w:eastAsia="Times New Roman" w:hAnsi="Maiandra GD" w:cs="Consolas"/>
          <w:color w:val="CFD5E0"/>
          <w:sz w:val="24"/>
          <w:szCs w:val="24"/>
          <w:rPrChange w:id="10325"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0326" w:author="Narendra" w:date="2021-08-21T13:02:00Z">
            <w:rPr>
              <w:rFonts w:ascii="inherit" w:eastAsia="Times New Roman" w:hAnsi="inherit" w:cs="Consolas"/>
              <w:b/>
              <w:bCs/>
              <w:color w:val="D171DD"/>
              <w:sz w:val="25"/>
            </w:rPr>
          </w:rPrChange>
        </w:rPr>
        <w:t>static</w:t>
      </w:r>
      <w:r w:rsidRPr="008C6831">
        <w:rPr>
          <w:rFonts w:ascii="Maiandra GD" w:eastAsia="Times New Roman" w:hAnsi="Maiandra GD" w:cs="Consolas"/>
          <w:color w:val="CFD5E0"/>
          <w:sz w:val="24"/>
          <w:szCs w:val="24"/>
          <w:rPrChange w:id="10327"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0328" w:author="Narendra" w:date="2021-08-21T13:02:00Z">
            <w:rPr>
              <w:rFonts w:ascii="inherit" w:eastAsia="Times New Roman" w:hAnsi="inherit" w:cs="Consolas"/>
              <w:b/>
              <w:bCs/>
              <w:color w:val="D171DD"/>
              <w:sz w:val="25"/>
            </w:rPr>
          </w:rPrChange>
        </w:rPr>
        <w:t>void</w:t>
      </w:r>
      <w:r w:rsidRPr="008C6831">
        <w:rPr>
          <w:rFonts w:ascii="Maiandra GD" w:eastAsia="Times New Roman" w:hAnsi="Maiandra GD" w:cs="Consolas"/>
          <w:color w:val="CFD5E0"/>
          <w:sz w:val="24"/>
          <w:szCs w:val="24"/>
          <w:rPrChange w:id="10329"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10330" w:author="Narendra" w:date="2021-08-21T13:02:00Z">
            <w:rPr>
              <w:rFonts w:ascii="inherit" w:eastAsia="Times New Roman" w:hAnsi="inherit" w:cs="Consolas"/>
              <w:color w:val="4284AE"/>
              <w:sz w:val="25"/>
            </w:rPr>
          </w:rPrChange>
        </w:rPr>
        <w:t>CallAPIResource1</w:t>
      </w:r>
      <w:r w:rsidRPr="008C6831">
        <w:rPr>
          <w:rFonts w:ascii="Maiandra GD" w:eastAsia="Times New Roman" w:hAnsi="Maiandra GD" w:cs="Consolas"/>
          <w:b/>
          <w:bCs/>
          <w:color w:val="6B7C8B"/>
          <w:sz w:val="24"/>
          <w:szCs w:val="24"/>
          <w:rPrChange w:id="1033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0332" w:author="Narendra" w:date="2021-08-21T13:02:00Z">
            <w:rPr>
              <w:rFonts w:ascii="inherit" w:eastAsia="Times New Roman" w:hAnsi="inherit" w:cs="Consolas"/>
              <w:color w:val="CFD5E0"/>
              <w:sz w:val="25"/>
            </w:rPr>
          </w:rPrChange>
        </w:rPr>
        <w:t>string AccessToken</w:t>
      </w:r>
      <w:r w:rsidRPr="008C6831">
        <w:rPr>
          <w:rFonts w:ascii="Maiandra GD" w:eastAsia="Times New Roman" w:hAnsi="Maiandra GD" w:cs="Consolas"/>
          <w:b/>
          <w:bCs/>
          <w:color w:val="6B7C8B"/>
          <w:sz w:val="24"/>
          <w:szCs w:val="24"/>
          <w:rPrChange w:id="10333"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33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0335"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33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0337" w:author="Narendra" w:date="2021-08-21T13:02:00Z">
            <w:rPr>
              <w:rFonts w:ascii="inherit" w:eastAsia="Times New Roman" w:hAnsi="inherit" w:cs="Consolas"/>
              <w:color w:val="CFD5E0"/>
              <w:sz w:val="25"/>
            </w:rPr>
          </w:rPrChange>
        </w:rPr>
        <w:t xml:space="preserve">HttpClientHandler handler = </w:t>
      </w:r>
      <w:r w:rsidRPr="008C6831">
        <w:rPr>
          <w:rFonts w:ascii="Maiandra GD" w:eastAsia="Times New Roman" w:hAnsi="Maiandra GD" w:cs="Consolas"/>
          <w:color w:val="4284AE"/>
          <w:sz w:val="24"/>
          <w:szCs w:val="24"/>
          <w:rPrChange w:id="10338"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10339"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10340" w:author="Narendra" w:date="2021-08-21T13:02:00Z">
            <w:rPr>
              <w:rFonts w:ascii="inherit" w:eastAsia="Times New Roman" w:hAnsi="inherit" w:cs="Consolas"/>
              <w:color w:val="4284AE"/>
              <w:sz w:val="25"/>
            </w:rPr>
          </w:rPrChange>
        </w:rPr>
        <w:t>HttpClientHandler</w:t>
      </w:r>
      <w:r w:rsidRPr="008C6831">
        <w:rPr>
          <w:rFonts w:ascii="Maiandra GD" w:eastAsia="Times New Roman" w:hAnsi="Maiandra GD" w:cs="Consolas"/>
          <w:b/>
          <w:bCs/>
          <w:color w:val="6B7C8B"/>
          <w:sz w:val="24"/>
          <w:szCs w:val="24"/>
          <w:rPrChange w:id="1034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0342"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34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0344" w:author="Narendra" w:date="2021-08-21T13:02:00Z">
            <w:rPr>
              <w:rFonts w:ascii="inherit" w:eastAsia="Times New Roman" w:hAnsi="inherit" w:cs="Consolas"/>
              <w:color w:val="CFD5E0"/>
              <w:sz w:val="25"/>
            </w:rPr>
          </w:rPrChange>
        </w:rPr>
        <w:t xml:space="preserve">HttpClient client = </w:t>
      </w:r>
      <w:r w:rsidRPr="008C6831">
        <w:rPr>
          <w:rFonts w:ascii="Maiandra GD" w:eastAsia="Times New Roman" w:hAnsi="Maiandra GD" w:cs="Consolas"/>
          <w:color w:val="4284AE"/>
          <w:sz w:val="24"/>
          <w:szCs w:val="24"/>
          <w:rPrChange w:id="10345"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10346"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10347" w:author="Narendra" w:date="2021-08-21T13:02:00Z">
            <w:rPr>
              <w:rFonts w:ascii="inherit" w:eastAsia="Times New Roman" w:hAnsi="inherit" w:cs="Consolas"/>
              <w:color w:val="4284AE"/>
              <w:sz w:val="25"/>
            </w:rPr>
          </w:rPrChange>
        </w:rPr>
        <w:t>HttpClient</w:t>
      </w:r>
      <w:r w:rsidRPr="008C6831">
        <w:rPr>
          <w:rFonts w:ascii="Maiandra GD" w:eastAsia="Times New Roman" w:hAnsi="Maiandra GD" w:cs="Consolas"/>
          <w:b/>
          <w:bCs/>
          <w:color w:val="6B7C8B"/>
          <w:sz w:val="24"/>
          <w:szCs w:val="24"/>
          <w:rPrChange w:id="1034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0349" w:author="Narendra" w:date="2021-08-21T13:02:00Z">
            <w:rPr>
              <w:rFonts w:ascii="inherit" w:eastAsia="Times New Roman" w:hAnsi="inherit" w:cs="Consolas"/>
              <w:color w:val="CFD5E0"/>
              <w:sz w:val="25"/>
            </w:rPr>
          </w:rPrChange>
        </w:rPr>
        <w:t>handler</w:t>
      </w:r>
      <w:r w:rsidRPr="008C6831">
        <w:rPr>
          <w:rFonts w:ascii="Maiandra GD" w:eastAsia="Times New Roman" w:hAnsi="Maiandra GD" w:cs="Consolas"/>
          <w:b/>
          <w:bCs/>
          <w:color w:val="6B7C8B"/>
          <w:sz w:val="24"/>
          <w:szCs w:val="24"/>
          <w:rPrChange w:id="10350"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0351"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35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10353" w:author="Narendra" w:date="2021-08-21T13:02:00Z">
            <w:rPr>
              <w:rFonts w:ascii="inherit" w:eastAsia="Times New Roman" w:hAnsi="inherit" w:cs="Consolas"/>
              <w:color w:val="6B7C8B"/>
              <w:sz w:val="25"/>
            </w:rPr>
          </w:rPrChange>
        </w:rPr>
        <w:t>// Need to set the Access Token in the Authorization Header as shown below</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35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0355" w:author="Narendra" w:date="2021-08-21T13:02:00Z">
            <w:rPr>
              <w:rFonts w:ascii="inherit" w:eastAsia="Times New Roman" w:hAnsi="inherit" w:cs="Consolas"/>
              <w:color w:val="CFD5E0"/>
              <w:sz w:val="25"/>
            </w:rPr>
          </w:rPrChange>
        </w:rPr>
        <w:t>client.</w:t>
      </w:r>
      <w:r w:rsidRPr="008C6831">
        <w:rPr>
          <w:rFonts w:ascii="Maiandra GD" w:eastAsia="Times New Roman" w:hAnsi="Maiandra GD" w:cs="Consolas"/>
          <w:color w:val="4284AE"/>
          <w:sz w:val="24"/>
          <w:szCs w:val="24"/>
          <w:rPrChange w:id="10356" w:author="Narendra" w:date="2021-08-21T13:02:00Z">
            <w:rPr>
              <w:rFonts w:ascii="inherit" w:eastAsia="Times New Roman" w:hAnsi="inherit" w:cs="Consolas"/>
              <w:color w:val="4284AE"/>
              <w:sz w:val="25"/>
            </w:rPr>
          </w:rPrChange>
        </w:rPr>
        <w:t>DefaultRequestHeaders</w:t>
      </w:r>
      <w:r w:rsidRPr="008C6831">
        <w:rPr>
          <w:rFonts w:ascii="Maiandra GD" w:eastAsia="Times New Roman" w:hAnsi="Maiandra GD" w:cs="Consolas"/>
          <w:color w:val="CFD5E0"/>
          <w:sz w:val="24"/>
          <w:szCs w:val="24"/>
          <w:rPrChange w:id="10357"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10358" w:author="Narendra" w:date="2021-08-21T13:02:00Z">
            <w:rPr>
              <w:rFonts w:ascii="inherit" w:eastAsia="Times New Roman" w:hAnsi="inherit" w:cs="Consolas"/>
              <w:color w:val="4284AE"/>
              <w:sz w:val="25"/>
            </w:rPr>
          </w:rPrChange>
        </w:rPr>
        <w:t>Authorization</w:t>
      </w:r>
      <w:r w:rsidRPr="008C6831">
        <w:rPr>
          <w:rFonts w:ascii="Maiandra GD" w:eastAsia="Times New Roman" w:hAnsi="Maiandra GD" w:cs="Consolas"/>
          <w:color w:val="CFD5E0"/>
          <w:sz w:val="24"/>
          <w:szCs w:val="24"/>
          <w:rPrChange w:id="10359" w:author="Narendra" w:date="2021-08-21T13:02:00Z">
            <w:rPr>
              <w:rFonts w:ascii="inherit" w:eastAsia="Times New Roman" w:hAnsi="inherit" w:cs="Consolas"/>
              <w:color w:val="CFD5E0"/>
              <w:sz w:val="25"/>
            </w:rPr>
          </w:rPrChange>
        </w:rPr>
        <w:t xml:space="preserve"> = </w:t>
      </w:r>
      <w:r w:rsidRPr="008C6831">
        <w:rPr>
          <w:rFonts w:ascii="Maiandra GD" w:eastAsia="Times New Roman" w:hAnsi="Maiandra GD" w:cs="Consolas"/>
          <w:color w:val="4284AE"/>
          <w:sz w:val="24"/>
          <w:szCs w:val="24"/>
          <w:rPrChange w:id="10360"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10361"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10362" w:author="Narendra" w:date="2021-08-21T13:02:00Z">
            <w:rPr>
              <w:rFonts w:ascii="inherit" w:eastAsia="Times New Roman" w:hAnsi="inherit" w:cs="Consolas"/>
              <w:color w:val="4284AE"/>
              <w:sz w:val="25"/>
            </w:rPr>
          </w:rPrChange>
        </w:rPr>
        <w:t>AuthenticationHeaderValue</w:t>
      </w:r>
      <w:r w:rsidRPr="008C6831">
        <w:rPr>
          <w:rFonts w:ascii="Maiandra GD" w:eastAsia="Times New Roman" w:hAnsi="Maiandra GD" w:cs="Consolas"/>
          <w:b/>
          <w:bCs/>
          <w:color w:val="6B7C8B"/>
          <w:sz w:val="24"/>
          <w:szCs w:val="24"/>
          <w:rPrChange w:id="1036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7CC379"/>
          <w:sz w:val="24"/>
          <w:szCs w:val="24"/>
          <w:rPrChange w:id="10364" w:author="Narendra" w:date="2021-08-21T13:02:00Z">
            <w:rPr>
              <w:rFonts w:ascii="inherit" w:eastAsia="Times New Roman" w:hAnsi="inherit" w:cs="Consolas"/>
              <w:color w:val="7CC379"/>
              <w:sz w:val="25"/>
            </w:rPr>
          </w:rPrChange>
        </w:rPr>
        <w:t>"Bearer"</w:t>
      </w:r>
      <w:r w:rsidRPr="008C6831">
        <w:rPr>
          <w:rFonts w:ascii="Maiandra GD" w:eastAsia="Times New Roman" w:hAnsi="Maiandra GD" w:cs="Consolas"/>
          <w:color w:val="CFD5E0"/>
          <w:sz w:val="24"/>
          <w:szCs w:val="24"/>
          <w:rPrChange w:id="10365" w:author="Narendra" w:date="2021-08-21T13:02:00Z">
            <w:rPr>
              <w:rFonts w:ascii="inherit" w:eastAsia="Times New Roman" w:hAnsi="inherit" w:cs="Consolas"/>
              <w:color w:val="CFD5E0"/>
              <w:sz w:val="25"/>
            </w:rPr>
          </w:rPrChange>
        </w:rPr>
        <w:t>, AccessToken</w:t>
      </w:r>
      <w:r w:rsidRPr="008C6831">
        <w:rPr>
          <w:rFonts w:ascii="Maiandra GD" w:eastAsia="Times New Roman" w:hAnsi="Maiandra GD" w:cs="Consolas"/>
          <w:b/>
          <w:bCs/>
          <w:color w:val="6B7C8B"/>
          <w:sz w:val="24"/>
          <w:szCs w:val="24"/>
          <w:rPrChange w:id="10366"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0367"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36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10369" w:author="Narendra" w:date="2021-08-21T13:02:00Z">
            <w:rPr>
              <w:rFonts w:ascii="inherit" w:eastAsia="Times New Roman" w:hAnsi="inherit" w:cs="Consolas"/>
              <w:color w:val="6B7C8B"/>
              <w:sz w:val="25"/>
            </w:rPr>
          </w:rPrChange>
        </w:rPr>
        <w:t xml:space="preserve">// Make a Get request for the authorized resource by invoking </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37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10371" w:author="Narendra" w:date="2021-08-21T13:02:00Z">
            <w:rPr>
              <w:rFonts w:ascii="inherit" w:eastAsia="Times New Roman" w:hAnsi="inherit" w:cs="Consolas"/>
              <w:color w:val="6B7C8B"/>
              <w:sz w:val="25"/>
            </w:rPr>
          </w:rPrChange>
        </w:rPr>
        <w:t>// the PostAsync method on the client object as shown below</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37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D19252"/>
          <w:sz w:val="24"/>
          <w:szCs w:val="24"/>
          <w:rPrChange w:id="10373" w:author="Narendra" w:date="2021-08-21T13:02:00Z">
            <w:rPr>
              <w:rFonts w:ascii="inherit" w:eastAsia="Times New Roman" w:hAnsi="inherit" w:cs="Consolas"/>
              <w:color w:val="D19252"/>
              <w:sz w:val="25"/>
            </w:rPr>
          </w:rPrChange>
        </w:rPr>
        <w:t>var</w:t>
      </w:r>
      <w:r w:rsidRPr="008C6831">
        <w:rPr>
          <w:rFonts w:ascii="Maiandra GD" w:eastAsia="Times New Roman" w:hAnsi="Maiandra GD" w:cs="Consolas"/>
          <w:color w:val="CFD5E0"/>
          <w:sz w:val="24"/>
          <w:szCs w:val="24"/>
          <w:rPrChange w:id="10374" w:author="Narendra" w:date="2021-08-21T13:02:00Z">
            <w:rPr>
              <w:rFonts w:ascii="inherit" w:eastAsia="Times New Roman" w:hAnsi="inherit" w:cs="Consolas"/>
              <w:color w:val="CFD5E0"/>
              <w:sz w:val="25"/>
            </w:rPr>
          </w:rPrChange>
        </w:rPr>
        <w:t xml:space="preserve"> APIResponse = client.</w:t>
      </w:r>
      <w:r w:rsidRPr="008C6831">
        <w:rPr>
          <w:rFonts w:ascii="Maiandra GD" w:eastAsia="Times New Roman" w:hAnsi="Maiandra GD" w:cs="Consolas"/>
          <w:color w:val="4284AE"/>
          <w:sz w:val="24"/>
          <w:szCs w:val="24"/>
          <w:rPrChange w:id="10375" w:author="Narendra" w:date="2021-08-21T13:02:00Z">
            <w:rPr>
              <w:rFonts w:ascii="inherit" w:eastAsia="Times New Roman" w:hAnsi="inherit" w:cs="Consolas"/>
              <w:color w:val="4284AE"/>
              <w:sz w:val="25"/>
            </w:rPr>
          </w:rPrChange>
        </w:rPr>
        <w:t>GetAsync</w:t>
      </w:r>
      <w:r w:rsidRPr="008C6831">
        <w:rPr>
          <w:rFonts w:ascii="Maiandra GD" w:eastAsia="Times New Roman" w:hAnsi="Maiandra GD" w:cs="Consolas"/>
          <w:b/>
          <w:bCs/>
          <w:color w:val="6B7C8B"/>
          <w:sz w:val="24"/>
          <w:szCs w:val="24"/>
          <w:rPrChange w:id="10376"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0377" w:author="Narendra" w:date="2021-08-21T13:02:00Z">
            <w:rPr>
              <w:rFonts w:ascii="inherit" w:eastAsia="Times New Roman" w:hAnsi="inherit" w:cs="Consolas"/>
              <w:color w:val="CFD5E0"/>
              <w:sz w:val="25"/>
            </w:rPr>
          </w:rPrChange>
        </w:rPr>
        <w:t xml:space="preserve">baseAddress + </w:t>
      </w:r>
      <w:r w:rsidRPr="008C6831">
        <w:rPr>
          <w:rFonts w:ascii="Maiandra GD" w:eastAsia="Times New Roman" w:hAnsi="Maiandra GD" w:cs="Consolas"/>
          <w:color w:val="7CC379"/>
          <w:sz w:val="24"/>
          <w:szCs w:val="24"/>
          <w:rPrChange w:id="10378" w:author="Narendra" w:date="2021-08-21T13:02:00Z">
            <w:rPr>
              <w:rFonts w:ascii="inherit" w:eastAsia="Times New Roman" w:hAnsi="inherit" w:cs="Consolas"/>
              <w:color w:val="7CC379"/>
              <w:sz w:val="25"/>
            </w:rPr>
          </w:rPrChange>
        </w:rPr>
        <w:t>"api/test/resource1"</w:t>
      </w:r>
      <w:r w:rsidRPr="008C6831">
        <w:rPr>
          <w:rFonts w:ascii="Maiandra GD" w:eastAsia="Times New Roman" w:hAnsi="Maiandra GD" w:cs="Consolas"/>
          <w:b/>
          <w:bCs/>
          <w:color w:val="6B7C8B"/>
          <w:sz w:val="24"/>
          <w:szCs w:val="24"/>
          <w:rPrChange w:id="1037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0380"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10381" w:author="Narendra" w:date="2021-08-21T13:02:00Z">
            <w:rPr>
              <w:rFonts w:ascii="inherit" w:eastAsia="Times New Roman" w:hAnsi="inherit" w:cs="Consolas"/>
              <w:color w:val="4284AE"/>
              <w:sz w:val="25"/>
            </w:rPr>
          </w:rPrChange>
        </w:rPr>
        <w:t>Result</w:t>
      </w:r>
      <w:r w:rsidRPr="008C6831">
        <w:rPr>
          <w:rFonts w:ascii="Maiandra GD" w:eastAsia="Times New Roman" w:hAnsi="Maiandra GD" w:cs="Consolas"/>
          <w:color w:val="CFD5E0"/>
          <w:sz w:val="24"/>
          <w:szCs w:val="24"/>
          <w:rPrChange w:id="10382"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38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0384" w:author="Narendra" w:date="2021-08-21T13:02:00Z">
            <w:rPr>
              <w:rFonts w:ascii="inherit" w:eastAsia="Times New Roman" w:hAnsi="inherit" w:cs="Consolas"/>
              <w:b/>
              <w:bCs/>
              <w:color w:val="D171DD"/>
              <w:sz w:val="25"/>
            </w:rPr>
          </w:rPrChange>
        </w:rPr>
        <w:t>if</w:t>
      </w:r>
      <w:r w:rsidRPr="008C6831">
        <w:rPr>
          <w:rFonts w:ascii="Maiandra GD" w:eastAsia="Times New Roman" w:hAnsi="Maiandra GD" w:cs="Consolas"/>
          <w:color w:val="CFD5E0"/>
          <w:sz w:val="24"/>
          <w:szCs w:val="24"/>
          <w:rPrChange w:id="10385"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10386"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0387" w:author="Narendra" w:date="2021-08-21T13:02:00Z">
            <w:rPr>
              <w:rFonts w:ascii="inherit" w:eastAsia="Times New Roman" w:hAnsi="inherit" w:cs="Consolas"/>
              <w:color w:val="CFD5E0"/>
              <w:sz w:val="25"/>
            </w:rPr>
          </w:rPrChange>
        </w:rPr>
        <w:t>APIResponse.</w:t>
      </w:r>
      <w:r w:rsidRPr="008C6831">
        <w:rPr>
          <w:rFonts w:ascii="Maiandra GD" w:eastAsia="Times New Roman" w:hAnsi="Maiandra GD" w:cs="Consolas"/>
          <w:color w:val="4284AE"/>
          <w:sz w:val="24"/>
          <w:szCs w:val="24"/>
          <w:rPrChange w:id="10388" w:author="Narendra" w:date="2021-08-21T13:02:00Z">
            <w:rPr>
              <w:rFonts w:ascii="inherit" w:eastAsia="Times New Roman" w:hAnsi="inherit" w:cs="Consolas"/>
              <w:color w:val="4284AE"/>
              <w:sz w:val="25"/>
            </w:rPr>
          </w:rPrChange>
        </w:rPr>
        <w:t>IsSuccessStatusCode</w:t>
      </w:r>
      <w:r w:rsidRPr="008C6831">
        <w:rPr>
          <w:rFonts w:ascii="Maiandra GD" w:eastAsia="Times New Roman" w:hAnsi="Maiandra GD" w:cs="Consolas"/>
          <w:b/>
          <w:bCs/>
          <w:color w:val="6B7C8B"/>
          <w:sz w:val="24"/>
          <w:szCs w:val="24"/>
          <w:rPrChange w:id="10389"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39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0391"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39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D19252"/>
          <w:sz w:val="24"/>
          <w:szCs w:val="24"/>
          <w:rPrChange w:id="10393" w:author="Narendra" w:date="2021-08-21T13:02:00Z">
            <w:rPr>
              <w:rFonts w:ascii="inherit" w:eastAsia="Times New Roman" w:hAnsi="inherit" w:cs="Consolas"/>
              <w:color w:val="D19252"/>
              <w:sz w:val="25"/>
            </w:rPr>
          </w:rPrChange>
        </w:rPr>
        <w:t>var</w:t>
      </w:r>
      <w:r w:rsidRPr="008C6831">
        <w:rPr>
          <w:rFonts w:ascii="Maiandra GD" w:eastAsia="Times New Roman" w:hAnsi="Maiandra GD" w:cs="Consolas"/>
          <w:color w:val="CFD5E0"/>
          <w:sz w:val="24"/>
          <w:szCs w:val="24"/>
          <w:rPrChange w:id="10394" w:author="Narendra" w:date="2021-08-21T13:02:00Z">
            <w:rPr>
              <w:rFonts w:ascii="inherit" w:eastAsia="Times New Roman" w:hAnsi="inherit" w:cs="Consolas"/>
              <w:color w:val="CFD5E0"/>
              <w:sz w:val="25"/>
            </w:rPr>
          </w:rPrChange>
        </w:rPr>
        <w:t xml:space="preserve"> JsonContent = APIResponse.</w:t>
      </w:r>
      <w:r w:rsidRPr="008C6831">
        <w:rPr>
          <w:rFonts w:ascii="Maiandra GD" w:eastAsia="Times New Roman" w:hAnsi="Maiandra GD" w:cs="Consolas"/>
          <w:color w:val="4284AE"/>
          <w:sz w:val="24"/>
          <w:szCs w:val="24"/>
          <w:rPrChange w:id="10395" w:author="Narendra" w:date="2021-08-21T13:02:00Z">
            <w:rPr>
              <w:rFonts w:ascii="inherit" w:eastAsia="Times New Roman" w:hAnsi="inherit" w:cs="Consolas"/>
              <w:color w:val="4284AE"/>
              <w:sz w:val="25"/>
            </w:rPr>
          </w:rPrChange>
        </w:rPr>
        <w:t>Content</w:t>
      </w:r>
      <w:r w:rsidRPr="008C6831">
        <w:rPr>
          <w:rFonts w:ascii="Maiandra GD" w:eastAsia="Times New Roman" w:hAnsi="Maiandra GD" w:cs="Consolas"/>
          <w:color w:val="CFD5E0"/>
          <w:sz w:val="24"/>
          <w:szCs w:val="24"/>
          <w:rPrChange w:id="10396"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10397" w:author="Narendra" w:date="2021-08-21T13:02:00Z">
            <w:rPr>
              <w:rFonts w:ascii="inherit" w:eastAsia="Times New Roman" w:hAnsi="inherit" w:cs="Consolas"/>
              <w:color w:val="4284AE"/>
              <w:sz w:val="25"/>
            </w:rPr>
          </w:rPrChange>
        </w:rPr>
        <w:t>ReadAsStringAsync</w:t>
      </w:r>
      <w:r w:rsidRPr="008C6831">
        <w:rPr>
          <w:rFonts w:ascii="Maiandra GD" w:eastAsia="Times New Roman" w:hAnsi="Maiandra GD" w:cs="Consolas"/>
          <w:b/>
          <w:bCs/>
          <w:color w:val="6B7C8B"/>
          <w:sz w:val="24"/>
          <w:szCs w:val="24"/>
          <w:rPrChange w:id="1039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0399"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10400" w:author="Narendra" w:date="2021-08-21T13:02:00Z">
            <w:rPr>
              <w:rFonts w:ascii="inherit" w:eastAsia="Times New Roman" w:hAnsi="inherit" w:cs="Consolas"/>
              <w:color w:val="4284AE"/>
              <w:sz w:val="25"/>
            </w:rPr>
          </w:rPrChange>
        </w:rPr>
        <w:t>Result</w:t>
      </w:r>
      <w:r w:rsidRPr="008C6831">
        <w:rPr>
          <w:rFonts w:ascii="Maiandra GD" w:eastAsia="Times New Roman" w:hAnsi="Maiandra GD" w:cs="Consolas"/>
          <w:color w:val="CFD5E0"/>
          <w:sz w:val="24"/>
          <w:szCs w:val="24"/>
          <w:rPrChange w:id="10401"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40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0403" w:author="Narendra" w:date="2021-08-21T13:02:00Z">
            <w:rPr>
              <w:rFonts w:ascii="inherit" w:eastAsia="Times New Roman" w:hAnsi="inherit" w:cs="Consolas"/>
              <w:color w:val="CFD5E0"/>
              <w:sz w:val="25"/>
            </w:rPr>
          </w:rPrChange>
        </w:rPr>
        <w:t>string Message = JsonConvert.</w:t>
      </w:r>
      <w:r w:rsidRPr="008C6831">
        <w:rPr>
          <w:rFonts w:ascii="Maiandra GD" w:eastAsia="Times New Roman" w:hAnsi="Maiandra GD" w:cs="Consolas"/>
          <w:color w:val="4284AE"/>
          <w:sz w:val="24"/>
          <w:szCs w:val="24"/>
          <w:rPrChange w:id="10404" w:author="Narendra" w:date="2021-08-21T13:02:00Z">
            <w:rPr>
              <w:rFonts w:ascii="inherit" w:eastAsia="Times New Roman" w:hAnsi="inherit" w:cs="Consolas"/>
              <w:color w:val="4284AE"/>
              <w:sz w:val="25"/>
            </w:rPr>
          </w:rPrChange>
        </w:rPr>
        <w:t>DeserializeObject</w:t>
      </w:r>
      <w:r w:rsidRPr="008C6831">
        <w:rPr>
          <w:rFonts w:ascii="Maiandra GD" w:eastAsia="Times New Roman" w:hAnsi="Maiandra GD" w:cs="Consolas"/>
          <w:b/>
          <w:bCs/>
          <w:color w:val="6B7C8B"/>
          <w:sz w:val="24"/>
          <w:szCs w:val="24"/>
          <w:rPrChange w:id="10405" w:author="Narendra" w:date="2021-08-21T13:02:00Z">
            <w:rPr>
              <w:rFonts w:ascii="inherit" w:eastAsia="Times New Roman" w:hAnsi="inherit" w:cs="Consolas"/>
              <w:b/>
              <w:bCs/>
              <w:color w:val="6B7C8B"/>
              <w:sz w:val="25"/>
            </w:rPr>
          </w:rPrChange>
        </w:rPr>
        <w:t>&lt;</w:t>
      </w:r>
      <w:r w:rsidRPr="008C6831">
        <w:rPr>
          <w:rFonts w:ascii="Maiandra GD" w:eastAsia="Times New Roman" w:hAnsi="Maiandra GD" w:cs="Consolas"/>
          <w:color w:val="CFD5E0"/>
          <w:sz w:val="24"/>
          <w:szCs w:val="24"/>
          <w:rPrChange w:id="10406" w:author="Narendra" w:date="2021-08-21T13:02:00Z">
            <w:rPr>
              <w:rFonts w:ascii="inherit" w:eastAsia="Times New Roman" w:hAnsi="inherit" w:cs="Consolas"/>
              <w:color w:val="CFD5E0"/>
              <w:sz w:val="25"/>
            </w:rPr>
          </w:rPrChange>
        </w:rPr>
        <w:t>string</w:t>
      </w:r>
      <w:r w:rsidRPr="008C6831">
        <w:rPr>
          <w:rFonts w:ascii="Maiandra GD" w:eastAsia="Times New Roman" w:hAnsi="Maiandra GD" w:cs="Consolas"/>
          <w:b/>
          <w:bCs/>
          <w:color w:val="6B7C8B"/>
          <w:sz w:val="24"/>
          <w:szCs w:val="24"/>
          <w:rPrChange w:id="10407" w:author="Narendra" w:date="2021-08-21T13:02:00Z">
            <w:rPr>
              <w:rFonts w:ascii="inherit" w:eastAsia="Times New Roman" w:hAnsi="inherit" w:cs="Consolas"/>
              <w:b/>
              <w:bCs/>
              <w:color w:val="6B7C8B"/>
              <w:sz w:val="25"/>
            </w:rPr>
          </w:rPrChange>
        </w:rPr>
        <w:t>&gt;(</w:t>
      </w:r>
      <w:r w:rsidRPr="008C6831">
        <w:rPr>
          <w:rFonts w:ascii="Maiandra GD" w:eastAsia="Times New Roman" w:hAnsi="Maiandra GD" w:cs="Consolas"/>
          <w:color w:val="CFD5E0"/>
          <w:sz w:val="24"/>
          <w:szCs w:val="24"/>
          <w:rPrChange w:id="10408" w:author="Narendra" w:date="2021-08-21T13:02:00Z">
            <w:rPr>
              <w:rFonts w:ascii="inherit" w:eastAsia="Times New Roman" w:hAnsi="inherit" w:cs="Consolas"/>
              <w:color w:val="CFD5E0"/>
              <w:sz w:val="25"/>
            </w:rPr>
          </w:rPrChange>
        </w:rPr>
        <w:t>JsonContent</w:t>
      </w:r>
      <w:r w:rsidRPr="008C6831">
        <w:rPr>
          <w:rFonts w:ascii="Maiandra GD" w:eastAsia="Times New Roman" w:hAnsi="Maiandra GD" w:cs="Consolas"/>
          <w:b/>
          <w:bCs/>
          <w:color w:val="6B7C8B"/>
          <w:sz w:val="24"/>
          <w:szCs w:val="24"/>
          <w:rPrChange w:id="1040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0410"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41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0412" w:author="Narendra" w:date="2021-08-21T13:02:00Z">
            <w:rPr>
              <w:rFonts w:ascii="inherit" w:eastAsia="Times New Roman" w:hAnsi="inherit" w:cs="Consolas"/>
              <w:color w:val="CFD5E0"/>
              <w:sz w:val="25"/>
            </w:rPr>
          </w:rPrChange>
        </w:rPr>
        <w:t>Console.</w:t>
      </w:r>
      <w:r w:rsidRPr="008C6831">
        <w:rPr>
          <w:rFonts w:ascii="Maiandra GD" w:eastAsia="Times New Roman" w:hAnsi="Maiandra GD" w:cs="Consolas"/>
          <w:color w:val="4284AE"/>
          <w:sz w:val="24"/>
          <w:szCs w:val="24"/>
          <w:rPrChange w:id="10413" w:author="Narendra" w:date="2021-08-21T13:02:00Z">
            <w:rPr>
              <w:rFonts w:ascii="inherit" w:eastAsia="Times New Roman" w:hAnsi="inherit" w:cs="Consolas"/>
              <w:color w:val="4284AE"/>
              <w:sz w:val="25"/>
            </w:rPr>
          </w:rPrChange>
        </w:rPr>
        <w:t>WriteLine</w:t>
      </w:r>
      <w:r w:rsidRPr="008C6831">
        <w:rPr>
          <w:rFonts w:ascii="Maiandra GD" w:eastAsia="Times New Roman" w:hAnsi="Maiandra GD" w:cs="Consolas"/>
          <w:b/>
          <w:bCs/>
          <w:color w:val="6B7C8B"/>
          <w:sz w:val="24"/>
          <w:szCs w:val="24"/>
          <w:rPrChange w:id="10414"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7CC379"/>
          <w:sz w:val="24"/>
          <w:szCs w:val="24"/>
          <w:rPrChange w:id="10415" w:author="Narendra" w:date="2021-08-21T13:02:00Z">
            <w:rPr>
              <w:rFonts w:ascii="inherit" w:eastAsia="Times New Roman" w:hAnsi="inherit" w:cs="Consolas"/>
              <w:color w:val="7CC379"/>
              <w:sz w:val="25"/>
            </w:rPr>
          </w:rPrChange>
        </w:rPr>
        <w:t>"APIResponse : "</w:t>
      </w:r>
      <w:r w:rsidRPr="008C6831">
        <w:rPr>
          <w:rFonts w:ascii="Maiandra GD" w:eastAsia="Times New Roman" w:hAnsi="Maiandra GD" w:cs="Consolas"/>
          <w:color w:val="CFD5E0"/>
          <w:sz w:val="24"/>
          <w:szCs w:val="24"/>
          <w:rPrChange w:id="10416" w:author="Narendra" w:date="2021-08-21T13:02:00Z">
            <w:rPr>
              <w:rFonts w:ascii="inherit" w:eastAsia="Times New Roman" w:hAnsi="inherit" w:cs="Consolas"/>
              <w:color w:val="CFD5E0"/>
              <w:sz w:val="25"/>
            </w:rPr>
          </w:rPrChange>
        </w:rPr>
        <w:t xml:space="preserve"> + Message</w:t>
      </w:r>
      <w:r w:rsidRPr="008C6831">
        <w:rPr>
          <w:rFonts w:ascii="Maiandra GD" w:eastAsia="Times New Roman" w:hAnsi="Maiandra GD" w:cs="Consolas"/>
          <w:b/>
          <w:bCs/>
          <w:color w:val="6B7C8B"/>
          <w:sz w:val="24"/>
          <w:szCs w:val="24"/>
          <w:rPrChange w:id="1041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0418"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41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0420"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42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0422" w:author="Narendra" w:date="2021-08-21T13:02:00Z">
            <w:rPr>
              <w:rFonts w:ascii="inherit" w:eastAsia="Times New Roman" w:hAnsi="inherit" w:cs="Consolas"/>
              <w:b/>
              <w:bCs/>
              <w:color w:val="D171DD"/>
              <w:sz w:val="25"/>
            </w:rPr>
          </w:rPrChange>
        </w:rPr>
        <w:t>else</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42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0424"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42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0426" w:author="Narendra" w:date="2021-08-21T13:02:00Z">
            <w:rPr>
              <w:rFonts w:ascii="inherit" w:eastAsia="Times New Roman" w:hAnsi="inherit" w:cs="Consolas"/>
              <w:color w:val="CFD5E0"/>
              <w:sz w:val="25"/>
            </w:rPr>
          </w:rPrChange>
        </w:rPr>
        <w:t>Console.</w:t>
      </w:r>
      <w:r w:rsidRPr="008C6831">
        <w:rPr>
          <w:rFonts w:ascii="Maiandra GD" w:eastAsia="Times New Roman" w:hAnsi="Maiandra GD" w:cs="Consolas"/>
          <w:color w:val="4284AE"/>
          <w:sz w:val="24"/>
          <w:szCs w:val="24"/>
          <w:rPrChange w:id="10427" w:author="Narendra" w:date="2021-08-21T13:02:00Z">
            <w:rPr>
              <w:rFonts w:ascii="inherit" w:eastAsia="Times New Roman" w:hAnsi="inherit" w:cs="Consolas"/>
              <w:color w:val="4284AE"/>
              <w:sz w:val="25"/>
            </w:rPr>
          </w:rPrChange>
        </w:rPr>
        <w:t>WriteLine</w:t>
      </w:r>
      <w:r w:rsidRPr="008C6831">
        <w:rPr>
          <w:rFonts w:ascii="Maiandra GD" w:eastAsia="Times New Roman" w:hAnsi="Maiandra GD" w:cs="Consolas"/>
          <w:b/>
          <w:bCs/>
          <w:color w:val="6B7C8B"/>
          <w:sz w:val="24"/>
          <w:szCs w:val="24"/>
          <w:rPrChange w:id="1042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7CC379"/>
          <w:sz w:val="24"/>
          <w:szCs w:val="24"/>
          <w:rPrChange w:id="10429" w:author="Narendra" w:date="2021-08-21T13:02:00Z">
            <w:rPr>
              <w:rFonts w:ascii="inherit" w:eastAsia="Times New Roman" w:hAnsi="inherit" w:cs="Consolas"/>
              <w:color w:val="7CC379"/>
              <w:sz w:val="25"/>
            </w:rPr>
          </w:rPrChange>
        </w:rPr>
        <w:t>"APIResponse, Error : "</w:t>
      </w:r>
      <w:r w:rsidRPr="008C6831">
        <w:rPr>
          <w:rFonts w:ascii="Maiandra GD" w:eastAsia="Times New Roman" w:hAnsi="Maiandra GD" w:cs="Consolas"/>
          <w:color w:val="CFD5E0"/>
          <w:sz w:val="24"/>
          <w:szCs w:val="24"/>
          <w:rPrChange w:id="10430" w:author="Narendra" w:date="2021-08-21T13:02:00Z">
            <w:rPr>
              <w:rFonts w:ascii="inherit" w:eastAsia="Times New Roman" w:hAnsi="inherit" w:cs="Consolas"/>
              <w:color w:val="CFD5E0"/>
              <w:sz w:val="25"/>
            </w:rPr>
          </w:rPrChange>
        </w:rPr>
        <w:t xml:space="preserve"> + APIResponse.</w:t>
      </w:r>
      <w:r w:rsidRPr="008C6831">
        <w:rPr>
          <w:rFonts w:ascii="Maiandra GD" w:eastAsia="Times New Roman" w:hAnsi="Maiandra GD" w:cs="Consolas"/>
          <w:color w:val="4284AE"/>
          <w:sz w:val="24"/>
          <w:szCs w:val="24"/>
          <w:rPrChange w:id="10431" w:author="Narendra" w:date="2021-08-21T13:02:00Z">
            <w:rPr>
              <w:rFonts w:ascii="inherit" w:eastAsia="Times New Roman" w:hAnsi="inherit" w:cs="Consolas"/>
              <w:color w:val="4284AE"/>
              <w:sz w:val="25"/>
            </w:rPr>
          </w:rPrChange>
        </w:rPr>
        <w:t>StatusCode</w:t>
      </w:r>
      <w:r w:rsidRPr="008C6831">
        <w:rPr>
          <w:rFonts w:ascii="Maiandra GD" w:eastAsia="Times New Roman" w:hAnsi="Maiandra GD" w:cs="Consolas"/>
          <w:b/>
          <w:bCs/>
          <w:color w:val="6B7C8B"/>
          <w:sz w:val="24"/>
          <w:szCs w:val="24"/>
          <w:rPrChange w:id="1043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0433"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43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0435"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43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0437"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43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10439" w:author="Narendra" w:date="2021-08-21T13:02:00Z">
            <w:rPr>
              <w:rFonts w:ascii="inherit" w:eastAsia="Times New Roman" w:hAnsi="inherit" w:cs="Consolas"/>
              <w:color w:val="6B7C8B"/>
              <w:sz w:val="25"/>
            </w:rPr>
          </w:rPrChange>
        </w:rPr>
        <w:lastRenderedPageBreak/>
        <w:t>//In this method we need to implement the logic whether we need get a brand new access token</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44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10441" w:author="Narendra" w:date="2021-08-21T13:02:00Z">
            <w:rPr>
              <w:rFonts w:ascii="inherit" w:eastAsia="Times New Roman" w:hAnsi="inherit" w:cs="Consolas"/>
              <w:color w:val="6B7C8B"/>
              <w:sz w:val="25"/>
            </w:rPr>
          </w:rPrChange>
        </w:rPr>
        <w:t>// or we need the access token based on the Refresh Token</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44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0443" w:author="Narendra" w:date="2021-08-21T13:02:00Z">
            <w:rPr>
              <w:rFonts w:ascii="inherit" w:eastAsia="Times New Roman" w:hAnsi="inherit" w:cs="Consolas"/>
              <w:b/>
              <w:bCs/>
              <w:color w:val="D171DD"/>
              <w:sz w:val="25"/>
            </w:rPr>
          </w:rPrChange>
        </w:rPr>
        <w:t>private</w:t>
      </w:r>
      <w:r w:rsidRPr="008C6831">
        <w:rPr>
          <w:rFonts w:ascii="Maiandra GD" w:eastAsia="Times New Roman" w:hAnsi="Maiandra GD" w:cs="Consolas"/>
          <w:color w:val="CFD5E0"/>
          <w:sz w:val="24"/>
          <w:szCs w:val="24"/>
          <w:rPrChange w:id="10444"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0445" w:author="Narendra" w:date="2021-08-21T13:02:00Z">
            <w:rPr>
              <w:rFonts w:ascii="inherit" w:eastAsia="Times New Roman" w:hAnsi="inherit" w:cs="Consolas"/>
              <w:b/>
              <w:bCs/>
              <w:color w:val="D171DD"/>
              <w:sz w:val="25"/>
            </w:rPr>
          </w:rPrChange>
        </w:rPr>
        <w:t>static</w:t>
      </w:r>
      <w:r w:rsidRPr="008C6831">
        <w:rPr>
          <w:rFonts w:ascii="Maiandra GD" w:eastAsia="Times New Roman" w:hAnsi="Maiandra GD" w:cs="Consolas"/>
          <w:color w:val="CFD5E0"/>
          <w:sz w:val="24"/>
          <w:szCs w:val="24"/>
          <w:rPrChange w:id="10446" w:author="Narendra" w:date="2021-08-21T13:02:00Z">
            <w:rPr>
              <w:rFonts w:ascii="inherit" w:eastAsia="Times New Roman" w:hAnsi="inherit" w:cs="Consolas"/>
              <w:color w:val="CFD5E0"/>
              <w:sz w:val="25"/>
            </w:rPr>
          </w:rPrChange>
        </w:rPr>
        <w:t xml:space="preserve"> Token </w:t>
      </w:r>
      <w:r w:rsidRPr="008C6831">
        <w:rPr>
          <w:rFonts w:ascii="Maiandra GD" w:eastAsia="Times New Roman" w:hAnsi="Maiandra GD" w:cs="Consolas"/>
          <w:color w:val="4284AE"/>
          <w:sz w:val="24"/>
          <w:szCs w:val="24"/>
          <w:rPrChange w:id="10447" w:author="Narendra" w:date="2021-08-21T13:02:00Z">
            <w:rPr>
              <w:rFonts w:ascii="inherit" w:eastAsia="Times New Roman" w:hAnsi="inherit" w:cs="Consolas"/>
              <w:color w:val="4284AE"/>
              <w:sz w:val="25"/>
            </w:rPr>
          </w:rPrChange>
        </w:rPr>
        <w:t>GetTokens</w:t>
      </w:r>
      <w:r w:rsidRPr="008C6831">
        <w:rPr>
          <w:rFonts w:ascii="Maiandra GD" w:eastAsia="Times New Roman" w:hAnsi="Maiandra GD" w:cs="Consolas"/>
          <w:b/>
          <w:bCs/>
          <w:color w:val="6B7C8B"/>
          <w:sz w:val="24"/>
          <w:szCs w:val="24"/>
          <w:rPrChange w:id="1044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0449" w:author="Narendra" w:date="2021-08-21T13:02:00Z">
            <w:rPr>
              <w:rFonts w:ascii="inherit" w:eastAsia="Times New Roman" w:hAnsi="inherit" w:cs="Consolas"/>
              <w:color w:val="CFD5E0"/>
              <w:sz w:val="25"/>
            </w:rPr>
          </w:rPrChange>
        </w:rPr>
        <w:t>string clientId, string clientSecret, string RefreshToken</w:t>
      </w:r>
      <w:r w:rsidRPr="008C6831">
        <w:rPr>
          <w:rFonts w:ascii="Maiandra GD" w:eastAsia="Times New Roman" w:hAnsi="Maiandra GD" w:cs="Consolas"/>
          <w:b/>
          <w:bCs/>
          <w:color w:val="6B7C8B"/>
          <w:sz w:val="24"/>
          <w:szCs w:val="24"/>
          <w:rPrChange w:id="10450"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45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0452"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45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0454" w:author="Narendra" w:date="2021-08-21T13:02:00Z">
            <w:rPr>
              <w:rFonts w:ascii="inherit" w:eastAsia="Times New Roman" w:hAnsi="inherit" w:cs="Consolas"/>
              <w:color w:val="CFD5E0"/>
              <w:sz w:val="25"/>
            </w:rPr>
          </w:rPrChange>
        </w:rPr>
        <w:t xml:space="preserve">Token token = </w:t>
      </w:r>
      <w:r w:rsidRPr="008C6831">
        <w:rPr>
          <w:rFonts w:ascii="Maiandra GD" w:eastAsia="Times New Roman" w:hAnsi="Maiandra GD" w:cs="Consolas"/>
          <w:b/>
          <w:bCs/>
          <w:color w:val="D171DD"/>
          <w:sz w:val="24"/>
          <w:szCs w:val="24"/>
          <w:rPrChange w:id="10455" w:author="Narendra" w:date="2021-08-21T13:02:00Z">
            <w:rPr>
              <w:rFonts w:ascii="inherit" w:eastAsia="Times New Roman" w:hAnsi="inherit" w:cs="Consolas"/>
              <w:b/>
              <w:bCs/>
              <w:color w:val="D171DD"/>
              <w:sz w:val="25"/>
            </w:rPr>
          </w:rPrChange>
        </w:rPr>
        <w:t>null</w:t>
      </w:r>
      <w:r w:rsidRPr="008C6831">
        <w:rPr>
          <w:rFonts w:ascii="Maiandra GD" w:eastAsia="Times New Roman" w:hAnsi="Maiandra GD" w:cs="Consolas"/>
          <w:color w:val="CFD5E0"/>
          <w:sz w:val="24"/>
          <w:szCs w:val="24"/>
          <w:rPrChange w:id="10456"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45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0458" w:author="Narendra" w:date="2021-08-21T13:02:00Z">
            <w:rPr>
              <w:rFonts w:ascii="inherit" w:eastAsia="Times New Roman" w:hAnsi="inherit" w:cs="Consolas"/>
              <w:b/>
              <w:bCs/>
              <w:color w:val="D171DD"/>
              <w:sz w:val="25"/>
            </w:rPr>
          </w:rPrChange>
        </w:rPr>
        <w:t>if</w:t>
      </w:r>
      <w:r w:rsidRPr="008C6831">
        <w:rPr>
          <w:rFonts w:ascii="Maiandra GD" w:eastAsia="Times New Roman" w:hAnsi="Maiandra GD" w:cs="Consolas"/>
          <w:color w:val="CFD5E0"/>
          <w:sz w:val="24"/>
          <w:szCs w:val="24"/>
          <w:rPrChange w:id="10459"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10460"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0461" w:author="Narendra" w:date="2021-08-21T13:02:00Z">
            <w:rPr>
              <w:rFonts w:ascii="inherit" w:eastAsia="Times New Roman" w:hAnsi="inherit" w:cs="Consolas"/>
              <w:color w:val="CFD5E0"/>
              <w:sz w:val="25"/>
            </w:rPr>
          </w:rPrChange>
        </w:rPr>
        <w:t>string.</w:t>
      </w:r>
      <w:r w:rsidRPr="008C6831">
        <w:rPr>
          <w:rFonts w:ascii="Maiandra GD" w:eastAsia="Times New Roman" w:hAnsi="Maiandra GD" w:cs="Consolas"/>
          <w:color w:val="4284AE"/>
          <w:sz w:val="24"/>
          <w:szCs w:val="24"/>
          <w:rPrChange w:id="10462" w:author="Narendra" w:date="2021-08-21T13:02:00Z">
            <w:rPr>
              <w:rFonts w:ascii="inherit" w:eastAsia="Times New Roman" w:hAnsi="inherit" w:cs="Consolas"/>
              <w:color w:val="4284AE"/>
              <w:sz w:val="25"/>
            </w:rPr>
          </w:rPrChange>
        </w:rPr>
        <w:t>IsNullOrEmpty</w:t>
      </w:r>
      <w:r w:rsidRPr="008C6831">
        <w:rPr>
          <w:rFonts w:ascii="Maiandra GD" w:eastAsia="Times New Roman" w:hAnsi="Maiandra GD" w:cs="Consolas"/>
          <w:b/>
          <w:bCs/>
          <w:color w:val="6B7C8B"/>
          <w:sz w:val="24"/>
          <w:szCs w:val="24"/>
          <w:rPrChange w:id="1046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0464" w:author="Narendra" w:date="2021-08-21T13:02:00Z">
            <w:rPr>
              <w:rFonts w:ascii="inherit" w:eastAsia="Times New Roman" w:hAnsi="inherit" w:cs="Consolas"/>
              <w:color w:val="CFD5E0"/>
              <w:sz w:val="25"/>
            </w:rPr>
          </w:rPrChange>
        </w:rPr>
        <w:t>RefreshToken</w:t>
      </w:r>
      <w:r w:rsidRPr="008C6831">
        <w:rPr>
          <w:rFonts w:ascii="Maiandra GD" w:eastAsia="Times New Roman" w:hAnsi="Maiandra GD" w:cs="Consolas"/>
          <w:b/>
          <w:bCs/>
          <w:color w:val="6B7C8B"/>
          <w:sz w:val="24"/>
          <w:szCs w:val="24"/>
          <w:rPrChange w:id="10465"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46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0467"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46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0469" w:author="Narendra" w:date="2021-08-21T13:02:00Z">
            <w:rPr>
              <w:rFonts w:ascii="inherit" w:eastAsia="Times New Roman" w:hAnsi="inherit" w:cs="Consolas"/>
              <w:color w:val="CFD5E0"/>
              <w:sz w:val="25"/>
            </w:rPr>
          </w:rPrChange>
        </w:rPr>
        <w:t xml:space="preserve">token = </w:t>
      </w:r>
      <w:r w:rsidRPr="008C6831">
        <w:rPr>
          <w:rFonts w:ascii="Maiandra GD" w:eastAsia="Times New Roman" w:hAnsi="Maiandra GD" w:cs="Consolas"/>
          <w:color w:val="4284AE"/>
          <w:sz w:val="24"/>
          <w:szCs w:val="24"/>
          <w:rPrChange w:id="10470" w:author="Narendra" w:date="2021-08-21T13:02:00Z">
            <w:rPr>
              <w:rFonts w:ascii="inherit" w:eastAsia="Times New Roman" w:hAnsi="inherit" w:cs="Consolas"/>
              <w:color w:val="4284AE"/>
              <w:sz w:val="25"/>
            </w:rPr>
          </w:rPrChange>
        </w:rPr>
        <w:t>GetAccessToken</w:t>
      </w:r>
      <w:r w:rsidRPr="008C6831">
        <w:rPr>
          <w:rFonts w:ascii="Maiandra GD" w:eastAsia="Times New Roman" w:hAnsi="Maiandra GD" w:cs="Consolas"/>
          <w:b/>
          <w:bCs/>
          <w:color w:val="6B7C8B"/>
          <w:sz w:val="24"/>
          <w:szCs w:val="24"/>
          <w:rPrChange w:id="1047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0472" w:author="Narendra" w:date="2021-08-21T13:02:00Z">
            <w:rPr>
              <w:rFonts w:ascii="inherit" w:eastAsia="Times New Roman" w:hAnsi="inherit" w:cs="Consolas"/>
              <w:color w:val="CFD5E0"/>
              <w:sz w:val="25"/>
            </w:rPr>
          </w:rPrChange>
        </w:rPr>
        <w:t>clientId, clientSecret, Username, Password</w:t>
      </w:r>
      <w:r w:rsidRPr="008C6831">
        <w:rPr>
          <w:rFonts w:ascii="Maiandra GD" w:eastAsia="Times New Roman" w:hAnsi="Maiandra GD" w:cs="Consolas"/>
          <w:b/>
          <w:bCs/>
          <w:color w:val="6B7C8B"/>
          <w:sz w:val="24"/>
          <w:szCs w:val="24"/>
          <w:rPrChange w:id="1047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0474"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47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0476"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47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0478" w:author="Narendra" w:date="2021-08-21T13:02:00Z">
            <w:rPr>
              <w:rFonts w:ascii="inherit" w:eastAsia="Times New Roman" w:hAnsi="inherit" w:cs="Consolas"/>
              <w:b/>
              <w:bCs/>
              <w:color w:val="D171DD"/>
              <w:sz w:val="25"/>
            </w:rPr>
          </w:rPrChange>
        </w:rPr>
        <w:t>else</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47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0480"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48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0482" w:author="Narendra" w:date="2021-08-21T13:02:00Z">
            <w:rPr>
              <w:rFonts w:ascii="inherit" w:eastAsia="Times New Roman" w:hAnsi="inherit" w:cs="Consolas"/>
              <w:color w:val="CFD5E0"/>
              <w:sz w:val="25"/>
            </w:rPr>
          </w:rPrChange>
        </w:rPr>
        <w:t xml:space="preserve">token = </w:t>
      </w:r>
      <w:r w:rsidRPr="008C6831">
        <w:rPr>
          <w:rFonts w:ascii="Maiandra GD" w:eastAsia="Times New Roman" w:hAnsi="Maiandra GD" w:cs="Consolas"/>
          <w:color w:val="4284AE"/>
          <w:sz w:val="24"/>
          <w:szCs w:val="24"/>
          <w:rPrChange w:id="10483" w:author="Narendra" w:date="2021-08-21T13:02:00Z">
            <w:rPr>
              <w:rFonts w:ascii="inherit" w:eastAsia="Times New Roman" w:hAnsi="inherit" w:cs="Consolas"/>
              <w:color w:val="4284AE"/>
              <w:sz w:val="25"/>
            </w:rPr>
          </w:rPrChange>
        </w:rPr>
        <w:t>GetAccessTokenByRefreshToken</w:t>
      </w:r>
      <w:r w:rsidRPr="008C6831">
        <w:rPr>
          <w:rFonts w:ascii="Maiandra GD" w:eastAsia="Times New Roman" w:hAnsi="Maiandra GD" w:cs="Consolas"/>
          <w:b/>
          <w:bCs/>
          <w:color w:val="6B7C8B"/>
          <w:sz w:val="24"/>
          <w:szCs w:val="24"/>
          <w:rPrChange w:id="10484"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0485" w:author="Narendra" w:date="2021-08-21T13:02:00Z">
            <w:rPr>
              <w:rFonts w:ascii="inherit" w:eastAsia="Times New Roman" w:hAnsi="inherit" w:cs="Consolas"/>
              <w:color w:val="CFD5E0"/>
              <w:sz w:val="25"/>
            </w:rPr>
          </w:rPrChange>
        </w:rPr>
        <w:t>clientId, clientSecret, RefreshToken</w:t>
      </w:r>
      <w:r w:rsidRPr="008C6831">
        <w:rPr>
          <w:rFonts w:ascii="Maiandra GD" w:eastAsia="Times New Roman" w:hAnsi="Maiandra GD" w:cs="Consolas"/>
          <w:b/>
          <w:bCs/>
          <w:color w:val="6B7C8B"/>
          <w:sz w:val="24"/>
          <w:szCs w:val="24"/>
          <w:rPrChange w:id="10486"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0487"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48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10489" w:author="Narendra" w:date="2021-08-21T13:02:00Z">
            <w:rPr>
              <w:rFonts w:ascii="inherit" w:eastAsia="Times New Roman" w:hAnsi="inherit" w:cs="Consolas"/>
              <w:color w:val="6B7C8B"/>
              <w:sz w:val="25"/>
            </w:rPr>
          </w:rPrChange>
        </w:rPr>
        <w:t>// The Refresh token can become invalid for several reasons</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49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10491" w:author="Narendra" w:date="2021-08-21T13:02:00Z">
            <w:rPr>
              <w:rFonts w:ascii="inherit" w:eastAsia="Times New Roman" w:hAnsi="inherit" w:cs="Consolas"/>
              <w:color w:val="6B7C8B"/>
              <w:sz w:val="25"/>
            </w:rPr>
          </w:rPrChange>
        </w:rPr>
        <w:t>// such as invalid cliendid and secret or the user's password has changed.</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49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10493" w:author="Narendra" w:date="2021-08-21T13:02:00Z">
            <w:rPr>
              <w:rFonts w:ascii="inherit" w:eastAsia="Times New Roman" w:hAnsi="inherit" w:cs="Consolas"/>
              <w:color w:val="6B7C8B"/>
              <w:sz w:val="25"/>
            </w:rPr>
          </w:rPrChange>
        </w:rPr>
        <w:t>// In Such cases issue a brand new access token</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49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0495" w:author="Narendra" w:date="2021-08-21T13:02:00Z">
            <w:rPr>
              <w:rFonts w:ascii="inherit" w:eastAsia="Times New Roman" w:hAnsi="inherit" w:cs="Consolas"/>
              <w:b/>
              <w:bCs/>
              <w:color w:val="D171DD"/>
              <w:sz w:val="25"/>
            </w:rPr>
          </w:rPrChange>
        </w:rPr>
        <w:t>if</w:t>
      </w:r>
      <w:r w:rsidRPr="008C6831">
        <w:rPr>
          <w:rFonts w:ascii="Maiandra GD" w:eastAsia="Times New Roman" w:hAnsi="Maiandra GD" w:cs="Consolas"/>
          <w:color w:val="CFD5E0"/>
          <w:sz w:val="24"/>
          <w:szCs w:val="24"/>
          <w:rPrChange w:id="10496"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1049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0498" w:author="Narendra" w:date="2021-08-21T13:02:00Z">
            <w:rPr>
              <w:rFonts w:ascii="inherit" w:eastAsia="Times New Roman" w:hAnsi="inherit" w:cs="Consolas"/>
              <w:color w:val="CFD5E0"/>
              <w:sz w:val="25"/>
            </w:rPr>
          </w:rPrChange>
        </w:rPr>
        <w:t>!string.</w:t>
      </w:r>
      <w:r w:rsidRPr="008C6831">
        <w:rPr>
          <w:rFonts w:ascii="Maiandra GD" w:eastAsia="Times New Roman" w:hAnsi="Maiandra GD" w:cs="Consolas"/>
          <w:color w:val="4284AE"/>
          <w:sz w:val="24"/>
          <w:szCs w:val="24"/>
          <w:rPrChange w:id="10499" w:author="Narendra" w:date="2021-08-21T13:02:00Z">
            <w:rPr>
              <w:rFonts w:ascii="inherit" w:eastAsia="Times New Roman" w:hAnsi="inherit" w:cs="Consolas"/>
              <w:color w:val="4284AE"/>
              <w:sz w:val="25"/>
            </w:rPr>
          </w:rPrChange>
        </w:rPr>
        <w:t>IsNullOrEmpty</w:t>
      </w:r>
      <w:r w:rsidRPr="008C6831">
        <w:rPr>
          <w:rFonts w:ascii="Maiandra GD" w:eastAsia="Times New Roman" w:hAnsi="Maiandra GD" w:cs="Consolas"/>
          <w:b/>
          <w:bCs/>
          <w:color w:val="6B7C8B"/>
          <w:sz w:val="24"/>
          <w:szCs w:val="24"/>
          <w:rPrChange w:id="10500"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0501" w:author="Narendra" w:date="2021-08-21T13:02:00Z">
            <w:rPr>
              <w:rFonts w:ascii="inherit" w:eastAsia="Times New Roman" w:hAnsi="inherit" w:cs="Consolas"/>
              <w:color w:val="CFD5E0"/>
              <w:sz w:val="25"/>
            </w:rPr>
          </w:rPrChange>
        </w:rPr>
        <w:t>token.</w:t>
      </w:r>
      <w:r w:rsidRPr="008C6831">
        <w:rPr>
          <w:rFonts w:ascii="Maiandra GD" w:eastAsia="Times New Roman" w:hAnsi="Maiandra GD" w:cs="Consolas"/>
          <w:color w:val="4284AE"/>
          <w:sz w:val="24"/>
          <w:szCs w:val="24"/>
          <w:rPrChange w:id="10502" w:author="Narendra" w:date="2021-08-21T13:02:00Z">
            <w:rPr>
              <w:rFonts w:ascii="inherit" w:eastAsia="Times New Roman" w:hAnsi="inherit" w:cs="Consolas"/>
              <w:color w:val="4284AE"/>
              <w:sz w:val="25"/>
            </w:rPr>
          </w:rPrChange>
        </w:rPr>
        <w:t>Error</w:t>
      </w:r>
      <w:r w:rsidRPr="008C6831">
        <w:rPr>
          <w:rFonts w:ascii="Maiandra GD" w:eastAsia="Times New Roman" w:hAnsi="Maiandra GD" w:cs="Consolas"/>
          <w:b/>
          <w:bCs/>
          <w:color w:val="6B7C8B"/>
          <w:sz w:val="24"/>
          <w:szCs w:val="24"/>
          <w:rPrChange w:id="10503"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50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0505"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50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0507" w:author="Narendra" w:date="2021-08-21T13:02:00Z">
            <w:rPr>
              <w:rFonts w:ascii="inherit" w:eastAsia="Times New Roman" w:hAnsi="inherit" w:cs="Consolas"/>
              <w:color w:val="CFD5E0"/>
              <w:sz w:val="25"/>
            </w:rPr>
          </w:rPrChange>
        </w:rPr>
        <w:t xml:space="preserve">token = </w:t>
      </w:r>
      <w:r w:rsidRPr="008C6831">
        <w:rPr>
          <w:rFonts w:ascii="Maiandra GD" w:eastAsia="Times New Roman" w:hAnsi="Maiandra GD" w:cs="Consolas"/>
          <w:color w:val="4284AE"/>
          <w:sz w:val="24"/>
          <w:szCs w:val="24"/>
          <w:rPrChange w:id="10508" w:author="Narendra" w:date="2021-08-21T13:02:00Z">
            <w:rPr>
              <w:rFonts w:ascii="inherit" w:eastAsia="Times New Roman" w:hAnsi="inherit" w:cs="Consolas"/>
              <w:color w:val="4284AE"/>
              <w:sz w:val="25"/>
            </w:rPr>
          </w:rPrChange>
        </w:rPr>
        <w:t>GetAccessToken</w:t>
      </w:r>
      <w:r w:rsidRPr="008C6831">
        <w:rPr>
          <w:rFonts w:ascii="Maiandra GD" w:eastAsia="Times New Roman" w:hAnsi="Maiandra GD" w:cs="Consolas"/>
          <w:b/>
          <w:bCs/>
          <w:color w:val="6B7C8B"/>
          <w:sz w:val="24"/>
          <w:szCs w:val="24"/>
          <w:rPrChange w:id="1050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0510" w:author="Narendra" w:date="2021-08-21T13:02:00Z">
            <w:rPr>
              <w:rFonts w:ascii="inherit" w:eastAsia="Times New Roman" w:hAnsi="inherit" w:cs="Consolas"/>
              <w:color w:val="CFD5E0"/>
              <w:sz w:val="25"/>
            </w:rPr>
          </w:rPrChange>
        </w:rPr>
        <w:t>clientId, clientSecret, Username, Password</w:t>
      </w:r>
      <w:r w:rsidRPr="008C6831">
        <w:rPr>
          <w:rFonts w:ascii="Maiandra GD" w:eastAsia="Times New Roman" w:hAnsi="Maiandra GD" w:cs="Consolas"/>
          <w:b/>
          <w:bCs/>
          <w:color w:val="6B7C8B"/>
          <w:sz w:val="24"/>
          <w:szCs w:val="24"/>
          <w:rPrChange w:id="1051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0512"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51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0514"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51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0516"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51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0518" w:author="Narendra" w:date="2021-08-21T13:02:00Z">
            <w:rPr>
              <w:rFonts w:ascii="inherit" w:eastAsia="Times New Roman" w:hAnsi="inherit" w:cs="Consolas"/>
              <w:b/>
              <w:bCs/>
              <w:color w:val="D171DD"/>
              <w:sz w:val="25"/>
            </w:rPr>
          </w:rPrChange>
        </w:rPr>
        <w:t>if</w:t>
      </w:r>
      <w:r w:rsidRPr="008C6831">
        <w:rPr>
          <w:rFonts w:ascii="Maiandra GD" w:eastAsia="Times New Roman" w:hAnsi="Maiandra GD" w:cs="Consolas"/>
          <w:color w:val="CFD5E0"/>
          <w:sz w:val="24"/>
          <w:szCs w:val="24"/>
          <w:rPrChange w:id="10519"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10520"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0521" w:author="Narendra" w:date="2021-08-21T13:02:00Z">
            <w:rPr>
              <w:rFonts w:ascii="inherit" w:eastAsia="Times New Roman" w:hAnsi="inherit" w:cs="Consolas"/>
              <w:color w:val="CFD5E0"/>
              <w:sz w:val="25"/>
            </w:rPr>
          </w:rPrChange>
        </w:rPr>
        <w:t>!string.</w:t>
      </w:r>
      <w:r w:rsidRPr="008C6831">
        <w:rPr>
          <w:rFonts w:ascii="Maiandra GD" w:eastAsia="Times New Roman" w:hAnsi="Maiandra GD" w:cs="Consolas"/>
          <w:color w:val="4284AE"/>
          <w:sz w:val="24"/>
          <w:szCs w:val="24"/>
          <w:rPrChange w:id="10522" w:author="Narendra" w:date="2021-08-21T13:02:00Z">
            <w:rPr>
              <w:rFonts w:ascii="inherit" w:eastAsia="Times New Roman" w:hAnsi="inherit" w:cs="Consolas"/>
              <w:color w:val="4284AE"/>
              <w:sz w:val="25"/>
            </w:rPr>
          </w:rPrChange>
        </w:rPr>
        <w:t>IsNullOrEmpty</w:t>
      </w:r>
      <w:r w:rsidRPr="008C6831">
        <w:rPr>
          <w:rFonts w:ascii="Maiandra GD" w:eastAsia="Times New Roman" w:hAnsi="Maiandra GD" w:cs="Consolas"/>
          <w:b/>
          <w:bCs/>
          <w:color w:val="6B7C8B"/>
          <w:sz w:val="24"/>
          <w:szCs w:val="24"/>
          <w:rPrChange w:id="1052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0524" w:author="Narendra" w:date="2021-08-21T13:02:00Z">
            <w:rPr>
              <w:rFonts w:ascii="inherit" w:eastAsia="Times New Roman" w:hAnsi="inherit" w:cs="Consolas"/>
              <w:color w:val="CFD5E0"/>
              <w:sz w:val="25"/>
            </w:rPr>
          </w:rPrChange>
        </w:rPr>
        <w:t>token.</w:t>
      </w:r>
      <w:r w:rsidRPr="008C6831">
        <w:rPr>
          <w:rFonts w:ascii="Maiandra GD" w:eastAsia="Times New Roman" w:hAnsi="Maiandra GD" w:cs="Consolas"/>
          <w:color w:val="4284AE"/>
          <w:sz w:val="24"/>
          <w:szCs w:val="24"/>
          <w:rPrChange w:id="10525" w:author="Narendra" w:date="2021-08-21T13:02:00Z">
            <w:rPr>
              <w:rFonts w:ascii="inherit" w:eastAsia="Times New Roman" w:hAnsi="inherit" w:cs="Consolas"/>
              <w:color w:val="4284AE"/>
              <w:sz w:val="25"/>
            </w:rPr>
          </w:rPrChange>
        </w:rPr>
        <w:t>Error</w:t>
      </w:r>
      <w:r w:rsidRPr="008C6831">
        <w:rPr>
          <w:rFonts w:ascii="Maiandra GD" w:eastAsia="Times New Roman" w:hAnsi="Maiandra GD" w:cs="Consolas"/>
          <w:b/>
          <w:bCs/>
          <w:color w:val="6B7C8B"/>
          <w:sz w:val="24"/>
          <w:szCs w:val="24"/>
          <w:rPrChange w:id="10526"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52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0528"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52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0530" w:author="Narendra" w:date="2021-08-21T13:02:00Z">
            <w:rPr>
              <w:rFonts w:ascii="inherit" w:eastAsia="Times New Roman" w:hAnsi="inherit" w:cs="Consolas"/>
              <w:b/>
              <w:bCs/>
              <w:color w:val="D171DD"/>
              <w:sz w:val="25"/>
            </w:rPr>
          </w:rPrChange>
        </w:rPr>
        <w:t>throw</w:t>
      </w:r>
      <w:r w:rsidRPr="008C6831">
        <w:rPr>
          <w:rFonts w:ascii="Maiandra GD" w:eastAsia="Times New Roman" w:hAnsi="Maiandra GD" w:cs="Consolas"/>
          <w:color w:val="CFD5E0"/>
          <w:sz w:val="24"/>
          <w:szCs w:val="24"/>
          <w:rPrChange w:id="10531"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10532"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10533"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10534" w:author="Narendra" w:date="2021-08-21T13:02:00Z">
            <w:rPr>
              <w:rFonts w:ascii="inherit" w:eastAsia="Times New Roman" w:hAnsi="inherit" w:cs="Consolas"/>
              <w:color w:val="4284AE"/>
              <w:sz w:val="25"/>
            </w:rPr>
          </w:rPrChange>
        </w:rPr>
        <w:t>Exception</w:t>
      </w:r>
      <w:r w:rsidRPr="008C6831">
        <w:rPr>
          <w:rFonts w:ascii="Maiandra GD" w:eastAsia="Times New Roman" w:hAnsi="Maiandra GD" w:cs="Consolas"/>
          <w:b/>
          <w:bCs/>
          <w:color w:val="6B7C8B"/>
          <w:sz w:val="24"/>
          <w:szCs w:val="24"/>
          <w:rPrChange w:id="10535"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0536" w:author="Narendra" w:date="2021-08-21T13:02:00Z">
            <w:rPr>
              <w:rFonts w:ascii="inherit" w:eastAsia="Times New Roman" w:hAnsi="inherit" w:cs="Consolas"/>
              <w:color w:val="CFD5E0"/>
              <w:sz w:val="25"/>
            </w:rPr>
          </w:rPrChange>
        </w:rPr>
        <w:t>token.</w:t>
      </w:r>
      <w:r w:rsidRPr="008C6831">
        <w:rPr>
          <w:rFonts w:ascii="Maiandra GD" w:eastAsia="Times New Roman" w:hAnsi="Maiandra GD" w:cs="Consolas"/>
          <w:color w:val="4284AE"/>
          <w:sz w:val="24"/>
          <w:szCs w:val="24"/>
          <w:rPrChange w:id="10537" w:author="Narendra" w:date="2021-08-21T13:02:00Z">
            <w:rPr>
              <w:rFonts w:ascii="inherit" w:eastAsia="Times New Roman" w:hAnsi="inherit" w:cs="Consolas"/>
              <w:color w:val="4284AE"/>
              <w:sz w:val="25"/>
            </w:rPr>
          </w:rPrChange>
        </w:rPr>
        <w:t>Error</w:t>
      </w:r>
      <w:r w:rsidRPr="008C6831">
        <w:rPr>
          <w:rFonts w:ascii="Maiandra GD" w:eastAsia="Times New Roman" w:hAnsi="Maiandra GD" w:cs="Consolas"/>
          <w:b/>
          <w:bCs/>
          <w:color w:val="6B7C8B"/>
          <w:sz w:val="24"/>
          <w:szCs w:val="24"/>
          <w:rPrChange w:id="1053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0539"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54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0541"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54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0543" w:author="Narendra" w:date="2021-08-21T13:02:00Z">
            <w:rPr>
              <w:rFonts w:ascii="inherit" w:eastAsia="Times New Roman" w:hAnsi="inherit" w:cs="Consolas"/>
              <w:b/>
              <w:bCs/>
              <w:color w:val="D171DD"/>
              <w:sz w:val="25"/>
            </w:rPr>
          </w:rPrChange>
        </w:rPr>
        <w:t>else</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54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0545"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54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10547" w:author="Narendra" w:date="2021-08-21T13:02:00Z">
            <w:rPr>
              <w:rFonts w:ascii="inherit" w:eastAsia="Times New Roman" w:hAnsi="inherit" w:cs="Consolas"/>
              <w:color w:val="6B7C8B"/>
              <w:sz w:val="25"/>
            </w:rPr>
          </w:rPrChange>
        </w:rPr>
        <w:t>//Need to store the token in any presistent storage</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54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0549" w:author="Narendra" w:date="2021-08-21T13:02:00Z">
            <w:rPr>
              <w:rFonts w:ascii="inherit" w:eastAsia="Times New Roman" w:hAnsi="inherit" w:cs="Consolas"/>
              <w:color w:val="CFD5E0"/>
              <w:sz w:val="25"/>
            </w:rPr>
          </w:rPrChange>
        </w:rPr>
        <w:t>token.</w:t>
      </w:r>
      <w:r w:rsidRPr="008C6831">
        <w:rPr>
          <w:rFonts w:ascii="Maiandra GD" w:eastAsia="Times New Roman" w:hAnsi="Maiandra GD" w:cs="Consolas"/>
          <w:color w:val="4284AE"/>
          <w:sz w:val="24"/>
          <w:szCs w:val="24"/>
          <w:rPrChange w:id="10550" w:author="Narendra" w:date="2021-08-21T13:02:00Z">
            <w:rPr>
              <w:rFonts w:ascii="inherit" w:eastAsia="Times New Roman" w:hAnsi="inherit" w:cs="Consolas"/>
              <w:color w:val="4284AE"/>
              <w:sz w:val="25"/>
            </w:rPr>
          </w:rPrChange>
        </w:rPr>
        <w:t>ExpiredDateTime</w:t>
      </w:r>
      <w:r w:rsidRPr="008C6831">
        <w:rPr>
          <w:rFonts w:ascii="Maiandra GD" w:eastAsia="Times New Roman" w:hAnsi="Maiandra GD" w:cs="Consolas"/>
          <w:color w:val="CFD5E0"/>
          <w:sz w:val="24"/>
          <w:szCs w:val="24"/>
          <w:rPrChange w:id="10551" w:author="Narendra" w:date="2021-08-21T13:02:00Z">
            <w:rPr>
              <w:rFonts w:ascii="inherit" w:eastAsia="Times New Roman" w:hAnsi="inherit" w:cs="Consolas"/>
              <w:color w:val="CFD5E0"/>
              <w:sz w:val="25"/>
            </w:rPr>
          </w:rPrChange>
        </w:rPr>
        <w:t xml:space="preserve"> = DateTime.</w:t>
      </w:r>
      <w:r w:rsidRPr="008C6831">
        <w:rPr>
          <w:rFonts w:ascii="Maiandra GD" w:eastAsia="Times New Roman" w:hAnsi="Maiandra GD" w:cs="Consolas"/>
          <w:color w:val="4284AE"/>
          <w:sz w:val="24"/>
          <w:szCs w:val="24"/>
          <w:rPrChange w:id="10552" w:author="Narendra" w:date="2021-08-21T13:02:00Z">
            <w:rPr>
              <w:rFonts w:ascii="inherit" w:eastAsia="Times New Roman" w:hAnsi="inherit" w:cs="Consolas"/>
              <w:color w:val="4284AE"/>
              <w:sz w:val="25"/>
            </w:rPr>
          </w:rPrChange>
        </w:rPr>
        <w:t>Now</w:t>
      </w:r>
      <w:r w:rsidRPr="008C6831">
        <w:rPr>
          <w:rFonts w:ascii="Maiandra GD" w:eastAsia="Times New Roman" w:hAnsi="Maiandra GD" w:cs="Consolas"/>
          <w:color w:val="CFD5E0"/>
          <w:sz w:val="24"/>
          <w:szCs w:val="24"/>
          <w:rPrChange w:id="10553"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10554" w:author="Narendra" w:date="2021-08-21T13:02:00Z">
            <w:rPr>
              <w:rFonts w:ascii="inherit" w:eastAsia="Times New Roman" w:hAnsi="inherit" w:cs="Consolas"/>
              <w:color w:val="4284AE"/>
              <w:sz w:val="25"/>
            </w:rPr>
          </w:rPrChange>
        </w:rPr>
        <w:t>AddSeconds</w:t>
      </w:r>
      <w:r w:rsidRPr="008C6831">
        <w:rPr>
          <w:rFonts w:ascii="Maiandra GD" w:eastAsia="Times New Roman" w:hAnsi="Maiandra GD" w:cs="Consolas"/>
          <w:b/>
          <w:bCs/>
          <w:color w:val="6B7C8B"/>
          <w:sz w:val="24"/>
          <w:szCs w:val="24"/>
          <w:rPrChange w:id="10555"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0556" w:author="Narendra" w:date="2021-08-21T13:02:00Z">
            <w:rPr>
              <w:rFonts w:ascii="inherit" w:eastAsia="Times New Roman" w:hAnsi="inherit" w:cs="Consolas"/>
              <w:color w:val="CFD5E0"/>
              <w:sz w:val="25"/>
            </w:rPr>
          </w:rPrChange>
        </w:rPr>
        <w:t>token.</w:t>
      </w:r>
      <w:r w:rsidRPr="008C6831">
        <w:rPr>
          <w:rFonts w:ascii="Maiandra GD" w:eastAsia="Times New Roman" w:hAnsi="Maiandra GD" w:cs="Consolas"/>
          <w:color w:val="4284AE"/>
          <w:sz w:val="24"/>
          <w:szCs w:val="24"/>
          <w:rPrChange w:id="10557" w:author="Narendra" w:date="2021-08-21T13:02:00Z">
            <w:rPr>
              <w:rFonts w:ascii="inherit" w:eastAsia="Times New Roman" w:hAnsi="inherit" w:cs="Consolas"/>
              <w:color w:val="4284AE"/>
              <w:sz w:val="25"/>
            </w:rPr>
          </w:rPrChange>
        </w:rPr>
        <w:t>ExpiresIn</w:t>
      </w:r>
      <w:r w:rsidRPr="008C6831">
        <w:rPr>
          <w:rFonts w:ascii="Maiandra GD" w:eastAsia="Times New Roman" w:hAnsi="Maiandra GD" w:cs="Consolas"/>
          <w:b/>
          <w:bCs/>
          <w:color w:val="6B7C8B"/>
          <w:sz w:val="24"/>
          <w:szCs w:val="24"/>
          <w:rPrChange w:id="1055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0559"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56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10561" w:author="Narendra" w:date="2021-08-21T13:02:00Z">
            <w:rPr>
              <w:rFonts w:ascii="inherit" w:eastAsia="Times New Roman" w:hAnsi="inherit" w:cs="Consolas"/>
              <w:color w:val="6B7C8B"/>
              <w:sz w:val="25"/>
            </w:rPr>
          </w:rPrChange>
        </w:rPr>
        <w:t>//Create an object of type UserTokenMaster</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56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0563" w:author="Narendra" w:date="2021-08-21T13:02:00Z">
            <w:rPr>
              <w:rFonts w:ascii="inherit" w:eastAsia="Times New Roman" w:hAnsi="inherit" w:cs="Consolas"/>
              <w:color w:val="CFD5E0"/>
              <w:sz w:val="25"/>
            </w:rPr>
          </w:rPrChange>
        </w:rPr>
        <w:t xml:space="preserve">UserTokenMaster userTokenMaster = </w:t>
      </w:r>
      <w:r w:rsidRPr="008C6831">
        <w:rPr>
          <w:rFonts w:ascii="Maiandra GD" w:eastAsia="Times New Roman" w:hAnsi="Maiandra GD" w:cs="Consolas"/>
          <w:color w:val="4284AE"/>
          <w:sz w:val="24"/>
          <w:szCs w:val="24"/>
          <w:rPrChange w:id="10564"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10565"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10566" w:author="Narendra" w:date="2021-08-21T13:02:00Z">
            <w:rPr>
              <w:rFonts w:ascii="inherit" w:eastAsia="Times New Roman" w:hAnsi="inherit" w:cs="Consolas"/>
              <w:color w:val="4284AE"/>
              <w:sz w:val="25"/>
            </w:rPr>
          </w:rPrChange>
        </w:rPr>
        <w:t>UserTokenMaster</w:t>
      </w:r>
      <w:r w:rsidRPr="008C6831">
        <w:rPr>
          <w:rFonts w:ascii="Maiandra GD" w:eastAsia="Times New Roman" w:hAnsi="Maiandra GD" w:cs="Consolas"/>
          <w:b/>
          <w:bCs/>
          <w:color w:val="6B7C8B"/>
          <w:sz w:val="24"/>
          <w:szCs w:val="24"/>
          <w:rPrChange w:id="10567"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56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0569"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57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0571" w:author="Narendra" w:date="2021-08-21T13:02:00Z">
            <w:rPr>
              <w:rFonts w:ascii="inherit" w:eastAsia="Times New Roman" w:hAnsi="inherit" w:cs="Consolas"/>
              <w:color w:val="CFD5E0"/>
              <w:sz w:val="25"/>
            </w:rPr>
          </w:rPrChange>
        </w:rPr>
        <w:t>UserName = Username,</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57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0573" w:author="Narendra" w:date="2021-08-21T13:02:00Z">
            <w:rPr>
              <w:rFonts w:ascii="inherit" w:eastAsia="Times New Roman" w:hAnsi="inherit" w:cs="Consolas"/>
              <w:color w:val="CFD5E0"/>
              <w:sz w:val="25"/>
            </w:rPr>
          </w:rPrChange>
        </w:rPr>
        <w:lastRenderedPageBreak/>
        <w:t>UserPassword = Password,</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57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0575" w:author="Narendra" w:date="2021-08-21T13:02:00Z">
            <w:rPr>
              <w:rFonts w:ascii="inherit" w:eastAsia="Times New Roman" w:hAnsi="inherit" w:cs="Consolas"/>
              <w:color w:val="CFD5E0"/>
              <w:sz w:val="25"/>
            </w:rPr>
          </w:rPrChange>
        </w:rPr>
        <w:t>AccessToken = token.</w:t>
      </w:r>
      <w:r w:rsidRPr="008C6831">
        <w:rPr>
          <w:rFonts w:ascii="Maiandra GD" w:eastAsia="Times New Roman" w:hAnsi="Maiandra GD" w:cs="Consolas"/>
          <w:color w:val="4284AE"/>
          <w:sz w:val="24"/>
          <w:szCs w:val="24"/>
          <w:rPrChange w:id="10576" w:author="Narendra" w:date="2021-08-21T13:02:00Z">
            <w:rPr>
              <w:rFonts w:ascii="inherit" w:eastAsia="Times New Roman" w:hAnsi="inherit" w:cs="Consolas"/>
              <w:color w:val="4284AE"/>
              <w:sz w:val="25"/>
            </w:rPr>
          </w:rPrChange>
        </w:rPr>
        <w:t>AccessToken</w:t>
      </w:r>
      <w:r w:rsidRPr="008C6831">
        <w:rPr>
          <w:rFonts w:ascii="Maiandra GD" w:eastAsia="Times New Roman" w:hAnsi="Maiandra GD" w:cs="Consolas"/>
          <w:color w:val="CFD5E0"/>
          <w:sz w:val="24"/>
          <w:szCs w:val="24"/>
          <w:rPrChange w:id="10577"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57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0579" w:author="Narendra" w:date="2021-08-21T13:02:00Z">
            <w:rPr>
              <w:rFonts w:ascii="inherit" w:eastAsia="Times New Roman" w:hAnsi="inherit" w:cs="Consolas"/>
              <w:color w:val="CFD5E0"/>
              <w:sz w:val="25"/>
            </w:rPr>
          </w:rPrChange>
        </w:rPr>
        <w:t>RefreshToken = token.</w:t>
      </w:r>
      <w:r w:rsidRPr="008C6831">
        <w:rPr>
          <w:rFonts w:ascii="Maiandra GD" w:eastAsia="Times New Roman" w:hAnsi="Maiandra GD" w:cs="Consolas"/>
          <w:color w:val="4284AE"/>
          <w:sz w:val="24"/>
          <w:szCs w:val="24"/>
          <w:rPrChange w:id="10580" w:author="Narendra" w:date="2021-08-21T13:02:00Z">
            <w:rPr>
              <w:rFonts w:ascii="inherit" w:eastAsia="Times New Roman" w:hAnsi="inherit" w:cs="Consolas"/>
              <w:color w:val="4284AE"/>
              <w:sz w:val="25"/>
            </w:rPr>
          </w:rPrChange>
        </w:rPr>
        <w:t>RefreshToken</w:t>
      </w:r>
      <w:r w:rsidRPr="008C6831">
        <w:rPr>
          <w:rFonts w:ascii="Maiandra GD" w:eastAsia="Times New Roman" w:hAnsi="Maiandra GD" w:cs="Consolas"/>
          <w:color w:val="CFD5E0"/>
          <w:sz w:val="24"/>
          <w:szCs w:val="24"/>
          <w:rPrChange w:id="10581"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58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0583" w:author="Narendra" w:date="2021-08-21T13:02:00Z">
            <w:rPr>
              <w:rFonts w:ascii="inherit" w:eastAsia="Times New Roman" w:hAnsi="inherit" w:cs="Consolas"/>
              <w:color w:val="CFD5E0"/>
              <w:sz w:val="25"/>
            </w:rPr>
          </w:rPrChange>
        </w:rPr>
        <w:t>TokenExpiredTime = token.</w:t>
      </w:r>
      <w:r w:rsidRPr="008C6831">
        <w:rPr>
          <w:rFonts w:ascii="Maiandra GD" w:eastAsia="Times New Roman" w:hAnsi="Maiandra GD" w:cs="Consolas"/>
          <w:color w:val="4284AE"/>
          <w:sz w:val="24"/>
          <w:szCs w:val="24"/>
          <w:rPrChange w:id="10584" w:author="Narendra" w:date="2021-08-21T13:02:00Z">
            <w:rPr>
              <w:rFonts w:ascii="inherit" w:eastAsia="Times New Roman" w:hAnsi="inherit" w:cs="Consolas"/>
              <w:color w:val="4284AE"/>
              <w:sz w:val="25"/>
            </w:rPr>
          </w:rPrChange>
        </w:rPr>
        <w:t>ExpiredDateTime</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58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0586"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0587"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58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0589" w:author="Narendra" w:date="2021-08-21T13:02:00Z">
            <w:rPr>
              <w:rFonts w:ascii="inherit" w:eastAsia="Times New Roman" w:hAnsi="inherit" w:cs="Consolas"/>
              <w:b/>
              <w:bCs/>
              <w:color w:val="D171DD"/>
              <w:sz w:val="25"/>
            </w:rPr>
          </w:rPrChange>
        </w:rPr>
        <w:t>bool</w:t>
      </w:r>
      <w:r w:rsidRPr="008C6831">
        <w:rPr>
          <w:rFonts w:ascii="Maiandra GD" w:eastAsia="Times New Roman" w:hAnsi="Maiandra GD" w:cs="Consolas"/>
          <w:color w:val="CFD5E0"/>
          <w:sz w:val="24"/>
          <w:szCs w:val="24"/>
          <w:rPrChange w:id="10590" w:author="Narendra" w:date="2021-08-21T13:02:00Z">
            <w:rPr>
              <w:rFonts w:ascii="inherit" w:eastAsia="Times New Roman" w:hAnsi="inherit" w:cs="Consolas"/>
              <w:color w:val="CFD5E0"/>
              <w:sz w:val="25"/>
            </w:rPr>
          </w:rPrChange>
        </w:rPr>
        <w:t xml:space="preserve"> IsAddeded = </w:t>
      </w:r>
      <w:r w:rsidRPr="008C6831">
        <w:rPr>
          <w:rFonts w:ascii="Maiandra GD" w:eastAsia="Times New Roman" w:hAnsi="Maiandra GD" w:cs="Consolas"/>
          <w:b/>
          <w:bCs/>
          <w:color w:val="6B7C8B"/>
          <w:sz w:val="24"/>
          <w:szCs w:val="24"/>
          <w:rPrChange w:id="1059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4284AE"/>
          <w:sz w:val="24"/>
          <w:szCs w:val="24"/>
          <w:rPrChange w:id="10592"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10593"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10594" w:author="Narendra" w:date="2021-08-21T13:02:00Z">
            <w:rPr>
              <w:rFonts w:ascii="inherit" w:eastAsia="Times New Roman" w:hAnsi="inherit" w:cs="Consolas"/>
              <w:color w:val="4284AE"/>
              <w:sz w:val="25"/>
            </w:rPr>
          </w:rPrChange>
        </w:rPr>
        <w:t>UserTokenRepository</w:t>
      </w:r>
      <w:r w:rsidRPr="008C6831">
        <w:rPr>
          <w:rFonts w:ascii="Maiandra GD" w:eastAsia="Times New Roman" w:hAnsi="Maiandra GD" w:cs="Consolas"/>
          <w:b/>
          <w:bCs/>
          <w:color w:val="6B7C8B"/>
          <w:sz w:val="24"/>
          <w:szCs w:val="24"/>
          <w:rPrChange w:id="10595"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0596"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10597" w:author="Narendra" w:date="2021-08-21T13:02:00Z">
            <w:rPr>
              <w:rFonts w:ascii="inherit" w:eastAsia="Times New Roman" w:hAnsi="inherit" w:cs="Consolas"/>
              <w:color w:val="4284AE"/>
              <w:sz w:val="25"/>
            </w:rPr>
          </w:rPrChange>
        </w:rPr>
        <w:t>AddUserTokenIntoDB</w:t>
      </w:r>
      <w:r w:rsidRPr="008C6831">
        <w:rPr>
          <w:rFonts w:ascii="Maiandra GD" w:eastAsia="Times New Roman" w:hAnsi="Maiandra GD" w:cs="Consolas"/>
          <w:b/>
          <w:bCs/>
          <w:color w:val="6B7C8B"/>
          <w:sz w:val="24"/>
          <w:szCs w:val="24"/>
          <w:rPrChange w:id="1059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0599" w:author="Narendra" w:date="2021-08-21T13:02:00Z">
            <w:rPr>
              <w:rFonts w:ascii="inherit" w:eastAsia="Times New Roman" w:hAnsi="inherit" w:cs="Consolas"/>
              <w:color w:val="CFD5E0"/>
              <w:sz w:val="25"/>
            </w:rPr>
          </w:rPrChange>
        </w:rPr>
        <w:t>userTokenMaster</w:t>
      </w:r>
      <w:r w:rsidRPr="008C6831">
        <w:rPr>
          <w:rFonts w:ascii="Maiandra GD" w:eastAsia="Times New Roman" w:hAnsi="Maiandra GD" w:cs="Consolas"/>
          <w:b/>
          <w:bCs/>
          <w:color w:val="6B7C8B"/>
          <w:sz w:val="24"/>
          <w:szCs w:val="24"/>
          <w:rPrChange w:id="10600"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0601"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60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0603" w:author="Narendra" w:date="2021-08-21T13:02:00Z">
            <w:rPr>
              <w:rFonts w:ascii="inherit" w:eastAsia="Times New Roman" w:hAnsi="inherit" w:cs="Consolas"/>
              <w:b/>
              <w:bCs/>
              <w:color w:val="D171DD"/>
              <w:sz w:val="25"/>
            </w:rPr>
          </w:rPrChange>
        </w:rPr>
        <w:t>if</w:t>
      </w:r>
      <w:r w:rsidRPr="008C6831">
        <w:rPr>
          <w:rFonts w:ascii="Maiandra GD" w:eastAsia="Times New Roman" w:hAnsi="Maiandra GD" w:cs="Consolas"/>
          <w:color w:val="CFD5E0"/>
          <w:sz w:val="24"/>
          <w:szCs w:val="24"/>
          <w:rPrChange w:id="10604"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10605"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0606" w:author="Narendra" w:date="2021-08-21T13:02:00Z">
            <w:rPr>
              <w:rFonts w:ascii="inherit" w:eastAsia="Times New Roman" w:hAnsi="inherit" w:cs="Consolas"/>
              <w:color w:val="CFD5E0"/>
              <w:sz w:val="25"/>
            </w:rPr>
          </w:rPrChange>
        </w:rPr>
        <w:t>IsAddeded</w:t>
      </w:r>
      <w:r w:rsidRPr="008C6831">
        <w:rPr>
          <w:rFonts w:ascii="Maiandra GD" w:eastAsia="Times New Roman" w:hAnsi="Maiandra GD" w:cs="Consolas"/>
          <w:b/>
          <w:bCs/>
          <w:color w:val="6B7C8B"/>
          <w:sz w:val="24"/>
          <w:szCs w:val="24"/>
          <w:rPrChange w:id="10607"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60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0609"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61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0611" w:author="Narendra" w:date="2021-08-21T13:02:00Z">
            <w:rPr>
              <w:rFonts w:ascii="inherit" w:eastAsia="Times New Roman" w:hAnsi="inherit" w:cs="Consolas"/>
              <w:color w:val="CFD5E0"/>
              <w:sz w:val="25"/>
            </w:rPr>
          </w:rPrChange>
        </w:rPr>
        <w:t>token.</w:t>
      </w:r>
      <w:r w:rsidRPr="008C6831">
        <w:rPr>
          <w:rFonts w:ascii="Maiandra GD" w:eastAsia="Times New Roman" w:hAnsi="Maiandra GD" w:cs="Consolas"/>
          <w:color w:val="4284AE"/>
          <w:sz w:val="24"/>
          <w:szCs w:val="24"/>
          <w:rPrChange w:id="10612" w:author="Narendra" w:date="2021-08-21T13:02:00Z">
            <w:rPr>
              <w:rFonts w:ascii="inherit" w:eastAsia="Times New Roman" w:hAnsi="inherit" w:cs="Consolas"/>
              <w:color w:val="4284AE"/>
              <w:sz w:val="25"/>
            </w:rPr>
          </w:rPrChange>
        </w:rPr>
        <w:t>Error</w:t>
      </w:r>
      <w:r w:rsidRPr="008C6831">
        <w:rPr>
          <w:rFonts w:ascii="Maiandra GD" w:eastAsia="Times New Roman" w:hAnsi="Maiandra GD" w:cs="Consolas"/>
          <w:color w:val="CFD5E0"/>
          <w:sz w:val="24"/>
          <w:szCs w:val="24"/>
          <w:rPrChange w:id="10613" w:author="Narendra" w:date="2021-08-21T13:02:00Z">
            <w:rPr>
              <w:rFonts w:ascii="inherit" w:eastAsia="Times New Roman" w:hAnsi="inherit" w:cs="Consolas"/>
              <w:color w:val="CFD5E0"/>
              <w:sz w:val="25"/>
            </w:rPr>
          </w:rPrChange>
        </w:rPr>
        <w:t xml:space="preserve"> = </w:t>
      </w:r>
      <w:r w:rsidRPr="008C6831">
        <w:rPr>
          <w:rFonts w:ascii="Maiandra GD" w:eastAsia="Times New Roman" w:hAnsi="Maiandra GD" w:cs="Consolas"/>
          <w:color w:val="7CC379"/>
          <w:sz w:val="24"/>
          <w:szCs w:val="24"/>
          <w:rPrChange w:id="10614" w:author="Narendra" w:date="2021-08-21T13:02:00Z">
            <w:rPr>
              <w:rFonts w:ascii="inherit" w:eastAsia="Times New Roman" w:hAnsi="inherit" w:cs="Consolas"/>
              <w:color w:val="7CC379"/>
              <w:sz w:val="25"/>
            </w:rPr>
          </w:rPrChange>
        </w:rPr>
        <w:t>"Error Occurred while saving the Token into the DB"</w:t>
      </w:r>
      <w:r w:rsidRPr="008C6831">
        <w:rPr>
          <w:rFonts w:ascii="Maiandra GD" w:eastAsia="Times New Roman" w:hAnsi="Maiandra GD" w:cs="Consolas"/>
          <w:color w:val="CFD5E0"/>
          <w:sz w:val="24"/>
          <w:szCs w:val="24"/>
          <w:rPrChange w:id="10615"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61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0617"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61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0619"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62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0621" w:author="Narendra" w:date="2021-08-21T13:02:00Z">
            <w:rPr>
              <w:rFonts w:ascii="inherit" w:eastAsia="Times New Roman" w:hAnsi="inherit" w:cs="Consolas"/>
              <w:b/>
              <w:bCs/>
              <w:color w:val="D171DD"/>
              <w:sz w:val="25"/>
            </w:rPr>
          </w:rPrChange>
        </w:rPr>
        <w:t>return</w:t>
      </w:r>
      <w:r w:rsidRPr="008C6831">
        <w:rPr>
          <w:rFonts w:ascii="Maiandra GD" w:eastAsia="Times New Roman" w:hAnsi="Maiandra GD" w:cs="Consolas"/>
          <w:color w:val="CFD5E0"/>
          <w:sz w:val="24"/>
          <w:szCs w:val="24"/>
          <w:rPrChange w:id="10622" w:author="Narendra" w:date="2021-08-21T13:02:00Z">
            <w:rPr>
              <w:rFonts w:ascii="inherit" w:eastAsia="Times New Roman" w:hAnsi="inherit" w:cs="Consolas"/>
              <w:color w:val="CFD5E0"/>
              <w:sz w:val="25"/>
            </w:rPr>
          </w:rPrChange>
        </w:rPr>
        <w:t xml:space="preserve"> token;</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62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0624"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62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10626" w:author="Narendra" w:date="2021-08-21T13:02:00Z">
            <w:rPr>
              <w:rFonts w:ascii="inherit" w:eastAsia="Times New Roman" w:hAnsi="inherit" w:cs="Consolas"/>
              <w:color w:val="6B7C8B"/>
              <w:sz w:val="25"/>
            </w:rPr>
          </w:rPrChange>
        </w:rPr>
        <w:t>//This method is used to get a new access token</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62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0628"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10629"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0630" w:author="Narendra" w:date="2021-08-21T13:02:00Z">
            <w:rPr>
              <w:rFonts w:ascii="inherit" w:eastAsia="Times New Roman" w:hAnsi="inherit" w:cs="Consolas"/>
              <w:b/>
              <w:bCs/>
              <w:color w:val="D171DD"/>
              <w:sz w:val="25"/>
            </w:rPr>
          </w:rPrChange>
        </w:rPr>
        <w:t>static</w:t>
      </w:r>
      <w:r w:rsidRPr="008C6831">
        <w:rPr>
          <w:rFonts w:ascii="Maiandra GD" w:eastAsia="Times New Roman" w:hAnsi="Maiandra GD" w:cs="Consolas"/>
          <w:color w:val="CFD5E0"/>
          <w:sz w:val="24"/>
          <w:szCs w:val="24"/>
          <w:rPrChange w:id="10631" w:author="Narendra" w:date="2021-08-21T13:02:00Z">
            <w:rPr>
              <w:rFonts w:ascii="inherit" w:eastAsia="Times New Roman" w:hAnsi="inherit" w:cs="Consolas"/>
              <w:color w:val="CFD5E0"/>
              <w:sz w:val="25"/>
            </w:rPr>
          </w:rPrChange>
        </w:rPr>
        <w:t xml:space="preserve"> Token </w:t>
      </w:r>
      <w:r w:rsidRPr="008C6831">
        <w:rPr>
          <w:rFonts w:ascii="Maiandra GD" w:eastAsia="Times New Roman" w:hAnsi="Maiandra GD" w:cs="Consolas"/>
          <w:color w:val="4284AE"/>
          <w:sz w:val="24"/>
          <w:szCs w:val="24"/>
          <w:rPrChange w:id="10632" w:author="Narendra" w:date="2021-08-21T13:02:00Z">
            <w:rPr>
              <w:rFonts w:ascii="inherit" w:eastAsia="Times New Roman" w:hAnsi="inherit" w:cs="Consolas"/>
              <w:color w:val="4284AE"/>
              <w:sz w:val="25"/>
            </w:rPr>
          </w:rPrChange>
        </w:rPr>
        <w:t>GetAccessToken</w:t>
      </w:r>
      <w:r w:rsidRPr="008C6831">
        <w:rPr>
          <w:rFonts w:ascii="Maiandra GD" w:eastAsia="Times New Roman" w:hAnsi="Maiandra GD" w:cs="Consolas"/>
          <w:b/>
          <w:bCs/>
          <w:color w:val="6B7C8B"/>
          <w:sz w:val="24"/>
          <w:szCs w:val="24"/>
          <w:rPrChange w:id="1063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0634" w:author="Narendra" w:date="2021-08-21T13:02:00Z">
            <w:rPr>
              <w:rFonts w:ascii="inherit" w:eastAsia="Times New Roman" w:hAnsi="inherit" w:cs="Consolas"/>
              <w:color w:val="CFD5E0"/>
              <w:sz w:val="25"/>
            </w:rPr>
          </w:rPrChange>
        </w:rPr>
        <w:t>string clientId, string clientSecret, string username, string password</w:t>
      </w:r>
      <w:r w:rsidRPr="008C6831">
        <w:rPr>
          <w:rFonts w:ascii="Maiandra GD" w:eastAsia="Times New Roman" w:hAnsi="Maiandra GD" w:cs="Consolas"/>
          <w:b/>
          <w:bCs/>
          <w:color w:val="6B7C8B"/>
          <w:sz w:val="24"/>
          <w:szCs w:val="24"/>
          <w:rPrChange w:id="10635"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63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0637"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63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0639" w:author="Narendra" w:date="2021-08-21T13:02:00Z">
            <w:rPr>
              <w:rFonts w:ascii="inherit" w:eastAsia="Times New Roman" w:hAnsi="inherit" w:cs="Consolas"/>
              <w:color w:val="CFD5E0"/>
              <w:sz w:val="25"/>
            </w:rPr>
          </w:rPrChange>
        </w:rPr>
        <w:t xml:space="preserve">Token token = </w:t>
      </w:r>
      <w:r w:rsidRPr="008C6831">
        <w:rPr>
          <w:rFonts w:ascii="Maiandra GD" w:eastAsia="Times New Roman" w:hAnsi="Maiandra GD" w:cs="Consolas"/>
          <w:color w:val="4284AE"/>
          <w:sz w:val="24"/>
          <w:szCs w:val="24"/>
          <w:rPrChange w:id="10640"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10641"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10642" w:author="Narendra" w:date="2021-08-21T13:02:00Z">
            <w:rPr>
              <w:rFonts w:ascii="inherit" w:eastAsia="Times New Roman" w:hAnsi="inherit" w:cs="Consolas"/>
              <w:color w:val="4284AE"/>
              <w:sz w:val="25"/>
            </w:rPr>
          </w:rPrChange>
        </w:rPr>
        <w:t>Token</w:t>
      </w:r>
      <w:r w:rsidRPr="008C6831">
        <w:rPr>
          <w:rFonts w:ascii="Maiandra GD" w:eastAsia="Times New Roman" w:hAnsi="Maiandra GD" w:cs="Consolas"/>
          <w:b/>
          <w:bCs/>
          <w:color w:val="6B7C8B"/>
          <w:sz w:val="24"/>
          <w:szCs w:val="24"/>
          <w:rPrChange w:id="1064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0644"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64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0646" w:author="Narendra" w:date="2021-08-21T13:02:00Z">
            <w:rPr>
              <w:rFonts w:ascii="inherit" w:eastAsia="Times New Roman" w:hAnsi="inherit" w:cs="Consolas"/>
              <w:color w:val="CFD5E0"/>
              <w:sz w:val="25"/>
            </w:rPr>
          </w:rPrChange>
        </w:rPr>
        <w:t xml:space="preserve">HttpClientHandler handler = </w:t>
      </w:r>
      <w:r w:rsidRPr="008C6831">
        <w:rPr>
          <w:rFonts w:ascii="Maiandra GD" w:eastAsia="Times New Roman" w:hAnsi="Maiandra GD" w:cs="Consolas"/>
          <w:color w:val="4284AE"/>
          <w:sz w:val="24"/>
          <w:szCs w:val="24"/>
          <w:rPrChange w:id="10647"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10648"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10649" w:author="Narendra" w:date="2021-08-21T13:02:00Z">
            <w:rPr>
              <w:rFonts w:ascii="inherit" w:eastAsia="Times New Roman" w:hAnsi="inherit" w:cs="Consolas"/>
              <w:color w:val="4284AE"/>
              <w:sz w:val="25"/>
            </w:rPr>
          </w:rPrChange>
        </w:rPr>
        <w:t>HttpClientHandler</w:t>
      </w:r>
      <w:r w:rsidRPr="008C6831">
        <w:rPr>
          <w:rFonts w:ascii="Maiandra GD" w:eastAsia="Times New Roman" w:hAnsi="Maiandra GD" w:cs="Consolas"/>
          <w:b/>
          <w:bCs/>
          <w:color w:val="6B7C8B"/>
          <w:sz w:val="24"/>
          <w:szCs w:val="24"/>
          <w:rPrChange w:id="10650"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0651"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65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0653" w:author="Narendra" w:date="2021-08-21T13:02:00Z">
            <w:rPr>
              <w:rFonts w:ascii="inherit" w:eastAsia="Times New Roman" w:hAnsi="inherit" w:cs="Consolas"/>
              <w:color w:val="CFD5E0"/>
              <w:sz w:val="25"/>
            </w:rPr>
          </w:rPrChange>
        </w:rPr>
        <w:t xml:space="preserve">HttpClient client = </w:t>
      </w:r>
      <w:r w:rsidRPr="008C6831">
        <w:rPr>
          <w:rFonts w:ascii="Maiandra GD" w:eastAsia="Times New Roman" w:hAnsi="Maiandra GD" w:cs="Consolas"/>
          <w:color w:val="4284AE"/>
          <w:sz w:val="24"/>
          <w:szCs w:val="24"/>
          <w:rPrChange w:id="10654"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10655"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10656" w:author="Narendra" w:date="2021-08-21T13:02:00Z">
            <w:rPr>
              <w:rFonts w:ascii="inherit" w:eastAsia="Times New Roman" w:hAnsi="inherit" w:cs="Consolas"/>
              <w:color w:val="4284AE"/>
              <w:sz w:val="25"/>
            </w:rPr>
          </w:rPrChange>
        </w:rPr>
        <w:t>HttpClient</w:t>
      </w:r>
      <w:r w:rsidRPr="008C6831">
        <w:rPr>
          <w:rFonts w:ascii="Maiandra GD" w:eastAsia="Times New Roman" w:hAnsi="Maiandra GD" w:cs="Consolas"/>
          <w:b/>
          <w:bCs/>
          <w:color w:val="6B7C8B"/>
          <w:sz w:val="24"/>
          <w:szCs w:val="24"/>
          <w:rPrChange w:id="1065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0658" w:author="Narendra" w:date="2021-08-21T13:02:00Z">
            <w:rPr>
              <w:rFonts w:ascii="inherit" w:eastAsia="Times New Roman" w:hAnsi="inherit" w:cs="Consolas"/>
              <w:color w:val="CFD5E0"/>
              <w:sz w:val="25"/>
            </w:rPr>
          </w:rPrChange>
        </w:rPr>
        <w:t>handler</w:t>
      </w:r>
      <w:r w:rsidRPr="008C6831">
        <w:rPr>
          <w:rFonts w:ascii="Maiandra GD" w:eastAsia="Times New Roman" w:hAnsi="Maiandra GD" w:cs="Consolas"/>
          <w:b/>
          <w:bCs/>
          <w:color w:val="6B7C8B"/>
          <w:sz w:val="24"/>
          <w:szCs w:val="24"/>
          <w:rPrChange w:id="1065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0660"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66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10662" w:author="Narendra" w:date="2021-08-21T13:02:00Z">
            <w:rPr>
              <w:rFonts w:ascii="inherit" w:eastAsia="Times New Roman" w:hAnsi="inherit" w:cs="Consolas"/>
              <w:color w:val="6B7C8B"/>
              <w:sz w:val="25"/>
            </w:rPr>
          </w:rPrChange>
        </w:rPr>
        <w:t>// Need to set the Client ID and Client Secret in the Authorization Header</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66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10664" w:author="Narendra" w:date="2021-08-21T13:02:00Z">
            <w:rPr>
              <w:rFonts w:ascii="inherit" w:eastAsia="Times New Roman" w:hAnsi="inherit" w:cs="Consolas"/>
              <w:color w:val="6B7C8B"/>
              <w:sz w:val="25"/>
            </w:rPr>
          </w:rPrChange>
        </w:rPr>
        <w:t>// in Base64 Encoded Format using the Basic Authentication as shown below</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66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0666" w:author="Narendra" w:date="2021-08-21T13:02:00Z">
            <w:rPr>
              <w:rFonts w:ascii="inherit" w:eastAsia="Times New Roman" w:hAnsi="inherit" w:cs="Consolas"/>
              <w:color w:val="CFD5E0"/>
              <w:sz w:val="25"/>
            </w:rPr>
          </w:rPrChange>
        </w:rPr>
        <w:t xml:space="preserve">string ClientIDandSecret = clientId + </w:t>
      </w:r>
      <w:r w:rsidRPr="008C6831">
        <w:rPr>
          <w:rFonts w:ascii="Maiandra GD" w:eastAsia="Times New Roman" w:hAnsi="Maiandra GD" w:cs="Consolas"/>
          <w:color w:val="7CC379"/>
          <w:sz w:val="24"/>
          <w:szCs w:val="24"/>
          <w:rPrChange w:id="10667" w:author="Narendra" w:date="2021-08-21T13:02:00Z">
            <w:rPr>
              <w:rFonts w:ascii="inherit" w:eastAsia="Times New Roman" w:hAnsi="inherit" w:cs="Consolas"/>
              <w:color w:val="7CC379"/>
              <w:sz w:val="25"/>
            </w:rPr>
          </w:rPrChange>
        </w:rPr>
        <w:t>":"</w:t>
      </w:r>
      <w:r w:rsidRPr="008C6831">
        <w:rPr>
          <w:rFonts w:ascii="Maiandra GD" w:eastAsia="Times New Roman" w:hAnsi="Maiandra GD" w:cs="Consolas"/>
          <w:color w:val="CFD5E0"/>
          <w:sz w:val="24"/>
          <w:szCs w:val="24"/>
          <w:rPrChange w:id="10668" w:author="Narendra" w:date="2021-08-21T13:02:00Z">
            <w:rPr>
              <w:rFonts w:ascii="inherit" w:eastAsia="Times New Roman" w:hAnsi="inherit" w:cs="Consolas"/>
              <w:color w:val="CFD5E0"/>
              <w:sz w:val="25"/>
            </w:rPr>
          </w:rPrChange>
        </w:rPr>
        <w:t xml:space="preserve"> + clientSecret;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66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D19252"/>
          <w:sz w:val="24"/>
          <w:szCs w:val="24"/>
          <w:rPrChange w:id="10670" w:author="Narendra" w:date="2021-08-21T13:02:00Z">
            <w:rPr>
              <w:rFonts w:ascii="inherit" w:eastAsia="Times New Roman" w:hAnsi="inherit" w:cs="Consolas"/>
              <w:color w:val="D19252"/>
              <w:sz w:val="25"/>
            </w:rPr>
          </w:rPrChange>
        </w:rPr>
        <w:t>var</w:t>
      </w:r>
      <w:r w:rsidRPr="008C6831">
        <w:rPr>
          <w:rFonts w:ascii="Maiandra GD" w:eastAsia="Times New Roman" w:hAnsi="Maiandra GD" w:cs="Consolas"/>
          <w:color w:val="CFD5E0"/>
          <w:sz w:val="24"/>
          <w:szCs w:val="24"/>
          <w:rPrChange w:id="10671" w:author="Narendra" w:date="2021-08-21T13:02:00Z">
            <w:rPr>
              <w:rFonts w:ascii="inherit" w:eastAsia="Times New Roman" w:hAnsi="inherit" w:cs="Consolas"/>
              <w:color w:val="CFD5E0"/>
              <w:sz w:val="25"/>
            </w:rPr>
          </w:rPrChange>
        </w:rPr>
        <w:t xml:space="preserve"> authorizationHeader = Convert.</w:t>
      </w:r>
      <w:r w:rsidRPr="008C6831">
        <w:rPr>
          <w:rFonts w:ascii="Maiandra GD" w:eastAsia="Times New Roman" w:hAnsi="Maiandra GD" w:cs="Consolas"/>
          <w:color w:val="4284AE"/>
          <w:sz w:val="24"/>
          <w:szCs w:val="24"/>
          <w:rPrChange w:id="10672" w:author="Narendra" w:date="2021-08-21T13:02:00Z">
            <w:rPr>
              <w:rFonts w:ascii="inherit" w:eastAsia="Times New Roman" w:hAnsi="inherit" w:cs="Consolas"/>
              <w:color w:val="4284AE"/>
              <w:sz w:val="25"/>
            </w:rPr>
          </w:rPrChange>
        </w:rPr>
        <w:t>ToBase64String</w:t>
      </w:r>
      <w:r w:rsidRPr="008C6831">
        <w:rPr>
          <w:rFonts w:ascii="Maiandra GD" w:eastAsia="Times New Roman" w:hAnsi="Maiandra GD" w:cs="Consolas"/>
          <w:b/>
          <w:bCs/>
          <w:color w:val="6B7C8B"/>
          <w:sz w:val="24"/>
          <w:szCs w:val="24"/>
          <w:rPrChange w:id="1067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0674" w:author="Narendra" w:date="2021-08-21T13:02:00Z">
            <w:rPr>
              <w:rFonts w:ascii="inherit" w:eastAsia="Times New Roman" w:hAnsi="inherit" w:cs="Consolas"/>
              <w:color w:val="CFD5E0"/>
              <w:sz w:val="25"/>
            </w:rPr>
          </w:rPrChange>
        </w:rPr>
        <w:t>Encoding.</w:t>
      </w:r>
      <w:r w:rsidRPr="008C6831">
        <w:rPr>
          <w:rFonts w:ascii="Maiandra GD" w:eastAsia="Times New Roman" w:hAnsi="Maiandra GD" w:cs="Consolas"/>
          <w:color w:val="4284AE"/>
          <w:sz w:val="24"/>
          <w:szCs w:val="24"/>
          <w:rPrChange w:id="10675" w:author="Narendra" w:date="2021-08-21T13:02:00Z">
            <w:rPr>
              <w:rFonts w:ascii="inherit" w:eastAsia="Times New Roman" w:hAnsi="inherit" w:cs="Consolas"/>
              <w:color w:val="4284AE"/>
              <w:sz w:val="25"/>
            </w:rPr>
          </w:rPrChange>
        </w:rPr>
        <w:t>UTF8</w:t>
      </w:r>
      <w:r w:rsidRPr="008C6831">
        <w:rPr>
          <w:rFonts w:ascii="Maiandra GD" w:eastAsia="Times New Roman" w:hAnsi="Maiandra GD" w:cs="Consolas"/>
          <w:color w:val="CFD5E0"/>
          <w:sz w:val="24"/>
          <w:szCs w:val="24"/>
          <w:rPrChange w:id="10676"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10677" w:author="Narendra" w:date="2021-08-21T13:02:00Z">
            <w:rPr>
              <w:rFonts w:ascii="inherit" w:eastAsia="Times New Roman" w:hAnsi="inherit" w:cs="Consolas"/>
              <w:color w:val="4284AE"/>
              <w:sz w:val="25"/>
            </w:rPr>
          </w:rPrChange>
        </w:rPr>
        <w:t>GetBytes</w:t>
      </w:r>
      <w:r w:rsidRPr="008C6831">
        <w:rPr>
          <w:rFonts w:ascii="Maiandra GD" w:eastAsia="Times New Roman" w:hAnsi="Maiandra GD" w:cs="Consolas"/>
          <w:b/>
          <w:bCs/>
          <w:color w:val="6B7C8B"/>
          <w:sz w:val="24"/>
          <w:szCs w:val="24"/>
          <w:rPrChange w:id="1067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0679" w:author="Narendra" w:date="2021-08-21T13:02:00Z">
            <w:rPr>
              <w:rFonts w:ascii="inherit" w:eastAsia="Times New Roman" w:hAnsi="inherit" w:cs="Consolas"/>
              <w:color w:val="CFD5E0"/>
              <w:sz w:val="25"/>
            </w:rPr>
          </w:rPrChange>
        </w:rPr>
        <w:t>ClientIDandSecret</w:t>
      </w:r>
      <w:r w:rsidRPr="008C6831">
        <w:rPr>
          <w:rFonts w:ascii="Maiandra GD" w:eastAsia="Times New Roman" w:hAnsi="Maiandra GD" w:cs="Consolas"/>
          <w:b/>
          <w:bCs/>
          <w:color w:val="6B7C8B"/>
          <w:sz w:val="24"/>
          <w:szCs w:val="24"/>
          <w:rPrChange w:id="10680"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0681"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68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0683" w:author="Narendra" w:date="2021-08-21T13:02:00Z">
            <w:rPr>
              <w:rFonts w:ascii="inherit" w:eastAsia="Times New Roman" w:hAnsi="inherit" w:cs="Consolas"/>
              <w:color w:val="CFD5E0"/>
              <w:sz w:val="25"/>
            </w:rPr>
          </w:rPrChange>
        </w:rPr>
        <w:t>client.</w:t>
      </w:r>
      <w:r w:rsidRPr="008C6831">
        <w:rPr>
          <w:rFonts w:ascii="Maiandra GD" w:eastAsia="Times New Roman" w:hAnsi="Maiandra GD" w:cs="Consolas"/>
          <w:color w:val="4284AE"/>
          <w:sz w:val="24"/>
          <w:szCs w:val="24"/>
          <w:rPrChange w:id="10684" w:author="Narendra" w:date="2021-08-21T13:02:00Z">
            <w:rPr>
              <w:rFonts w:ascii="inherit" w:eastAsia="Times New Roman" w:hAnsi="inherit" w:cs="Consolas"/>
              <w:color w:val="4284AE"/>
              <w:sz w:val="25"/>
            </w:rPr>
          </w:rPrChange>
        </w:rPr>
        <w:t>DefaultRequestHeaders</w:t>
      </w:r>
      <w:r w:rsidRPr="008C6831">
        <w:rPr>
          <w:rFonts w:ascii="Maiandra GD" w:eastAsia="Times New Roman" w:hAnsi="Maiandra GD" w:cs="Consolas"/>
          <w:color w:val="CFD5E0"/>
          <w:sz w:val="24"/>
          <w:szCs w:val="24"/>
          <w:rPrChange w:id="10685"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10686" w:author="Narendra" w:date="2021-08-21T13:02:00Z">
            <w:rPr>
              <w:rFonts w:ascii="inherit" w:eastAsia="Times New Roman" w:hAnsi="inherit" w:cs="Consolas"/>
              <w:color w:val="4284AE"/>
              <w:sz w:val="25"/>
            </w:rPr>
          </w:rPrChange>
        </w:rPr>
        <w:t>Authorization</w:t>
      </w:r>
      <w:r w:rsidRPr="008C6831">
        <w:rPr>
          <w:rFonts w:ascii="Maiandra GD" w:eastAsia="Times New Roman" w:hAnsi="Maiandra GD" w:cs="Consolas"/>
          <w:color w:val="CFD5E0"/>
          <w:sz w:val="24"/>
          <w:szCs w:val="24"/>
          <w:rPrChange w:id="10687" w:author="Narendra" w:date="2021-08-21T13:02:00Z">
            <w:rPr>
              <w:rFonts w:ascii="inherit" w:eastAsia="Times New Roman" w:hAnsi="inherit" w:cs="Consolas"/>
              <w:color w:val="CFD5E0"/>
              <w:sz w:val="25"/>
            </w:rPr>
          </w:rPrChange>
        </w:rPr>
        <w:t xml:space="preserve"> = </w:t>
      </w:r>
      <w:r w:rsidRPr="008C6831">
        <w:rPr>
          <w:rFonts w:ascii="Maiandra GD" w:eastAsia="Times New Roman" w:hAnsi="Maiandra GD" w:cs="Consolas"/>
          <w:color w:val="4284AE"/>
          <w:sz w:val="24"/>
          <w:szCs w:val="24"/>
          <w:rPrChange w:id="10688"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10689"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10690" w:author="Narendra" w:date="2021-08-21T13:02:00Z">
            <w:rPr>
              <w:rFonts w:ascii="inherit" w:eastAsia="Times New Roman" w:hAnsi="inherit" w:cs="Consolas"/>
              <w:color w:val="4284AE"/>
              <w:sz w:val="25"/>
            </w:rPr>
          </w:rPrChange>
        </w:rPr>
        <w:t>AuthenticationHeaderValue</w:t>
      </w:r>
      <w:r w:rsidRPr="008C6831">
        <w:rPr>
          <w:rFonts w:ascii="Maiandra GD" w:eastAsia="Times New Roman" w:hAnsi="Maiandra GD" w:cs="Consolas"/>
          <w:b/>
          <w:bCs/>
          <w:color w:val="6B7C8B"/>
          <w:sz w:val="24"/>
          <w:szCs w:val="24"/>
          <w:rPrChange w:id="1069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7CC379"/>
          <w:sz w:val="24"/>
          <w:szCs w:val="24"/>
          <w:rPrChange w:id="10692" w:author="Narendra" w:date="2021-08-21T13:02:00Z">
            <w:rPr>
              <w:rFonts w:ascii="inherit" w:eastAsia="Times New Roman" w:hAnsi="inherit" w:cs="Consolas"/>
              <w:color w:val="7CC379"/>
              <w:sz w:val="25"/>
            </w:rPr>
          </w:rPrChange>
        </w:rPr>
        <w:t>"Basic"</w:t>
      </w:r>
      <w:r w:rsidRPr="008C6831">
        <w:rPr>
          <w:rFonts w:ascii="Maiandra GD" w:eastAsia="Times New Roman" w:hAnsi="Maiandra GD" w:cs="Consolas"/>
          <w:color w:val="CFD5E0"/>
          <w:sz w:val="24"/>
          <w:szCs w:val="24"/>
          <w:rPrChange w:id="10693" w:author="Narendra" w:date="2021-08-21T13:02:00Z">
            <w:rPr>
              <w:rFonts w:ascii="inherit" w:eastAsia="Times New Roman" w:hAnsi="inherit" w:cs="Consolas"/>
              <w:color w:val="CFD5E0"/>
              <w:sz w:val="25"/>
            </w:rPr>
          </w:rPrChange>
        </w:rPr>
        <w:t>, authorizationHeader</w:t>
      </w:r>
      <w:r w:rsidRPr="008C6831">
        <w:rPr>
          <w:rFonts w:ascii="Maiandra GD" w:eastAsia="Times New Roman" w:hAnsi="Maiandra GD" w:cs="Consolas"/>
          <w:b/>
          <w:bCs/>
          <w:color w:val="6B7C8B"/>
          <w:sz w:val="24"/>
          <w:szCs w:val="24"/>
          <w:rPrChange w:id="10694"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0695"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69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10697" w:author="Narendra" w:date="2021-08-21T13:02:00Z">
            <w:rPr>
              <w:rFonts w:ascii="inherit" w:eastAsia="Times New Roman" w:hAnsi="inherit" w:cs="Consolas"/>
              <w:color w:val="6B7C8B"/>
              <w:sz w:val="25"/>
            </w:rPr>
          </w:rPrChange>
        </w:rPr>
        <w:t>// Create a dictionary which contains the request form data, here we need to set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69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10699" w:author="Narendra" w:date="2021-08-21T13:02:00Z">
            <w:rPr>
              <w:rFonts w:ascii="inherit" w:eastAsia="Times New Roman" w:hAnsi="inherit" w:cs="Consolas"/>
              <w:color w:val="6B7C8B"/>
              <w:sz w:val="25"/>
            </w:rPr>
          </w:rPrChange>
        </w:rPr>
        <w:t>// the username, password and grant_type as shown below</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70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D19252"/>
          <w:sz w:val="24"/>
          <w:szCs w:val="24"/>
          <w:rPrChange w:id="10701" w:author="Narendra" w:date="2021-08-21T13:02:00Z">
            <w:rPr>
              <w:rFonts w:ascii="inherit" w:eastAsia="Times New Roman" w:hAnsi="inherit" w:cs="Consolas"/>
              <w:color w:val="D19252"/>
              <w:sz w:val="25"/>
            </w:rPr>
          </w:rPrChange>
        </w:rPr>
        <w:t>var</w:t>
      </w:r>
      <w:r w:rsidRPr="008C6831">
        <w:rPr>
          <w:rFonts w:ascii="Maiandra GD" w:eastAsia="Times New Roman" w:hAnsi="Maiandra GD" w:cs="Consolas"/>
          <w:color w:val="CFD5E0"/>
          <w:sz w:val="24"/>
          <w:szCs w:val="24"/>
          <w:rPrChange w:id="10702" w:author="Narendra" w:date="2021-08-21T13:02:00Z">
            <w:rPr>
              <w:rFonts w:ascii="inherit" w:eastAsia="Times New Roman" w:hAnsi="inherit" w:cs="Consolas"/>
              <w:color w:val="CFD5E0"/>
              <w:sz w:val="25"/>
            </w:rPr>
          </w:rPrChange>
        </w:rPr>
        <w:t xml:space="preserve"> RequestBody = </w:t>
      </w:r>
      <w:r w:rsidRPr="008C6831">
        <w:rPr>
          <w:rFonts w:ascii="Maiandra GD" w:eastAsia="Times New Roman" w:hAnsi="Maiandra GD" w:cs="Consolas"/>
          <w:color w:val="4284AE"/>
          <w:sz w:val="24"/>
          <w:szCs w:val="24"/>
          <w:rPrChange w:id="10703"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10704" w:author="Narendra" w:date="2021-08-21T13:02:00Z">
            <w:rPr>
              <w:rFonts w:ascii="inherit" w:eastAsia="Times New Roman" w:hAnsi="inherit" w:cs="Consolas"/>
              <w:color w:val="CFD5E0"/>
              <w:sz w:val="25"/>
            </w:rPr>
          </w:rPrChange>
        </w:rPr>
        <w:t xml:space="preserve"> Dictionary</w:t>
      </w:r>
      <w:r w:rsidRPr="008C6831">
        <w:rPr>
          <w:rFonts w:ascii="Maiandra GD" w:eastAsia="Times New Roman" w:hAnsi="Maiandra GD" w:cs="Consolas"/>
          <w:b/>
          <w:bCs/>
          <w:color w:val="6B7C8B"/>
          <w:sz w:val="24"/>
          <w:szCs w:val="24"/>
          <w:rPrChange w:id="10705" w:author="Narendra" w:date="2021-08-21T13:02:00Z">
            <w:rPr>
              <w:rFonts w:ascii="inherit" w:eastAsia="Times New Roman" w:hAnsi="inherit" w:cs="Consolas"/>
              <w:b/>
              <w:bCs/>
              <w:color w:val="6B7C8B"/>
              <w:sz w:val="25"/>
            </w:rPr>
          </w:rPrChange>
        </w:rPr>
        <w:t>&lt;</w:t>
      </w:r>
      <w:r w:rsidRPr="008C6831">
        <w:rPr>
          <w:rFonts w:ascii="Maiandra GD" w:eastAsia="Times New Roman" w:hAnsi="Maiandra GD" w:cs="Consolas"/>
          <w:color w:val="CFD5E0"/>
          <w:sz w:val="24"/>
          <w:szCs w:val="24"/>
          <w:rPrChange w:id="10706" w:author="Narendra" w:date="2021-08-21T13:02:00Z">
            <w:rPr>
              <w:rFonts w:ascii="inherit" w:eastAsia="Times New Roman" w:hAnsi="inherit" w:cs="Consolas"/>
              <w:color w:val="CFD5E0"/>
              <w:sz w:val="25"/>
            </w:rPr>
          </w:rPrChange>
        </w:rPr>
        <w:t>string, string</w:t>
      </w:r>
      <w:r w:rsidRPr="008C6831">
        <w:rPr>
          <w:rFonts w:ascii="Maiandra GD" w:eastAsia="Times New Roman" w:hAnsi="Maiandra GD" w:cs="Consolas"/>
          <w:b/>
          <w:bCs/>
          <w:color w:val="6B7C8B"/>
          <w:sz w:val="24"/>
          <w:szCs w:val="24"/>
          <w:rPrChange w:id="10707" w:author="Narendra" w:date="2021-08-21T13:02:00Z">
            <w:rPr>
              <w:rFonts w:ascii="inherit" w:eastAsia="Times New Roman" w:hAnsi="inherit" w:cs="Consolas"/>
              <w:b/>
              <w:bCs/>
              <w:color w:val="6B7C8B"/>
              <w:sz w:val="25"/>
            </w:rPr>
          </w:rPrChange>
        </w:rPr>
        <w:t>&gt;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70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0709"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71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071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7CC379"/>
          <w:sz w:val="24"/>
          <w:szCs w:val="24"/>
          <w:rPrChange w:id="10712" w:author="Narendra" w:date="2021-08-21T13:02:00Z">
            <w:rPr>
              <w:rFonts w:ascii="inherit" w:eastAsia="Times New Roman" w:hAnsi="inherit" w:cs="Consolas"/>
              <w:color w:val="7CC379"/>
              <w:sz w:val="25"/>
            </w:rPr>
          </w:rPrChange>
        </w:rPr>
        <w:t>"grant_type"</w:t>
      </w:r>
      <w:r w:rsidRPr="008C6831">
        <w:rPr>
          <w:rFonts w:ascii="Maiandra GD" w:eastAsia="Times New Roman" w:hAnsi="Maiandra GD" w:cs="Consolas"/>
          <w:color w:val="CFD5E0"/>
          <w:sz w:val="24"/>
          <w:szCs w:val="24"/>
          <w:rPrChange w:id="10713"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7CC379"/>
          <w:sz w:val="24"/>
          <w:szCs w:val="24"/>
          <w:rPrChange w:id="10714" w:author="Narendra" w:date="2021-08-21T13:02:00Z">
            <w:rPr>
              <w:rFonts w:ascii="inherit" w:eastAsia="Times New Roman" w:hAnsi="inherit" w:cs="Consolas"/>
              <w:color w:val="7CC379"/>
              <w:sz w:val="25"/>
            </w:rPr>
          </w:rPrChange>
        </w:rPr>
        <w:t>"password"</w:t>
      </w:r>
      <w:r w:rsidRPr="008C6831">
        <w:rPr>
          <w:rFonts w:ascii="Maiandra GD" w:eastAsia="Times New Roman" w:hAnsi="Maiandra GD" w:cs="Consolas"/>
          <w:b/>
          <w:bCs/>
          <w:color w:val="6B7C8B"/>
          <w:sz w:val="24"/>
          <w:szCs w:val="24"/>
          <w:rPrChange w:id="10715"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0716"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71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0718" w:author="Narendra" w:date="2021-08-21T13:02:00Z">
            <w:rPr>
              <w:rFonts w:ascii="inherit" w:eastAsia="Times New Roman" w:hAnsi="inherit" w:cs="Consolas"/>
              <w:b/>
              <w:bCs/>
              <w:color w:val="6B7C8B"/>
              <w:sz w:val="25"/>
            </w:rPr>
          </w:rPrChange>
        </w:rPr>
        <w:lastRenderedPageBreak/>
        <w:t>{</w:t>
      </w:r>
      <w:r w:rsidRPr="008C6831">
        <w:rPr>
          <w:rFonts w:ascii="Maiandra GD" w:eastAsia="Times New Roman" w:hAnsi="Maiandra GD" w:cs="Consolas"/>
          <w:color w:val="7CC379"/>
          <w:sz w:val="24"/>
          <w:szCs w:val="24"/>
          <w:rPrChange w:id="10719" w:author="Narendra" w:date="2021-08-21T13:02:00Z">
            <w:rPr>
              <w:rFonts w:ascii="inherit" w:eastAsia="Times New Roman" w:hAnsi="inherit" w:cs="Consolas"/>
              <w:color w:val="7CC379"/>
              <w:sz w:val="25"/>
            </w:rPr>
          </w:rPrChange>
        </w:rPr>
        <w:t>"username"</w:t>
      </w:r>
      <w:r w:rsidRPr="008C6831">
        <w:rPr>
          <w:rFonts w:ascii="Maiandra GD" w:eastAsia="Times New Roman" w:hAnsi="Maiandra GD" w:cs="Consolas"/>
          <w:color w:val="CFD5E0"/>
          <w:sz w:val="24"/>
          <w:szCs w:val="24"/>
          <w:rPrChange w:id="10720" w:author="Narendra" w:date="2021-08-21T13:02:00Z">
            <w:rPr>
              <w:rFonts w:ascii="inherit" w:eastAsia="Times New Roman" w:hAnsi="inherit" w:cs="Consolas"/>
              <w:color w:val="CFD5E0"/>
              <w:sz w:val="25"/>
            </w:rPr>
          </w:rPrChange>
        </w:rPr>
        <w:t>, username</w:t>
      </w:r>
      <w:r w:rsidRPr="008C6831">
        <w:rPr>
          <w:rFonts w:ascii="Maiandra GD" w:eastAsia="Times New Roman" w:hAnsi="Maiandra GD" w:cs="Consolas"/>
          <w:b/>
          <w:bCs/>
          <w:color w:val="6B7C8B"/>
          <w:sz w:val="24"/>
          <w:szCs w:val="24"/>
          <w:rPrChange w:id="1072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0722"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72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0724"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7CC379"/>
          <w:sz w:val="24"/>
          <w:szCs w:val="24"/>
          <w:rPrChange w:id="10725" w:author="Narendra" w:date="2021-08-21T13:02:00Z">
            <w:rPr>
              <w:rFonts w:ascii="inherit" w:eastAsia="Times New Roman" w:hAnsi="inherit" w:cs="Consolas"/>
              <w:color w:val="7CC379"/>
              <w:sz w:val="25"/>
            </w:rPr>
          </w:rPrChange>
        </w:rPr>
        <w:t>"password"</w:t>
      </w:r>
      <w:r w:rsidRPr="008C6831">
        <w:rPr>
          <w:rFonts w:ascii="Maiandra GD" w:eastAsia="Times New Roman" w:hAnsi="Maiandra GD" w:cs="Consolas"/>
          <w:color w:val="CFD5E0"/>
          <w:sz w:val="24"/>
          <w:szCs w:val="24"/>
          <w:rPrChange w:id="10726" w:author="Narendra" w:date="2021-08-21T13:02:00Z">
            <w:rPr>
              <w:rFonts w:ascii="inherit" w:eastAsia="Times New Roman" w:hAnsi="inherit" w:cs="Consolas"/>
              <w:color w:val="CFD5E0"/>
              <w:sz w:val="25"/>
            </w:rPr>
          </w:rPrChange>
        </w:rPr>
        <w:t>, password</w:t>
      </w:r>
      <w:r w:rsidRPr="008C6831">
        <w:rPr>
          <w:rFonts w:ascii="Maiandra GD" w:eastAsia="Times New Roman" w:hAnsi="Maiandra GD" w:cs="Consolas"/>
          <w:b/>
          <w:bCs/>
          <w:color w:val="6B7C8B"/>
          <w:sz w:val="24"/>
          <w:szCs w:val="24"/>
          <w:rPrChange w:id="1072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0728"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72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0730"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0731"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73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10733" w:author="Narendra" w:date="2021-08-21T13:02:00Z">
            <w:rPr>
              <w:rFonts w:ascii="inherit" w:eastAsia="Times New Roman" w:hAnsi="inherit" w:cs="Consolas"/>
              <w:color w:val="6B7C8B"/>
              <w:sz w:val="25"/>
            </w:rPr>
          </w:rPrChange>
        </w:rPr>
        <w:t>//Make a Post request by invoking the PostAsync method on the client object as shown below</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73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D19252"/>
          <w:sz w:val="24"/>
          <w:szCs w:val="24"/>
          <w:rPrChange w:id="10735" w:author="Narendra" w:date="2021-08-21T13:02:00Z">
            <w:rPr>
              <w:rFonts w:ascii="inherit" w:eastAsia="Times New Roman" w:hAnsi="inherit" w:cs="Consolas"/>
              <w:color w:val="D19252"/>
              <w:sz w:val="25"/>
            </w:rPr>
          </w:rPrChange>
        </w:rPr>
        <w:t>var</w:t>
      </w:r>
      <w:r w:rsidRPr="008C6831">
        <w:rPr>
          <w:rFonts w:ascii="Maiandra GD" w:eastAsia="Times New Roman" w:hAnsi="Maiandra GD" w:cs="Consolas"/>
          <w:color w:val="CFD5E0"/>
          <w:sz w:val="24"/>
          <w:szCs w:val="24"/>
          <w:rPrChange w:id="10736" w:author="Narendra" w:date="2021-08-21T13:02:00Z">
            <w:rPr>
              <w:rFonts w:ascii="inherit" w:eastAsia="Times New Roman" w:hAnsi="inherit" w:cs="Consolas"/>
              <w:color w:val="CFD5E0"/>
              <w:sz w:val="25"/>
            </w:rPr>
          </w:rPrChange>
        </w:rPr>
        <w:t xml:space="preserve"> tokenResponse = client.</w:t>
      </w:r>
      <w:r w:rsidRPr="008C6831">
        <w:rPr>
          <w:rFonts w:ascii="Maiandra GD" w:eastAsia="Times New Roman" w:hAnsi="Maiandra GD" w:cs="Consolas"/>
          <w:color w:val="4284AE"/>
          <w:sz w:val="24"/>
          <w:szCs w:val="24"/>
          <w:rPrChange w:id="10737" w:author="Narendra" w:date="2021-08-21T13:02:00Z">
            <w:rPr>
              <w:rFonts w:ascii="inherit" w:eastAsia="Times New Roman" w:hAnsi="inherit" w:cs="Consolas"/>
              <w:color w:val="4284AE"/>
              <w:sz w:val="25"/>
            </w:rPr>
          </w:rPrChange>
        </w:rPr>
        <w:t>PostAsync</w:t>
      </w:r>
      <w:r w:rsidRPr="008C6831">
        <w:rPr>
          <w:rFonts w:ascii="Maiandra GD" w:eastAsia="Times New Roman" w:hAnsi="Maiandra GD" w:cs="Consolas"/>
          <w:b/>
          <w:bCs/>
          <w:color w:val="6B7C8B"/>
          <w:sz w:val="24"/>
          <w:szCs w:val="24"/>
          <w:rPrChange w:id="1073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0739" w:author="Narendra" w:date="2021-08-21T13:02:00Z">
            <w:rPr>
              <w:rFonts w:ascii="inherit" w:eastAsia="Times New Roman" w:hAnsi="inherit" w:cs="Consolas"/>
              <w:color w:val="CFD5E0"/>
              <w:sz w:val="25"/>
            </w:rPr>
          </w:rPrChange>
        </w:rPr>
        <w:t xml:space="preserve">baseAddress + </w:t>
      </w:r>
      <w:r w:rsidRPr="008C6831">
        <w:rPr>
          <w:rFonts w:ascii="Maiandra GD" w:eastAsia="Times New Roman" w:hAnsi="Maiandra GD" w:cs="Consolas"/>
          <w:color w:val="7CC379"/>
          <w:sz w:val="24"/>
          <w:szCs w:val="24"/>
          <w:rPrChange w:id="10740" w:author="Narendra" w:date="2021-08-21T13:02:00Z">
            <w:rPr>
              <w:rFonts w:ascii="inherit" w:eastAsia="Times New Roman" w:hAnsi="inherit" w:cs="Consolas"/>
              <w:color w:val="7CC379"/>
              <w:sz w:val="25"/>
            </w:rPr>
          </w:rPrChange>
        </w:rPr>
        <w:t>"token"</w:t>
      </w:r>
      <w:r w:rsidRPr="008C6831">
        <w:rPr>
          <w:rFonts w:ascii="Maiandra GD" w:eastAsia="Times New Roman" w:hAnsi="Maiandra GD" w:cs="Consolas"/>
          <w:color w:val="CFD5E0"/>
          <w:sz w:val="24"/>
          <w:szCs w:val="24"/>
          <w:rPrChange w:id="10741"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10742"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10743"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10744" w:author="Narendra" w:date="2021-08-21T13:02:00Z">
            <w:rPr>
              <w:rFonts w:ascii="inherit" w:eastAsia="Times New Roman" w:hAnsi="inherit" w:cs="Consolas"/>
              <w:color w:val="4284AE"/>
              <w:sz w:val="25"/>
            </w:rPr>
          </w:rPrChange>
        </w:rPr>
        <w:t>FormUrlEncodedContent</w:t>
      </w:r>
      <w:r w:rsidRPr="008C6831">
        <w:rPr>
          <w:rFonts w:ascii="Maiandra GD" w:eastAsia="Times New Roman" w:hAnsi="Maiandra GD" w:cs="Consolas"/>
          <w:b/>
          <w:bCs/>
          <w:color w:val="6B7C8B"/>
          <w:sz w:val="24"/>
          <w:szCs w:val="24"/>
          <w:rPrChange w:id="10745"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0746" w:author="Narendra" w:date="2021-08-21T13:02:00Z">
            <w:rPr>
              <w:rFonts w:ascii="inherit" w:eastAsia="Times New Roman" w:hAnsi="inherit" w:cs="Consolas"/>
              <w:color w:val="CFD5E0"/>
              <w:sz w:val="25"/>
            </w:rPr>
          </w:rPrChange>
        </w:rPr>
        <w:t>RequestBody</w:t>
      </w:r>
      <w:r w:rsidRPr="008C6831">
        <w:rPr>
          <w:rFonts w:ascii="Maiandra GD" w:eastAsia="Times New Roman" w:hAnsi="Maiandra GD" w:cs="Consolas"/>
          <w:b/>
          <w:bCs/>
          <w:color w:val="6B7C8B"/>
          <w:sz w:val="24"/>
          <w:szCs w:val="24"/>
          <w:rPrChange w:id="1074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0748"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10749" w:author="Narendra" w:date="2021-08-21T13:02:00Z">
            <w:rPr>
              <w:rFonts w:ascii="inherit" w:eastAsia="Times New Roman" w:hAnsi="inherit" w:cs="Consolas"/>
              <w:color w:val="4284AE"/>
              <w:sz w:val="25"/>
            </w:rPr>
          </w:rPrChange>
        </w:rPr>
        <w:t>Result</w:t>
      </w:r>
      <w:r w:rsidRPr="008C6831">
        <w:rPr>
          <w:rFonts w:ascii="Maiandra GD" w:eastAsia="Times New Roman" w:hAnsi="Maiandra GD" w:cs="Consolas"/>
          <w:color w:val="CFD5E0"/>
          <w:sz w:val="24"/>
          <w:szCs w:val="24"/>
          <w:rPrChange w:id="10750"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75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0752" w:author="Narendra" w:date="2021-08-21T13:02:00Z">
            <w:rPr>
              <w:rFonts w:ascii="inherit" w:eastAsia="Times New Roman" w:hAnsi="inherit" w:cs="Consolas"/>
              <w:b/>
              <w:bCs/>
              <w:color w:val="D171DD"/>
              <w:sz w:val="25"/>
            </w:rPr>
          </w:rPrChange>
        </w:rPr>
        <w:t>if</w:t>
      </w:r>
      <w:r w:rsidRPr="008C6831">
        <w:rPr>
          <w:rFonts w:ascii="Maiandra GD" w:eastAsia="Times New Roman" w:hAnsi="Maiandra GD" w:cs="Consolas"/>
          <w:color w:val="CFD5E0"/>
          <w:sz w:val="24"/>
          <w:szCs w:val="24"/>
          <w:rPrChange w:id="10753"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10754"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0755" w:author="Narendra" w:date="2021-08-21T13:02:00Z">
            <w:rPr>
              <w:rFonts w:ascii="inherit" w:eastAsia="Times New Roman" w:hAnsi="inherit" w:cs="Consolas"/>
              <w:color w:val="CFD5E0"/>
              <w:sz w:val="25"/>
            </w:rPr>
          </w:rPrChange>
        </w:rPr>
        <w:t>tokenResponse.</w:t>
      </w:r>
      <w:r w:rsidRPr="008C6831">
        <w:rPr>
          <w:rFonts w:ascii="Maiandra GD" w:eastAsia="Times New Roman" w:hAnsi="Maiandra GD" w:cs="Consolas"/>
          <w:color w:val="4284AE"/>
          <w:sz w:val="24"/>
          <w:szCs w:val="24"/>
          <w:rPrChange w:id="10756" w:author="Narendra" w:date="2021-08-21T13:02:00Z">
            <w:rPr>
              <w:rFonts w:ascii="inherit" w:eastAsia="Times New Roman" w:hAnsi="inherit" w:cs="Consolas"/>
              <w:color w:val="4284AE"/>
              <w:sz w:val="25"/>
            </w:rPr>
          </w:rPrChange>
        </w:rPr>
        <w:t>IsSuccessStatusCode</w:t>
      </w:r>
      <w:r w:rsidRPr="008C6831">
        <w:rPr>
          <w:rFonts w:ascii="Maiandra GD" w:eastAsia="Times New Roman" w:hAnsi="Maiandra GD" w:cs="Consolas"/>
          <w:b/>
          <w:bCs/>
          <w:color w:val="6B7C8B"/>
          <w:sz w:val="24"/>
          <w:szCs w:val="24"/>
          <w:rPrChange w:id="10757"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75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0759"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76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D19252"/>
          <w:sz w:val="24"/>
          <w:szCs w:val="24"/>
          <w:rPrChange w:id="10761" w:author="Narendra" w:date="2021-08-21T13:02:00Z">
            <w:rPr>
              <w:rFonts w:ascii="inherit" w:eastAsia="Times New Roman" w:hAnsi="inherit" w:cs="Consolas"/>
              <w:color w:val="D19252"/>
              <w:sz w:val="25"/>
            </w:rPr>
          </w:rPrChange>
        </w:rPr>
        <w:t>var</w:t>
      </w:r>
      <w:r w:rsidRPr="008C6831">
        <w:rPr>
          <w:rFonts w:ascii="Maiandra GD" w:eastAsia="Times New Roman" w:hAnsi="Maiandra GD" w:cs="Consolas"/>
          <w:color w:val="CFD5E0"/>
          <w:sz w:val="24"/>
          <w:szCs w:val="24"/>
          <w:rPrChange w:id="10762" w:author="Narendra" w:date="2021-08-21T13:02:00Z">
            <w:rPr>
              <w:rFonts w:ascii="inherit" w:eastAsia="Times New Roman" w:hAnsi="inherit" w:cs="Consolas"/>
              <w:color w:val="CFD5E0"/>
              <w:sz w:val="25"/>
            </w:rPr>
          </w:rPrChange>
        </w:rPr>
        <w:t xml:space="preserve"> JsonContent = tokenResponse.</w:t>
      </w:r>
      <w:r w:rsidRPr="008C6831">
        <w:rPr>
          <w:rFonts w:ascii="Maiandra GD" w:eastAsia="Times New Roman" w:hAnsi="Maiandra GD" w:cs="Consolas"/>
          <w:color w:val="4284AE"/>
          <w:sz w:val="24"/>
          <w:szCs w:val="24"/>
          <w:rPrChange w:id="10763" w:author="Narendra" w:date="2021-08-21T13:02:00Z">
            <w:rPr>
              <w:rFonts w:ascii="inherit" w:eastAsia="Times New Roman" w:hAnsi="inherit" w:cs="Consolas"/>
              <w:color w:val="4284AE"/>
              <w:sz w:val="25"/>
            </w:rPr>
          </w:rPrChange>
        </w:rPr>
        <w:t>Content</w:t>
      </w:r>
      <w:r w:rsidRPr="008C6831">
        <w:rPr>
          <w:rFonts w:ascii="Maiandra GD" w:eastAsia="Times New Roman" w:hAnsi="Maiandra GD" w:cs="Consolas"/>
          <w:color w:val="CFD5E0"/>
          <w:sz w:val="24"/>
          <w:szCs w:val="24"/>
          <w:rPrChange w:id="10764"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10765" w:author="Narendra" w:date="2021-08-21T13:02:00Z">
            <w:rPr>
              <w:rFonts w:ascii="inherit" w:eastAsia="Times New Roman" w:hAnsi="inherit" w:cs="Consolas"/>
              <w:color w:val="4284AE"/>
              <w:sz w:val="25"/>
            </w:rPr>
          </w:rPrChange>
        </w:rPr>
        <w:t>ReadAsStringAsync</w:t>
      </w:r>
      <w:r w:rsidRPr="008C6831">
        <w:rPr>
          <w:rFonts w:ascii="Maiandra GD" w:eastAsia="Times New Roman" w:hAnsi="Maiandra GD" w:cs="Consolas"/>
          <w:b/>
          <w:bCs/>
          <w:color w:val="6B7C8B"/>
          <w:sz w:val="24"/>
          <w:szCs w:val="24"/>
          <w:rPrChange w:id="10766"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0767"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10768" w:author="Narendra" w:date="2021-08-21T13:02:00Z">
            <w:rPr>
              <w:rFonts w:ascii="inherit" w:eastAsia="Times New Roman" w:hAnsi="inherit" w:cs="Consolas"/>
              <w:color w:val="4284AE"/>
              <w:sz w:val="25"/>
            </w:rPr>
          </w:rPrChange>
        </w:rPr>
        <w:t>Result</w:t>
      </w:r>
      <w:r w:rsidRPr="008C6831">
        <w:rPr>
          <w:rFonts w:ascii="Maiandra GD" w:eastAsia="Times New Roman" w:hAnsi="Maiandra GD" w:cs="Consolas"/>
          <w:color w:val="CFD5E0"/>
          <w:sz w:val="24"/>
          <w:szCs w:val="24"/>
          <w:rPrChange w:id="10769"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77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0771" w:author="Narendra" w:date="2021-08-21T13:02:00Z">
            <w:rPr>
              <w:rFonts w:ascii="inherit" w:eastAsia="Times New Roman" w:hAnsi="inherit" w:cs="Consolas"/>
              <w:color w:val="CFD5E0"/>
              <w:sz w:val="25"/>
            </w:rPr>
          </w:rPrChange>
        </w:rPr>
        <w:t>token = JsonConvert.</w:t>
      </w:r>
      <w:r w:rsidRPr="008C6831">
        <w:rPr>
          <w:rFonts w:ascii="Maiandra GD" w:eastAsia="Times New Roman" w:hAnsi="Maiandra GD" w:cs="Consolas"/>
          <w:color w:val="4284AE"/>
          <w:sz w:val="24"/>
          <w:szCs w:val="24"/>
          <w:rPrChange w:id="10772" w:author="Narendra" w:date="2021-08-21T13:02:00Z">
            <w:rPr>
              <w:rFonts w:ascii="inherit" w:eastAsia="Times New Roman" w:hAnsi="inherit" w:cs="Consolas"/>
              <w:color w:val="4284AE"/>
              <w:sz w:val="25"/>
            </w:rPr>
          </w:rPrChange>
        </w:rPr>
        <w:t>DeserializeObject</w:t>
      </w:r>
      <w:r w:rsidRPr="008C6831">
        <w:rPr>
          <w:rFonts w:ascii="Maiandra GD" w:eastAsia="Times New Roman" w:hAnsi="Maiandra GD" w:cs="Consolas"/>
          <w:b/>
          <w:bCs/>
          <w:color w:val="6B7C8B"/>
          <w:sz w:val="24"/>
          <w:szCs w:val="24"/>
          <w:rPrChange w:id="10773" w:author="Narendra" w:date="2021-08-21T13:02:00Z">
            <w:rPr>
              <w:rFonts w:ascii="inherit" w:eastAsia="Times New Roman" w:hAnsi="inherit" w:cs="Consolas"/>
              <w:b/>
              <w:bCs/>
              <w:color w:val="6B7C8B"/>
              <w:sz w:val="25"/>
            </w:rPr>
          </w:rPrChange>
        </w:rPr>
        <w:t>&lt;</w:t>
      </w:r>
      <w:r w:rsidRPr="008C6831">
        <w:rPr>
          <w:rFonts w:ascii="Maiandra GD" w:eastAsia="Times New Roman" w:hAnsi="Maiandra GD" w:cs="Consolas"/>
          <w:color w:val="CFD5E0"/>
          <w:sz w:val="24"/>
          <w:szCs w:val="24"/>
          <w:rPrChange w:id="10774" w:author="Narendra" w:date="2021-08-21T13:02:00Z">
            <w:rPr>
              <w:rFonts w:ascii="inherit" w:eastAsia="Times New Roman" w:hAnsi="inherit" w:cs="Consolas"/>
              <w:color w:val="CFD5E0"/>
              <w:sz w:val="25"/>
            </w:rPr>
          </w:rPrChange>
        </w:rPr>
        <w:t>Token</w:t>
      </w:r>
      <w:r w:rsidRPr="008C6831">
        <w:rPr>
          <w:rFonts w:ascii="Maiandra GD" w:eastAsia="Times New Roman" w:hAnsi="Maiandra GD" w:cs="Consolas"/>
          <w:b/>
          <w:bCs/>
          <w:color w:val="6B7C8B"/>
          <w:sz w:val="24"/>
          <w:szCs w:val="24"/>
          <w:rPrChange w:id="10775" w:author="Narendra" w:date="2021-08-21T13:02:00Z">
            <w:rPr>
              <w:rFonts w:ascii="inherit" w:eastAsia="Times New Roman" w:hAnsi="inherit" w:cs="Consolas"/>
              <w:b/>
              <w:bCs/>
              <w:color w:val="6B7C8B"/>
              <w:sz w:val="25"/>
            </w:rPr>
          </w:rPrChange>
        </w:rPr>
        <w:t>&gt;(</w:t>
      </w:r>
      <w:r w:rsidRPr="008C6831">
        <w:rPr>
          <w:rFonts w:ascii="Maiandra GD" w:eastAsia="Times New Roman" w:hAnsi="Maiandra GD" w:cs="Consolas"/>
          <w:color w:val="CFD5E0"/>
          <w:sz w:val="24"/>
          <w:szCs w:val="24"/>
          <w:rPrChange w:id="10776" w:author="Narendra" w:date="2021-08-21T13:02:00Z">
            <w:rPr>
              <w:rFonts w:ascii="inherit" w:eastAsia="Times New Roman" w:hAnsi="inherit" w:cs="Consolas"/>
              <w:color w:val="CFD5E0"/>
              <w:sz w:val="25"/>
            </w:rPr>
          </w:rPrChange>
        </w:rPr>
        <w:t>JsonContent</w:t>
      </w:r>
      <w:r w:rsidRPr="008C6831">
        <w:rPr>
          <w:rFonts w:ascii="Maiandra GD" w:eastAsia="Times New Roman" w:hAnsi="Maiandra GD" w:cs="Consolas"/>
          <w:b/>
          <w:bCs/>
          <w:color w:val="6B7C8B"/>
          <w:sz w:val="24"/>
          <w:szCs w:val="24"/>
          <w:rPrChange w:id="1077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0778"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77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0780" w:author="Narendra" w:date="2021-08-21T13:02:00Z">
            <w:rPr>
              <w:rFonts w:ascii="inherit" w:eastAsia="Times New Roman" w:hAnsi="inherit" w:cs="Consolas"/>
              <w:color w:val="CFD5E0"/>
              <w:sz w:val="25"/>
            </w:rPr>
          </w:rPrChange>
        </w:rPr>
        <w:t>token.</w:t>
      </w:r>
      <w:r w:rsidRPr="008C6831">
        <w:rPr>
          <w:rFonts w:ascii="Maiandra GD" w:eastAsia="Times New Roman" w:hAnsi="Maiandra GD" w:cs="Consolas"/>
          <w:color w:val="4284AE"/>
          <w:sz w:val="24"/>
          <w:szCs w:val="24"/>
          <w:rPrChange w:id="10781" w:author="Narendra" w:date="2021-08-21T13:02:00Z">
            <w:rPr>
              <w:rFonts w:ascii="inherit" w:eastAsia="Times New Roman" w:hAnsi="inherit" w:cs="Consolas"/>
              <w:color w:val="4284AE"/>
              <w:sz w:val="25"/>
            </w:rPr>
          </w:rPrChange>
        </w:rPr>
        <w:t>Error</w:t>
      </w:r>
      <w:r w:rsidRPr="008C6831">
        <w:rPr>
          <w:rFonts w:ascii="Maiandra GD" w:eastAsia="Times New Roman" w:hAnsi="Maiandra GD" w:cs="Consolas"/>
          <w:color w:val="CFD5E0"/>
          <w:sz w:val="24"/>
          <w:szCs w:val="24"/>
          <w:rPrChange w:id="10782" w:author="Narendra" w:date="2021-08-21T13:02:00Z">
            <w:rPr>
              <w:rFonts w:ascii="inherit" w:eastAsia="Times New Roman" w:hAnsi="inherit" w:cs="Consolas"/>
              <w:color w:val="CFD5E0"/>
              <w:sz w:val="25"/>
            </w:rPr>
          </w:rPrChange>
        </w:rPr>
        <w:t xml:space="preserve"> = </w:t>
      </w:r>
      <w:r w:rsidRPr="008C6831">
        <w:rPr>
          <w:rFonts w:ascii="Maiandra GD" w:eastAsia="Times New Roman" w:hAnsi="Maiandra GD" w:cs="Consolas"/>
          <w:b/>
          <w:bCs/>
          <w:color w:val="D171DD"/>
          <w:sz w:val="24"/>
          <w:szCs w:val="24"/>
          <w:rPrChange w:id="10783" w:author="Narendra" w:date="2021-08-21T13:02:00Z">
            <w:rPr>
              <w:rFonts w:ascii="inherit" w:eastAsia="Times New Roman" w:hAnsi="inherit" w:cs="Consolas"/>
              <w:b/>
              <w:bCs/>
              <w:color w:val="D171DD"/>
              <w:sz w:val="25"/>
            </w:rPr>
          </w:rPrChange>
        </w:rPr>
        <w:t>null</w:t>
      </w:r>
      <w:r w:rsidRPr="008C6831">
        <w:rPr>
          <w:rFonts w:ascii="Maiandra GD" w:eastAsia="Times New Roman" w:hAnsi="Maiandra GD" w:cs="Consolas"/>
          <w:color w:val="CFD5E0"/>
          <w:sz w:val="24"/>
          <w:szCs w:val="24"/>
          <w:rPrChange w:id="10784"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78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0786"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78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0788" w:author="Narendra" w:date="2021-08-21T13:02:00Z">
            <w:rPr>
              <w:rFonts w:ascii="inherit" w:eastAsia="Times New Roman" w:hAnsi="inherit" w:cs="Consolas"/>
              <w:b/>
              <w:bCs/>
              <w:color w:val="D171DD"/>
              <w:sz w:val="25"/>
            </w:rPr>
          </w:rPrChange>
        </w:rPr>
        <w:t>else</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78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0790"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79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0792" w:author="Narendra" w:date="2021-08-21T13:02:00Z">
            <w:rPr>
              <w:rFonts w:ascii="inherit" w:eastAsia="Times New Roman" w:hAnsi="inherit" w:cs="Consolas"/>
              <w:color w:val="CFD5E0"/>
              <w:sz w:val="25"/>
            </w:rPr>
          </w:rPrChange>
        </w:rPr>
        <w:t>token.</w:t>
      </w:r>
      <w:r w:rsidRPr="008C6831">
        <w:rPr>
          <w:rFonts w:ascii="Maiandra GD" w:eastAsia="Times New Roman" w:hAnsi="Maiandra GD" w:cs="Consolas"/>
          <w:color w:val="4284AE"/>
          <w:sz w:val="24"/>
          <w:szCs w:val="24"/>
          <w:rPrChange w:id="10793" w:author="Narendra" w:date="2021-08-21T13:02:00Z">
            <w:rPr>
              <w:rFonts w:ascii="inherit" w:eastAsia="Times New Roman" w:hAnsi="inherit" w:cs="Consolas"/>
              <w:color w:val="4284AE"/>
              <w:sz w:val="25"/>
            </w:rPr>
          </w:rPrChange>
        </w:rPr>
        <w:t>Error</w:t>
      </w:r>
      <w:r w:rsidRPr="008C6831">
        <w:rPr>
          <w:rFonts w:ascii="Maiandra GD" w:eastAsia="Times New Roman" w:hAnsi="Maiandra GD" w:cs="Consolas"/>
          <w:color w:val="CFD5E0"/>
          <w:sz w:val="24"/>
          <w:szCs w:val="24"/>
          <w:rPrChange w:id="10794" w:author="Narendra" w:date="2021-08-21T13:02:00Z">
            <w:rPr>
              <w:rFonts w:ascii="inherit" w:eastAsia="Times New Roman" w:hAnsi="inherit" w:cs="Consolas"/>
              <w:color w:val="CFD5E0"/>
              <w:sz w:val="25"/>
            </w:rPr>
          </w:rPrChange>
        </w:rPr>
        <w:t xml:space="preserve"> = </w:t>
      </w:r>
      <w:r w:rsidRPr="008C6831">
        <w:rPr>
          <w:rFonts w:ascii="Maiandra GD" w:eastAsia="Times New Roman" w:hAnsi="Maiandra GD" w:cs="Consolas"/>
          <w:color w:val="7CC379"/>
          <w:sz w:val="24"/>
          <w:szCs w:val="24"/>
          <w:rPrChange w:id="10795" w:author="Narendra" w:date="2021-08-21T13:02:00Z">
            <w:rPr>
              <w:rFonts w:ascii="inherit" w:eastAsia="Times New Roman" w:hAnsi="inherit" w:cs="Consolas"/>
              <w:color w:val="7CC379"/>
              <w:sz w:val="25"/>
            </w:rPr>
          </w:rPrChange>
        </w:rPr>
        <w:t>"GetAccessToken failed likely due to an invalid client ID, client secret, or invalid usrename and password"</w:t>
      </w:r>
      <w:r w:rsidRPr="008C6831">
        <w:rPr>
          <w:rFonts w:ascii="Maiandra GD" w:eastAsia="Times New Roman" w:hAnsi="Maiandra GD" w:cs="Consolas"/>
          <w:color w:val="CFD5E0"/>
          <w:sz w:val="24"/>
          <w:szCs w:val="24"/>
          <w:rPrChange w:id="10796"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79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0798"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79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0800" w:author="Narendra" w:date="2021-08-21T13:02:00Z">
            <w:rPr>
              <w:rFonts w:ascii="inherit" w:eastAsia="Times New Roman" w:hAnsi="inherit" w:cs="Consolas"/>
              <w:b/>
              <w:bCs/>
              <w:color w:val="D171DD"/>
              <w:sz w:val="25"/>
            </w:rPr>
          </w:rPrChange>
        </w:rPr>
        <w:t>return</w:t>
      </w:r>
      <w:r w:rsidRPr="008C6831">
        <w:rPr>
          <w:rFonts w:ascii="Maiandra GD" w:eastAsia="Times New Roman" w:hAnsi="Maiandra GD" w:cs="Consolas"/>
          <w:color w:val="CFD5E0"/>
          <w:sz w:val="24"/>
          <w:szCs w:val="24"/>
          <w:rPrChange w:id="10801" w:author="Narendra" w:date="2021-08-21T13:02:00Z">
            <w:rPr>
              <w:rFonts w:ascii="inherit" w:eastAsia="Times New Roman" w:hAnsi="inherit" w:cs="Consolas"/>
              <w:color w:val="CFD5E0"/>
              <w:sz w:val="25"/>
            </w:rPr>
          </w:rPrChange>
        </w:rPr>
        <w:t xml:space="preserve"> token;</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80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0803"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80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10805" w:author="Narendra" w:date="2021-08-21T13:02:00Z">
            <w:rPr>
              <w:rFonts w:ascii="inherit" w:eastAsia="Times New Roman" w:hAnsi="inherit" w:cs="Consolas"/>
              <w:color w:val="6B7C8B"/>
              <w:sz w:val="25"/>
            </w:rPr>
          </w:rPrChange>
        </w:rPr>
        <w:t>//This method is used to get a new access token based on the Refresh Token</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80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0807"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10808"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0809" w:author="Narendra" w:date="2021-08-21T13:02:00Z">
            <w:rPr>
              <w:rFonts w:ascii="inherit" w:eastAsia="Times New Roman" w:hAnsi="inherit" w:cs="Consolas"/>
              <w:b/>
              <w:bCs/>
              <w:color w:val="D171DD"/>
              <w:sz w:val="25"/>
            </w:rPr>
          </w:rPrChange>
        </w:rPr>
        <w:t>static</w:t>
      </w:r>
      <w:r w:rsidRPr="008C6831">
        <w:rPr>
          <w:rFonts w:ascii="Maiandra GD" w:eastAsia="Times New Roman" w:hAnsi="Maiandra GD" w:cs="Consolas"/>
          <w:color w:val="CFD5E0"/>
          <w:sz w:val="24"/>
          <w:szCs w:val="24"/>
          <w:rPrChange w:id="10810" w:author="Narendra" w:date="2021-08-21T13:02:00Z">
            <w:rPr>
              <w:rFonts w:ascii="inherit" w:eastAsia="Times New Roman" w:hAnsi="inherit" w:cs="Consolas"/>
              <w:color w:val="CFD5E0"/>
              <w:sz w:val="25"/>
            </w:rPr>
          </w:rPrChange>
        </w:rPr>
        <w:t xml:space="preserve"> Token </w:t>
      </w:r>
      <w:r w:rsidRPr="008C6831">
        <w:rPr>
          <w:rFonts w:ascii="Maiandra GD" w:eastAsia="Times New Roman" w:hAnsi="Maiandra GD" w:cs="Consolas"/>
          <w:color w:val="4284AE"/>
          <w:sz w:val="24"/>
          <w:szCs w:val="24"/>
          <w:rPrChange w:id="10811" w:author="Narendra" w:date="2021-08-21T13:02:00Z">
            <w:rPr>
              <w:rFonts w:ascii="inherit" w:eastAsia="Times New Roman" w:hAnsi="inherit" w:cs="Consolas"/>
              <w:color w:val="4284AE"/>
              <w:sz w:val="25"/>
            </w:rPr>
          </w:rPrChange>
        </w:rPr>
        <w:t>GetAccessTokenByRefreshToken</w:t>
      </w:r>
      <w:r w:rsidRPr="008C6831">
        <w:rPr>
          <w:rFonts w:ascii="Maiandra GD" w:eastAsia="Times New Roman" w:hAnsi="Maiandra GD" w:cs="Consolas"/>
          <w:b/>
          <w:bCs/>
          <w:color w:val="6B7C8B"/>
          <w:sz w:val="24"/>
          <w:szCs w:val="24"/>
          <w:rPrChange w:id="1081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0813" w:author="Narendra" w:date="2021-08-21T13:02:00Z">
            <w:rPr>
              <w:rFonts w:ascii="inherit" w:eastAsia="Times New Roman" w:hAnsi="inherit" w:cs="Consolas"/>
              <w:color w:val="CFD5E0"/>
              <w:sz w:val="25"/>
            </w:rPr>
          </w:rPrChange>
        </w:rPr>
        <w:t>string clientId, string clientSecret, string refreshToken</w:t>
      </w:r>
      <w:r w:rsidRPr="008C6831">
        <w:rPr>
          <w:rFonts w:ascii="Maiandra GD" w:eastAsia="Times New Roman" w:hAnsi="Maiandra GD" w:cs="Consolas"/>
          <w:b/>
          <w:bCs/>
          <w:color w:val="6B7C8B"/>
          <w:sz w:val="24"/>
          <w:szCs w:val="24"/>
          <w:rPrChange w:id="10814"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81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0816"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81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0818" w:author="Narendra" w:date="2021-08-21T13:02:00Z">
            <w:rPr>
              <w:rFonts w:ascii="inherit" w:eastAsia="Times New Roman" w:hAnsi="inherit" w:cs="Consolas"/>
              <w:color w:val="CFD5E0"/>
              <w:sz w:val="25"/>
            </w:rPr>
          </w:rPrChange>
        </w:rPr>
        <w:t xml:space="preserve">Token token = </w:t>
      </w:r>
      <w:r w:rsidRPr="008C6831">
        <w:rPr>
          <w:rFonts w:ascii="Maiandra GD" w:eastAsia="Times New Roman" w:hAnsi="Maiandra GD" w:cs="Consolas"/>
          <w:color w:val="4284AE"/>
          <w:sz w:val="24"/>
          <w:szCs w:val="24"/>
          <w:rPrChange w:id="10819"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10820"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10821" w:author="Narendra" w:date="2021-08-21T13:02:00Z">
            <w:rPr>
              <w:rFonts w:ascii="inherit" w:eastAsia="Times New Roman" w:hAnsi="inherit" w:cs="Consolas"/>
              <w:color w:val="4284AE"/>
              <w:sz w:val="25"/>
            </w:rPr>
          </w:rPrChange>
        </w:rPr>
        <w:t>Token</w:t>
      </w:r>
      <w:r w:rsidRPr="008C6831">
        <w:rPr>
          <w:rFonts w:ascii="Maiandra GD" w:eastAsia="Times New Roman" w:hAnsi="Maiandra GD" w:cs="Consolas"/>
          <w:b/>
          <w:bCs/>
          <w:color w:val="6B7C8B"/>
          <w:sz w:val="24"/>
          <w:szCs w:val="24"/>
          <w:rPrChange w:id="1082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0823"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82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0825" w:author="Narendra" w:date="2021-08-21T13:02:00Z">
            <w:rPr>
              <w:rFonts w:ascii="inherit" w:eastAsia="Times New Roman" w:hAnsi="inherit" w:cs="Consolas"/>
              <w:color w:val="CFD5E0"/>
              <w:sz w:val="25"/>
            </w:rPr>
          </w:rPrChange>
        </w:rPr>
        <w:t xml:space="preserve">HttpClientHandler handler = </w:t>
      </w:r>
      <w:r w:rsidRPr="008C6831">
        <w:rPr>
          <w:rFonts w:ascii="Maiandra GD" w:eastAsia="Times New Roman" w:hAnsi="Maiandra GD" w:cs="Consolas"/>
          <w:color w:val="4284AE"/>
          <w:sz w:val="24"/>
          <w:szCs w:val="24"/>
          <w:rPrChange w:id="10826"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10827"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10828" w:author="Narendra" w:date="2021-08-21T13:02:00Z">
            <w:rPr>
              <w:rFonts w:ascii="inherit" w:eastAsia="Times New Roman" w:hAnsi="inherit" w:cs="Consolas"/>
              <w:color w:val="4284AE"/>
              <w:sz w:val="25"/>
            </w:rPr>
          </w:rPrChange>
        </w:rPr>
        <w:t>HttpClientHandler</w:t>
      </w:r>
      <w:r w:rsidRPr="008C6831">
        <w:rPr>
          <w:rFonts w:ascii="Maiandra GD" w:eastAsia="Times New Roman" w:hAnsi="Maiandra GD" w:cs="Consolas"/>
          <w:b/>
          <w:bCs/>
          <w:color w:val="6B7C8B"/>
          <w:sz w:val="24"/>
          <w:szCs w:val="24"/>
          <w:rPrChange w:id="1082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0830"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83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0832" w:author="Narendra" w:date="2021-08-21T13:02:00Z">
            <w:rPr>
              <w:rFonts w:ascii="inherit" w:eastAsia="Times New Roman" w:hAnsi="inherit" w:cs="Consolas"/>
              <w:color w:val="CFD5E0"/>
              <w:sz w:val="25"/>
            </w:rPr>
          </w:rPrChange>
        </w:rPr>
        <w:t xml:space="preserve">HttpClient client = </w:t>
      </w:r>
      <w:r w:rsidRPr="008C6831">
        <w:rPr>
          <w:rFonts w:ascii="Maiandra GD" w:eastAsia="Times New Roman" w:hAnsi="Maiandra GD" w:cs="Consolas"/>
          <w:color w:val="4284AE"/>
          <w:sz w:val="24"/>
          <w:szCs w:val="24"/>
          <w:rPrChange w:id="10833"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10834"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10835" w:author="Narendra" w:date="2021-08-21T13:02:00Z">
            <w:rPr>
              <w:rFonts w:ascii="inherit" w:eastAsia="Times New Roman" w:hAnsi="inherit" w:cs="Consolas"/>
              <w:color w:val="4284AE"/>
              <w:sz w:val="25"/>
            </w:rPr>
          </w:rPrChange>
        </w:rPr>
        <w:t>HttpClient</w:t>
      </w:r>
      <w:r w:rsidRPr="008C6831">
        <w:rPr>
          <w:rFonts w:ascii="Maiandra GD" w:eastAsia="Times New Roman" w:hAnsi="Maiandra GD" w:cs="Consolas"/>
          <w:b/>
          <w:bCs/>
          <w:color w:val="6B7C8B"/>
          <w:sz w:val="24"/>
          <w:szCs w:val="24"/>
          <w:rPrChange w:id="10836"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0837" w:author="Narendra" w:date="2021-08-21T13:02:00Z">
            <w:rPr>
              <w:rFonts w:ascii="inherit" w:eastAsia="Times New Roman" w:hAnsi="inherit" w:cs="Consolas"/>
              <w:color w:val="CFD5E0"/>
              <w:sz w:val="25"/>
            </w:rPr>
          </w:rPrChange>
        </w:rPr>
        <w:t>handler</w:t>
      </w:r>
      <w:r w:rsidRPr="008C6831">
        <w:rPr>
          <w:rFonts w:ascii="Maiandra GD" w:eastAsia="Times New Roman" w:hAnsi="Maiandra GD" w:cs="Consolas"/>
          <w:b/>
          <w:bCs/>
          <w:color w:val="6B7C8B"/>
          <w:sz w:val="24"/>
          <w:szCs w:val="24"/>
          <w:rPrChange w:id="1083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0839"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84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10841" w:author="Narendra" w:date="2021-08-21T13:02:00Z">
            <w:rPr>
              <w:rFonts w:ascii="inherit" w:eastAsia="Times New Roman" w:hAnsi="inherit" w:cs="Consolas"/>
              <w:color w:val="6B7C8B"/>
              <w:sz w:val="25"/>
            </w:rPr>
          </w:rPrChange>
        </w:rPr>
        <w:t>// Need to set the Client ID and Client Secret in the Authorization Header</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84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10843" w:author="Narendra" w:date="2021-08-21T13:02:00Z">
            <w:rPr>
              <w:rFonts w:ascii="inherit" w:eastAsia="Times New Roman" w:hAnsi="inherit" w:cs="Consolas"/>
              <w:color w:val="6B7C8B"/>
              <w:sz w:val="25"/>
            </w:rPr>
          </w:rPrChange>
        </w:rPr>
        <w:t>// in Base64 Encoded Format using Basic Authentication as shown below</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84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0845" w:author="Narendra" w:date="2021-08-21T13:02:00Z">
            <w:rPr>
              <w:rFonts w:ascii="inherit" w:eastAsia="Times New Roman" w:hAnsi="inherit" w:cs="Consolas"/>
              <w:color w:val="CFD5E0"/>
              <w:sz w:val="25"/>
            </w:rPr>
          </w:rPrChange>
        </w:rPr>
        <w:t xml:space="preserve">string ClientIDandSecret = clientId + </w:t>
      </w:r>
      <w:r w:rsidRPr="008C6831">
        <w:rPr>
          <w:rFonts w:ascii="Maiandra GD" w:eastAsia="Times New Roman" w:hAnsi="Maiandra GD" w:cs="Consolas"/>
          <w:color w:val="7CC379"/>
          <w:sz w:val="24"/>
          <w:szCs w:val="24"/>
          <w:rPrChange w:id="10846" w:author="Narendra" w:date="2021-08-21T13:02:00Z">
            <w:rPr>
              <w:rFonts w:ascii="inherit" w:eastAsia="Times New Roman" w:hAnsi="inherit" w:cs="Consolas"/>
              <w:color w:val="7CC379"/>
              <w:sz w:val="25"/>
            </w:rPr>
          </w:rPrChange>
        </w:rPr>
        <w:t>":"</w:t>
      </w:r>
      <w:r w:rsidRPr="008C6831">
        <w:rPr>
          <w:rFonts w:ascii="Maiandra GD" w:eastAsia="Times New Roman" w:hAnsi="Maiandra GD" w:cs="Consolas"/>
          <w:color w:val="CFD5E0"/>
          <w:sz w:val="24"/>
          <w:szCs w:val="24"/>
          <w:rPrChange w:id="10847" w:author="Narendra" w:date="2021-08-21T13:02:00Z">
            <w:rPr>
              <w:rFonts w:ascii="inherit" w:eastAsia="Times New Roman" w:hAnsi="inherit" w:cs="Consolas"/>
              <w:color w:val="CFD5E0"/>
              <w:sz w:val="25"/>
            </w:rPr>
          </w:rPrChange>
        </w:rPr>
        <w:t xml:space="preserve"> + clientSecret;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84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D19252"/>
          <w:sz w:val="24"/>
          <w:szCs w:val="24"/>
          <w:rPrChange w:id="10849" w:author="Narendra" w:date="2021-08-21T13:02:00Z">
            <w:rPr>
              <w:rFonts w:ascii="inherit" w:eastAsia="Times New Roman" w:hAnsi="inherit" w:cs="Consolas"/>
              <w:color w:val="D19252"/>
              <w:sz w:val="25"/>
            </w:rPr>
          </w:rPrChange>
        </w:rPr>
        <w:t>var</w:t>
      </w:r>
      <w:r w:rsidRPr="008C6831">
        <w:rPr>
          <w:rFonts w:ascii="Maiandra GD" w:eastAsia="Times New Roman" w:hAnsi="Maiandra GD" w:cs="Consolas"/>
          <w:color w:val="CFD5E0"/>
          <w:sz w:val="24"/>
          <w:szCs w:val="24"/>
          <w:rPrChange w:id="10850" w:author="Narendra" w:date="2021-08-21T13:02:00Z">
            <w:rPr>
              <w:rFonts w:ascii="inherit" w:eastAsia="Times New Roman" w:hAnsi="inherit" w:cs="Consolas"/>
              <w:color w:val="CFD5E0"/>
              <w:sz w:val="25"/>
            </w:rPr>
          </w:rPrChange>
        </w:rPr>
        <w:t xml:space="preserve"> authorizationHeader = Convert.</w:t>
      </w:r>
      <w:r w:rsidRPr="008C6831">
        <w:rPr>
          <w:rFonts w:ascii="Maiandra GD" w:eastAsia="Times New Roman" w:hAnsi="Maiandra GD" w:cs="Consolas"/>
          <w:color w:val="4284AE"/>
          <w:sz w:val="24"/>
          <w:szCs w:val="24"/>
          <w:rPrChange w:id="10851" w:author="Narendra" w:date="2021-08-21T13:02:00Z">
            <w:rPr>
              <w:rFonts w:ascii="inherit" w:eastAsia="Times New Roman" w:hAnsi="inherit" w:cs="Consolas"/>
              <w:color w:val="4284AE"/>
              <w:sz w:val="25"/>
            </w:rPr>
          </w:rPrChange>
        </w:rPr>
        <w:t>ToBase64String</w:t>
      </w:r>
      <w:r w:rsidRPr="008C6831">
        <w:rPr>
          <w:rFonts w:ascii="Maiandra GD" w:eastAsia="Times New Roman" w:hAnsi="Maiandra GD" w:cs="Consolas"/>
          <w:b/>
          <w:bCs/>
          <w:color w:val="6B7C8B"/>
          <w:sz w:val="24"/>
          <w:szCs w:val="24"/>
          <w:rPrChange w:id="1085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0853" w:author="Narendra" w:date="2021-08-21T13:02:00Z">
            <w:rPr>
              <w:rFonts w:ascii="inherit" w:eastAsia="Times New Roman" w:hAnsi="inherit" w:cs="Consolas"/>
              <w:color w:val="CFD5E0"/>
              <w:sz w:val="25"/>
            </w:rPr>
          </w:rPrChange>
        </w:rPr>
        <w:t>Encoding.</w:t>
      </w:r>
      <w:r w:rsidRPr="008C6831">
        <w:rPr>
          <w:rFonts w:ascii="Maiandra GD" w:eastAsia="Times New Roman" w:hAnsi="Maiandra GD" w:cs="Consolas"/>
          <w:color w:val="4284AE"/>
          <w:sz w:val="24"/>
          <w:szCs w:val="24"/>
          <w:rPrChange w:id="10854" w:author="Narendra" w:date="2021-08-21T13:02:00Z">
            <w:rPr>
              <w:rFonts w:ascii="inherit" w:eastAsia="Times New Roman" w:hAnsi="inherit" w:cs="Consolas"/>
              <w:color w:val="4284AE"/>
              <w:sz w:val="25"/>
            </w:rPr>
          </w:rPrChange>
        </w:rPr>
        <w:t>UTF8</w:t>
      </w:r>
      <w:r w:rsidRPr="008C6831">
        <w:rPr>
          <w:rFonts w:ascii="Maiandra GD" w:eastAsia="Times New Roman" w:hAnsi="Maiandra GD" w:cs="Consolas"/>
          <w:color w:val="CFD5E0"/>
          <w:sz w:val="24"/>
          <w:szCs w:val="24"/>
          <w:rPrChange w:id="10855"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10856" w:author="Narendra" w:date="2021-08-21T13:02:00Z">
            <w:rPr>
              <w:rFonts w:ascii="inherit" w:eastAsia="Times New Roman" w:hAnsi="inherit" w:cs="Consolas"/>
              <w:color w:val="4284AE"/>
              <w:sz w:val="25"/>
            </w:rPr>
          </w:rPrChange>
        </w:rPr>
        <w:t>GetBytes</w:t>
      </w:r>
      <w:r w:rsidRPr="008C6831">
        <w:rPr>
          <w:rFonts w:ascii="Maiandra GD" w:eastAsia="Times New Roman" w:hAnsi="Maiandra GD" w:cs="Consolas"/>
          <w:b/>
          <w:bCs/>
          <w:color w:val="6B7C8B"/>
          <w:sz w:val="24"/>
          <w:szCs w:val="24"/>
          <w:rPrChange w:id="1085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0858" w:author="Narendra" w:date="2021-08-21T13:02:00Z">
            <w:rPr>
              <w:rFonts w:ascii="inherit" w:eastAsia="Times New Roman" w:hAnsi="inherit" w:cs="Consolas"/>
              <w:color w:val="CFD5E0"/>
              <w:sz w:val="25"/>
            </w:rPr>
          </w:rPrChange>
        </w:rPr>
        <w:t>ClientIDandSecret</w:t>
      </w:r>
      <w:r w:rsidRPr="008C6831">
        <w:rPr>
          <w:rFonts w:ascii="Maiandra GD" w:eastAsia="Times New Roman" w:hAnsi="Maiandra GD" w:cs="Consolas"/>
          <w:b/>
          <w:bCs/>
          <w:color w:val="6B7C8B"/>
          <w:sz w:val="24"/>
          <w:szCs w:val="24"/>
          <w:rPrChange w:id="1085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0860"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86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0862" w:author="Narendra" w:date="2021-08-21T13:02:00Z">
            <w:rPr>
              <w:rFonts w:ascii="inherit" w:eastAsia="Times New Roman" w:hAnsi="inherit" w:cs="Consolas"/>
              <w:color w:val="CFD5E0"/>
              <w:sz w:val="25"/>
            </w:rPr>
          </w:rPrChange>
        </w:rPr>
        <w:lastRenderedPageBreak/>
        <w:t>client.</w:t>
      </w:r>
      <w:r w:rsidRPr="008C6831">
        <w:rPr>
          <w:rFonts w:ascii="Maiandra GD" w:eastAsia="Times New Roman" w:hAnsi="Maiandra GD" w:cs="Consolas"/>
          <w:color w:val="4284AE"/>
          <w:sz w:val="24"/>
          <w:szCs w:val="24"/>
          <w:rPrChange w:id="10863" w:author="Narendra" w:date="2021-08-21T13:02:00Z">
            <w:rPr>
              <w:rFonts w:ascii="inherit" w:eastAsia="Times New Roman" w:hAnsi="inherit" w:cs="Consolas"/>
              <w:color w:val="4284AE"/>
              <w:sz w:val="25"/>
            </w:rPr>
          </w:rPrChange>
        </w:rPr>
        <w:t>DefaultRequestHeaders</w:t>
      </w:r>
      <w:r w:rsidRPr="008C6831">
        <w:rPr>
          <w:rFonts w:ascii="Maiandra GD" w:eastAsia="Times New Roman" w:hAnsi="Maiandra GD" w:cs="Consolas"/>
          <w:color w:val="CFD5E0"/>
          <w:sz w:val="24"/>
          <w:szCs w:val="24"/>
          <w:rPrChange w:id="10864"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10865" w:author="Narendra" w:date="2021-08-21T13:02:00Z">
            <w:rPr>
              <w:rFonts w:ascii="inherit" w:eastAsia="Times New Roman" w:hAnsi="inherit" w:cs="Consolas"/>
              <w:color w:val="4284AE"/>
              <w:sz w:val="25"/>
            </w:rPr>
          </w:rPrChange>
        </w:rPr>
        <w:t>Authorization</w:t>
      </w:r>
      <w:r w:rsidRPr="008C6831">
        <w:rPr>
          <w:rFonts w:ascii="Maiandra GD" w:eastAsia="Times New Roman" w:hAnsi="Maiandra GD" w:cs="Consolas"/>
          <w:color w:val="CFD5E0"/>
          <w:sz w:val="24"/>
          <w:szCs w:val="24"/>
          <w:rPrChange w:id="10866" w:author="Narendra" w:date="2021-08-21T13:02:00Z">
            <w:rPr>
              <w:rFonts w:ascii="inherit" w:eastAsia="Times New Roman" w:hAnsi="inherit" w:cs="Consolas"/>
              <w:color w:val="CFD5E0"/>
              <w:sz w:val="25"/>
            </w:rPr>
          </w:rPrChange>
        </w:rPr>
        <w:t xml:space="preserve"> = </w:t>
      </w:r>
      <w:r w:rsidRPr="008C6831">
        <w:rPr>
          <w:rFonts w:ascii="Maiandra GD" w:eastAsia="Times New Roman" w:hAnsi="Maiandra GD" w:cs="Consolas"/>
          <w:color w:val="4284AE"/>
          <w:sz w:val="24"/>
          <w:szCs w:val="24"/>
          <w:rPrChange w:id="10867"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10868"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10869" w:author="Narendra" w:date="2021-08-21T13:02:00Z">
            <w:rPr>
              <w:rFonts w:ascii="inherit" w:eastAsia="Times New Roman" w:hAnsi="inherit" w:cs="Consolas"/>
              <w:color w:val="4284AE"/>
              <w:sz w:val="25"/>
            </w:rPr>
          </w:rPrChange>
        </w:rPr>
        <w:t>AuthenticationHeaderValue</w:t>
      </w:r>
      <w:r w:rsidRPr="008C6831">
        <w:rPr>
          <w:rFonts w:ascii="Maiandra GD" w:eastAsia="Times New Roman" w:hAnsi="Maiandra GD" w:cs="Consolas"/>
          <w:b/>
          <w:bCs/>
          <w:color w:val="6B7C8B"/>
          <w:sz w:val="24"/>
          <w:szCs w:val="24"/>
          <w:rPrChange w:id="10870"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7CC379"/>
          <w:sz w:val="24"/>
          <w:szCs w:val="24"/>
          <w:rPrChange w:id="10871" w:author="Narendra" w:date="2021-08-21T13:02:00Z">
            <w:rPr>
              <w:rFonts w:ascii="inherit" w:eastAsia="Times New Roman" w:hAnsi="inherit" w:cs="Consolas"/>
              <w:color w:val="7CC379"/>
              <w:sz w:val="25"/>
            </w:rPr>
          </w:rPrChange>
        </w:rPr>
        <w:t>"Basic"</w:t>
      </w:r>
      <w:r w:rsidRPr="008C6831">
        <w:rPr>
          <w:rFonts w:ascii="Maiandra GD" w:eastAsia="Times New Roman" w:hAnsi="Maiandra GD" w:cs="Consolas"/>
          <w:color w:val="CFD5E0"/>
          <w:sz w:val="24"/>
          <w:szCs w:val="24"/>
          <w:rPrChange w:id="10872" w:author="Narendra" w:date="2021-08-21T13:02:00Z">
            <w:rPr>
              <w:rFonts w:ascii="inherit" w:eastAsia="Times New Roman" w:hAnsi="inherit" w:cs="Consolas"/>
              <w:color w:val="CFD5E0"/>
              <w:sz w:val="25"/>
            </w:rPr>
          </w:rPrChange>
        </w:rPr>
        <w:t>, authorizationHeader</w:t>
      </w:r>
      <w:r w:rsidRPr="008C6831">
        <w:rPr>
          <w:rFonts w:ascii="Maiandra GD" w:eastAsia="Times New Roman" w:hAnsi="Maiandra GD" w:cs="Consolas"/>
          <w:b/>
          <w:bCs/>
          <w:color w:val="6B7C8B"/>
          <w:sz w:val="24"/>
          <w:szCs w:val="24"/>
          <w:rPrChange w:id="1087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0874"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87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10876" w:author="Narendra" w:date="2021-08-21T13:02:00Z">
            <w:rPr>
              <w:rFonts w:ascii="inherit" w:eastAsia="Times New Roman" w:hAnsi="inherit" w:cs="Consolas"/>
              <w:color w:val="6B7C8B"/>
              <w:sz w:val="25"/>
            </w:rPr>
          </w:rPrChange>
        </w:rPr>
        <w:t>// Create a dictionary which contains the refresh token, here we need to set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87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10878" w:author="Narendra" w:date="2021-08-21T13:02:00Z">
            <w:rPr>
              <w:rFonts w:ascii="inherit" w:eastAsia="Times New Roman" w:hAnsi="inherit" w:cs="Consolas"/>
              <w:color w:val="6B7C8B"/>
              <w:sz w:val="25"/>
            </w:rPr>
          </w:rPrChange>
        </w:rPr>
        <w:t>// the grant_type as refresh_token as shown below</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87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D19252"/>
          <w:sz w:val="24"/>
          <w:szCs w:val="24"/>
          <w:rPrChange w:id="10880" w:author="Narendra" w:date="2021-08-21T13:02:00Z">
            <w:rPr>
              <w:rFonts w:ascii="inherit" w:eastAsia="Times New Roman" w:hAnsi="inherit" w:cs="Consolas"/>
              <w:color w:val="D19252"/>
              <w:sz w:val="25"/>
            </w:rPr>
          </w:rPrChange>
        </w:rPr>
        <w:t>var</w:t>
      </w:r>
      <w:r w:rsidRPr="008C6831">
        <w:rPr>
          <w:rFonts w:ascii="Maiandra GD" w:eastAsia="Times New Roman" w:hAnsi="Maiandra GD" w:cs="Consolas"/>
          <w:color w:val="CFD5E0"/>
          <w:sz w:val="24"/>
          <w:szCs w:val="24"/>
          <w:rPrChange w:id="10881" w:author="Narendra" w:date="2021-08-21T13:02:00Z">
            <w:rPr>
              <w:rFonts w:ascii="inherit" w:eastAsia="Times New Roman" w:hAnsi="inherit" w:cs="Consolas"/>
              <w:color w:val="CFD5E0"/>
              <w:sz w:val="25"/>
            </w:rPr>
          </w:rPrChange>
        </w:rPr>
        <w:t xml:space="preserve"> RequestBody = </w:t>
      </w:r>
      <w:r w:rsidRPr="008C6831">
        <w:rPr>
          <w:rFonts w:ascii="Maiandra GD" w:eastAsia="Times New Roman" w:hAnsi="Maiandra GD" w:cs="Consolas"/>
          <w:color w:val="4284AE"/>
          <w:sz w:val="24"/>
          <w:szCs w:val="24"/>
          <w:rPrChange w:id="10882"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10883" w:author="Narendra" w:date="2021-08-21T13:02:00Z">
            <w:rPr>
              <w:rFonts w:ascii="inherit" w:eastAsia="Times New Roman" w:hAnsi="inherit" w:cs="Consolas"/>
              <w:color w:val="CFD5E0"/>
              <w:sz w:val="25"/>
            </w:rPr>
          </w:rPrChange>
        </w:rPr>
        <w:t xml:space="preserve"> Dictionary</w:t>
      </w:r>
      <w:r w:rsidRPr="008C6831">
        <w:rPr>
          <w:rFonts w:ascii="Maiandra GD" w:eastAsia="Times New Roman" w:hAnsi="Maiandra GD" w:cs="Consolas"/>
          <w:b/>
          <w:bCs/>
          <w:color w:val="6B7C8B"/>
          <w:sz w:val="24"/>
          <w:szCs w:val="24"/>
          <w:rPrChange w:id="10884" w:author="Narendra" w:date="2021-08-21T13:02:00Z">
            <w:rPr>
              <w:rFonts w:ascii="inherit" w:eastAsia="Times New Roman" w:hAnsi="inherit" w:cs="Consolas"/>
              <w:b/>
              <w:bCs/>
              <w:color w:val="6B7C8B"/>
              <w:sz w:val="25"/>
            </w:rPr>
          </w:rPrChange>
        </w:rPr>
        <w:t>&lt;</w:t>
      </w:r>
      <w:r w:rsidRPr="008C6831">
        <w:rPr>
          <w:rFonts w:ascii="Maiandra GD" w:eastAsia="Times New Roman" w:hAnsi="Maiandra GD" w:cs="Consolas"/>
          <w:color w:val="CFD5E0"/>
          <w:sz w:val="24"/>
          <w:szCs w:val="24"/>
          <w:rPrChange w:id="10885" w:author="Narendra" w:date="2021-08-21T13:02:00Z">
            <w:rPr>
              <w:rFonts w:ascii="inherit" w:eastAsia="Times New Roman" w:hAnsi="inherit" w:cs="Consolas"/>
              <w:color w:val="CFD5E0"/>
              <w:sz w:val="25"/>
            </w:rPr>
          </w:rPrChange>
        </w:rPr>
        <w:t>string, string</w:t>
      </w:r>
      <w:r w:rsidRPr="008C6831">
        <w:rPr>
          <w:rFonts w:ascii="Maiandra GD" w:eastAsia="Times New Roman" w:hAnsi="Maiandra GD" w:cs="Consolas"/>
          <w:b/>
          <w:bCs/>
          <w:color w:val="6B7C8B"/>
          <w:sz w:val="24"/>
          <w:szCs w:val="24"/>
          <w:rPrChange w:id="10886" w:author="Narendra" w:date="2021-08-21T13:02:00Z">
            <w:rPr>
              <w:rFonts w:ascii="inherit" w:eastAsia="Times New Roman" w:hAnsi="inherit" w:cs="Consolas"/>
              <w:b/>
              <w:bCs/>
              <w:color w:val="6B7C8B"/>
              <w:sz w:val="25"/>
            </w:rPr>
          </w:rPrChange>
        </w:rPr>
        <w:t>&gt;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88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0888"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88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0890"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7CC379"/>
          <w:sz w:val="24"/>
          <w:szCs w:val="24"/>
          <w:rPrChange w:id="10891" w:author="Narendra" w:date="2021-08-21T13:02:00Z">
            <w:rPr>
              <w:rFonts w:ascii="inherit" w:eastAsia="Times New Roman" w:hAnsi="inherit" w:cs="Consolas"/>
              <w:color w:val="7CC379"/>
              <w:sz w:val="25"/>
            </w:rPr>
          </w:rPrChange>
        </w:rPr>
        <w:t>"grant_type"</w:t>
      </w:r>
      <w:r w:rsidRPr="008C6831">
        <w:rPr>
          <w:rFonts w:ascii="Maiandra GD" w:eastAsia="Times New Roman" w:hAnsi="Maiandra GD" w:cs="Consolas"/>
          <w:color w:val="CFD5E0"/>
          <w:sz w:val="24"/>
          <w:szCs w:val="24"/>
          <w:rPrChange w:id="10892"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7CC379"/>
          <w:sz w:val="24"/>
          <w:szCs w:val="24"/>
          <w:rPrChange w:id="10893" w:author="Narendra" w:date="2021-08-21T13:02:00Z">
            <w:rPr>
              <w:rFonts w:ascii="inherit" w:eastAsia="Times New Roman" w:hAnsi="inherit" w:cs="Consolas"/>
              <w:color w:val="7CC379"/>
              <w:sz w:val="25"/>
            </w:rPr>
          </w:rPrChange>
        </w:rPr>
        <w:t>"refresh_token"</w:t>
      </w:r>
      <w:r w:rsidRPr="008C6831">
        <w:rPr>
          <w:rFonts w:ascii="Maiandra GD" w:eastAsia="Times New Roman" w:hAnsi="Maiandra GD" w:cs="Consolas"/>
          <w:b/>
          <w:bCs/>
          <w:color w:val="6B7C8B"/>
          <w:sz w:val="24"/>
          <w:szCs w:val="24"/>
          <w:rPrChange w:id="10894"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0895"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89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089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7CC379"/>
          <w:sz w:val="24"/>
          <w:szCs w:val="24"/>
          <w:rPrChange w:id="10898" w:author="Narendra" w:date="2021-08-21T13:02:00Z">
            <w:rPr>
              <w:rFonts w:ascii="inherit" w:eastAsia="Times New Roman" w:hAnsi="inherit" w:cs="Consolas"/>
              <w:color w:val="7CC379"/>
              <w:sz w:val="25"/>
            </w:rPr>
          </w:rPrChange>
        </w:rPr>
        <w:t>"refresh_token"</w:t>
      </w:r>
      <w:r w:rsidRPr="008C6831">
        <w:rPr>
          <w:rFonts w:ascii="Maiandra GD" w:eastAsia="Times New Roman" w:hAnsi="Maiandra GD" w:cs="Consolas"/>
          <w:color w:val="CFD5E0"/>
          <w:sz w:val="24"/>
          <w:szCs w:val="24"/>
          <w:rPrChange w:id="10899" w:author="Narendra" w:date="2021-08-21T13:02:00Z">
            <w:rPr>
              <w:rFonts w:ascii="inherit" w:eastAsia="Times New Roman" w:hAnsi="inherit" w:cs="Consolas"/>
              <w:color w:val="CFD5E0"/>
              <w:sz w:val="25"/>
            </w:rPr>
          </w:rPrChange>
        </w:rPr>
        <w:t>, refreshToken</w:t>
      </w:r>
      <w:r w:rsidRPr="008C6831">
        <w:rPr>
          <w:rFonts w:ascii="Maiandra GD" w:eastAsia="Times New Roman" w:hAnsi="Maiandra GD" w:cs="Consolas"/>
          <w:b/>
          <w:bCs/>
          <w:color w:val="6B7C8B"/>
          <w:sz w:val="24"/>
          <w:szCs w:val="24"/>
          <w:rPrChange w:id="10900"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90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090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0903"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90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10905" w:author="Narendra" w:date="2021-08-21T13:02:00Z">
            <w:rPr>
              <w:rFonts w:ascii="inherit" w:eastAsia="Times New Roman" w:hAnsi="inherit" w:cs="Consolas"/>
              <w:color w:val="6B7C8B"/>
              <w:sz w:val="25"/>
            </w:rPr>
          </w:rPrChange>
        </w:rPr>
        <w:t>//Make a Post request by invoking the PostAsync method on the client object as shown below</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90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D19252"/>
          <w:sz w:val="24"/>
          <w:szCs w:val="24"/>
          <w:rPrChange w:id="10907" w:author="Narendra" w:date="2021-08-21T13:02:00Z">
            <w:rPr>
              <w:rFonts w:ascii="inherit" w:eastAsia="Times New Roman" w:hAnsi="inherit" w:cs="Consolas"/>
              <w:color w:val="D19252"/>
              <w:sz w:val="25"/>
            </w:rPr>
          </w:rPrChange>
        </w:rPr>
        <w:t>var</w:t>
      </w:r>
      <w:r w:rsidRPr="008C6831">
        <w:rPr>
          <w:rFonts w:ascii="Maiandra GD" w:eastAsia="Times New Roman" w:hAnsi="Maiandra GD" w:cs="Consolas"/>
          <w:color w:val="CFD5E0"/>
          <w:sz w:val="24"/>
          <w:szCs w:val="24"/>
          <w:rPrChange w:id="10908" w:author="Narendra" w:date="2021-08-21T13:02:00Z">
            <w:rPr>
              <w:rFonts w:ascii="inherit" w:eastAsia="Times New Roman" w:hAnsi="inherit" w:cs="Consolas"/>
              <w:color w:val="CFD5E0"/>
              <w:sz w:val="25"/>
            </w:rPr>
          </w:rPrChange>
        </w:rPr>
        <w:t xml:space="preserve"> tokenResponse = client.</w:t>
      </w:r>
      <w:r w:rsidRPr="008C6831">
        <w:rPr>
          <w:rFonts w:ascii="Maiandra GD" w:eastAsia="Times New Roman" w:hAnsi="Maiandra GD" w:cs="Consolas"/>
          <w:color w:val="4284AE"/>
          <w:sz w:val="24"/>
          <w:szCs w:val="24"/>
          <w:rPrChange w:id="10909" w:author="Narendra" w:date="2021-08-21T13:02:00Z">
            <w:rPr>
              <w:rFonts w:ascii="inherit" w:eastAsia="Times New Roman" w:hAnsi="inherit" w:cs="Consolas"/>
              <w:color w:val="4284AE"/>
              <w:sz w:val="25"/>
            </w:rPr>
          </w:rPrChange>
        </w:rPr>
        <w:t>PostAsync</w:t>
      </w:r>
      <w:r w:rsidRPr="008C6831">
        <w:rPr>
          <w:rFonts w:ascii="Maiandra GD" w:eastAsia="Times New Roman" w:hAnsi="Maiandra GD" w:cs="Consolas"/>
          <w:b/>
          <w:bCs/>
          <w:color w:val="6B7C8B"/>
          <w:sz w:val="24"/>
          <w:szCs w:val="24"/>
          <w:rPrChange w:id="10910"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0911" w:author="Narendra" w:date="2021-08-21T13:02:00Z">
            <w:rPr>
              <w:rFonts w:ascii="inherit" w:eastAsia="Times New Roman" w:hAnsi="inherit" w:cs="Consolas"/>
              <w:color w:val="CFD5E0"/>
              <w:sz w:val="25"/>
            </w:rPr>
          </w:rPrChange>
        </w:rPr>
        <w:t xml:space="preserve">baseAddress + </w:t>
      </w:r>
      <w:r w:rsidRPr="008C6831">
        <w:rPr>
          <w:rFonts w:ascii="Maiandra GD" w:eastAsia="Times New Roman" w:hAnsi="Maiandra GD" w:cs="Consolas"/>
          <w:color w:val="7CC379"/>
          <w:sz w:val="24"/>
          <w:szCs w:val="24"/>
          <w:rPrChange w:id="10912" w:author="Narendra" w:date="2021-08-21T13:02:00Z">
            <w:rPr>
              <w:rFonts w:ascii="inherit" w:eastAsia="Times New Roman" w:hAnsi="inherit" w:cs="Consolas"/>
              <w:color w:val="7CC379"/>
              <w:sz w:val="25"/>
            </w:rPr>
          </w:rPrChange>
        </w:rPr>
        <w:t>"token"</w:t>
      </w:r>
      <w:r w:rsidRPr="008C6831">
        <w:rPr>
          <w:rFonts w:ascii="Maiandra GD" w:eastAsia="Times New Roman" w:hAnsi="Maiandra GD" w:cs="Consolas"/>
          <w:color w:val="CFD5E0"/>
          <w:sz w:val="24"/>
          <w:szCs w:val="24"/>
          <w:rPrChange w:id="10913"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10914"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10915"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10916" w:author="Narendra" w:date="2021-08-21T13:02:00Z">
            <w:rPr>
              <w:rFonts w:ascii="inherit" w:eastAsia="Times New Roman" w:hAnsi="inherit" w:cs="Consolas"/>
              <w:color w:val="4284AE"/>
              <w:sz w:val="25"/>
            </w:rPr>
          </w:rPrChange>
        </w:rPr>
        <w:t>FormUrlEncodedContent</w:t>
      </w:r>
      <w:r w:rsidRPr="008C6831">
        <w:rPr>
          <w:rFonts w:ascii="Maiandra GD" w:eastAsia="Times New Roman" w:hAnsi="Maiandra GD" w:cs="Consolas"/>
          <w:b/>
          <w:bCs/>
          <w:color w:val="6B7C8B"/>
          <w:sz w:val="24"/>
          <w:szCs w:val="24"/>
          <w:rPrChange w:id="1091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0918" w:author="Narendra" w:date="2021-08-21T13:02:00Z">
            <w:rPr>
              <w:rFonts w:ascii="inherit" w:eastAsia="Times New Roman" w:hAnsi="inherit" w:cs="Consolas"/>
              <w:color w:val="CFD5E0"/>
              <w:sz w:val="25"/>
            </w:rPr>
          </w:rPrChange>
        </w:rPr>
        <w:t>RequestBody</w:t>
      </w:r>
      <w:r w:rsidRPr="008C6831">
        <w:rPr>
          <w:rFonts w:ascii="Maiandra GD" w:eastAsia="Times New Roman" w:hAnsi="Maiandra GD" w:cs="Consolas"/>
          <w:b/>
          <w:bCs/>
          <w:color w:val="6B7C8B"/>
          <w:sz w:val="24"/>
          <w:szCs w:val="24"/>
          <w:rPrChange w:id="1091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0920"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10921" w:author="Narendra" w:date="2021-08-21T13:02:00Z">
            <w:rPr>
              <w:rFonts w:ascii="inherit" w:eastAsia="Times New Roman" w:hAnsi="inherit" w:cs="Consolas"/>
              <w:color w:val="4284AE"/>
              <w:sz w:val="25"/>
            </w:rPr>
          </w:rPrChange>
        </w:rPr>
        <w:t>Result</w:t>
      </w:r>
      <w:r w:rsidRPr="008C6831">
        <w:rPr>
          <w:rFonts w:ascii="Maiandra GD" w:eastAsia="Times New Roman" w:hAnsi="Maiandra GD" w:cs="Consolas"/>
          <w:color w:val="CFD5E0"/>
          <w:sz w:val="24"/>
          <w:szCs w:val="24"/>
          <w:rPrChange w:id="10922"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92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0924" w:author="Narendra" w:date="2021-08-21T13:02:00Z">
            <w:rPr>
              <w:rFonts w:ascii="inherit" w:eastAsia="Times New Roman" w:hAnsi="inherit" w:cs="Consolas"/>
              <w:b/>
              <w:bCs/>
              <w:color w:val="D171DD"/>
              <w:sz w:val="25"/>
            </w:rPr>
          </w:rPrChange>
        </w:rPr>
        <w:t>if</w:t>
      </w:r>
      <w:r w:rsidRPr="008C6831">
        <w:rPr>
          <w:rFonts w:ascii="Maiandra GD" w:eastAsia="Times New Roman" w:hAnsi="Maiandra GD" w:cs="Consolas"/>
          <w:color w:val="CFD5E0"/>
          <w:sz w:val="24"/>
          <w:szCs w:val="24"/>
          <w:rPrChange w:id="10925"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10926"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0927" w:author="Narendra" w:date="2021-08-21T13:02:00Z">
            <w:rPr>
              <w:rFonts w:ascii="inherit" w:eastAsia="Times New Roman" w:hAnsi="inherit" w:cs="Consolas"/>
              <w:color w:val="CFD5E0"/>
              <w:sz w:val="25"/>
            </w:rPr>
          </w:rPrChange>
        </w:rPr>
        <w:t>tokenResponse.</w:t>
      </w:r>
      <w:r w:rsidRPr="008C6831">
        <w:rPr>
          <w:rFonts w:ascii="Maiandra GD" w:eastAsia="Times New Roman" w:hAnsi="Maiandra GD" w:cs="Consolas"/>
          <w:color w:val="4284AE"/>
          <w:sz w:val="24"/>
          <w:szCs w:val="24"/>
          <w:rPrChange w:id="10928" w:author="Narendra" w:date="2021-08-21T13:02:00Z">
            <w:rPr>
              <w:rFonts w:ascii="inherit" w:eastAsia="Times New Roman" w:hAnsi="inherit" w:cs="Consolas"/>
              <w:color w:val="4284AE"/>
              <w:sz w:val="25"/>
            </w:rPr>
          </w:rPrChange>
        </w:rPr>
        <w:t>IsSuccessStatusCode</w:t>
      </w:r>
      <w:r w:rsidRPr="008C6831">
        <w:rPr>
          <w:rFonts w:ascii="Maiandra GD" w:eastAsia="Times New Roman" w:hAnsi="Maiandra GD" w:cs="Consolas"/>
          <w:b/>
          <w:bCs/>
          <w:color w:val="6B7C8B"/>
          <w:sz w:val="24"/>
          <w:szCs w:val="24"/>
          <w:rPrChange w:id="10929"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93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0931"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93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D19252"/>
          <w:sz w:val="24"/>
          <w:szCs w:val="24"/>
          <w:rPrChange w:id="10933" w:author="Narendra" w:date="2021-08-21T13:02:00Z">
            <w:rPr>
              <w:rFonts w:ascii="inherit" w:eastAsia="Times New Roman" w:hAnsi="inherit" w:cs="Consolas"/>
              <w:color w:val="D19252"/>
              <w:sz w:val="25"/>
            </w:rPr>
          </w:rPrChange>
        </w:rPr>
        <w:t>var</w:t>
      </w:r>
      <w:r w:rsidRPr="008C6831">
        <w:rPr>
          <w:rFonts w:ascii="Maiandra GD" w:eastAsia="Times New Roman" w:hAnsi="Maiandra GD" w:cs="Consolas"/>
          <w:color w:val="CFD5E0"/>
          <w:sz w:val="24"/>
          <w:szCs w:val="24"/>
          <w:rPrChange w:id="10934" w:author="Narendra" w:date="2021-08-21T13:02:00Z">
            <w:rPr>
              <w:rFonts w:ascii="inherit" w:eastAsia="Times New Roman" w:hAnsi="inherit" w:cs="Consolas"/>
              <w:color w:val="CFD5E0"/>
              <w:sz w:val="25"/>
            </w:rPr>
          </w:rPrChange>
        </w:rPr>
        <w:t xml:space="preserve"> JsonContent = tokenResponse.</w:t>
      </w:r>
      <w:r w:rsidRPr="008C6831">
        <w:rPr>
          <w:rFonts w:ascii="Maiandra GD" w:eastAsia="Times New Roman" w:hAnsi="Maiandra GD" w:cs="Consolas"/>
          <w:color w:val="4284AE"/>
          <w:sz w:val="24"/>
          <w:szCs w:val="24"/>
          <w:rPrChange w:id="10935" w:author="Narendra" w:date="2021-08-21T13:02:00Z">
            <w:rPr>
              <w:rFonts w:ascii="inherit" w:eastAsia="Times New Roman" w:hAnsi="inherit" w:cs="Consolas"/>
              <w:color w:val="4284AE"/>
              <w:sz w:val="25"/>
            </w:rPr>
          </w:rPrChange>
        </w:rPr>
        <w:t>Content</w:t>
      </w:r>
      <w:r w:rsidRPr="008C6831">
        <w:rPr>
          <w:rFonts w:ascii="Maiandra GD" w:eastAsia="Times New Roman" w:hAnsi="Maiandra GD" w:cs="Consolas"/>
          <w:color w:val="CFD5E0"/>
          <w:sz w:val="24"/>
          <w:szCs w:val="24"/>
          <w:rPrChange w:id="10936"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10937" w:author="Narendra" w:date="2021-08-21T13:02:00Z">
            <w:rPr>
              <w:rFonts w:ascii="inherit" w:eastAsia="Times New Roman" w:hAnsi="inherit" w:cs="Consolas"/>
              <w:color w:val="4284AE"/>
              <w:sz w:val="25"/>
            </w:rPr>
          </w:rPrChange>
        </w:rPr>
        <w:t>ReadAsStringAsync</w:t>
      </w:r>
      <w:r w:rsidRPr="008C6831">
        <w:rPr>
          <w:rFonts w:ascii="Maiandra GD" w:eastAsia="Times New Roman" w:hAnsi="Maiandra GD" w:cs="Consolas"/>
          <w:b/>
          <w:bCs/>
          <w:color w:val="6B7C8B"/>
          <w:sz w:val="24"/>
          <w:szCs w:val="24"/>
          <w:rPrChange w:id="1093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0939"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10940" w:author="Narendra" w:date="2021-08-21T13:02:00Z">
            <w:rPr>
              <w:rFonts w:ascii="inherit" w:eastAsia="Times New Roman" w:hAnsi="inherit" w:cs="Consolas"/>
              <w:color w:val="4284AE"/>
              <w:sz w:val="25"/>
            </w:rPr>
          </w:rPrChange>
        </w:rPr>
        <w:t>Result</w:t>
      </w:r>
      <w:r w:rsidRPr="008C6831">
        <w:rPr>
          <w:rFonts w:ascii="Maiandra GD" w:eastAsia="Times New Roman" w:hAnsi="Maiandra GD" w:cs="Consolas"/>
          <w:color w:val="CFD5E0"/>
          <w:sz w:val="24"/>
          <w:szCs w:val="24"/>
          <w:rPrChange w:id="10941"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94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0943" w:author="Narendra" w:date="2021-08-21T13:02:00Z">
            <w:rPr>
              <w:rFonts w:ascii="inherit" w:eastAsia="Times New Roman" w:hAnsi="inherit" w:cs="Consolas"/>
              <w:color w:val="CFD5E0"/>
              <w:sz w:val="25"/>
            </w:rPr>
          </w:rPrChange>
        </w:rPr>
        <w:t>token = JsonConvert.</w:t>
      </w:r>
      <w:r w:rsidRPr="008C6831">
        <w:rPr>
          <w:rFonts w:ascii="Maiandra GD" w:eastAsia="Times New Roman" w:hAnsi="Maiandra GD" w:cs="Consolas"/>
          <w:color w:val="4284AE"/>
          <w:sz w:val="24"/>
          <w:szCs w:val="24"/>
          <w:rPrChange w:id="10944" w:author="Narendra" w:date="2021-08-21T13:02:00Z">
            <w:rPr>
              <w:rFonts w:ascii="inherit" w:eastAsia="Times New Roman" w:hAnsi="inherit" w:cs="Consolas"/>
              <w:color w:val="4284AE"/>
              <w:sz w:val="25"/>
            </w:rPr>
          </w:rPrChange>
        </w:rPr>
        <w:t>DeserializeObject</w:t>
      </w:r>
      <w:r w:rsidRPr="008C6831">
        <w:rPr>
          <w:rFonts w:ascii="Maiandra GD" w:eastAsia="Times New Roman" w:hAnsi="Maiandra GD" w:cs="Consolas"/>
          <w:b/>
          <w:bCs/>
          <w:color w:val="6B7C8B"/>
          <w:sz w:val="24"/>
          <w:szCs w:val="24"/>
          <w:rPrChange w:id="10945" w:author="Narendra" w:date="2021-08-21T13:02:00Z">
            <w:rPr>
              <w:rFonts w:ascii="inherit" w:eastAsia="Times New Roman" w:hAnsi="inherit" w:cs="Consolas"/>
              <w:b/>
              <w:bCs/>
              <w:color w:val="6B7C8B"/>
              <w:sz w:val="25"/>
            </w:rPr>
          </w:rPrChange>
        </w:rPr>
        <w:t>&lt;</w:t>
      </w:r>
      <w:r w:rsidRPr="008C6831">
        <w:rPr>
          <w:rFonts w:ascii="Maiandra GD" w:eastAsia="Times New Roman" w:hAnsi="Maiandra GD" w:cs="Consolas"/>
          <w:color w:val="CFD5E0"/>
          <w:sz w:val="24"/>
          <w:szCs w:val="24"/>
          <w:rPrChange w:id="10946" w:author="Narendra" w:date="2021-08-21T13:02:00Z">
            <w:rPr>
              <w:rFonts w:ascii="inherit" w:eastAsia="Times New Roman" w:hAnsi="inherit" w:cs="Consolas"/>
              <w:color w:val="CFD5E0"/>
              <w:sz w:val="25"/>
            </w:rPr>
          </w:rPrChange>
        </w:rPr>
        <w:t>Token</w:t>
      </w:r>
      <w:r w:rsidRPr="008C6831">
        <w:rPr>
          <w:rFonts w:ascii="Maiandra GD" w:eastAsia="Times New Roman" w:hAnsi="Maiandra GD" w:cs="Consolas"/>
          <w:b/>
          <w:bCs/>
          <w:color w:val="6B7C8B"/>
          <w:sz w:val="24"/>
          <w:szCs w:val="24"/>
          <w:rPrChange w:id="10947" w:author="Narendra" w:date="2021-08-21T13:02:00Z">
            <w:rPr>
              <w:rFonts w:ascii="inherit" w:eastAsia="Times New Roman" w:hAnsi="inherit" w:cs="Consolas"/>
              <w:b/>
              <w:bCs/>
              <w:color w:val="6B7C8B"/>
              <w:sz w:val="25"/>
            </w:rPr>
          </w:rPrChange>
        </w:rPr>
        <w:t>&gt;(</w:t>
      </w:r>
      <w:r w:rsidRPr="008C6831">
        <w:rPr>
          <w:rFonts w:ascii="Maiandra GD" w:eastAsia="Times New Roman" w:hAnsi="Maiandra GD" w:cs="Consolas"/>
          <w:color w:val="CFD5E0"/>
          <w:sz w:val="24"/>
          <w:szCs w:val="24"/>
          <w:rPrChange w:id="10948" w:author="Narendra" w:date="2021-08-21T13:02:00Z">
            <w:rPr>
              <w:rFonts w:ascii="inherit" w:eastAsia="Times New Roman" w:hAnsi="inherit" w:cs="Consolas"/>
              <w:color w:val="CFD5E0"/>
              <w:sz w:val="25"/>
            </w:rPr>
          </w:rPrChange>
        </w:rPr>
        <w:t>JsonContent</w:t>
      </w:r>
      <w:r w:rsidRPr="008C6831">
        <w:rPr>
          <w:rFonts w:ascii="Maiandra GD" w:eastAsia="Times New Roman" w:hAnsi="Maiandra GD" w:cs="Consolas"/>
          <w:b/>
          <w:bCs/>
          <w:color w:val="6B7C8B"/>
          <w:sz w:val="24"/>
          <w:szCs w:val="24"/>
          <w:rPrChange w:id="1094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0950"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95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0952" w:author="Narendra" w:date="2021-08-21T13:02:00Z">
            <w:rPr>
              <w:rFonts w:ascii="inherit" w:eastAsia="Times New Roman" w:hAnsi="inherit" w:cs="Consolas"/>
              <w:color w:val="CFD5E0"/>
              <w:sz w:val="25"/>
            </w:rPr>
          </w:rPrChange>
        </w:rPr>
        <w:t>token.</w:t>
      </w:r>
      <w:r w:rsidRPr="008C6831">
        <w:rPr>
          <w:rFonts w:ascii="Maiandra GD" w:eastAsia="Times New Roman" w:hAnsi="Maiandra GD" w:cs="Consolas"/>
          <w:color w:val="4284AE"/>
          <w:sz w:val="24"/>
          <w:szCs w:val="24"/>
          <w:rPrChange w:id="10953" w:author="Narendra" w:date="2021-08-21T13:02:00Z">
            <w:rPr>
              <w:rFonts w:ascii="inherit" w:eastAsia="Times New Roman" w:hAnsi="inherit" w:cs="Consolas"/>
              <w:color w:val="4284AE"/>
              <w:sz w:val="25"/>
            </w:rPr>
          </w:rPrChange>
        </w:rPr>
        <w:t>Error</w:t>
      </w:r>
      <w:r w:rsidRPr="008C6831">
        <w:rPr>
          <w:rFonts w:ascii="Maiandra GD" w:eastAsia="Times New Roman" w:hAnsi="Maiandra GD" w:cs="Consolas"/>
          <w:color w:val="CFD5E0"/>
          <w:sz w:val="24"/>
          <w:szCs w:val="24"/>
          <w:rPrChange w:id="10954" w:author="Narendra" w:date="2021-08-21T13:02:00Z">
            <w:rPr>
              <w:rFonts w:ascii="inherit" w:eastAsia="Times New Roman" w:hAnsi="inherit" w:cs="Consolas"/>
              <w:color w:val="CFD5E0"/>
              <w:sz w:val="25"/>
            </w:rPr>
          </w:rPrChange>
        </w:rPr>
        <w:t xml:space="preserve"> = </w:t>
      </w:r>
      <w:r w:rsidRPr="008C6831">
        <w:rPr>
          <w:rFonts w:ascii="Maiandra GD" w:eastAsia="Times New Roman" w:hAnsi="Maiandra GD" w:cs="Consolas"/>
          <w:b/>
          <w:bCs/>
          <w:color w:val="D171DD"/>
          <w:sz w:val="24"/>
          <w:szCs w:val="24"/>
          <w:rPrChange w:id="10955" w:author="Narendra" w:date="2021-08-21T13:02:00Z">
            <w:rPr>
              <w:rFonts w:ascii="inherit" w:eastAsia="Times New Roman" w:hAnsi="inherit" w:cs="Consolas"/>
              <w:b/>
              <w:bCs/>
              <w:color w:val="D171DD"/>
              <w:sz w:val="25"/>
            </w:rPr>
          </w:rPrChange>
        </w:rPr>
        <w:t>null</w:t>
      </w:r>
      <w:r w:rsidRPr="008C6831">
        <w:rPr>
          <w:rFonts w:ascii="Maiandra GD" w:eastAsia="Times New Roman" w:hAnsi="Maiandra GD" w:cs="Consolas"/>
          <w:color w:val="CFD5E0"/>
          <w:sz w:val="24"/>
          <w:szCs w:val="24"/>
          <w:rPrChange w:id="10956"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95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0958"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95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0960" w:author="Narendra" w:date="2021-08-21T13:02:00Z">
            <w:rPr>
              <w:rFonts w:ascii="inherit" w:eastAsia="Times New Roman" w:hAnsi="inherit" w:cs="Consolas"/>
              <w:b/>
              <w:bCs/>
              <w:color w:val="D171DD"/>
              <w:sz w:val="25"/>
            </w:rPr>
          </w:rPrChange>
        </w:rPr>
        <w:t>else</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96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0962"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96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0964" w:author="Narendra" w:date="2021-08-21T13:02:00Z">
            <w:rPr>
              <w:rFonts w:ascii="inherit" w:eastAsia="Times New Roman" w:hAnsi="inherit" w:cs="Consolas"/>
              <w:color w:val="CFD5E0"/>
              <w:sz w:val="25"/>
            </w:rPr>
          </w:rPrChange>
        </w:rPr>
        <w:t>token.</w:t>
      </w:r>
      <w:r w:rsidRPr="008C6831">
        <w:rPr>
          <w:rFonts w:ascii="Maiandra GD" w:eastAsia="Times New Roman" w:hAnsi="Maiandra GD" w:cs="Consolas"/>
          <w:color w:val="4284AE"/>
          <w:sz w:val="24"/>
          <w:szCs w:val="24"/>
          <w:rPrChange w:id="10965" w:author="Narendra" w:date="2021-08-21T13:02:00Z">
            <w:rPr>
              <w:rFonts w:ascii="inherit" w:eastAsia="Times New Roman" w:hAnsi="inherit" w:cs="Consolas"/>
              <w:color w:val="4284AE"/>
              <w:sz w:val="25"/>
            </w:rPr>
          </w:rPrChange>
        </w:rPr>
        <w:t>Error</w:t>
      </w:r>
      <w:r w:rsidRPr="008C6831">
        <w:rPr>
          <w:rFonts w:ascii="Maiandra GD" w:eastAsia="Times New Roman" w:hAnsi="Maiandra GD" w:cs="Consolas"/>
          <w:color w:val="CFD5E0"/>
          <w:sz w:val="24"/>
          <w:szCs w:val="24"/>
          <w:rPrChange w:id="10966" w:author="Narendra" w:date="2021-08-21T13:02:00Z">
            <w:rPr>
              <w:rFonts w:ascii="inherit" w:eastAsia="Times New Roman" w:hAnsi="inherit" w:cs="Consolas"/>
              <w:color w:val="CFD5E0"/>
              <w:sz w:val="25"/>
            </w:rPr>
          </w:rPrChange>
        </w:rPr>
        <w:t xml:space="preserve"> = </w:t>
      </w:r>
      <w:r w:rsidRPr="008C6831">
        <w:rPr>
          <w:rFonts w:ascii="Maiandra GD" w:eastAsia="Times New Roman" w:hAnsi="Maiandra GD" w:cs="Consolas"/>
          <w:color w:val="7CC379"/>
          <w:sz w:val="24"/>
          <w:szCs w:val="24"/>
          <w:rPrChange w:id="10967" w:author="Narendra" w:date="2021-08-21T13:02:00Z">
            <w:rPr>
              <w:rFonts w:ascii="inherit" w:eastAsia="Times New Roman" w:hAnsi="inherit" w:cs="Consolas"/>
              <w:color w:val="7CC379"/>
              <w:sz w:val="25"/>
            </w:rPr>
          </w:rPrChange>
        </w:rPr>
        <w:t>"GetAccessToken by Refresh Token failed likely due to an invalid client ID, client secret, or it has been revoked by the system admin"</w:t>
      </w:r>
      <w:r w:rsidRPr="008C6831">
        <w:rPr>
          <w:rFonts w:ascii="Maiandra GD" w:eastAsia="Times New Roman" w:hAnsi="Maiandra GD" w:cs="Consolas"/>
          <w:color w:val="CFD5E0"/>
          <w:sz w:val="24"/>
          <w:szCs w:val="24"/>
          <w:rPrChange w:id="10968"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96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0970"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97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0972" w:author="Narendra" w:date="2021-08-21T13:02:00Z">
            <w:rPr>
              <w:rFonts w:ascii="inherit" w:eastAsia="Times New Roman" w:hAnsi="inherit" w:cs="Consolas"/>
              <w:b/>
              <w:bCs/>
              <w:color w:val="D171DD"/>
              <w:sz w:val="25"/>
            </w:rPr>
          </w:rPrChange>
        </w:rPr>
        <w:t>return</w:t>
      </w:r>
      <w:r w:rsidRPr="008C6831">
        <w:rPr>
          <w:rFonts w:ascii="Maiandra GD" w:eastAsia="Times New Roman" w:hAnsi="Maiandra GD" w:cs="Consolas"/>
          <w:color w:val="CFD5E0"/>
          <w:sz w:val="24"/>
          <w:szCs w:val="24"/>
          <w:rPrChange w:id="10973" w:author="Narendra" w:date="2021-08-21T13:02:00Z">
            <w:rPr>
              <w:rFonts w:ascii="inherit" w:eastAsia="Times New Roman" w:hAnsi="inherit" w:cs="Consolas"/>
              <w:color w:val="CFD5E0"/>
              <w:sz w:val="25"/>
            </w:rPr>
          </w:rPrChange>
        </w:rPr>
        <w:t xml:space="preserve"> token;</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97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0975"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097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0977"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line="384" w:lineRule="atLeast"/>
        <w:textAlignment w:val="baseline"/>
        <w:rPr>
          <w:rFonts w:ascii="Maiandra GD" w:eastAsia="Times New Roman" w:hAnsi="Maiandra GD" w:cs="Consolas"/>
          <w:color w:val="596174"/>
          <w:sz w:val="24"/>
          <w:szCs w:val="24"/>
          <w:rPrChange w:id="1097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0979"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10980"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0981" w:author="Narendra" w:date="2021-08-21T13:02:00Z">
            <w:rPr>
              <w:rFonts w:ascii="Arial" w:eastAsia="Times New Roman" w:hAnsi="Arial" w:cs="Arial"/>
              <w:color w:val="000000"/>
              <w:sz w:val="23"/>
              <w:szCs w:val="23"/>
              <w:bdr w:val="none" w:sz="0" w:space="0" w:color="auto" w:frame="1"/>
            </w:rPr>
          </w:rPrChange>
        </w:rPr>
        <w:t>That’s it. Run the application and see everything is working as expected. In the next article, I will discuss how to consume Refresh Token using JavaScript.</w:t>
      </w:r>
    </w:p>
    <w:p w:rsidR="003B08DB" w:rsidRPr="008C6831" w:rsidRDefault="003B08DB" w:rsidP="00E66B06">
      <w:pPr>
        <w:pBdr>
          <w:bottom w:val="double" w:sz="6" w:space="1" w:color="auto"/>
        </w:pBdr>
        <w:shd w:val="clear" w:color="auto" w:fill="FFFFFF"/>
        <w:spacing w:after="384" w:line="240" w:lineRule="auto"/>
        <w:textAlignment w:val="baseline"/>
        <w:rPr>
          <w:rFonts w:ascii="Maiandra GD" w:eastAsia="Times New Roman" w:hAnsi="Maiandra GD" w:cs="Segoe UI"/>
          <w:color w:val="212529"/>
          <w:sz w:val="24"/>
          <w:szCs w:val="24"/>
        </w:rPr>
      </w:pPr>
    </w:p>
    <w:p w:rsidR="003B08DB" w:rsidRPr="008C6831" w:rsidRDefault="003B08DB" w:rsidP="003B08DB">
      <w:pPr>
        <w:shd w:val="clear" w:color="auto" w:fill="FFFFFF"/>
        <w:spacing w:after="0" w:line="240" w:lineRule="auto"/>
        <w:jc w:val="both"/>
        <w:textAlignment w:val="baseline"/>
        <w:outlineLvl w:val="1"/>
        <w:rPr>
          <w:rFonts w:ascii="Maiandra GD" w:eastAsia="Times New Roman" w:hAnsi="Maiandra GD" w:cs="Segoe UI"/>
          <w:color w:val="3A3A3A"/>
          <w:sz w:val="24"/>
          <w:szCs w:val="24"/>
          <w:rPrChange w:id="10982" w:author="Narendra" w:date="2021-08-21T13:02:00Z">
            <w:rPr>
              <w:rFonts w:ascii="Segoe UI" w:eastAsia="Times New Roman" w:hAnsi="Segoe UI" w:cs="Segoe UI"/>
              <w:color w:val="3A3A3A"/>
              <w:sz w:val="36"/>
              <w:szCs w:val="36"/>
            </w:rPr>
          </w:rPrChange>
        </w:rPr>
      </w:pPr>
      <w:r w:rsidRPr="0040295E">
        <w:rPr>
          <w:rFonts w:ascii="Maiandra GD" w:eastAsia="Times New Roman" w:hAnsi="Maiandra GD" w:cs="Arial"/>
          <w:b/>
          <w:bCs/>
          <w:color w:val="000000"/>
          <w:sz w:val="24"/>
          <w:szCs w:val="24"/>
          <w:highlight w:val="yellow"/>
          <w:rPrChange w:id="10983" w:author="Narendra" w:date="2021-08-21T13:02:00Z">
            <w:rPr>
              <w:rFonts w:ascii="Arial" w:eastAsia="Times New Roman" w:hAnsi="Arial" w:cs="Arial"/>
              <w:b/>
              <w:bCs/>
              <w:color w:val="000000"/>
              <w:sz w:val="36"/>
              <w:szCs w:val="36"/>
            </w:rPr>
          </w:rPrChange>
        </w:rPr>
        <w:t>HMAC Authentication in Web API</w:t>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10984"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0985" w:author="Narendra" w:date="2021-08-21T13:02:00Z">
            <w:rPr>
              <w:rFonts w:ascii="Arial" w:eastAsia="Times New Roman" w:hAnsi="Arial" w:cs="Arial"/>
              <w:color w:val="000000"/>
              <w:sz w:val="23"/>
              <w:szCs w:val="23"/>
              <w:bdr w:val="none" w:sz="0" w:space="0" w:color="auto" w:frame="1"/>
            </w:rPr>
          </w:rPrChange>
        </w:rPr>
        <w:lastRenderedPageBreak/>
        <w:t>In this article, I am going to discuss how to implement the </w:t>
      </w:r>
      <w:r w:rsidRPr="008C6831">
        <w:rPr>
          <w:rFonts w:ascii="Maiandra GD" w:eastAsia="Times New Roman" w:hAnsi="Maiandra GD" w:cs="Arial"/>
          <w:b/>
          <w:bCs/>
          <w:color w:val="000000"/>
          <w:sz w:val="24"/>
          <w:szCs w:val="24"/>
          <w:rPrChange w:id="10986" w:author="Narendra" w:date="2021-08-21T13:02:00Z">
            <w:rPr>
              <w:rFonts w:ascii="Arial" w:eastAsia="Times New Roman" w:hAnsi="Arial" w:cs="Arial"/>
              <w:b/>
              <w:bCs/>
              <w:color w:val="000000"/>
              <w:sz w:val="23"/>
            </w:rPr>
          </w:rPrChange>
        </w:rPr>
        <w:t>HMAC Authentication in Web API </w:t>
      </w:r>
      <w:r w:rsidRPr="008C6831">
        <w:rPr>
          <w:rFonts w:ascii="Maiandra GD" w:eastAsia="Times New Roman" w:hAnsi="Maiandra GD" w:cs="Arial"/>
          <w:color w:val="000000"/>
          <w:sz w:val="24"/>
          <w:szCs w:val="24"/>
          <w:bdr w:val="none" w:sz="0" w:space="0" w:color="auto" w:frame="1"/>
          <w:rPrChange w:id="10987" w:author="Narendra" w:date="2021-08-21T13:02:00Z">
            <w:rPr>
              <w:rFonts w:ascii="Arial" w:eastAsia="Times New Roman" w:hAnsi="Arial" w:cs="Arial"/>
              <w:color w:val="000000"/>
              <w:sz w:val="23"/>
              <w:szCs w:val="23"/>
              <w:bdr w:val="none" w:sz="0" w:space="0" w:color="auto" w:frame="1"/>
            </w:rPr>
          </w:rPrChange>
        </w:rPr>
        <w:t>Application</w:t>
      </w:r>
      <w:r w:rsidRPr="008C6831">
        <w:rPr>
          <w:rFonts w:ascii="Maiandra GD" w:eastAsia="Times New Roman" w:hAnsi="Maiandra GD" w:cs="Arial"/>
          <w:b/>
          <w:bCs/>
          <w:color w:val="000000"/>
          <w:sz w:val="24"/>
          <w:szCs w:val="24"/>
          <w:rPrChange w:id="10988" w:author="Narendra" w:date="2021-08-21T13:02:00Z">
            <w:rPr>
              <w:rFonts w:ascii="Arial" w:eastAsia="Times New Roman" w:hAnsi="Arial" w:cs="Arial"/>
              <w:b/>
              <w:bCs/>
              <w:color w:val="000000"/>
              <w:sz w:val="23"/>
            </w:rPr>
          </w:rPrChange>
        </w:rPr>
        <w:t>. </w:t>
      </w:r>
      <w:r w:rsidRPr="008C6831">
        <w:rPr>
          <w:rFonts w:ascii="Maiandra GD" w:eastAsia="Times New Roman" w:hAnsi="Maiandra GD" w:cs="Arial"/>
          <w:color w:val="000000"/>
          <w:sz w:val="24"/>
          <w:szCs w:val="24"/>
          <w:bdr w:val="none" w:sz="0" w:space="0" w:color="auto" w:frame="1"/>
          <w:rPrChange w:id="10989" w:author="Narendra" w:date="2021-08-21T13:02:00Z">
            <w:rPr>
              <w:rFonts w:ascii="Arial" w:eastAsia="Times New Roman" w:hAnsi="Arial" w:cs="Arial"/>
              <w:color w:val="000000"/>
              <w:sz w:val="23"/>
              <w:szCs w:val="23"/>
              <w:bdr w:val="none" w:sz="0" w:space="0" w:color="auto" w:frame="1"/>
            </w:rPr>
          </w:rPrChange>
        </w:rPr>
        <w:t>Please read our previous article where we discussed </w:t>
      </w:r>
      <w:r w:rsidRPr="008C6831">
        <w:rPr>
          <w:rFonts w:ascii="Maiandra GD" w:eastAsia="Times New Roman" w:hAnsi="Maiandra GD" w:cs="Arial"/>
          <w:color w:val="000000"/>
          <w:sz w:val="24"/>
          <w:szCs w:val="24"/>
          <w:bdr w:val="none" w:sz="0" w:space="0" w:color="auto" w:frame="1"/>
          <w:rPrChange w:id="10990" w:author="Narendra" w:date="2021-08-21T13:02:00Z">
            <w:rPr>
              <w:rFonts w:ascii="Arial" w:eastAsia="Times New Roman" w:hAnsi="Arial" w:cs="Arial"/>
              <w:color w:val="000000"/>
              <w:sz w:val="23"/>
              <w:szCs w:val="23"/>
              <w:bdr w:val="none" w:sz="0" w:space="0" w:color="auto" w:frame="1"/>
            </w:rPr>
          </w:rPrChange>
        </w:rPr>
        <w:fldChar w:fldCharType="begin"/>
      </w:r>
      <w:r w:rsidRPr="008C6831">
        <w:rPr>
          <w:rFonts w:ascii="Maiandra GD" w:eastAsia="Times New Roman" w:hAnsi="Maiandra GD" w:cs="Arial"/>
          <w:color w:val="000000"/>
          <w:sz w:val="24"/>
          <w:szCs w:val="24"/>
          <w:bdr w:val="none" w:sz="0" w:space="0" w:color="auto" w:frame="1"/>
          <w:rPrChange w:id="10991" w:author="Narendra" w:date="2021-08-21T13:02:00Z">
            <w:rPr>
              <w:rFonts w:ascii="Arial" w:eastAsia="Times New Roman" w:hAnsi="Arial" w:cs="Arial"/>
              <w:color w:val="000000"/>
              <w:sz w:val="23"/>
              <w:szCs w:val="23"/>
              <w:bdr w:val="none" w:sz="0" w:space="0" w:color="auto" w:frame="1"/>
            </w:rPr>
          </w:rPrChange>
        </w:rPr>
        <w:instrText xml:space="preserve"> HYPERLINK "https://dotnettutorials.net/lesson/token-based-authentication-web-api/" </w:instrText>
      </w:r>
      <w:r w:rsidRPr="008C6831">
        <w:rPr>
          <w:rFonts w:ascii="Maiandra GD" w:eastAsia="Times New Roman" w:hAnsi="Maiandra GD" w:cs="Arial"/>
          <w:color w:val="000000"/>
          <w:sz w:val="24"/>
          <w:szCs w:val="24"/>
          <w:bdr w:val="none" w:sz="0" w:space="0" w:color="auto" w:frame="1"/>
          <w:rPrChange w:id="10992" w:author="Narendra" w:date="2021-08-21T13:02:00Z">
            <w:rPr>
              <w:rFonts w:ascii="Arial" w:eastAsia="Times New Roman" w:hAnsi="Arial" w:cs="Arial"/>
              <w:color w:val="000000"/>
              <w:sz w:val="23"/>
              <w:szCs w:val="23"/>
              <w:bdr w:val="none" w:sz="0" w:space="0" w:color="auto" w:frame="1"/>
            </w:rPr>
          </w:rPrChange>
        </w:rPr>
        <w:fldChar w:fldCharType="separate"/>
      </w:r>
      <w:r w:rsidRPr="008C6831">
        <w:rPr>
          <w:rFonts w:ascii="Maiandra GD" w:eastAsia="Times New Roman" w:hAnsi="Maiandra GD" w:cs="Arial"/>
          <w:b/>
          <w:bCs/>
          <w:color w:val="007BFF"/>
          <w:sz w:val="24"/>
          <w:szCs w:val="24"/>
          <w:rPrChange w:id="10993" w:author="Narendra" w:date="2021-08-21T13:02:00Z">
            <w:rPr>
              <w:rFonts w:ascii="Arial" w:eastAsia="Times New Roman" w:hAnsi="Arial" w:cs="Arial"/>
              <w:b/>
              <w:bCs/>
              <w:color w:val="007BFF"/>
              <w:sz w:val="23"/>
            </w:rPr>
          </w:rPrChange>
        </w:rPr>
        <w:t>Token Based Authentication in Web API</w:t>
      </w:r>
      <w:r w:rsidRPr="008C6831">
        <w:rPr>
          <w:rFonts w:ascii="Maiandra GD" w:eastAsia="Times New Roman" w:hAnsi="Maiandra GD" w:cs="Arial"/>
          <w:color w:val="000000"/>
          <w:sz w:val="24"/>
          <w:szCs w:val="24"/>
          <w:bdr w:val="none" w:sz="0" w:space="0" w:color="auto" w:frame="1"/>
          <w:rPrChange w:id="10994" w:author="Narendra" w:date="2021-08-21T13:02:00Z">
            <w:rPr>
              <w:rFonts w:ascii="Arial" w:eastAsia="Times New Roman" w:hAnsi="Arial" w:cs="Arial"/>
              <w:color w:val="000000"/>
              <w:sz w:val="23"/>
              <w:szCs w:val="23"/>
              <w:bdr w:val="none" w:sz="0" w:space="0" w:color="auto" w:frame="1"/>
            </w:rPr>
          </w:rPrChange>
        </w:rPr>
        <w:fldChar w:fldCharType="end"/>
      </w:r>
      <w:r w:rsidRPr="008C6831">
        <w:rPr>
          <w:rFonts w:ascii="Maiandra GD" w:eastAsia="Times New Roman" w:hAnsi="Maiandra GD" w:cs="Arial"/>
          <w:color w:val="000000"/>
          <w:sz w:val="24"/>
          <w:szCs w:val="24"/>
          <w:bdr w:val="none" w:sz="0" w:space="0" w:color="auto" w:frame="1"/>
          <w:rPrChange w:id="10995" w:author="Narendra" w:date="2021-08-21T13:02:00Z">
            <w:rPr>
              <w:rFonts w:ascii="Arial" w:eastAsia="Times New Roman" w:hAnsi="Arial" w:cs="Arial"/>
              <w:color w:val="000000"/>
              <w:sz w:val="23"/>
              <w:szCs w:val="23"/>
              <w:bdr w:val="none" w:sz="0" w:space="0" w:color="auto" w:frame="1"/>
            </w:rPr>
          </w:rPrChange>
        </w:rPr>
        <w:t>. The most important thing that you need to be considered while developing API is to ensure its security as the API will be exposed over the network and HMAC Authentication is one of the mechanisms to provide security to the Web API Resources. As part of this article, we are going to discuss the following pointers in detail.</w:t>
      </w:r>
    </w:p>
    <w:p w:rsidR="003B08DB" w:rsidRPr="008C6831" w:rsidRDefault="003B08DB" w:rsidP="003B08DB">
      <w:pPr>
        <w:numPr>
          <w:ilvl w:val="0"/>
          <w:numId w:val="22"/>
        </w:numPr>
        <w:shd w:val="clear" w:color="auto" w:fill="FFFFFF"/>
        <w:spacing w:after="0" w:line="240" w:lineRule="auto"/>
        <w:textAlignment w:val="baseline"/>
        <w:rPr>
          <w:rFonts w:ascii="Maiandra GD" w:eastAsia="Times New Roman" w:hAnsi="Maiandra GD" w:cs="Segoe UI"/>
          <w:color w:val="212529"/>
          <w:sz w:val="24"/>
          <w:szCs w:val="24"/>
          <w:rPrChange w:id="10996"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sz w:val="24"/>
          <w:szCs w:val="24"/>
          <w:rPrChange w:id="10997" w:author="Narendra" w:date="2021-08-21T13:02:00Z">
            <w:rPr>
              <w:rFonts w:ascii="Arial" w:eastAsia="Times New Roman" w:hAnsi="Arial" w:cs="Arial"/>
              <w:b/>
              <w:bCs/>
              <w:sz w:val="23"/>
            </w:rPr>
          </w:rPrChange>
        </w:rPr>
        <w:t>What is HMAC Authentication?</w:t>
      </w:r>
    </w:p>
    <w:p w:rsidR="003B08DB" w:rsidRPr="008C6831" w:rsidRDefault="003B08DB" w:rsidP="003B08DB">
      <w:pPr>
        <w:numPr>
          <w:ilvl w:val="0"/>
          <w:numId w:val="22"/>
        </w:numPr>
        <w:shd w:val="clear" w:color="auto" w:fill="FFFFFF"/>
        <w:spacing w:after="0" w:line="240" w:lineRule="auto"/>
        <w:textAlignment w:val="baseline"/>
        <w:rPr>
          <w:rFonts w:ascii="Maiandra GD" w:eastAsia="Times New Roman" w:hAnsi="Maiandra GD" w:cs="Segoe UI"/>
          <w:color w:val="212529"/>
          <w:sz w:val="24"/>
          <w:szCs w:val="24"/>
          <w:rPrChange w:id="10998"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sz w:val="24"/>
          <w:szCs w:val="24"/>
          <w:rPrChange w:id="10999" w:author="Narendra" w:date="2021-08-21T13:02:00Z">
            <w:rPr>
              <w:rFonts w:ascii="Arial" w:eastAsia="Times New Roman" w:hAnsi="Arial" w:cs="Arial"/>
              <w:b/>
              <w:bCs/>
              <w:sz w:val="23"/>
            </w:rPr>
          </w:rPrChange>
        </w:rPr>
        <w:t>Understanding the Keys used in HMAC Authentication.</w:t>
      </w:r>
    </w:p>
    <w:p w:rsidR="003B08DB" w:rsidRPr="008C6831" w:rsidRDefault="003B08DB" w:rsidP="003B08DB">
      <w:pPr>
        <w:numPr>
          <w:ilvl w:val="0"/>
          <w:numId w:val="22"/>
        </w:numPr>
        <w:shd w:val="clear" w:color="auto" w:fill="FFFFFF"/>
        <w:spacing w:after="0" w:line="240" w:lineRule="auto"/>
        <w:textAlignment w:val="baseline"/>
        <w:rPr>
          <w:rFonts w:ascii="Maiandra GD" w:eastAsia="Times New Roman" w:hAnsi="Maiandra GD" w:cs="Segoe UI"/>
          <w:color w:val="212529"/>
          <w:sz w:val="24"/>
          <w:szCs w:val="24"/>
          <w:rPrChange w:id="11000"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sz w:val="24"/>
          <w:szCs w:val="24"/>
          <w:rPrChange w:id="11001" w:author="Narendra" w:date="2021-08-21T13:02:00Z">
            <w:rPr>
              <w:rFonts w:ascii="Arial" w:eastAsia="Times New Roman" w:hAnsi="Arial" w:cs="Arial"/>
              <w:b/>
              <w:bCs/>
              <w:sz w:val="23"/>
            </w:rPr>
          </w:rPrChange>
        </w:rPr>
        <w:t>Uses of HMAC Authentication in Web API.</w:t>
      </w:r>
    </w:p>
    <w:p w:rsidR="003B08DB" w:rsidRPr="008C6831" w:rsidRDefault="003B08DB" w:rsidP="003B08DB">
      <w:pPr>
        <w:numPr>
          <w:ilvl w:val="0"/>
          <w:numId w:val="22"/>
        </w:numPr>
        <w:shd w:val="clear" w:color="auto" w:fill="FFFFFF"/>
        <w:spacing w:after="0" w:line="240" w:lineRule="auto"/>
        <w:textAlignment w:val="baseline"/>
        <w:rPr>
          <w:rFonts w:ascii="Maiandra GD" w:eastAsia="Times New Roman" w:hAnsi="Maiandra GD" w:cs="Segoe UI"/>
          <w:color w:val="212529"/>
          <w:sz w:val="24"/>
          <w:szCs w:val="24"/>
          <w:rPrChange w:id="11002"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sz w:val="24"/>
          <w:szCs w:val="24"/>
          <w:rPrChange w:id="11003" w:author="Narendra" w:date="2021-08-21T13:02:00Z">
            <w:rPr>
              <w:rFonts w:ascii="Arial" w:eastAsia="Times New Roman" w:hAnsi="Arial" w:cs="Arial"/>
              <w:b/>
              <w:bCs/>
              <w:sz w:val="23"/>
            </w:rPr>
          </w:rPrChange>
        </w:rPr>
        <w:t>How does the HMAC Authentication work?</w:t>
      </w:r>
      <w:r w:rsidRPr="008C6831">
        <w:rPr>
          <w:rFonts w:ascii="Maiandra GD" w:eastAsia="Times New Roman" w:hAnsi="Maiandra GD" w:cs="Segoe UI"/>
          <w:color w:val="212529"/>
          <w:sz w:val="24"/>
          <w:szCs w:val="24"/>
          <w:rPrChange w:id="11004"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b/>
          <w:bCs/>
          <w:sz w:val="24"/>
          <w:szCs w:val="24"/>
          <w:rPrChange w:id="11005" w:author="Narendra" w:date="2021-08-21T13:02:00Z">
            <w:rPr>
              <w:rFonts w:ascii="Arial" w:eastAsia="Times New Roman" w:hAnsi="Arial" w:cs="Arial"/>
              <w:b/>
              <w:bCs/>
              <w:sz w:val="23"/>
            </w:rPr>
          </w:rPrChange>
        </w:rPr>
        <w:t>         The flow of HMAC on the Client Side.</w:t>
      </w:r>
      <w:r w:rsidRPr="008C6831">
        <w:rPr>
          <w:rFonts w:ascii="Maiandra GD" w:eastAsia="Times New Roman" w:hAnsi="Maiandra GD" w:cs="Segoe UI"/>
          <w:color w:val="212529"/>
          <w:sz w:val="24"/>
          <w:szCs w:val="24"/>
          <w:rPrChange w:id="11006" w:author="Narendra" w:date="2021-08-21T13:02:00Z">
            <w:rPr>
              <w:rFonts w:ascii="Segoe UI" w:eastAsia="Times New Roman" w:hAnsi="Segoe UI" w:cs="Segoe UI"/>
              <w:color w:val="212529"/>
              <w:sz w:val="23"/>
              <w:szCs w:val="23"/>
            </w:rPr>
          </w:rPrChange>
        </w:rPr>
        <w:br/>
      </w:r>
      <w:r w:rsidRPr="008C6831">
        <w:rPr>
          <w:rFonts w:ascii="Maiandra GD" w:eastAsia="Times New Roman" w:hAnsi="Maiandra GD" w:cs="Arial"/>
          <w:b/>
          <w:bCs/>
          <w:sz w:val="24"/>
          <w:szCs w:val="24"/>
          <w:rPrChange w:id="11007" w:author="Narendra" w:date="2021-08-21T13:02:00Z">
            <w:rPr>
              <w:rFonts w:ascii="Arial" w:eastAsia="Times New Roman" w:hAnsi="Arial" w:cs="Arial"/>
              <w:b/>
              <w:bCs/>
              <w:sz w:val="23"/>
            </w:rPr>
          </w:rPrChange>
        </w:rPr>
        <w:t>         The flow of HMAC on the server-side.</w:t>
      </w:r>
    </w:p>
    <w:p w:rsidR="003B08DB" w:rsidRPr="008C6831" w:rsidRDefault="003B08DB" w:rsidP="003B08DB">
      <w:pPr>
        <w:numPr>
          <w:ilvl w:val="0"/>
          <w:numId w:val="22"/>
        </w:numPr>
        <w:shd w:val="clear" w:color="auto" w:fill="FFFFFF"/>
        <w:spacing w:after="0" w:line="240" w:lineRule="auto"/>
        <w:textAlignment w:val="baseline"/>
        <w:rPr>
          <w:rFonts w:ascii="Maiandra GD" w:eastAsia="Times New Roman" w:hAnsi="Maiandra GD" w:cs="Segoe UI"/>
          <w:color w:val="212529"/>
          <w:sz w:val="24"/>
          <w:szCs w:val="24"/>
          <w:rPrChange w:id="11008"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sz w:val="24"/>
          <w:szCs w:val="24"/>
          <w:rPrChange w:id="11009" w:author="Narendra" w:date="2021-08-21T13:02:00Z">
            <w:rPr>
              <w:rFonts w:ascii="Arial" w:eastAsia="Times New Roman" w:hAnsi="Arial" w:cs="Arial"/>
              <w:b/>
              <w:bCs/>
              <w:sz w:val="23"/>
            </w:rPr>
          </w:rPrChange>
        </w:rPr>
        <w:t>Implementing HAMC in both client and server.</w:t>
      </w:r>
    </w:p>
    <w:p w:rsidR="003B08DB" w:rsidRPr="008C6831" w:rsidRDefault="003B08DB" w:rsidP="003B08DB">
      <w:pPr>
        <w:numPr>
          <w:ilvl w:val="0"/>
          <w:numId w:val="22"/>
        </w:numPr>
        <w:shd w:val="clear" w:color="auto" w:fill="FFFFFF"/>
        <w:spacing w:after="0" w:line="240" w:lineRule="auto"/>
        <w:textAlignment w:val="baseline"/>
        <w:rPr>
          <w:rFonts w:ascii="Maiandra GD" w:eastAsia="Times New Roman" w:hAnsi="Maiandra GD" w:cs="Segoe UI"/>
          <w:color w:val="212529"/>
          <w:sz w:val="24"/>
          <w:szCs w:val="24"/>
          <w:rPrChange w:id="11010"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sz w:val="24"/>
          <w:szCs w:val="24"/>
          <w:rPrChange w:id="11011" w:author="Narendra" w:date="2021-08-21T13:02:00Z">
            <w:rPr>
              <w:rFonts w:ascii="Arial" w:eastAsia="Times New Roman" w:hAnsi="Arial" w:cs="Arial"/>
              <w:b/>
              <w:bCs/>
              <w:sz w:val="23"/>
            </w:rPr>
          </w:rPrChange>
        </w:rPr>
        <w:t>Understanding the Replay Request?</w:t>
      </w:r>
    </w:p>
    <w:p w:rsidR="003B08DB" w:rsidRPr="008C6831" w:rsidRDefault="003B08DB" w:rsidP="003B08DB">
      <w:pPr>
        <w:shd w:val="clear" w:color="auto" w:fill="FFFFFF"/>
        <w:spacing w:after="0" w:line="240" w:lineRule="auto"/>
        <w:jc w:val="both"/>
        <w:textAlignment w:val="baseline"/>
        <w:outlineLvl w:val="4"/>
        <w:rPr>
          <w:rFonts w:ascii="Maiandra GD" w:eastAsia="Times New Roman" w:hAnsi="Maiandra GD" w:cs="Segoe UI"/>
          <w:color w:val="3A3A3A"/>
          <w:sz w:val="24"/>
          <w:szCs w:val="24"/>
          <w:rPrChange w:id="11012" w:author="Narendra" w:date="2021-08-21T13:02:00Z">
            <w:rPr>
              <w:rFonts w:ascii="Segoe UI" w:eastAsia="Times New Roman" w:hAnsi="Segoe UI" w:cs="Segoe UI"/>
              <w:color w:val="3A3A3A"/>
              <w:sz w:val="20"/>
              <w:szCs w:val="20"/>
            </w:rPr>
          </w:rPrChange>
        </w:rPr>
      </w:pPr>
      <w:r w:rsidRPr="008C6831">
        <w:rPr>
          <w:rFonts w:ascii="Maiandra GD" w:eastAsia="Times New Roman" w:hAnsi="Maiandra GD" w:cs="Arial"/>
          <w:b/>
          <w:bCs/>
          <w:color w:val="000000"/>
          <w:sz w:val="24"/>
          <w:szCs w:val="24"/>
          <w:rPrChange w:id="11013" w:author="Narendra" w:date="2021-08-21T13:02:00Z">
            <w:rPr>
              <w:rFonts w:ascii="Arial" w:eastAsia="Times New Roman" w:hAnsi="Arial" w:cs="Arial"/>
              <w:b/>
              <w:bCs/>
              <w:color w:val="000000"/>
              <w:sz w:val="27"/>
            </w:rPr>
          </w:rPrChange>
        </w:rPr>
        <w:t>What is HMAC Authentication?</w:t>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11014"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1015" w:author="Narendra" w:date="2021-08-21T13:02:00Z">
            <w:rPr>
              <w:rFonts w:ascii="Arial" w:eastAsia="Times New Roman" w:hAnsi="Arial" w:cs="Arial"/>
              <w:color w:val="000000"/>
              <w:sz w:val="23"/>
              <w:szCs w:val="23"/>
              <w:bdr w:val="none" w:sz="0" w:space="0" w:color="auto" w:frame="1"/>
            </w:rPr>
          </w:rPrChange>
        </w:rPr>
        <w:t>The </w:t>
      </w:r>
      <w:r w:rsidRPr="008C6831">
        <w:rPr>
          <w:rFonts w:ascii="Maiandra GD" w:eastAsia="Times New Roman" w:hAnsi="Maiandra GD" w:cs="Arial"/>
          <w:b/>
          <w:bCs/>
          <w:color w:val="000000"/>
          <w:sz w:val="24"/>
          <w:szCs w:val="24"/>
          <w:rPrChange w:id="11016" w:author="Narendra" w:date="2021-08-21T13:02:00Z">
            <w:rPr>
              <w:rFonts w:ascii="Arial" w:eastAsia="Times New Roman" w:hAnsi="Arial" w:cs="Arial"/>
              <w:b/>
              <w:bCs/>
              <w:color w:val="000000"/>
              <w:sz w:val="23"/>
            </w:rPr>
          </w:rPrChange>
        </w:rPr>
        <w:t>HMAC</w:t>
      </w:r>
      <w:r w:rsidRPr="008C6831">
        <w:rPr>
          <w:rFonts w:ascii="Maiandra GD" w:eastAsia="Times New Roman" w:hAnsi="Maiandra GD" w:cs="Arial"/>
          <w:color w:val="000000"/>
          <w:sz w:val="24"/>
          <w:szCs w:val="24"/>
          <w:bdr w:val="none" w:sz="0" w:space="0" w:color="auto" w:frame="1"/>
          <w:rPrChange w:id="11017" w:author="Narendra" w:date="2021-08-21T13:02:00Z">
            <w:rPr>
              <w:rFonts w:ascii="Arial" w:eastAsia="Times New Roman" w:hAnsi="Arial" w:cs="Arial"/>
              <w:color w:val="000000"/>
              <w:sz w:val="23"/>
              <w:szCs w:val="23"/>
              <w:bdr w:val="none" w:sz="0" w:space="0" w:color="auto" w:frame="1"/>
            </w:rPr>
          </w:rPrChange>
        </w:rPr>
        <w:t> stands for </w:t>
      </w:r>
      <w:r w:rsidRPr="008C6831">
        <w:rPr>
          <w:rFonts w:ascii="Maiandra GD" w:eastAsia="Times New Roman" w:hAnsi="Maiandra GD" w:cs="Arial"/>
          <w:b/>
          <w:bCs/>
          <w:color w:val="000000"/>
          <w:sz w:val="24"/>
          <w:szCs w:val="24"/>
          <w:rPrChange w:id="11018" w:author="Narendra" w:date="2021-08-21T13:02:00Z">
            <w:rPr>
              <w:rFonts w:ascii="Arial" w:eastAsia="Times New Roman" w:hAnsi="Arial" w:cs="Arial"/>
              <w:b/>
              <w:bCs/>
              <w:color w:val="000000"/>
              <w:sz w:val="23"/>
            </w:rPr>
          </w:rPrChange>
        </w:rPr>
        <w:t>Hash-based Message Authentication Code</w:t>
      </w:r>
      <w:r w:rsidRPr="008C6831">
        <w:rPr>
          <w:rFonts w:ascii="Maiandra GD" w:eastAsia="Times New Roman" w:hAnsi="Maiandra GD" w:cs="Arial"/>
          <w:color w:val="000000"/>
          <w:sz w:val="24"/>
          <w:szCs w:val="24"/>
          <w:bdr w:val="none" w:sz="0" w:space="0" w:color="auto" w:frame="1"/>
          <w:rPrChange w:id="11019" w:author="Narendra" w:date="2021-08-21T13:02:00Z">
            <w:rPr>
              <w:rFonts w:ascii="Arial" w:eastAsia="Times New Roman" w:hAnsi="Arial" w:cs="Arial"/>
              <w:color w:val="000000"/>
              <w:sz w:val="23"/>
              <w:szCs w:val="23"/>
              <w:bdr w:val="none" w:sz="0" w:space="0" w:color="auto" w:frame="1"/>
            </w:rPr>
          </w:rPrChange>
        </w:rPr>
        <w:t>. From the full form of </w:t>
      </w:r>
      <w:r w:rsidRPr="008C6831">
        <w:rPr>
          <w:rFonts w:ascii="Maiandra GD" w:eastAsia="Times New Roman" w:hAnsi="Maiandra GD" w:cs="Arial"/>
          <w:b/>
          <w:bCs/>
          <w:color w:val="000000"/>
          <w:sz w:val="24"/>
          <w:szCs w:val="24"/>
          <w:rPrChange w:id="11020" w:author="Narendra" w:date="2021-08-21T13:02:00Z">
            <w:rPr>
              <w:rFonts w:ascii="Arial" w:eastAsia="Times New Roman" w:hAnsi="Arial" w:cs="Arial"/>
              <w:b/>
              <w:bCs/>
              <w:color w:val="000000"/>
              <w:sz w:val="23"/>
            </w:rPr>
          </w:rPrChange>
        </w:rPr>
        <w:t>HMAC</w:t>
      </w:r>
      <w:r w:rsidRPr="008C6831">
        <w:rPr>
          <w:rFonts w:ascii="Maiandra GD" w:eastAsia="Times New Roman" w:hAnsi="Maiandra GD" w:cs="Arial"/>
          <w:color w:val="000000"/>
          <w:sz w:val="24"/>
          <w:szCs w:val="24"/>
          <w:bdr w:val="none" w:sz="0" w:space="0" w:color="auto" w:frame="1"/>
          <w:rPrChange w:id="11021" w:author="Narendra" w:date="2021-08-21T13:02:00Z">
            <w:rPr>
              <w:rFonts w:ascii="Arial" w:eastAsia="Times New Roman" w:hAnsi="Arial" w:cs="Arial"/>
              <w:color w:val="000000"/>
              <w:sz w:val="23"/>
              <w:szCs w:val="23"/>
              <w:bdr w:val="none" w:sz="0" w:space="0" w:color="auto" w:frame="1"/>
            </w:rPr>
          </w:rPrChange>
        </w:rPr>
        <w:t>, we need to understand two things one is </w:t>
      </w:r>
      <w:r w:rsidRPr="008C6831">
        <w:rPr>
          <w:rFonts w:ascii="Maiandra GD" w:eastAsia="Times New Roman" w:hAnsi="Maiandra GD" w:cs="Arial"/>
          <w:b/>
          <w:bCs/>
          <w:color w:val="000000"/>
          <w:sz w:val="24"/>
          <w:szCs w:val="24"/>
          <w:rPrChange w:id="11022" w:author="Narendra" w:date="2021-08-21T13:02:00Z">
            <w:rPr>
              <w:rFonts w:ascii="Arial" w:eastAsia="Times New Roman" w:hAnsi="Arial" w:cs="Arial"/>
              <w:b/>
              <w:bCs/>
              <w:color w:val="000000"/>
              <w:sz w:val="23"/>
            </w:rPr>
          </w:rPrChange>
        </w:rPr>
        <w:t>Message Authentication Code</w:t>
      </w:r>
      <w:r w:rsidRPr="008C6831">
        <w:rPr>
          <w:rFonts w:ascii="Maiandra GD" w:eastAsia="Times New Roman" w:hAnsi="Maiandra GD" w:cs="Arial"/>
          <w:color w:val="000000"/>
          <w:sz w:val="24"/>
          <w:szCs w:val="24"/>
          <w:bdr w:val="none" w:sz="0" w:space="0" w:color="auto" w:frame="1"/>
          <w:rPrChange w:id="11023" w:author="Narendra" w:date="2021-08-21T13:02:00Z">
            <w:rPr>
              <w:rFonts w:ascii="Arial" w:eastAsia="Times New Roman" w:hAnsi="Arial" w:cs="Arial"/>
              <w:color w:val="000000"/>
              <w:sz w:val="23"/>
              <w:szCs w:val="23"/>
              <w:bdr w:val="none" w:sz="0" w:space="0" w:color="auto" w:frame="1"/>
            </w:rPr>
          </w:rPrChange>
        </w:rPr>
        <w:t> and the other one is </w:t>
      </w:r>
      <w:r w:rsidRPr="008C6831">
        <w:rPr>
          <w:rFonts w:ascii="Maiandra GD" w:eastAsia="Times New Roman" w:hAnsi="Maiandra GD" w:cs="Arial"/>
          <w:b/>
          <w:bCs/>
          <w:color w:val="000000"/>
          <w:sz w:val="24"/>
          <w:szCs w:val="24"/>
          <w:rPrChange w:id="11024" w:author="Narendra" w:date="2021-08-21T13:02:00Z">
            <w:rPr>
              <w:rFonts w:ascii="Arial" w:eastAsia="Times New Roman" w:hAnsi="Arial" w:cs="Arial"/>
              <w:b/>
              <w:bCs/>
              <w:color w:val="000000"/>
              <w:sz w:val="23"/>
            </w:rPr>
          </w:rPrChange>
        </w:rPr>
        <w:t>Hash-Based.</w:t>
      </w:r>
      <w:r w:rsidRPr="008C6831">
        <w:rPr>
          <w:rFonts w:ascii="Maiandra GD" w:eastAsia="Times New Roman" w:hAnsi="Maiandra GD" w:cs="Arial"/>
          <w:color w:val="000000"/>
          <w:sz w:val="24"/>
          <w:szCs w:val="24"/>
          <w:bdr w:val="none" w:sz="0" w:space="0" w:color="auto" w:frame="1"/>
          <w:rPrChange w:id="11025" w:author="Narendra" w:date="2021-08-21T13:02:00Z">
            <w:rPr>
              <w:rFonts w:ascii="Arial" w:eastAsia="Times New Roman" w:hAnsi="Arial" w:cs="Arial"/>
              <w:color w:val="000000"/>
              <w:sz w:val="23"/>
              <w:szCs w:val="23"/>
              <w:bdr w:val="none" w:sz="0" w:space="0" w:color="auto" w:frame="1"/>
            </w:rPr>
          </w:rPrChange>
        </w:rPr>
        <w:t> So HMAC is a mechanism which is used for creating a </w:t>
      </w:r>
      <w:r w:rsidRPr="008C6831">
        <w:rPr>
          <w:rFonts w:ascii="Maiandra GD" w:eastAsia="Times New Roman" w:hAnsi="Maiandra GD" w:cs="Arial"/>
          <w:b/>
          <w:bCs/>
          <w:color w:val="000000"/>
          <w:sz w:val="24"/>
          <w:szCs w:val="24"/>
          <w:rPrChange w:id="11026" w:author="Narendra" w:date="2021-08-21T13:02:00Z">
            <w:rPr>
              <w:rFonts w:ascii="Arial" w:eastAsia="Times New Roman" w:hAnsi="Arial" w:cs="Arial"/>
              <w:b/>
              <w:bCs/>
              <w:color w:val="000000"/>
              <w:sz w:val="23"/>
            </w:rPr>
          </w:rPrChange>
        </w:rPr>
        <w:t>Message Authentication Code</w:t>
      </w:r>
      <w:r w:rsidRPr="008C6831">
        <w:rPr>
          <w:rFonts w:ascii="Maiandra GD" w:eastAsia="Times New Roman" w:hAnsi="Maiandra GD" w:cs="Arial"/>
          <w:color w:val="000000"/>
          <w:sz w:val="24"/>
          <w:szCs w:val="24"/>
          <w:bdr w:val="none" w:sz="0" w:space="0" w:color="auto" w:frame="1"/>
          <w:rPrChange w:id="11027" w:author="Narendra" w:date="2021-08-21T13:02:00Z">
            <w:rPr>
              <w:rFonts w:ascii="Arial" w:eastAsia="Times New Roman" w:hAnsi="Arial" w:cs="Arial"/>
              <w:color w:val="000000"/>
              <w:sz w:val="23"/>
              <w:szCs w:val="23"/>
              <w:bdr w:val="none" w:sz="0" w:space="0" w:color="auto" w:frame="1"/>
            </w:rPr>
          </w:rPrChange>
        </w:rPr>
        <w:t> by using a </w:t>
      </w:r>
      <w:r w:rsidRPr="008C6831">
        <w:rPr>
          <w:rFonts w:ascii="Maiandra GD" w:eastAsia="Times New Roman" w:hAnsi="Maiandra GD" w:cs="Arial"/>
          <w:b/>
          <w:bCs/>
          <w:color w:val="000000"/>
          <w:sz w:val="24"/>
          <w:szCs w:val="24"/>
          <w:rPrChange w:id="11028" w:author="Narendra" w:date="2021-08-21T13:02:00Z">
            <w:rPr>
              <w:rFonts w:ascii="Arial" w:eastAsia="Times New Roman" w:hAnsi="Arial" w:cs="Arial"/>
              <w:b/>
              <w:bCs/>
              <w:color w:val="000000"/>
              <w:sz w:val="23"/>
            </w:rPr>
          </w:rPrChange>
        </w:rPr>
        <w:t>Hash Function</w:t>
      </w:r>
      <w:r w:rsidRPr="008C6831">
        <w:rPr>
          <w:rFonts w:ascii="Maiandra GD" w:eastAsia="Times New Roman" w:hAnsi="Maiandra GD" w:cs="Arial"/>
          <w:color w:val="000000"/>
          <w:sz w:val="24"/>
          <w:szCs w:val="24"/>
          <w:bdr w:val="none" w:sz="0" w:space="0" w:color="auto" w:frame="1"/>
          <w:rPrChange w:id="11029" w:author="Narendra" w:date="2021-08-21T13:02:00Z">
            <w:rPr>
              <w:rFonts w:ascii="Arial" w:eastAsia="Times New Roman" w:hAnsi="Arial" w:cs="Arial"/>
              <w:color w:val="000000"/>
              <w:sz w:val="23"/>
              <w:szCs w:val="23"/>
              <w:bdr w:val="none" w:sz="0" w:space="0" w:color="auto" w:frame="1"/>
            </w:rPr>
          </w:rPrChange>
        </w:rPr>
        <w:t>.</w:t>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11030"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1031" w:author="Narendra" w:date="2021-08-21T13:02:00Z">
            <w:rPr>
              <w:rFonts w:ascii="Arial" w:eastAsia="Times New Roman" w:hAnsi="Arial" w:cs="Arial"/>
              <w:color w:val="000000"/>
              <w:sz w:val="23"/>
              <w:szCs w:val="23"/>
              <w:bdr w:val="none" w:sz="0" w:space="0" w:color="auto" w:frame="1"/>
            </w:rPr>
          </w:rPrChange>
        </w:rPr>
        <w:t>The most important thing that we need to keep in mind is that while generating the </w:t>
      </w:r>
      <w:r w:rsidRPr="008C6831">
        <w:rPr>
          <w:rFonts w:ascii="Maiandra GD" w:eastAsia="Times New Roman" w:hAnsi="Maiandra GD" w:cs="Arial"/>
          <w:b/>
          <w:bCs/>
          <w:color w:val="000000"/>
          <w:sz w:val="24"/>
          <w:szCs w:val="24"/>
          <w:rPrChange w:id="11032" w:author="Narendra" w:date="2021-08-21T13:02:00Z">
            <w:rPr>
              <w:rFonts w:ascii="Arial" w:eastAsia="Times New Roman" w:hAnsi="Arial" w:cs="Arial"/>
              <w:b/>
              <w:bCs/>
              <w:color w:val="000000"/>
              <w:sz w:val="23"/>
            </w:rPr>
          </w:rPrChange>
        </w:rPr>
        <w:t>Message Authentication Code using Hash Function</w:t>
      </w:r>
      <w:r w:rsidRPr="008C6831">
        <w:rPr>
          <w:rFonts w:ascii="Maiandra GD" w:eastAsia="Times New Roman" w:hAnsi="Maiandra GD" w:cs="Arial"/>
          <w:color w:val="000000"/>
          <w:sz w:val="24"/>
          <w:szCs w:val="24"/>
          <w:bdr w:val="none" w:sz="0" w:space="0" w:color="auto" w:frame="1"/>
          <w:rPrChange w:id="11033" w:author="Narendra" w:date="2021-08-21T13:02:00Z">
            <w:rPr>
              <w:rFonts w:ascii="Arial" w:eastAsia="Times New Roman" w:hAnsi="Arial" w:cs="Arial"/>
              <w:color w:val="000000"/>
              <w:sz w:val="23"/>
              <w:szCs w:val="23"/>
              <w:bdr w:val="none" w:sz="0" w:space="0" w:color="auto" w:frame="1"/>
            </w:rPr>
          </w:rPrChange>
        </w:rPr>
        <w:t> we need to use a Shared </w:t>
      </w:r>
      <w:r w:rsidRPr="008C6831">
        <w:rPr>
          <w:rFonts w:ascii="Maiandra GD" w:eastAsia="Times New Roman" w:hAnsi="Maiandra GD" w:cs="Arial"/>
          <w:b/>
          <w:bCs/>
          <w:color w:val="000000"/>
          <w:sz w:val="24"/>
          <w:szCs w:val="24"/>
          <w:rPrChange w:id="11034" w:author="Narendra" w:date="2021-08-21T13:02:00Z">
            <w:rPr>
              <w:rFonts w:ascii="Arial" w:eastAsia="Times New Roman" w:hAnsi="Arial" w:cs="Arial"/>
              <w:b/>
              <w:bCs/>
              <w:color w:val="000000"/>
              <w:sz w:val="23"/>
            </w:rPr>
          </w:rPrChange>
        </w:rPr>
        <w:t>Secret Key</w:t>
      </w:r>
      <w:r w:rsidRPr="008C6831">
        <w:rPr>
          <w:rFonts w:ascii="Maiandra GD" w:eastAsia="Times New Roman" w:hAnsi="Maiandra GD" w:cs="Arial"/>
          <w:color w:val="000000"/>
          <w:sz w:val="24"/>
          <w:szCs w:val="24"/>
          <w:bdr w:val="none" w:sz="0" w:space="0" w:color="auto" w:frame="1"/>
          <w:rPrChange w:id="11035" w:author="Narendra" w:date="2021-08-21T13:02:00Z">
            <w:rPr>
              <w:rFonts w:ascii="Arial" w:eastAsia="Times New Roman" w:hAnsi="Arial" w:cs="Arial"/>
              <w:color w:val="000000"/>
              <w:sz w:val="23"/>
              <w:szCs w:val="23"/>
              <w:bdr w:val="none" w:sz="0" w:space="0" w:color="auto" w:frame="1"/>
            </w:rPr>
          </w:rPrChange>
        </w:rPr>
        <w:t>. Moreover that Shared </w:t>
      </w:r>
      <w:r w:rsidRPr="008C6831">
        <w:rPr>
          <w:rFonts w:ascii="Maiandra GD" w:eastAsia="Times New Roman" w:hAnsi="Maiandra GD" w:cs="Arial"/>
          <w:b/>
          <w:bCs/>
          <w:color w:val="000000"/>
          <w:sz w:val="24"/>
          <w:szCs w:val="24"/>
          <w:rPrChange w:id="11036" w:author="Narendra" w:date="2021-08-21T13:02:00Z">
            <w:rPr>
              <w:rFonts w:ascii="Arial" w:eastAsia="Times New Roman" w:hAnsi="Arial" w:cs="Arial"/>
              <w:b/>
              <w:bCs/>
              <w:color w:val="000000"/>
              <w:sz w:val="23"/>
            </w:rPr>
          </w:rPrChange>
        </w:rPr>
        <w:t>Secret Key</w:t>
      </w:r>
      <w:r w:rsidRPr="008C6831">
        <w:rPr>
          <w:rFonts w:ascii="Maiandra GD" w:eastAsia="Times New Roman" w:hAnsi="Maiandra GD" w:cs="Arial"/>
          <w:color w:val="000000"/>
          <w:sz w:val="24"/>
          <w:szCs w:val="24"/>
          <w:bdr w:val="none" w:sz="0" w:space="0" w:color="auto" w:frame="1"/>
          <w:rPrChange w:id="11037" w:author="Narendra" w:date="2021-08-21T13:02:00Z">
            <w:rPr>
              <w:rFonts w:ascii="Arial" w:eastAsia="Times New Roman" w:hAnsi="Arial" w:cs="Arial"/>
              <w:color w:val="000000"/>
              <w:sz w:val="23"/>
              <w:szCs w:val="23"/>
              <w:bdr w:val="none" w:sz="0" w:space="0" w:color="auto" w:frame="1"/>
            </w:rPr>
          </w:rPrChange>
        </w:rPr>
        <w:t> must be shared between the Client and the Server involved in sending and receiving the data.</w:t>
      </w:r>
    </w:p>
    <w:p w:rsidR="003B08DB" w:rsidRPr="008C6831" w:rsidRDefault="003B08DB" w:rsidP="003B08DB">
      <w:pPr>
        <w:shd w:val="clear" w:color="auto" w:fill="FFFFFF"/>
        <w:spacing w:after="0" w:line="240" w:lineRule="auto"/>
        <w:jc w:val="both"/>
        <w:textAlignment w:val="baseline"/>
        <w:outlineLvl w:val="4"/>
        <w:rPr>
          <w:rFonts w:ascii="Maiandra GD" w:eastAsia="Times New Roman" w:hAnsi="Maiandra GD" w:cs="Segoe UI"/>
          <w:color w:val="3A3A3A"/>
          <w:sz w:val="24"/>
          <w:szCs w:val="24"/>
          <w:rPrChange w:id="11038" w:author="Narendra" w:date="2021-08-21T13:02:00Z">
            <w:rPr>
              <w:rFonts w:ascii="Segoe UI" w:eastAsia="Times New Roman" w:hAnsi="Segoe UI" w:cs="Segoe UI"/>
              <w:color w:val="3A3A3A"/>
              <w:sz w:val="20"/>
              <w:szCs w:val="20"/>
            </w:rPr>
          </w:rPrChange>
        </w:rPr>
      </w:pPr>
      <w:r w:rsidRPr="008C6831">
        <w:rPr>
          <w:rFonts w:ascii="Maiandra GD" w:eastAsia="Times New Roman" w:hAnsi="Maiandra GD" w:cs="Arial"/>
          <w:b/>
          <w:bCs/>
          <w:color w:val="000000"/>
          <w:sz w:val="24"/>
          <w:szCs w:val="24"/>
          <w:rPrChange w:id="11039" w:author="Narendra" w:date="2021-08-21T13:02:00Z">
            <w:rPr>
              <w:rFonts w:ascii="Arial" w:eastAsia="Times New Roman" w:hAnsi="Arial" w:cs="Arial"/>
              <w:b/>
              <w:bCs/>
              <w:color w:val="000000"/>
              <w:sz w:val="27"/>
            </w:rPr>
          </w:rPrChange>
        </w:rPr>
        <w:t>What are the Keys used in HMAC Authentication in Web API?</w:t>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11040"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1041" w:author="Narendra" w:date="2021-08-21T13:02:00Z">
            <w:rPr>
              <w:rFonts w:ascii="Arial" w:eastAsia="Times New Roman" w:hAnsi="Arial" w:cs="Arial"/>
              <w:color w:val="000000"/>
              <w:sz w:val="23"/>
              <w:szCs w:val="23"/>
              <w:bdr w:val="none" w:sz="0" w:space="0" w:color="auto" w:frame="1"/>
            </w:rPr>
          </w:rPrChange>
        </w:rPr>
        <w:t>First of all, the server needs to generate</w:t>
      </w:r>
      <w:r w:rsidRPr="008C6831">
        <w:rPr>
          <w:rFonts w:ascii="Maiandra GD" w:eastAsia="Times New Roman" w:hAnsi="Maiandra GD" w:cs="Arial"/>
          <w:b/>
          <w:bCs/>
          <w:color w:val="000000"/>
          <w:sz w:val="24"/>
          <w:szCs w:val="24"/>
          <w:rPrChange w:id="11042" w:author="Narendra" w:date="2021-08-21T13:02:00Z">
            <w:rPr>
              <w:rFonts w:ascii="Arial" w:eastAsia="Times New Roman" w:hAnsi="Arial" w:cs="Arial"/>
              <w:b/>
              <w:bCs/>
              <w:color w:val="000000"/>
              <w:sz w:val="23"/>
            </w:rPr>
          </w:rPrChange>
        </w:rPr>
        <w:t> two keys</w:t>
      </w:r>
      <w:r w:rsidRPr="008C6831">
        <w:rPr>
          <w:rFonts w:ascii="Maiandra GD" w:eastAsia="Times New Roman" w:hAnsi="Maiandra GD" w:cs="Arial"/>
          <w:color w:val="000000"/>
          <w:sz w:val="24"/>
          <w:szCs w:val="24"/>
          <w:bdr w:val="none" w:sz="0" w:space="0" w:color="auto" w:frame="1"/>
          <w:rPrChange w:id="11043" w:author="Narendra" w:date="2021-08-21T13:02:00Z">
            <w:rPr>
              <w:rFonts w:ascii="Arial" w:eastAsia="Times New Roman" w:hAnsi="Arial" w:cs="Arial"/>
              <w:color w:val="000000"/>
              <w:sz w:val="23"/>
              <w:szCs w:val="23"/>
              <w:bdr w:val="none" w:sz="0" w:space="0" w:color="auto" w:frame="1"/>
            </w:rPr>
          </w:rPrChange>
        </w:rPr>
        <w:t> one is </w:t>
      </w:r>
      <w:r w:rsidRPr="008C6831">
        <w:rPr>
          <w:rFonts w:ascii="Maiandra GD" w:eastAsia="Times New Roman" w:hAnsi="Maiandra GD" w:cs="Arial"/>
          <w:b/>
          <w:bCs/>
          <w:color w:val="000000"/>
          <w:sz w:val="24"/>
          <w:szCs w:val="24"/>
          <w:rPrChange w:id="11044" w:author="Narendra" w:date="2021-08-21T13:02:00Z">
            <w:rPr>
              <w:rFonts w:ascii="Arial" w:eastAsia="Times New Roman" w:hAnsi="Arial" w:cs="Arial"/>
              <w:b/>
              <w:bCs/>
              <w:color w:val="000000"/>
              <w:sz w:val="23"/>
            </w:rPr>
          </w:rPrChange>
        </w:rPr>
        <w:t>Public Shared APP ID</w:t>
      </w:r>
      <w:r w:rsidRPr="008C6831">
        <w:rPr>
          <w:rFonts w:ascii="Maiandra GD" w:eastAsia="Times New Roman" w:hAnsi="Maiandra GD" w:cs="Arial"/>
          <w:color w:val="000000"/>
          <w:sz w:val="24"/>
          <w:szCs w:val="24"/>
          <w:bdr w:val="none" w:sz="0" w:space="0" w:color="auto" w:frame="1"/>
          <w:rPrChange w:id="11045" w:author="Narendra" w:date="2021-08-21T13:02:00Z">
            <w:rPr>
              <w:rFonts w:ascii="Arial" w:eastAsia="Times New Roman" w:hAnsi="Arial" w:cs="Arial"/>
              <w:color w:val="000000"/>
              <w:sz w:val="23"/>
              <w:szCs w:val="23"/>
              <w:bdr w:val="none" w:sz="0" w:space="0" w:color="auto" w:frame="1"/>
            </w:rPr>
          </w:rPrChange>
        </w:rPr>
        <w:t> and the other one is </w:t>
      </w:r>
      <w:r w:rsidRPr="008C6831">
        <w:rPr>
          <w:rFonts w:ascii="Maiandra GD" w:eastAsia="Times New Roman" w:hAnsi="Maiandra GD" w:cs="Arial"/>
          <w:b/>
          <w:bCs/>
          <w:color w:val="000000"/>
          <w:sz w:val="24"/>
          <w:szCs w:val="24"/>
          <w:rPrChange w:id="11046" w:author="Narendra" w:date="2021-08-21T13:02:00Z">
            <w:rPr>
              <w:rFonts w:ascii="Arial" w:eastAsia="Times New Roman" w:hAnsi="Arial" w:cs="Arial"/>
              <w:b/>
              <w:bCs/>
              <w:color w:val="000000"/>
              <w:sz w:val="23"/>
            </w:rPr>
          </w:rPrChange>
        </w:rPr>
        <w:t>Private Secret API Key.</w:t>
      </w:r>
      <w:r w:rsidRPr="008C6831">
        <w:rPr>
          <w:rFonts w:ascii="Maiandra GD" w:eastAsia="Times New Roman" w:hAnsi="Maiandra GD" w:cs="Arial"/>
          <w:color w:val="000000"/>
          <w:sz w:val="24"/>
          <w:szCs w:val="24"/>
          <w:bdr w:val="none" w:sz="0" w:space="0" w:color="auto" w:frame="1"/>
          <w:rPrChange w:id="11047" w:author="Narendra" w:date="2021-08-21T13:02:00Z">
            <w:rPr>
              <w:rFonts w:ascii="Arial" w:eastAsia="Times New Roman" w:hAnsi="Arial" w:cs="Arial"/>
              <w:color w:val="000000"/>
              <w:sz w:val="23"/>
              <w:szCs w:val="23"/>
              <w:bdr w:val="none" w:sz="0" w:space="0" w:color="auto" w:frame="1"/>
            </w:rPr>
          </w:rPrChange>
        </w:rPr>
        <w:t> Once the keys are generated then it is the responsibility of the Server to provide these keys to the Client using a secure channel like email and this should be done only once and that is too when the client registers with the server.</w:t>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11048"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1049" w:author="Narendra" w:date="2021-08-21T13:02:00Z">
            <w:rPr>
              <w:rFonts w:ascii="Arial" w:eastAsia="Times New Roman" w:hAnsi="Arial" w:cs="Arial"/>
              <w:color w:val="000000"/>
              <w:sz w:val="23"/>
              <w:szCs w:val="23"/>
              <w:bdr w:val="none" w:sz="0" w:space="0" w:color="auto" w:frame="1"/>
            </w:rPr>
          </w:rPrChange>
        </w:rPr>
        <w:t>Once the Client get the keys, then it is the responsibility of the client to generate a unique </w:t>
      </w:r>
      <w:r w:rsidRPr="008C6831">
        <w:rPr>
          <w:rFonts w:ascii="Maiandra GD" w:eastAsia="Times New Roman" w:hAnsi="Maiandra GD" w:cs="Arial"/>
          <w:b/>
          <w:bCs/>
          <w:color w:val="000000"/>
          <w:sz w:val="24"/>
          <w:szCs w:val="24"/>
          <w:rPrChange w:id="11050" w:author="Narendra" w:date="2021-08-21T13:02:00Z">
            <w:rPr>
              <w:rFonts w:ascii="Arial" w:eastAsia="Times New Roman" w:hAnsi="Arial" w:cs="Arial"/>
              <w:b/>
              <w:bCs/>
              <w:color w:val="000000"/>
              <w:sz w:val="23"/>
            </w:rPr>
          </w:rPrChange>
        </w:rPr>
        <w:t>HMAC signature</w:t>
      </w:r>
      <w:r w:rsidRPr="008C6831">
        <w:rPr>
          <w:rFonts w:ascii="Maiandra GD" w:eastAsia="Times New Roman" w:hAnsi="Maiandra GD" w:cs="Arial"/>
          <w:color w:val="000000"/>
          <w:sz w:val="24"/>
          <w:szCs w:val="24"/>
          <w:bdr w:val="none" w:sz="0" w:space="0" w:color="auto" w:frame="1"/>
          <w:rPrChange w:id="11051" w:author="Narendra" w:date="2021-08-21T13:02:00Z">
            <w:rPr>
              <w:rFonts w:ascii="Arial" w:eastAsia="Times New Roman" w:hAnsi="Arial" w:cs="Arial"/>
              <w:color w:val="000000"/>
              <w:sz w:val="23"/>
              <w:szCs w:val="23"/>
              <w:bdr w:val="none" w:sz="0" w:space="0" w:color="auto" w:frame="1"/>
            </w:rPr>
          </w:rPrChange>
        </w:rPr>
        <w:t> (you can also say hash) which not only contain the request data but also contains all the necessary information which are required by the server to process the request and then the client send it to the server.</w:t>
      </w:r>
    </w:p>
    <w:p w:rsidR="003B08DB" w:rsidRPr="008C6831" w:rsidRDefault="003B08DB" w:rsidP="003B08DB">
      <w:pPr>
        <w:shd w:val="clear" w:color="auto" w:fill="FFFFFF"/>
        <w:spacing w:after="0" w:line="240" w:lineRule="auto"/>
        <w:jc w:val="both"/>
        <w:textAlignment w:val="baseline"/>
        <w:outlineLvl w:val="5"/>
        <w:rPr>
          <w:rFonts w:ascii="Maiandra GD" w:eastAsia="Times New Roman" w:hAnsi="Maiandra GD" w:cs="Segoe UI"/>
          <w:color w:val="3A3A3A"/>
          <w:sz w:val="24"/>
          <w:szCs w:val="24"/>
          <w:rPrChange w:id="11052" w:author="Narendra" w:date="2021-08-21T13:02:00Z">
            <w:rPr>
              <w:rFonts w:ascii="Segoe UI" w:eastAsia="Times New Roman" w:hAnsi="Segoe UI" w:cs="Segoe UI"/>
              <w:color w:val="3A3A3A"/>
              <w:sz w:val="15"/>
              <w:szCs w:val="15"/>
            </w:rPr>
          </w:rPrChange>
        </w:rPr>
      </w:pPr>
      <w:r w:rsidRPr="008C6831">
        <w:rPr>
          <w:rFonts w:ascii="Maiandra GD" w:eastAsia="Times New Roman" w:hAnsi="Maiandra GD" w:cs="Arial"/>
          <w:b/>
          <w:bCs/>
          <w:color w:val="000000"/>
          <w:sz w:val="24"/>
          <w:szCs w:val="24"/>
          <w:rPrChange w:id="11053" w:author="Narendra" w:date="2021-08-21T13:02:00Z">
            <w:rPr>
              <w:rFonts w:ascii="Arial" w:eastAsia="Times New Roman" w:hAnsi="Arial" w:cs="Arial"/>
              <w:b/>
              <w:bCs/>
              <w:color w:val="000000"/>
              <w:sz w:val="23"/>
            </w:rPr>
          </w:rPrChange>
        </w:rPr>
        <w:t>NOTE:</w:t>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11054"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1055" w:author="Narendra" w:date="2021-08-21T13:02:00Z">
            <w:rPr>
              <w:rFonts w:ascii="Arial" w:eastAsia="Times New Roman" w:hAnsi="Arial" w:cs="Arial"/>
              <w:color w:val="000000"/>
              <w:sz w:val="23"/>
              <w:szCs w:val="23"/>
              <w:bdr w:val="none" w:sz="0" w:space="0" w:color="auto" w:frame="1"/>
            </w:rPr>
          </w:rPrChange>
        </w:rPr>
        <w:t>Usually, we need to creates the </w:t>
      </w:r>
      <w:r w:rsidRPr="008C6831">
        <w:rPr>
          <w:rFonts w:ascii="Maiandra GD" w:eastAsia="Times New Roman" w:hAnsi="Maiandra GD" w:cs="Arial"/>
          <w:b/>
          <w:bCs/>
          <w:color w:val="000000"/>
          <w:sz w:val="24"/>
          <w:szCs w:val="24"/>
          <w:rPrChange w:id="11056" w:author="Narendra" w:date="2021-08-21T13:02:00Z">
            <w:rPr>
              <w:rFonts w:ascii="Arial" w:eastAsia="Times New Roman" w:hAnsi="Arial" w:cs="Arial"/>
              <w:b/>
              <w:bCs/>
              <w:color w:val="000000"/>
              <w:sz w:val="23"/>
            </w:rPr>
          </w:rPrChange>
        </w:rPr>
        <w:t>HMAC Signature</w:t>
      </w:r>
      <w:r w:rsidRPr="008C6831">
        <w:rPr>
          <w:rFonts w:ascii="Maiandra GD" w:eastAsia="Times New Roman" w:hAnsi="Maiandra GD" w:cs="Arial"/>
          <w:color w:val="000000"/>
          <w:sz w:val="24"/>
          <w:szCs w:val="24"/>
          <w:bdr w:val="none" w:sz="0" w:space="0" w:color="auto" w:frame="1"/>
          <w:rPrChange w:id="11057" w:author="Narendra" w:date="2021-08-21T13:02:00Z">
            <w:rPr>
              <w:rFonts w:ascii="Arial" w:eastAsia="Times New Roman" w:hAnsi="Arial" w:cs="Arial"/>
              <w:color w:val="000000"/>
              <w:sz w:val="23"/>
              <w:szCs w:val="23"/>
              <w:bdr w:val="none" w:sz="0" w:space="0" w:color="auto" w:frame="1"/>
            </w:rPr>
          </w:rPrChange>
        </w:rPr>
        <w:t> (hash) by combining the request data. The Request Data contains the </w:t>
      </w:r>
      <w:r w:rsidRPr="008C6831">
        <w:rPr>
          <w:rFonts w:ascii="Maiandra GD" w:eastAsia="Times New Roman" w:hAnsi="Maiandra GD" w:cs="Arial"/>
          <w:b/>
          <w:bCs/>
          <w:color w:val="000000"/>
          <w:sz w:val="24"/>
          <w:szCs w:val="24"/>
          <w:rPrChange w:id="11058" w:author="Narendra" w:date="2021-08-21T13:02:00Z">
            <w:rPr>
              <w:rFonts w:ascii="Arial" w:eastAsia="Times New Roman" w:hAnsi="Arial" w:cs="Arial"/>
              <w:b/>
              <w:bCs/>
              <w:color w:val="000000"/>
              <w:sz w:val="23"/>
            </w:rPr>
          </w:rPrChange>
        </w:rPr>
        <w:t>Public APP Id</w:t>
      </w:r>
      <w:r w:rsidRPr="008C6831">
        <w:rPr>
          <w:rFonts w:ascii="Maiandra GD" w:eastAsia="Times New Roman" w:hAnsi="Maiandra GD" w:cs="Arial"/>
          <w:color w:val="000000"/>
          <w:sz w:val="24"/>
          <w:szCs w:val="24"/>
          <w:bdr w:val="none" w:sz="0" w:space="0" w:color="auto" w:frame="1"/>
          <w:rPrChange w:id="11059" w:author="Narendra" w:date="2021-08-21T13:02:00Z">
            <w:rPr>
              <w:rFonts w:ascii="Arial" w:eastAsia="Times New Roman" w:hAnsi="Arial" w:cs="Arial"/>
              <w:color w:val="000000"/>
              <w:sz w:val="23"/>
              <w:szCs w:val="23"/>
              <w:bdr w:val="none" w:sz="0" w:space="0" w:color="auto" w:frame="1"/>
            </w:rPr>
          </w:rPrChange>
        </w:rPr>
        <w:t>, </w:t>
      </w:r>
      <w:r w:rsidRPr="008C6831">
        <w:rPr>
          <w:rFonts w:ascii="Maiandra GD" w:eastAsia="Times New Roman" w:hAnsi="Maiandra GD" w:cs="Arial"/>
          <w:b/>
          <w:bCs/>
          <w:color w:val="000000"/>
          <w:sz w:val="24"/>
          <w:szCs w:val="24"/>
          <w:rPrChange w:id="11060" w:author="Narendra" w:date="2021-08-21T13:02:00Z">
            <w:rPr>
              <w:rFonts w:ascii="Arial" w:eastAsia="Times New Roman" w:hAnsi="Arial" w:cs="Arial"/>
              <w:b/>
              <w:bCs/>
              <w:color w:val="000000"/>
              <w:sz w:val="23"/>
            </w:rPr>
          </w:rPrChange>
        </w:rPr>
        <w:t>request URI</w:t>
      </w:r>
      <w:r w:rsidRPr="008C6831">
        <w:rPr>
          <w:rFonts w:ascii="Maiandra GD" w:eastAsia="Times New Roman" w:hAnsi="Maiandra GD" w:cs="Arial"/>
          <w:color w:val="000000"/>
          <w:sz w:val="24"/>
          <w:szCs w:val="24"/>
          <w:bdr w:val="none" w:sz="0" w:space="0" w:color="auto" w:frame="1"/>
          <w:rPrChange w:id="11061" w:author="Narendra" w:date="2021-08-21T13:02:00Z">
            <w:rPr>
              <w:rFonts w:ascii="Arial" w:eastAsia="Times New Roman" w:hAnsi="Arial" w:cs="Arial"/>
              <w:color w:val="000000"/>
              <w:sz w:val="23"/>
              <w:szCs w:val="23"/>
              <w:bdr w:val="none" w:sz="0" w:space="0" w:color="auto" w:frame="1"/>
            </w:rPr>
          </w:rPrChange>
        </w:rPr>
        <w:t>, </w:t>
      </w:r>
      <w:r w:rsidRPr="008C6831">
        <w:rPr>
          <w:rFonts w:ascii="Maiandra GD" w:eastAsia="Times New Roman" w:hAnsi="Maiandra GD" w:cs="Arial"/>
          <w:b/>
          <w:bCs/>
          <w:color w:val="000000"/>
          <w:sz w:val="24"/>
          <w:szCs w:val="24"/>
          <w:rPrChange w:id="11062" w:author="Narendra" w:date="2021-08-21T13:02:00Z">
            <w:rPr>
              <w:rFonts w:ascii="Arial" w:eastAsia="Times New Roman" w:hAnsi="Arial" w:cs="Arial"/>
              <w:b/>
              <w:bCs/>
              <w:color w:val="000000"/>
              <w:sz w:val="23"/>
            </w:rPr>
          </w:rPrChange>
        </w:rPr>
        <w:t>request content</w:t>
      </w:r>
      <w:r w:rsidRPr="008C6831">
        <w:rPr>
          <w:rFonts w:ascii="Maiandra GD" w:eastAsia="Times New Roman" w:hAnsi="Maiandra GD" w:cs="Arial"/>
          <w:color w:val="000000"/>
          <w:sz w:val="24"/>
          <w:szCs w:val="24"/>
          <w:bdr w:val="none" w:sz="0" w:space="0" w:color="auto" w:frame="1"/>
          <w:rPrChange w:id="11063" w:author="Narendra" w:date="2021-08-21T13:02:00Z">
            <w:rPr>
              <w:rFonts w:ascii="Arial" w:eastAsia="Times New Roman" w:hAnsi="Arial" w:cs="Arial"/>
              <w:color w:val="000000"/>
              <w:sz w:val="23"/>
              <w:szCs w:val="23"/>
              <w:bdr w:val="none" w:sz="0" w:space="0" w:color="auto" w:frame="1"/>
            </w:rPr>
          </w:rPrChange>
        </w:rPr>
        <w:t>, </w:t>
      </w:r>
      <w:r w:rsidRPr="008C6831">
        <w:rPr>
          <w:rFonts w:ascii="Maiandra GD" w:eastAsia="Times New Roman" w:hAnsi="Maiandra GD" w:cs="Arial"/>
          <w:b/>
          <w:bCs/>
          <w:color w:val="000000"/>
          <w:sz w:val="24"/>
          <w:szCs w:val="24"/>
          <w:rPrChange w:id="11064" w:author="Narendra" w:date="2021-08-21T13:02:00Z">
            <w:rPr>
              <w:rFonts w:ascii="Arial" w:eastAsia="Times New Roman" w:hAnsi="Arial" w:cs="Arial"/>
              <w:b/>
              <w:bCs/>
              <w:color w:val="000000"/>
              <w:sz w:val="23"/>
            </w:rPr>
          </w:rPrChange>
        </w:rPr>
        <w:t>HTTP method type</w:t>
      </w:r>
      <w:r w:rsidRPr="008C6831">
        <w:rPr>
          <w:rFonts w:ascii="Maiandra GD" w:eastAsia="Times New Roman" w:hAnsi="Maiandra GD" w:cs="Arial"/>
          <w:color w:val="000000"/>
          <w:sz w:val="24"/>
          <w:szCs w:val="24"/>
          <w:bdr w:val="none" w:sz="0" w:space="0" w:color="auto" w:frame="1"/>
          <w:rPrChange w:id="11065" w:author="Narendra" w:date="2021-08-21T13:02:00Z">
            <w:rPr>
              <w:rFonts w:ascii="Arial" w:eastAsia="Times New Roman" w:hAnsi="Arial" w:cs="Arial"/>
              <w:color w:val="000000"/>
              <w:sz w:val="23"/>
              <w:szCs w:val="23"/>
              <w:bdr w:val="none" w:sz="0" w:space="0" w:color="auto" w:frame="1"/>
            </w:rPr>
          </w:rPrChange>
        </w:rPr>
        <w:t>, </w:t>
      </w:r>
      <w:r w:rsidRPr="008C6831">
        <w:rPr>
          <w:rFonts w:ascii="Maiandra GD" w:eastAsia="Times New Roman" w:hAnsi="Maiandra GD" w:cs="Arial"/>
          <w:b/>
          <w:bCs/>
          <w:color w:val="000000"/>
          <w:sz w:val="24"/>
          <w:szCs w:val="24"/>
          <w:rPrChange w:id="11066" w:author="Narendra" w:date="2021-08-21T13:02:00Z">
            <w:rPr>
              <w:rFonts w:ascii="Arial" w:eastAsia="Times New Roman" w:hAnsi="Arial" w:cs="Arial"/>
              <w:b/>
              <w:bCs/>
              <w:color w:val="000000"/>
              <w:sz w:val="23"/>
            </w:rPr>
          </w:rPrChange>
        </w:rPr>
        <w:t>timestamp</w:t>
      </w:r>
      <w:r w:rsidRPr="008C6831">
        <w:rPr>
          <w:rFonts w:ascii="Maiandra GD" w:eastAsia="Times New Roman" w:hAnsi="Maiandra GD" w:cs="Arial"/>
          <w:color w:val="000000"/>
          <w:sz w:val="24"/>
          <w:szCs w:val="24"/>
          <w:bdr w:val="none" w:sz="0" w:space="0" w:color="auto" w:frame="1"/>
          <w:rPrChange w:id="11067" w:author="Narendra" w:date="2021-08-21T13:02:00Z">
            <w:rPr>
              <w:rFonts w:ascii="Arial" w:eastAsia="Times New Roman" w:hAnsi="Arial" w:cs="Arial"/>
              <w:color w:val="000000"/>
              <w:sz w:val="23"/>
              <w:szCs w:val="23"/>
              <w:bdr w:val="none" w:sz="0" w:space="0" w:color="auto" w:frame="1"/>
            </w:rPr>
          </w:rPrChange>
        </w:rPr>
        <w:t>, and </w:t>
      </w:r>
      <w:r w:rsidRPr="008C6831">
        <w:rPr>
          <w:rFonts w:ascii="Maiandra GD" w:eastAsia="Times New Roman" w:hAnsi="Maiandra GD" w:cs="Arial"/>
          <w:b/>
          <w:bCs/>
          <w:color w:val="000000"/>
          <w:sz w:val="24"/>
          <w:szCs w:val="24"/>
          <w:rPrChange w:id="11068" w:author="Narendra" w:date="2021-08-21T13:02:00Z">
            <w:rPr>
              <w:rFonts w:ascii="Arial" w:eastAsia="Times New Roman" w:hAnsi="Arial" w:cs="Arial"/>
              <w:b/>
              <w:bCs/>
              <w:color w:val="000000"/>
              <w:sz w:val="23"/>
            </w:rPr>
          </w:rPrChange>
        </w:rPr>
        <w:t>nonce</w:t>
      </w:r>
      <w:r w:rsidRPr="008C6831">
        <w:rPr>
          <w:rFonts w:ascii="Maiandra GD" w:eastAsia="Times New Roman" w:hAnsi="Maiandra GD" w:cs="Arial"/>
          <w:color w:val="000000"/>
          <w:sz w:val="24"/>
          <w:szCs w:val="24"/>
          <w:bdr w:val="none" w:sz="0" w:space="0" w:color="auto" w:frame="1"/>
          <w:rPrChange w:id="11069" w:author="Narendra" w:date="2021-08-21T13:02:00Z">
            <w:rPr>
              <w:rFonts w:ascii="Arial" w:eastAsia="Times New Roman" w:hAnsi="Arial" w:cs="Arial"/>
              <w:color w:val="000000"/>
              <w:sz w:val="23"/>
              <w:szCs w:val="23"/>
              <w:bdr w:val="none" w:sz="0" w:space="0" w:color="auto" w:frame="1"/>
            </w:rPr>
          </w:rPrChange>
        </w:rPr>
        <w:t> by using the </w:t>
      </w:r>
      <w:r w:rsidRPr="008C6831">
        <w:rPr>
          <w:rFonts w:ascii="Maiandra GD" w:eastAsia="Times New Roman" w:hAnsi="Maiandra GD" w:cs="Arial"/>
          <w:b/>
          <w:bCs/>
          <w:color w:val="000000"/>
          <w:sz w:val="24"/>
          <w:szCs w:val="24"/>
          <w:rPrChange w:id="11070" w:author="Narendra" w:date="2021-08-21T13:02:00Z">
            <w:rPr>
              <w:rFonts w:ascii="Arial" w:eastAsia="Times New Roman" w:hAnsi="Arial" w:cs="Arial"/>
              <w:b/>
              <w:bCs/>
              <w:color w:val="000000"/>
              <w:sz w:val="23"/>
            </w:rPr>
          </w:rPrChange>
        </w:rPr>
        <w:t>Private Secret API Key</w:t>
      </w:r>
      <w:r w:rsidRPr="008C6831">
        <w:rPr>
          <w:rFonts w:ascii="Maiandra GD" w:eastAsia="Times New Roman" w:hAnsi="Maiandra GD" w:cs="Arial"/>
          <w:color w:val="000000"/>
          <w:sz w:val="24"/>
          <w:szCs w:val="24"/>
          <w:bdr w:val="none" w:sz="0" w:space="0" w:color="auto" w:frame="1"/>
          <w:rPrChange w:id="11071" w:author="Narendra" w:date="2021-08-21T13:02:00Z">
            <w:rPr>
              <w:rFonts w:ascii="Arial" w:eastAsia="Times New Roman" w:hAnsi="Arial" w:cs="Arial"/>
              <w:color w:val="000000"/>
              <w:sz w:val="23"/>
              <w:szCs w:val="23"/>
              <w:bdr w:val="none" w:sz="0" w:space="0" w:color="auto" w:frame="1"/>
            </w:rPr>
          </w:rPrChange>
        </w:rPr>
        <w:t> (this key is not going to be sent in the request).</w:t>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11072"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1073" w:author="Narendra" w:date="2021-08-21T13:02:00Z">
            <w:rPr>
              <w:rFonts w:ascii="Arial" w:eastAsia="Times New Roman" w:hAnsi="Arial" w:cs="Arial"/>
              <w:color w:val="000000"/>
              <w:sz w:val="23"/>
              <w:szCs w:val="23"/>
              <w:bdr w:val="none" w:sz="0" w:space="0" w:color="auto" w:frame="1"/>
            </w:rPr>
          </w:rPrChange>
        </w:rPr>
        <w:t>Once the server receives the request, then it tries to generate the hash (unique HMAC Signature) by using the data received from the client request. While the Server Generating the hash, it needs to use the same </w:t>
      </w:r>
      <w:r w:rsidRPr="008C6831">
        <w:rPr>
          <w:rFonts w:ascii="Maiandra GD" w:eastAsia="Times New Roman" w:hAnsi="Maiandra GD" w:cs="Arial"/>
          <w:b/>
          <w:bCs/>
          <w:color w:val="000000"/>
          <w:sz w:val="24"/>
          <w:szCs w:val="24"/>
          <w:rPrChange w:id="11074" w:author="Narendra" w:date="2021-08-21T13:02:00Z">
            <w:rPr>
              <w:rFonts w:ascii="Arial" w:eastAsia="Times New Roman" w:hAnsi="Arial" w:cs="Arial"/>
              <w:b/>
              <w:bCs/>
              <w:color w:val="000000"/>
              <w:sz w:val="23"/>
            </w:rPr>
          </w:rPrChange>
        </w:rPr>
        <w:t>Private Secret API Key</w:t>
      </w:r>
      <w:r w:rsidRPr="008C6831">
        <w:rPr>
          <w:rFonts w:ascii="Maiandra GD" w:eastAsia="Times New Roman" w:hAnsi="Maiandra GD" w:cs="Arial"/>
          <w:color w:val="000000"/>
          <w:sz w:val="24"/>
          <w:szCs w:val="24"/>
          <w:bdr w:val="none" w:sz="0" w:space="0" w:color="auto" w:frame="1"/>
          <w:rPrChange w:id="11075" w:author="Narendra" w:date="2021-08-21T13:02:00Z">
            <w:rPr>
              <w:rFonts w:ascii="Arial" w:eastAsia="Times New Roman" w:hAnsi="Arial" w:cs="Arial"/>
              <w:color w:val="000000"/>
              <w:sz w:val="23"/>
              <w:szCs w:val="23"/>
              <w:bdr w:val="none" w:sz="0" w:space="0" w:color="auto" w:frame="1"/>
            </w:rPr>
          </w:rPrChange>
        </w:rPr>
        <w:t> (which is used by the client) which was initially shared between the client and the server.</w:t>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11076"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1077" w:author="Narendra" w:date="2021-08-21T13:02:00Z">
            <w:rPr>
              <w:rFonts w:ascii="Arial" w:eastAsia="Times New Roman" w:hAnsi="Arial" w:cs="Arial"/>
              <w:color w:val="000000"/>
              <w:sz w:val="23"/>
              <w:szCs w:val="23"/>
              <w:bdr w:val="none" w:sz="0" w:space="0" w:color="auto" w:frame="1"/>
            </w:rPr>
          </w:rPrChange>
        </w:rPr>
        <w:t>Once the hash (</w:t>
      </w:r>
      <w:r w:rsidRPr="008C6831">
        <w:rPr>
          <w:rFonts w:ascii="Maiandra GD" w:eastAsia="Times New Roman" w:hAnsi="Maiandra GD" w:cs="Arial"/>
          <w:b/>
          <w:bCs/>
          <w:color w:val="000000"/>
          <w:sz w:val="24"/>
          <w:szCs w:val="24"/>
          <w:rPrChange w:id="11078" w:author="Narendra" w:date="2021-08-21T13:02:00Z">
            <w:rPr>
              <w:rFonts w:ascii="Arial" w:eastAsia="Times New Roman" w:hAnsi="Arial" w:cs="Arial"/>
              <w:b/>
              <w:bCs/>
              <w:color w:val="000000"/>
              <w:sz w:val="23"/>
            </w:rPr>
          </w:rPrChange>
        </w:rPr>
        <w:t>unique HMAC Signature</w:t>
      </w:r>
      <w:r w:rsidRPr="008C6831">
        <w:rPr>
          <w:rFonts w:ascii="Maiandra GD" w:eastAsia="Times New Roman" w:hAnsi="Maiandra GD" w:cs="Arial"/>
          <w:color w:val="000000"/>
          <w:sz w:val="24"/>
          <w:szCs w:val="24"/>
          <w:bdr w:val="none" w:sz="0" w:space="0" w:color="auto" w:frame="1"/>
          <w:rPrChange w:id="11079" w:author="Narendra" w:date="2021-08-21T13:02:00Z">
            <w:rPr>
              <w:rFonts w:ascii="Arial" w:eastAsia="Times New Roman" w:hAnsi="Arial" w:cs="Arial"/>
              <w:color w:val="000000"/>
              <w:sz w:val="23"/>
              <w:szCs w:val="23"/>
              <w:bdr w:val="none" w:sz="0" w:space="0" w:color="auto" w:frame="1"/>
            </w:rPr>
          </w:rPrChange>
        </w:rPr>
        <w:t xml:space="preserve">) is generated by the server, then it is going to compare with the hash received from the client. If both the hashes are matched then the </w:t>
      </w:r>
      <w:r w:rsidRPr="008C6831">
        <w:rPr>
          <w:rFonts w:ascii="Maiandra GD" w:eastAsia="Times New Roman" w:hAnsi="Maiandra GD" w:cs="Arial"/>
          <w:color w:val="000000"/>
          <w:sz w:val="24"/>
          <w:szCs w:val="24"/>
          <w:bdr w:val="none" w:sz="0" w:space="0" w:color="auto" w:frame="1"/>
          <w:rPrChange w:id="11080" w:author="Narendra" w:date="2021-08-21T13:02:00Z">
            <w:rPr>
              <w:rFonts w:ascii="Arial" w:eastAsia="Times New Roman" w:hAnsi="Arial" w:cs="Arial"/>
              <w:color w:val="000000"/>
              <w:sz w:val="23"/>
              <w:szCs w:val="23"/>
              <w:bdr w:val="none" w:sz="0" w:space="0" w:color="auto" w:frame="1"/>
            </w:rPr>
          </w:rPrChange>
        </w:rPr>
        <w:lastRenderedPageBreak/>
        <w:t>server will consider this request as a valid request and proceed else it simply returns unauthorized.</w:t>
      </w:r>
    </w:p>
    <w:p w:rsidR="003B08DB" w:rsidRPr="008C6831" w:rsidRDefault="003B08DB" w:rsidP="003B08DB">
      <w:pPr>
        <w:shd w:val="clear" w:color="auto" w:fill="FFFFFF"/>
        <w:spacing w:after="0" w:line="240" w:lineRule="auto"/>
        <w:jc w:val="both"/>
        <w:textAlignment w:val="baseline"/>
        <w:outlineLvl w:val="4"/>
        <w:rPr>
          <w:rFonts w:ascii="Maiandra GD" w:eastAsia="Times New Roman" w:hAnsi="Maiandra GD" w:cs="Segoe UI"/>
          <w:color w:val="3A3A3A"/>
          <w:sz w:val="24"/>
          <w:szCs w:val="24"/>
          <w:rPrChange w:id="11081" w:author="Narendra" w:date="2021-08-21T13:02:00Z">
            <w:rPr>
              <w:rFonts w:ascii="Segoe UI" w:eastAsia="Times New Roman" w:hAnsi="Segoe UI" w:cs="Segoe UI"/>
              <w:color w:val="3A3A3A"/>
              <w:sz w:val="20"/>
              <w:szCs w:val="20"/>
            </w:rPr>
          </w:rPrChange>
        </w:rPr>
      </w:pPr>
      <w:r w:rsidRPr="008C6831">
        <w:rPr>
          <w:rFonts w:ascii="Maiandra GD" w:eastAsia="Times New Roman" w:hAnsi="Maiandra GD" w:cs="Arial"/>
          <w:b/>
          <w:bCs/>
          <w:color w:val="000000"/>
          <w:sz w:val="24"/>
          <w:szCs w:val="24"/>
          <w:rPrChange w:id="11082" w:author="Narendra" w:date="2021-08-21T13:02:00Z">
            <w:rPr>
              <w:rFonts w:ascii="Arial" w:eastAsia="Times New Roman" w:hAnsi="Arial" w:cs="Arial"/>
              <w:b/>
              <w:bCs/>
              <w:color w:val="000000"/>
              <w:sz w:val="27"/>
            </w:rPr>
          </w:rPrChange>
        </w:rPr>
        <w:t>Uses of HMAC Authentication in Web API</w:t>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11083"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1084" w:author="Narendra" w:date="2021-08-21T13:02:00Z">
            <w:rPr>
              <w:rFonts w:ascii="Arial" w:eastAsia="Times New Roman" w:hAnsi="Arial" w:cs="Arial"/>
              <w:color w:val="000000"/>
              <w:sz w:val="23"/>
              <w:szCs w:val="23"/>
              <w:bdr w:val="none" w:sz="0" w:space="0" w:color="auto" w:frame="1"/>
            </w:rPr>
          </w:rPrChange>
        </w:rPr>
        <w:t>The main uses of HMAC Authentication in Web API are as follows.</w:t>
      </w:r>
    </w:p>
    <w:p w:rsidR="003B08DB" w:rsidRPr="008C6831" w:rsidRDefault="003B08DB" w:rsidP="003B08DB">
      <w:pPr>
        <w:numPr>
          <w:ilvl w:val="0"/>
          <w:numId w:val="23"/>
        </w:numPr>
        <w:shd w:val="clear" w:color="auto" w:fill="FFFFFF"/>
        <w:spacing w:after="0" w:line="240" w:lineRule="auto"/>
        <w:jc w:val="both"/>
        <w:textAlignment w:val="baseline"/>
        <w:rPr>
          <w:rFonts w:ascii="Maiandra GD" w:eastAsia="Times New Roman" w:hAnsi="Maiandra GD" w:cs="Segoe UI"/>
          <w:color w:val="212529"/>
          <w:sz w:val="24"/>
          <w:szCs w:val="24"/>
          <w:rPrChange w:id="11085"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color w:val="000000"/>
          <w:sz w:val="24"/>
          <w:szCs w:val="24"/>
          <w:rPrChange w:id="11086" w:author="Narendra" w:date="2021-08-21T13:02:00Z">
            <w:rPr>
              <w:rFonts w:ascii="Arial" w:eastAsia="Times New Roman" w:hAnsi="Arial" w:cs="Arial"/>
              <w:b/>
              <w:bCs/>
              <w:color w:val="000000"/>
              <w:sz w:val="23"/>
            </w:rPr>
          </w:rPrChange>
        </w:rPr>
        <w:t>Data integrity:</w:t>
      </w:r>
      <w:r w:rsidRPr="008C6831">
        <w:rPr>
          <w:rFonts w:ascii="Maiandra GD" w:eastAsia="Times New Roman" w:hAnsi="Maiandra GD" w:cs="Arial"/>
          <w:color w:val="000000"/>
          <w:sz w:val="24"/>
          <w:szCs w:val="24"/>
          <w:bdr w:val="none" w:sz="0" w:space="0" w:color="auto" w:frame="1"/>
          <w:rPrChange w:id="11087" w:author="Narendra" w:date="2021-08-21T13:02:00Z">
            <w:rPr>
              <w:rFonts w:ascii="Arial" w:eastAsia="Times New Roman" w:hAnsi="Arial" w:cs="Arial"/>
              <w:color w:val="000000"/>
              <w:sz w:val="23"/>
              <w:szCs w:val="23"/>
              <w:bdr w:val="none" w:sz="0" w:space="0" w:color="auto" w:frame="1"/>
            </w:rPr>
          </w:rPrChange>
        </w:rPr>
        <w:t> It means the data sent by the client to the server has not tampered.</w:t>
      </w:r>
    </w:p>
    <w:p w:rsidR="003B08DB" w:rsidRPr="008C6831" w:rsidRDefault="003B08DB" w:rsidP="003B08DB">
      <w:pPr>
        <w:numPr>
          <w:ilvl w:val="0"/>
          <w:numId w:val="23"/>
        </w:numPr>
        <w:shd w:val="clear" w:color="auto" w:fill="FFFFFF"/>
        <w:spacing w:after="0" w:line="240" w:lineRule="auto"/>
        <w:jc w:val="both"/>
        <w:textAlignment w:val="baseline"/>
        <w:rPr>
          <w:rFonts w:ascii="Maiandra GD" w:eastAsia="Times New Roman" w:hAnsi="Maiandra GD" w:cs="Segoe UI"/>
          <w:color w:val="212529"/>
          <w:sz w:val="24"/>
          <w:szCs w:val="24"/>
          <w:rPrChange w:id="11088"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color w:val="000000"/>
          <w:sz w:val="24"/>
          <w:szCs w:val="24"/>
          <w:rPrChange w:id="11089" w:author="Narendra" w:date="2021-08-21T13:02:00Z">
            <w:rPr>
              <w:rFonts w:ascii="Arial" w:eastAsia="Times New Roman" w:hAnsi="Arial" w:cs="Arial"/>
              <w:b/>
              <w:bCs/>
              <w:color w:val="000000"/>
              <w:sz w:val="23"/>
            </w:rPr>
          </w:rPrChange>
        </w:rPr>
        <w:t>Request origination:</w:t>
      </w:r>
      <w:r w:rsidRPr="008C6831">
        <w:rPr>
          <w:rFonts w:ascii="Maiandra GD" w:eastAsia="Times New Roman" w:hAnsi="Maiandra GD" w:cs="Arial"/>
          <w:color w:val="000000"/>
          <w:sz w:val="24"/>
          <w:szCs w:val="24"/>
          <w:bdr w:val="none" w:sz="0" w:space="0" w:color="auto" w:frame="1"/>
          <w:rPrChange w:id="11090" w:author="Narendra" w:date="2021-08-21T13:02:00Z">
            <w:rPr>
              <w:rFonts w:ascii="Arial" w:eastAsia="Times New Roman" w:hAnsi="Arial" w:cs="Arial"/>
              <w:color w:val="000000"/>
              <w:sz w:val="23"/>
              <w:szCs w:val="23"/>
              <w:bdr w:val="none" w:sz="0" w:space="0" w:color="auto" w:frame="1"/>
            </w:rPr>
          </w:rPrChange>
        </w:rPr>
        <w:t> The request comes to the server from a trusted client.</w:t>
      </w:r>
    </w:p>
    <w:p w:rsidR="003B08DB" w:rsidRPr="008C6831" w:rsidRDefault="003B08DB" w:rsidP="003B08DB">
      <w:pPr>
        <w:numPr>
          <w:ilvl w:val="0"/>
          <w:numId w:val="23"/>
        </w:numPr>
        <w:shd w:val="clear" w:color="auto" w:fill="FFFFFF"/>
        <w:spacing w:after="0" w:line="240" w:lineRule="auto"/>
        <w:jc w:val="both"/>
        <w:textAlignment w:val="baseline"/>
        <w:rPr>
          <w:rFonts w:ascii="Maiandra GD" w:eastAsia="Times New Roman" w:hAnsi="Maiandra GD" w:cs="Segoe UI"/>
          <w:color w:val="212529"/>
          <w:sz w:val="24"/>
          <w:szCs w:val="24"/>
          <w:rPrChange w:id="11091"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color w:val="000000"/>
          <w:sz w:val="24"/>
          <w:szCs w:val="24"/>
          <w:rPrChange w:id="11092" w:author="Narendra" w:date="2021-08-21T13:02:00Z">
            <w:rPr>
              <w:rFonts w:ascii="Arial" w:eastAsia="Times New Roman" w:hAnsi="Arial" w:cs="Arial"/>
              <w:b/>
              <w:bCs/>
              <w:color w:val="000000"/>
              <w:sz w:val="23"/>
            </w:rPr>
          </w:rPrChange>
        </w:rPr>
        <w:t>Not a replay request:</w:t>
      </w:r>
      <w:r w:rsidRPr="008C6831">
        <w:rPr>
          <w:rFonts w:ascii="Maiandra GD" w:eastAsia="Times New Roman" w:hAnsi="Maiandra GD" w:cs="Arial"/>
          <w:color w:val="000000"/>
          <w:sz w:val="24"/>
          <w:szCs w:val="24"/>
          <w:bdr w:val="none" w:sz="0" w:space="0" w:color="auto" w:frame="1"/>
          <w:rPrChange w:id="11093" w:author="Narendra" w:date="2021-08-21T13:02:00Z">
            <w:rPr>
              <w:rFonts w:ascii="Arial" w:eastAsia="Times New Roman" w:hAnsi="Arial" w:cs="Arial"/>
              <w:color w:val="000000"/>
              <w:sz w:val="23"/>
              <w:szCs w:val="23"/>
              <w:bdr w:val="none" w:sz="0" w:space="0" w:color="auto" w:frame="1"/>
            </w:rPr>
          </w:rPrChange>
        </w:rPr>
        <w:t> The request is not captured by an intruder and being replayed.</w:t>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11094"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1095" w:author="Narendra" w:date="2021-08-21T13:02:00Z">
            <w:rPr>
              <w:rFonts w:ascii="Arial" w:eastAsia="Times New Roman" w:hAnsi="Arial" w:cs="Arial"/>
              <w:color w:val="000000"/>
              <w:sz w:val="23"/>
              <w:szCs w:val="23"/>
              <w:bdr w:val="none" w:sz="0" w:space="0" w:color="auto" w:frame="1"/>
            </w:rPr>
          </w:rPrChange>
        </w:rPr>
        <w:t>If this is not clear at the moment, then don’t worry we will discuss all the above points with real-time example after some time. </w:t>
      </w:r>
    </w:p>
    <w:p w:rsidR="003B08DB" w:rsidRPr="008C6831" w:rsidRDefault="003B08DB" w:rsidP="003B08DB">
      <w:pPr>
        <w:shd w:val="clear" w:color="auto" w:fill="FFFFFF"/>
        <w:spacing w:after="0" w:line="240" w:lineRule="auto"/>
        <w:jc w:val="both"/>
        <w:textAlignment w:val="baseline"/>
        <w:outlineLvl w:val="4"/>
        <w:rPr>
          <w:rFonts w:ascii="Maiandra GD" w:eastAsia="Times New Roman" w:hAnsi="Maiandra GD" w:cs="Segoe UI"/>
          <w:color w:val="3A3A3A"/>
          <w:sz w:val="24"/>
          <w:szCs w:val="24"/>
          <w:rPrChange w:id="11096" w:author="Narendra" w:date="2021-08-21T13:02:00Z">
            <w:rPr>
              <w:rFonts w:ascii="Segoe UI" w:eastAsia="Times New Roman" w:hAnsi="Segoe UI" w:cs="Segoe UI"/>
              <w:color w:val="3A3A3A"/>
              <w:sz w:val="20"/>
              <w:szCs w:val="20"/>
            </w:rPr>
          </w:rPrChange>
        </w:rPr>
      </w:pPr>
      <w:r w:rsidRPr="008C6831">
        <w:rPr>
          <w:rFonts w:ascii="Maiandra GD" w:eastAsia="Times New Roman" w:hAnsi="Maiandra GD" w:cs="Arial"/>
          <w:b/>
          <w:bCs/>
          <w:color w:val="000000"/>
          <w:sz w:val="24"/>
          <w:szCs w:val="24"/>
          <w:rPrChange w:id="11097" w:author="Narendra" w:date="2021-08-21T13:02:00Z">
            <w:rPr>
              <w:rFonts w:ascii="Arial" w:eastAsia="Times New Roman" w:hAnsi="Arial" w:cs="Arial"/>
              <w:b/>
              <w:bCs/>
              <w:color w:val="000000"/>
              <w:sz w:val="27"/>
            </w:rPr>
          </w:rPrChange>
        </w:rPr>
        <w:t>How does the HMAC Authentication work?</w:t>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11098"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1099" w:author="Narendra" w:date="2021-08-21T13:02:00Z">
            <w:rPr>
              <w:rFonts w:ascii="Arial" w:eastAsia="Times New Roman" w:hAnsi="Arial" w:cs="Arial"/>
              <w:color w:val="000000"/>
              <w:sz w:val="23"/>
              <w:szCs w:val="23"/>
              <w:bdr w:val="none" w:sz="0" w:space="0" w:color="auto" w:frame="1"/>
            </w:rPr>
          </w:rPrChange>
        </w:rPr>
        <w:t>As of now, we have discussed the basic of </w:t>
      </w:r>
      <w:r w:rsidRPr="008C6831">
        <w:rPr>
          <w:rFonts w:ascii="Maiandra GD" w:eastAsia="Times New Roman" w:hAnsi="Maiandra GD" w:cs="Arial"/>
          <w:b/>
          <w:bCs/>
          <w:color w:val="000000"/>
          <w:sz w:val="24"/>
          <w:szCs w:val="24"/>
          <w:rPrChange w:id="11100" w:author="Narendra" w:date="2021-08-21T13:02:00Z">
            <w:rPr>
              <w:rFonts w:ascii="Arial" w:eastAsia="Times New Roman" w:hAnsi="Arial" w:cs="Arial"/>
              <w:b/>
              <w:bCs/>
              <w:color w:val="000000"/>
              <w:sz w:val="23"/>
            </w:rPr>
          </w:rPrChange>
        </w:rPr>
        <w:t>HMAC Authentication in Web API</w:t>
      </w:r>
      <w:r w:rsidRPr="008C6831">
        <w:rPr>
          <w:rFonts w:ascii="Maiandra GD" w:eastAsia="Times New Roman" w:hAnsi="Maiandra GD" w:cs="Arial"/>
          <w:color w:val="000000"/>
          <w:sz w:val="24"/>
          <w:szCs w:val="24"/>
          <w:bdr w:val="none" w:sz="0" w:space="0" w:color="auto" w:frame="1"/>
          <w:rPrChange w:id="11101" w:author="Narendra" w:date="2021-08-21T13:02:00Z">
            <w:rPr>
              <w:rFonts w:ascii="Arial" w:eastAsia="Times New Roman" w:hAnsi="Arial" w:cs="Arial"/>
              <w:color w:val="000000"/>
              <w:sz w:val="23"/>
              <w:szCs w:val="23"/>
              <w:bdr w:val="none" w:sz="0" w:space="0" w:color="auto" w:frame="1"/>
            </w:rPr>
          </w:rPrChange>
        </w:rPr>
        <w:t> from both the client and server point of view. Now let’s discuss the flow of Client and Server in details i.e. how the HMAC authentication works.</w:t>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11102"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1103" w:author="Narendra" w:date="2021-08-21T13:02:00Z">
            <w:rPr>
              <w:rFonts w:ascii="Arial" w:eastAsia="Times New Roman" w:hAnsi="Arial" w:cs="Arial"/>
              <w:color w:val="000000"/>
              <w:sz w:val="23"/>
              <w:szCs w:val="23"/>
              <w:bdr w:val="none" w:sz="0" w:space="0" w:color="auto" w:frame="1"/>
            </w:rPr>
          </w:rPrChange>
        </w:rPr>
        <w:t>As we already discussed, first of all, the server should create and provide the two keys (</w:t>
      </w:r>
      <w:r w:rsidRPr="008C6831">
        <w:rPr>
          <w:rFonts w:ascii="Maiandra GD" w:eastAsia="Times New Roman" w:hAnsi="Maiandra GD" w:cs="Arial"/>
          <w:b/>
          <w:bCs/>
          <w:color w:val="000000"/>
          <w:sz w:val="24"/>
          <w:szCs w:val="24"/>
          <w:rPrChange w:id="11104" w:author="Narendra" w:date="2021-08-21T13:02:00Z">
            <w:rPr>
              <w:rFonts w:ascii="Arial" w:eastAsia="Times New Roman" w:hAnsi="Arial" w:cs="Arial"/>
              <w:b/>
              <w:bCs/>
              <w:color w:val="000000"/>
              <w:sz w:val="23"/>
            </w:rPr>
          </w:rPrChange>
        </w:rPr>
        <w:t>Public Shared APP Id</w:t>
      </w:r>
      <w:r w:rsidRPr="008C6831">
        <w:rPr>
          <w:rFonts w:ascii="Maiandra GD" w:eastAsia="Times New Roman" w:hAnsi="Maiandra GD" w:cs="Arial"/>
          <w:color w:val="000000"/>
          <w:sz w:val="24"/>
          <w:szCs w:val="24"/>
          <w:bdr w:val="none" w:sz="0" w:space="0" w:color="auto" w:frame="1"/>
          <w:rPrChange w:id="11105" w:author="Narendra" w:date="2021-08-21T13:02:00Z">
            <w:rPr>
              <w:rFonts w:ascii="Arial" w:eastAsia="Times New Roman" w:hAnsi="Arial" w:cs="Arial"/>
              <w:color w:val="000000"/>
              <w:sz w:val="23"/>
              <w:szCs w:val="23"/>
              <w:bdr w:val="none" w:sz="0" w:space="0" w:color="auto" w:frame="1"/>
            </w:rPr>
          </w:rPrChange>
        </w:rPr>
        <w:t> and </w:t>
      </w:r>
      <w:r w:rsidRPr="008C6831">
        <w:rPr>
          <w:rFonts w:ascii="Maiandra GD" w:eastAsia="Times New Roman" w:hAnsi="Maiandra GD" w:cs="Arial"/>
          <w:b/>
          <w:bCs/>
          <w:color w:val="000000"/>
          <w:sz w:val="24"/>
          <w:szCs w:val="24"/>
          <w:rPrChange w:id="11106" w:author="Narendra" w:date="2021-08-21T13:02:00Z">
            <w:rPr>
              <w:rFonts w:ascii="Arial" w:eastAsia="Times New Roman" w:hAnsi="Arial" w:cs="Arial"/>
              <w:b/>
              <w:bCs/>
              <w:color w:val="000000"/>
              <w:sz w:val="23"/>
            </w:rPr>
          </w:rPrChange>
        </w:rPr>
        <w:t>Private Secret API Key</w:t>
      </w:r>
      <w:r w:rsidRPr="008C6831">
        <w:rPr>
          <w:rFonts w:ascii="Maiandra GD" w:eastAsia="Times New Roman" w:hAnsi="Maiandra GD" w:cs="Arial"/>
          <w:color w:val="000000"/>
          <w:sz w:val="24"/>
          <w:szCs w:val="24"/>
          <w:bdr w:val="none" w:sz="0" w:space="0" w:color="auto" w:frame="1"/>
          <w:rPrChange w:id="11107" w:author="Narendra" w:date="2021-08-21T13:02:00Z">
            <w:rPr>
              <w:rFonts w:ascii="Arial" w:eastAsia="Times New Roman" w:hAnsi="Arial" w:cs="Arial"/>
              <w:color w:val="000000"/>
              <w:sz w:val="23"/>
              <w:szCs w:val="23"/>
              <w:bdr w:val="none" w:sz="0" w:space="0" w:color="auto" w:frame="1"/>
            </w:rPr>
          </w:rPrChange>
        </w:rPr>
        <w:t>) to the client. It is the responsibility of the client not to share the </w:t>
      </w:r>
      <w:r w:rsidRPr="008C6831">
        <w:rPr>
          <w:rFonts w:ascii="Maiandra GD" w:eastAsia="Times New Roman" w:hAnsi="Maiandra GD" w:cs="Arial"/>
          <w:b/>
          <w:bCs/>
          <w:color w:val="000000"/>
          <w:sz w:val="24"/>
          <w:szCs w:val="24"/>
          <w:rPrChange w:id="11108" w:author="Narendra" w:date="2021-08-21T13:02:00Z">
            <w:rPr>
              <w:rFonts w:ascii="Arial" w:eastAsia="Times New Roman" w:hAnsi="Arial" w:cs="Arial"/>
              <w:b/>
              <w:bCs/>
              <w:color w:val="000000"/>
              <w:sz w:val="23"/>
            </w:rPr>
          </w:rPrChange>
        </w:rPr>
        <w:t>Private Secret API Key</w:t>
      </w:r>
      <w:r w:rsidRPr="008C6831">
        <w:rPr>
          <w:rFonts w:ascii="Maiandra GD" w:eastAsia="Times New Roman" w:hAnsi="Maiandra GD" w:cs="Arial"/>
          <w:color w:val="000000"/>
          <w:sz w:val="24"/>
          <w:szCs w:val="24"/>
          <w:bdr w:val="none" w:sz="0" w:space="0" w:color="auto" w:frame="1"/>
          <w:rPrChange w:id="11109" w:author="Narendra" w:date="2021-08-21T13:02:00Z">
            <w:rPr>
              <w:rFonts w:ascii="Arial" w:eastAsia="Times New Roman" w:hAnsi="Arial" w:cs="Arial"/>
              <w:color w:val="000000"/>
              <w:sz w:val="23"/>
              <w:szCs w:val="23"/>
              <w:bdr w:val="none" w:sz="0" w:space="0" w:color="auto" w:frame="1"/>
            </w:rPr>
          </w:rPrChange>
        </w:rPr>
        <w:t> with anyone and moreover, the Client needs to store the </w:t>
      </w:r>
      <w:r w:rsidRPr="008C6831">
        <w:rPr>
          <w:rFonts w:ascii="Maiandra GD" w:eastAsia="Times New Roman" w:hAnsi="Maiandra GD" w:cs="Arial"/>
          <w:b/>
          <w:bCs/>
          <w:color w:val="000000"/>
          <w:sz w:val="24"/>
          <w:szCs w:val="24"/>
          <w:rPrChange w:id="11110" w:author="Narendra" w:date="2021-08-21T13:02:00Z">
            <w:rPr>
              <w:rFonts w:ascii="Arial" w:eastAsia="Times New Roman" w:hAnsi="Arial" w:cs="Arial"/>
              <w:b/>
              <w:bCs/>
              <w:color w:val="000000"/>
              <w:sz w:val="23"/>
            </w:rPr>
          </w:rPrChange>
        </w:rPr>
        <w:t>Private Secret API Key</w:t>
      </w:r>
      <w:r w:rsidRPr="008C6831">
        <w:rPr>
          <w:rFonts w:ascii="Maiandra GD" w:eastAsia="Times New Roman" w:hAnsi="Maiandra GD" w:cs="Arial"/>
          <w:color w:val="000000"/>
          <w:sz w:val="24"/>
          <w:szCs w:val="24"/>
          <w:bdr w:val="none" w:sz="0" w:space="0" w:color="auto" w:frame="1"/>
          <w:rPrChange w:id="11111" w:author="Narendra" w:date="2021-08-21T13:02:00Z">
            <w:rPr>
              <w:rFonts w:ascii="Arial" w:eastAsia="Times New Roman" w:hAnsi="Arial" w:cs="Arial"/>
              <w:color w:val="000000"/>
              <w:sz w:val="23"/>
              <w:szCs w:val="23"/>
              <w:bdr w:val="none" w:sz="0" w:space="0" w:color="auto" w:frame="1"/>
            </w:rPr>
          </w:rPrChange>
        </w:rPr>
        <w:t> securely, mostly in a database or in the config file.</w:t>
      </w:r>
    </w:p>
    <w:p w:rsidR="003B08DB" w:rsidRPr="008C6831" w:rsidRDefault="003B08DB" w:rsidP="003B08DB">
      <w:pPr>
        <w:shd w:val="clear" w:color="auto" w:fill="FFFFFF"/>
        <w:spacing w:after="384" w:line="240" w:lineRule="auto"/>
        <w:textAlignment w:val="baseline"/>
        <w:rPr>
          <w:rFonts w:ascii="Maiandra GD" w:eastAsia="Times New Roman" w:hAnsi="Maiandra GD" w:cs="Segoe UI"/>
          <w:color w:val="212529"/>
          <w:sz w:val="24"/>
          <w:szCs w:val="24"/>
          <w:rPrChange w:id="11112"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Segoe UI"/>
          <w:noProof/>
          <w:color w:val="212529"/>
          <w:sz w:val="24"/>
          <w:szCs w:val="24"/>
          <w:rPrChange w:id="11113" w:author="Narendra" w:date="2021-08-21T13:02:00Z">
            <w:rPr>
              <w:rFonts w:ascii="Segoe UI" w:eastAsia="Times New Roman" w:hAnsi="Segoe UI" w:cs="Segoe UI"/>
              <w:noProof/>
              <w:color w:val="212529"/>
              <w:sz w:val="23"/>
              <w:szCs w:val="23"/>
            </w:rPr>
          </w:rPrChange>
        </w:rPr>
        <w:drawing>
          <wp:inline distT="0" distB="0" distL="0" distR="0">
            <wp:extent cx="5334000" cy="3552825"/>
            <wp:effectExtent l="19050" t="0" r="0" b="0"/>
            <wp:docPr id="165" name="Picture 165" descr="HMAC Authentication in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MAC Authentication in Web API"/>
                    <pic:cNvPicPr>
                      <a:picLocks noChangeAspect="1" noChangeArrowheads="1"/>
                    </pic:cNvPicPr>
                  </pic:nvPicPr>
                  <pic:blipFill>
                    <a:blip r:embed="rId81"/>
                    <a:srcRect/>
                    <a:stretch>
                      <a:fillRect/>
                    </a:stretch>
                  </pic:blipFill>
                  <pic:spPr bwMode="auto">
                    <a:xfrm>
                      <a:off x="0" y="0"/>
                      <a:ext cx="5334000" cy="3552825"/>
                    </a:xfrm>
                    <a:prstGeom prst="rect">
                      <a:avLst/>
                    </a:prstGeom>
                    <a:noFill/>
                    <a:ln w="9525">
                      <a:noFill/>
                      <a:miter lim="800000"/>
                      <a:headEnd/>
                      <a:tailEnd/>
                    </a:ln>
                  </pic:spPr>
                </pic:pic>
              </a:graphicData>
            </a:graphic>
          </wp:inline>
        </w:drawing>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11114"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1115" w:author="Narendra" w:date="2021-08-21T13:02:00Z">
            <w:rPr>
              <w:rFonts w:ascii="Arial" w:eastAsia="Times New Roman" w:hAnsi="Arial" w:cs="Arial"/>
              <w:color w:val="000000"/>
              <w:sz w:val="23"/>
              <w:szCs w:val="23"/>
              <w:bdr w:val="none" w:sz="0" w:space="0" w:color="auto" w:frame="1"/>
            </w:rPr>
          </w:rPrChange>
        </w:rPr>
        <w:t>Let first discuss the flow of Client in HMAC Authentication.</w:t>
      </w:r>
    </w:p>
    <w:p w:rsidR="003B08DB" w:rsidRPr="008C6831" w:rsidRDefault="003B08DB" w:rsidP="003B08DB">
      <w:pPr>
        <w:shd w:val="clear" w:color="auto" w:fill="FFFFFF"/>
        <w:spacing w:after="0" w:line="240" w:lineRule="auto"/>
        <w:jc w:val="both"/>
        <w:textAlignment w:val="baseline"/>
        <w:outlineLvl w:val="4"/>
        <w:rPr>
          <w:rFonts w:ascii="Maiandra GD" w:eastAsia="Times New Roman" w:hAnsi="Maiandra GD" w:cs="Segoe UI"/>
          <w:color w:val="3A3A3A"/>
          <w:sz w:val="24"/>
          <w:szCs w:val="24"/>
          <w:rPrChange w:id="11116" w:author="Narendra" w:date="2021-08-21T13:02:00Z">
            <w:rPr>
              <w:rFonts w:ascii="Segoe UI" w:eastAsia="Times New Roman" w:hAnsi="Segoe UI" w:cs="Segoe UI"/>
              <w:color w:val="3A3A3A"/>
              <w:sz w:val="20"/>
              <w:szCs w:val="20"/>
            </w:rPr>
          </w:rPrChange>
        </w:rPr>
      </w:pPr>
      <w:r w:rsidRPr="008C6831">
        <w:rPr>
          <w:rFonts w:ascii="Maiandra GD" w:eastAsia="Times New Roman" w:hAnsi="Maiandra GD" w:cs="Arial"/>
          <w:b/>
          <w:bCs/>
          <w:color w:val="000000"/>
          <w:sz w:val="24"/>
          <w:szCs w:val="24"/>
          <w:rPrChange w:id="11117" w:author="Narendra" w:date="2021-08-21T13:02:00Z">
            <w:rPr>
              <w:rFonts w:ascii="Arial" w:eastAsia="Times New Roman" w:hAnsi="Arial" w:cs="Arial"/>
              <w:b/>
              <w:bCs/>
              <w:color w:val="000000"/>
              <w:sz w:val="27"/>
            </w:rPr>
          </w:rPrChange>
        </w:rPr>
        <w:t>The HMAC Flow on the Client Side:</w:t>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11118"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1119" w:author="Narendra" w:date="2021-08-21T13:02:00Z">
            <w:rPr>
              <w:rFonts w:ascii="Arial" w:eastAsia="Times New Roman" w:hAnsi="Arial" w:cs="Arial"/>
              <w:color w:val="000000"/>
              <w:sz w:val="23"/>
              <w:szCs w:val="23"/>
              <w:bdr w:val="none" w:sz="0" w:space="0" w:color="auto" w:frame="1"/>
            </w:rPr>
          </w:rPrChange>
        </w:rPr>
        <w:lastRenderedPageBreak/>
        <w:t>First, the client needs to create a string (MAC – Message Authentication Code) which will contain all the request data that the client wants to send to the server. Generally, the string contains the following parameters</w:t>
      </w:r>
    </w:p>
    <w:p w:rsidR="003B08DB" w:rsidRPr="008C6831" w:rsidRDefault="003B08DB" w:rsidP="003B08DB">
      <w:pPr>
        <w:numPr>
          <w:ilvl w:val="0"/>
          <w:numId w:val="24"/>
        </w:numPr>
        <w:shd w:val="clear" w:color="auto" w:fill="FFFFFF"/>
        <w:spacing w:after="0" w:line="240" w:lineRule="auto"/>
        <w:textAlignment w:val="baseline"/>
        <w:rPr>
          <w:rFonts w:ascii="Maiandra GD" w:eastAsia="Times New Roman" w:hAnsi="Maiandra GD" w:cs="Segoe UI"/>
          <w:color w:val="212529"/>
          <w:sz w:val="24"/>
          <w:szCs w:val="24"/>
          <w:rPrChange w:id="11120"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color w:val="000000"/>
          <w:sz w:val="24"/>
          <w:szCs w:val="24"/>
          <w:rPrChange w:id="11121" w:author="Narendra" w:date="2021-08-21T13:02:00Z">
            <w:rPr>
              <w:rFonts w:ascii="Arial" w:eastAsia="Times New Roman" w:hAnsi="Arial" w:cs="Arial"/>
              <w:b/>
              <w:bCs/>
              <w:color w:val="000000"/>
              <w:sz w:val="23"/>
            </w:rPr>
          </w:rPrChange>
        </w:rPr>
        <w:t>HTTP method</w:t>
      </w:r>
    </w:p>
    <w:p w:rsidR="003B08DB" w:rsidRPr="008C6831" w:rsidRDefault="003B08DB" w:rsidP="003B08DB">
      <w:pPr>
        <w:numPr>
          <w:ilvl w:val="0"/>
          <w:numId w:val="24"/>
        </w:numPr>
        <w:shd w:val="clear" w:color="auto" w:fill="FFFFFF"/>
        <w:spacing w:after="0" w:line="240" w:lineRule="auto"/>
        <w:textAlignment w:val="baseline"/>
        <w:rPr>
          <w:rFonts w:ascii="Maiandra GD" w:eastAsia="Times New Roman" w:hAnsi="Maiandra GD" w:cs="Segoe UI"/>
          <w:color w:val="212529"/>
          <w:sz w:val="24"/>
          <w:szCs w:val="24"/>
          <w:rPrChange w:id="11122"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color w:val="000000"/>
          <w:sz w:val="24"/>
          <w:szCs w:val="24"/>
          <w:rPrChange w:id="11123" w:author="Narendra" w:date="2021-08-21T13:02:00Z">
            <w:rPr>
              <w:rFonts w:ascii="Arial" w:eastAsia="Times New Roman" w:hAnsi="Arial" w:cs="Arial"/>
              <w:b/>
              <w:bCs/>
              <w:color w:val="000000"/>
              <w:sz w:val="23"/>
            </w:rPr>
          </w:rPrChange>
        </w:rPr>
        <w:t>APP Id</w:t>
      </w:r>
    </w:p>
    <w:p w:rsidR="003B08DB" w:rsidRPr="008C6831" w:rsidRDefault="003B08DB" w:rsidP="003B08DB">
      <w:pPr>
        <w:numPr>
          <w:ilvl w:val="0"/>
          <w:numId w:val="24"/>
        </w:numPr>
        <w:shd w:val="clear" w:color="auto" w:fill="FFFFFF"/>
        <w:spacing w:after="0" w:line="240" w:lineRule="auto"/>
        <w:textAlignment w:val="baseline"/>
        <w:rPr>
          <w:rFonts w:ascii="Maiandra GD" w:eastAsia="Times New Roman" w:hAnsi="Maiandra GD" w:cs="Segoe UI"/>
          <w:color w:val="212529"/>
          <w:sz w:val="24"/>
          <w:szCs w:val="24"/>
          <w:rPrChange w:id="11124"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color w:val="000000"/>
          <w:sz w:val="24"/>
          <w:szCs w:val="24"/>
          <w:rPrChange w:id="11125" w:author="Narendra" w:date="2021-08-21T13:02:00Z">
            <w:rPr>
              <w:rFonts w:ascii="Arial" w:eastAsia="Times New Roman" w:hAnsi="Arial" w:cs="Arial"/>
              <w:b/>
              <w:bCs/>
              <w:color w:val="000000"/>
              <w:sz w:val="23"/>
            </w:rPr>
          </w:rPrChange>
        </w:rPr>
        <w:t>Nonce</w:t>
      </w:r>
    </w:p>
    <w:p w:rsidR="003B08DB" w:rsidRPr="008C6831" w:rsidRDefault="003B08DB" w:rsidP="003B08DB">
      <w:pPr>
        <w:numPr>
          <w:ilvl w:val="0"/>
          <w:numId w:val="24"/>
        </w:numPr>
        <w:shd w:val="clear" w:color="auto" w:fill="FFFFFF"/>
        <w:spacing w:after="0" w:line="240" w:lineRule="auto"/>
        <w:textAlignment w:val="baseline"/>
        <w:rPr>
          <w:rFonts w:ascii="Maiandra GD" w:eastAsia="Times New Roman" w:hAnsi="Maiandra GD" w:cs="Segoe UI"/>
          <w:color w:val="212529"/>
          <w:sz w:val="24"/>
          <w:szCs w:val="24"/>
          <w:rPrChange w:id="11126"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color w:val="000000"/>
          <w:sz w:val="24"/>
          <w:szCs w:val="24"/>
          <w:rPrChange w:id="11127" w:author="Narendra" w:date="2021-08-21T13:02:00Z">
            <w:rPr>
              <w:rFonts w:ascii="Arial" w:eastAsia="Times New Roman" w:hAnsi="Arial" w:cs="Arial"/>
              <w:b/>
              <w:bCs/>
              <w:color w:val="000000"/>
              <w:sz w:val="23"/>
            </w:rPr>
          </w:rPrChange>
        </w:rPr>
        <w:t>The request URI</w:t>
      </w:r>
    </w:p>
    <w:p w:rsidR="003B08DB" w:rsidRPr="008C6831" w:rsidRDefault="003B08DB" w:rsidP="003B08DB">
      <w:pPr>
        <w:numPr>
          <w:ilvl w:val="0"/>
          <w:numId w:val="24"/>
        </w:numPr>
        <w:shd w:val="clear" w:color="auto" w:fill="FFFFFF"/>
        <w:spacing w:after="0" w:line="240" w:lineRule="auto"/>
        <w:textAlignment w:val="baseline"/>
        <w:rPr>
          <w:rFonts w:ascii="Maiandra GD" w:eastAsia="Times New Roman" w:hAnsi="Maiandra GD" w:cs="Segoe UI"/>
          <w:color w:val="212529"/>
          <w:sz w:val="24"/>
          <w:szCs w:val="24"/>
          <w:rPrChange w:id="11128"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color w:val="000000"/>
          <w:sz w:val="24"/>
          <w:szCs w:val="24"/>
          <w:rPrChange w:id="11129" w:author="Narendra" w:date="2021-08-21T13:02:00Z">
            <w:rPr>
              <w:rFonts w:ascii="Arial" w:eastAsia="Times New Roman" w:hAnsi="Arial" w:cs="Arial"/>
              <w:b/>
              <w:bCs/>
              <w:color w:val="000000"/>
              <w:sz w:val="23"/>
            </w:rPr>
          </w:rPrChange>
        </w:rPr>
        <w:t>Request timestamp</w:t>
      </w:r>
    </w:p>
    <w:p w:rsidR="003B08DB" w:rsidRPr="008C6831" w:rsidRDefault="003B08DB" w:rsidP="003B08DB">
      <w:pPr>
        <w:numPr>
          <w:ilvl w:val="0"/>
          <w:numId w:val="24"/>
        </w:numPr>
        <w:shd w:val="clear" w:color="auto" w:fill="FFFFFF"/>
        <w:spacing w:after="0" w:line="240" w:lineRule="auto"/>
        <w:textAlignment w:val="baseline"/>
        <w:rPr>
          <w:rFonts w:ascii="Maiandra GD" w:eastAsia="Times New Roman" w:hAnsi="Maiandra GD" w:cs="Segoe UI"/>
          <w:color w:val="212529"/>
          <w:sz w:val="24"/>
          <w:szCs w:val="24"/>
          <w:rPrChange w:id="11130"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color w:val="000000"/>
          <w:sz w:val="24"/>
          <w:szCs w:val="24"/>
          <w:rPrChange w:id="11131" w:author="Narendra" w:date="2021-08-21T13:02:00Z">
            <w:rPr>
              <w:rFonts w:ascii="Arial" w:eastAsia="Times New Roman" w:hAnsi="Arial" w:cs="Arial"/>
              <w:b/>
              <w:bCs/>
              <w:color w:val="000000"/>
              <w:sz w:val="23"/>
            </w:rPr>
          </w:rPrChange>
        </w:rPr>
        <w:t>Base 64 string representation of the request payload</w:t>
      </w:r>
      <w:r w:rsidRPr="008C6831">
        <w:rPr>
          <w:rFonts w:ascii="Maiandra GD" w:eastAsia="Times New Roman" w:hAnsi="Maiandra GD" w:cs="Arial"/>
          <w:color w:val="000000"/>
          <w:sz w:val="24"/>
          <w:szCs w:val="24"/>
          <w:bdr w:val="none" w:sz="0" w:space="0" w:color="auto" w:frame="1"/>
          <w:rPrChange w:id="11132" w:author="Narendra" w:date="2021-08-21T13:02:00Z">
            <w:rPr>
              <w:rFonts w:ascii="Arial" w:eastAsia="Times New Roman" w:hAnsi="Arial" w:cs="Arial"/>
              <w:color w:val="000000"/>
              <w:sz w:val="23"/>
              <w:szCs w:val="23"/>
              <w:bdr w:val="none" w:sz="0" w:space="0" w:color="auto" w:frame="1"/>
            </w:rPr>
          </w:rPrChange>
        </w:rPr>
        <w:t> </w:t>
      </w:r>
      <w:r w:rsidRPr="008C6831">
        <w:rPr>
          <w:rFonts w:ascii="Maiandra GD" w:eastAsia="Times New Roman" w:hAnsi="Maiandra GD" w:cs="Arial"/>
          <w:b/>
          <w:bCs/>
          <w:color w:val="000000"/>
          <w:sz w:val="24"/>
          <w:szCs w:val="24"/>
          <w:rPrChange w:id="11133" w:author="Narendra" w:date="2021-08-21T13:02:00Z">
            <w:rPr>
              <w:rFonts w:ascii="Arial" w:eastAsia="Times New Roman" w:hAnsi="Arial" w:cs="Arial"/>
              <w:b/>
              <w:bCs/>
              <w:color w:val="000000"/>
              <w:sz w:val="23"/>
            </w:rPr>
          </w:rPrChange>
        </w:rPr>
        <w:t>(request body)</w:t>
      </w:r>
    </w:p>
    <w:p w:rsidR="003B08DB" w:rsidRPr="008C6831" w:rsidRDefault="003B08DB" w:rsidP="003B08DB">
      <w:pPr>
        <w:shd w:val="clear" w:color="auto" w:fill="FFFFFF"/>
        <w:spacing w:after="0" w:line="240" w:lineRule="auto"/>
        <w:jc w:val="both"/>
        <w:textAlignment w:val="baseline"/>
        <w:outlineLvl w:val="4"/>
        <w:rPr>
          <w:rFonts w:ascii="Maiandra GD" w:eastAsia="Times New Roman" w:hAnsi="Maiandra GD" w:cs="Segoe UI"/>
          <w:color w:val="3A3A3A"/>
          <w:sz w:val="24"/>
          <w:szCs w:val="24"/>
          <w:rPrChange w:id="11134" w:author="Narendra" w:date="2021-08-21T13:02:00Z">
            <w:rPr>
              <w:rFonts w:ascii="Segoe UI" w:eastAsia="Times New Roman" w:hAnsi="Segoe UI" w:cs="Segoe UI"/>
              <w:color w:val="3A3A3A"/>
              <w:sz w:val="20"/>
              <w:szCs w:val="20"/>
            </w:rPr>
          </w:rPrChange>
        </w:rPr>
      </w:pPr>
      <w:r w:rsidRPr="008C6831">
        <w:rPr>
          <w:rFonts w:ascii="Maiandra GD" w:eastAsia="Times New Roman" w:hAnsi="Maiandra GD" w:cs="Arial"/>
          <w:b/>
          <w:bCs/>
          <w:color w:val="000000"/>
          <w:sz w:val="24"/>
          <w:szCs w:val="24"/>
          <w:rPrChange w:id="11135" w:author="Narendra" w:date="2021-08-21T13:02:00Z">
            <w:rPr>
              <w:rFonts w:ascii="Arial" w:eastAsia="Times New Roman" w:hAnsi="Arial" w:cs="Arial"/>
              <w:b/>
              <w:bCs/>
              <w:color w:val="000000"/>
              <w:sz w:val="27"/>
            </w:rPr>
          </w:rPrChange>
        </w:rPr>
        <w:t>Note:</w:t>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11136"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1137" w:author="Narendra" w:date="2021-08-21T13:02:00Z">
            <w:rPr>
              <w:rFonts w:ascii="Arial" w:eastAsia="Times New Roman" w:hAnsi="Arial" w:cs="Arial"/>
              <w:color w:val="000000"/>
              <w:sz w:val="23"/>
              <w:szCs w:val="23"/>
              <w:bdr w:val="none" w:sz="0" w:space="0" w:color="auto" w:frame="1"/>
            </w:rPr>
          </w:rPrChange>
        </w:rPr>
        <w:t>Here, we need to calculate the</w:t>
      </w:r>
      <w:r w:rsidRPr="008C6831">
        <w:rPr>
          <w:rFonts w:ascii="Maiandra GD" w:eastAsia="Times New Roman" w:hAnsi="Maiandra GD" w:cs="Arial"/>
          <w:b/>
          <w:bCs/>
          <w:color w:val="000000"/>
          <w:sz w:val="24"/>
          <w:szCs w:val="24"/>
          <w:rPrChange w:id="11138" w:author="Narendra" w:date="2021-08-21T13:02:00Z">
            <w:rPr>
              <w:rFonts w:ascii="Arial" w:eastAsia="Times New Roman" w:hAnsi="Arial" w:cs="Arial"/>
              <w:b/>
              <w:bCs/>
              <w:color w:val="000000"/>
              <w:sz w:val="23"/>
            </w:rPr>
          </w:rPrChange>
        </w:rPr>
        <w:t> Request Time Stamp</w:t>
      </w:r>
      <w:r w:rsidRPr="008C6831">
        <w:rPr>
          <w:rFonts w:ascii="Maiandra GD" w:eastAsia="Times New Roman" w:hAnsi="Maiandra GD" w:cs="Arial"/>
          <w:color w:val="000000"/>
          <w:sz w:val="24"/>
          <w:szCs w:val="24"/>
          <w:bdr w:val="none" w:sz="0" w:space="0" w:color="auto" w:frame="1"/>
          <w:rPrChange w:id="11139" w:author="Narendra" w:date="2021-08-21T13:02:00Z">
            <w:rPr>
              <w:rFonts w:ascii="Arial" w:eastAsia="Times New Roman" w:hAnsi="Arial" w:cs="Arial"/>
              <w:color w:val="000000"/>
              <w:sz w:val="23"/>
              <w:szCs w:val="23"/>
              <w:bdr w:val="none" w:sz="0" w:space="0" w:color="auto" w:frame="1"/>
            </w:rPr>
          </w:rPrChange>
        </w:rPr>
        <w:t> value by using the </w:t>
      </w:r>
      <w:r w:rsidRPr="008C6831">
        <w:rPr>
          <w:rFonts w:ascii="Maiandra GD" w:eastAsia="Times New Roman" w:hAnsi="Maiandra GD" w:cs="Arial"/>
          <w:b/>
          <w:bCs/>
          <w:color w:val="000000"/>
          <w:sz w:val="24"/>
          <w:szCs w:val="24"/>
          <w:rPrChange w:id="11140" w:author="Narendra" w:date="2021-08-21T13:02:00Z">
            <w:rPr>
              <w:rFonts w:ascii="Arial" w:eastAsia="Times New Roman" w:hAnsi="Arial" w:cs="Arial"/>
              <w:b/>
              <w:bCs/>
              <w:color w:val="000000"/>
              <w:sz w:val="23"/>
            </w:rPr>
          </w:rPrChange>
        </w:rPr>
        <w:t>UNIX</w:t>
      </w:r>
      <w:r w:rsidRPr="008C6831">
        <w:rPr>
          <w:rFonts w:ascii="Maiandra GD" w:eastAsia="Times New Roman" w:hAnsi="Maiandra GD" w:cs="Arial"/>
          <w:color w:val="000000"/>
          <w:sz w:val="24"/>
          <w:szCs w:val="24"/>
          <w:bdr w:val="none" w:sz="0" w:space="0" w:color="auto" w:frame="1"/>
          <w:rPrChange w:id="11141" w:author="Narendra" w:date="2021-08-21T13:02:00Z">
            <w:rPr>
              <w:rFonts w:ascii="Arial" w:eastAsia="Times New Roman" w:hAnsi="Arial" w:cs="Arial"/>
              <w:color w:val="000000"/>
              <w:sz w:val="23"/>
              <w:szCs w:val="23"/>
              <w:bdr w:val="none" w:sz="0" w:space="0" w:color="auto" w:frame="1"/>
            </w:rPr>
          </w:rPrChange>
        </w:rPr>
        <w:t> time (number of seconds since Jan. 1st 1970). We need to do this to overcome the possibility of different time zone issues between the client and the server. </w:t>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11142"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1143" w:author="Narendra" w:date="2021-08-21T13:02:00Z">
            <w:rPr>
              <w:rFonts w:ascii="Arial" w:eastAsia="Times New Roman" w:hAnsi="Arial" w:cs="Arial"/>
              <w:color w:val="000000"/>
              <w:sz w:val="23"/>
              <w:szCs w:val="23"/>
              <w:bdr w:val="none" w:sz="0" w:space="0" w:color="auto" w:frame="1"/>
            </w:rPr>
          </w:rPrChange>
        </w:rPr>
        <w:t>The </w:t>
      </w:r>
      <w:r w:rsidRPr="008C6831">
        <w:rPr>
          <w:rFonts w:ascii="Maiandra GD" w:eastAsia="Times New Roman" w:hAnsi="Maiandra GD" w:cs="Arial"/>
          <w:b/>
          <w:bCs/>
          <w:color w:val="000000"/>
          <w:sz w:val="24"/>
          <w:szCs w:val="24"/>
          <w:rPrChange w:id="11144" w:author="Narendra" w:date="2021-08-21T13:02:00Z">
            <w:rPr>
              <w:rFonts w:ascii="Arial" w:eastAsia="Times New Roman" w:hAnsi="Arial" w:cs="Arial"/>
              <w:b/>
              <w:bCs/>
              <w:color w:val="000000"/>
              <w:sz w:val="23"/>
            </w:rPr>
          </w:rPrChange>
        </w:rPr>
        <w:t>Nonce</w:t>
      </w:r>
      <w:r w:rsidRPr="008C6831">
        <w:rPr>
          <w:rFonts w:ascii="Maiandra GD" w:eastAsia="Times New Roman" w:hAnsi="Maiandra GD" w:cs="Arial"/>
          <w:color w:val="000000"/>
          <w:sz w:val="24"/>
          <w:szCs w:val="24"/>
          <w:bdr w:val="none" w:sz="0" w:space="0" w:color="auto" w:frame="1"/>
          <w:rPrChange w:id="11145" w:author="Narendra" w:date="2021-08-21T13:02:00Z">
            <w:rPr>
              <w:rFonts w:ascii="Arial" w:eastAsia="Times New Roman" w:hAnsi="Arial" w:cs="Arial"/>
              <w:color w:val="000000"/>
              <w:sz w:val="23"/>
              <w:szCs w:val="23"/>
              <w:bdr w:val="none" w:sz="0" w:space="0" w:color="auto" w:frame="1"/>
            </w:rPr>
          </w:rPrChange>
        </w:rPr>
        <w:t> is a random number or string which is used only once per request. Here we are going to use </w:t>
      </w:r>
      <w:r w:rsidRPr="008C6831">
        <w:rPr>
          <w:rFonts w:ascii="Maiandra GD" w:eastAsia="Times New Roman" w:hAnsi="Maiandra GD" w:cs="Arial"/>
          <w:b/>
          <w:bCs/>
          <w:color w:val="000000"/>
          <w:sz w:val="24"/>
          <w:szCs w:val="24"/>
          <w:rPrChange w:id="11146" w:author="Narendra" w:date="2021-08-21T13:02:00Z">
            <w:rPr>
              <w:rFonts w:ascii="Arial" w:eastAsia="Times New Roman" w:hAnsi="Arial" w:cs="Arial"/>
              <w:b/>
              <w:bCs/>
              <w:color w:val="000000"/>
              <w:sz w:val="23"/>
            </w:rPr>
          </w:rPrChange>
        </w:rPr>
        <w:t>GUID</w:t>
      </w:r>
      <w:r w:rsidRPr="008C6831">
        <w:rPr>
          <w:rFonts w:ascii="Maiandra GD" w:eastAsia="Times New Roman" w:hAnsi="Maiandra GD" w:cs="Arial"/>
          <w:color w:val="000000"/>
          <w:sz w:val="24"/>
          <w:szCs w:val="24"/>
          <w:bdr w:val="none" w:sz="0" w:space="0" w:color="auto" w:frame="1"/>
          <w:rPrChange w:id="11147" w:author="Narendra" w:date="2021-08-21T13:02:00Z">
            <w:rPr>
              <w:rFonts w:ascii="Arial" w:eastAsia="Times New Roman" w:hAnsi="Arial" w:cs="Arial"/>
              <w:color w:val="000000"/>
              <w:sz w:val="23"/>
              <w:szCs w:val="23"/>
              <w:bdr w:val="none" w:sz="0" w:space="0" w:color="auto" w:frame="1"/>
            </w:rPr>
          </w:rPrChange>
        </w:rPr>
        <w:t> to create Nonce. </w:t>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11148"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1149" w:author="Narendra" w:date="2021-08-21T13:02:00Z">
            <w:rPr>
              <w:rFonts w:ascii="Arial" w:eastAsia="Times New Roman" w:hAnsi="Arial" w:cs="Arial"/>
              <w:color w:val="000000"/>
              <w:sz w:val="23"/>
              <w:szCs w:val="23"/>
              <w:bdr w:val="none" w:sz="0" w:space="0" w:color="auto" w:frame="1"/>
            </w:rPr>
          </w:rPrChange>
        </w:rPr>
        <w:t>Once the string is generated by combining all the parameters, then it is the responsibility of the client to generate a </w:t>
      </w:r>
      <w:r w:rsidRPr="008C6831">
        <w:rPr>
          <w:rFonts w:ascii="Maiandra GD" w:eastAsia="Times New Roman" w:hAnsi="Maiandra GD" w:cs="Arial"/>
          <w:b/>
          <w:bCs/>
          <w:color w:val="000000"/>
          <w:sz w:val="24"/>
          <w:szCs w:val="24"/>
          <w:rPrChange w:id="11150" w:author="Narendra" w:date="2021-08-21T13:02:00Z">
            <w:rPr>
              <w:rFonts w:ascii="Arial" w:eastAsia="Times New Roman" w:hAnsi="Arial" w:cs="Arial"/>
              <w:b/>
              <w:bCs/>
              <w:color w:val="000000"/>
              <w:sz w:val="23"/>
            </w:rPr>
          </w:rPrChange>
        </w:rPr>
        <w:t>HASH (unique signature)</w:t>
      </w:r>
      <w:r w:rsidRPr="008C6831">
        <w:rPr>
          <w:rFonts w:ascii="Maiandra GD" w:eastAsia="Times New Roman" w:hAnsi="Maiandra GD" w:cs="Arial"/>
          <w:color w:val="000000"/>
          <w:sz w:val="24"/>
          <w:szCs w:val="24"/>
          <w:bdr w:val="none" w:sz="0" w:space="0" w:color="auto" w:frame="1"/>
          <w:rPrChange w:id="11151" w:author="Narendra" w:date="2021-08-21T13:02:00Z">
            <w:rPr>
              <w:rFonts w:ascii="Arial" w:eastAsia="Times New Roman" w:hAnsi="Arial" w:cs="Arial"/>
              <w:color w:val="000000"/>
              <w:sz w:val="23"/>
              <w:szCs w:val="23"/>
              <w:bdr w:val="none" w:sz="0" w:space="0" w:color="auto" w:frame="1"/>
            </w:rPr>
          </w:rPrChange>
        </w:rPr>
        <w:t> of the above string by using any hashing algorithm such as </w:t>
      </w:r>
      <w:r w:rsidRPr="008C6831">
        <w:rPr>
          <w:rFonts w:ascii="Maiandra GD" w:eastAsia="Times New Roman" w:hAnsi="Maiandra GD" w:cs="Arial"/>
          <w:b/>
          <w:bCs/>
          <w:color w:val="000000"/>
          <w:sz w:val="24"/>
          <w:szCs w:val="24"/>
          <w:rPrChange w:id="11152" w:author="Narendra" w:date="2021-08-21T13:02:00Z">
            <w:rPr>
              <w:rFonts w:ascii="Arial" w:eastAsia="Times New Roman" w:hAnsi="Arial" w:cs="Arial"/>
              <w:b/>
              <w:bCs/>
              <w:color w:val="000000"/>
              <w:sz w:val="23"/>
            </w:rPr>
          </w:rPrChange>
        </w:rPr>
        <w:t>SHA256</w:t>
      </w:r>
      <w:r w:rsidRPr="008C6831">
        <w:rPr>
          <w:rFonts w:ascii="Maiandra GD" w:eastAsia="Times New Roman" w:hAnsi="Maiandra GD" w:cs="Arial"/>
          <w:color w:val="000000"/>
          <w:sz w:val="24"/>
          <w:szCs w:val="24"/>
          <w:bdr w:val="none" w:sz="0" w:space="0" w:color="auto" w:frame="1"/>
          <w:rPrChange w:id="11153" w:author="Narendra" w:date="2021-08-21T13:02:00Z">
            <w:rPr>
              <w:rFonts w:ascii="Arial" w:eastAsia="Times New Roman" w:hAnsi="Arial" w:cs="Arial"/>
              <w:color w:val="000000"/>
              <w:sz w:val="23"/>
              <w:szCs w:val="23"/>
              <w:bdr w:val="none" w:sz="0" w:space="0" w:color="auto" w:frame="1"/>
            </w:rPr>
          </w:rPrChange>
        </w:rPr>
        <w:t>. The important thing here you need to remember is that while generating the unique signature (hash), you need to use the </w:t>
      </w:r>
      <w:r w:rsidRPr="008C6831">
        <w:rPr>
          <w:rFonts w:ascii="Maiandra GD" w:eastAsia="Times New Roman" w:hAnsi="Maiandra GD" w:cs="Arial"/>
          <w:b/>
          <w:bCs/>
          <w:color w:val="000000"/>
          <w:sz w:val="24"/>
          <w:szCs w:val="24"/>
          <w:rPrChange w:id="11154" w:author="Narendra" w:date="2021-08-21T13:02:00Z">
            <w:rPr>
              <w:rFonts w:ascii="Arial" w:eastAsia="Times New Roman" w:hAnsi="Arial" w:cs="Arial"/>
              <w:b/>
              <w:bCs/>
              <w:color w:val="000000"/>
              <w:sz w:val="23"/>
            </w:rPr>
          </w:rPrChange>
        </w:rPr>
        <w:t>Private Secret API Key</w:t>
      </w:r>
      <w:r w:rsidRPr="008C6831">
        <w:rPr>
          <w:rFonts w:ascii="Maiandra GD" w:eastAsia="Times New Roman" w:hAnsi="Maiandra GD" w:cs="Arial"/>
          <w:color w:val="000000"/>
          <w:sz w:val="24"/>
          <w:szCs w:val="24"/>
          <w:bdr w:val="none" w:sz="0" w:space="0" w:color="auto" w:frame="1"/>
          <w:rPrChange w:id="11155" w:author="Narendra" w:date="2021-08-21T13:02:00Z">
            <w:rPr>
              <w:rFonts w:ascii="Arial" w:eastAsia="Times New Roman" w:hAnsi="Arial" w:cs="Arial"/>
              <w:color w:val="000000"/>
              <w:sz w:val="23"/>
              <w:szCs w:val="23"/>
              <w:bdr w:val="none" w:sz="0" w:space="0" w:color="auto" w:frame="1"/>
            </w:rPr>
          </w:rPrChange>
        </w:rPr>
        <w:t> which was initially provided by the server.</w:t>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11156"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1157" w:author="Narendra" w:date="2021-08-21T13:02:00Z">
            <w:rPr>
              <w:rFonts w:ascii="Arial" w:eastAsia="Times New Roman" w:hAnsi="Arial" w:cs="Arial"/>
              <w:color w:val="000000"/>
              <w:sz w:val="23"/>
              <w:szCs w:val="23"/>
              <w:bdr w:val="none" w:sz="0" w:space="0" w:color="auto" w:frame="1"/>
            </w:rPr>
          </w:rPrChange>
        </w:rPr>
        <w:t>Once the </w:t>
      </w:r>
      <w:r w:rsidRPr="008C6831">
        <w:rPr>
          <w:rFonts w:ascii="Maiandra GD" w:eastAsia="Times New Roman" w:hAnsi="Maiandra GD" w:cs="Arial"/>
          <w:b/>
          <w:bCs/>
          <w:color w:val="000000"/>
          <w:sz w:val="24"/>
          <w:szCs w:val="24"/>
          <w:rPrChange w:id="11158" w:author="Narendra" w:date="2021-08-21T13:02:00Z">
            <w:rPr>
              <w:rFonts w:ascii="Arial" w:eastAsia="Times New Roman" w:hAnsi="Arial" w:cs="Arial"/>
              <w:b/>
              <w:bCs/>
              <w:color w:val="000000"/>
              <w:sz w:val="23"/>
            </w:rPr>
          </w:rPrChange>
        </w:rPr>
        <w:t>unique signature (hash)</w:t>
      </w:r>
      <w:r w:rsidRPr="008C6831">
        <w:rPr>
          <w:rFonts w:ascii="Maiandra GD" w:eastAsia="Times New Roman" w:hAnsi="Maiandra GD" w:cs="Arial"/>
          <w:color w:val="000000"/>
          <w:sz w:val="24"/>
          <w:szCs w:val="24"/>
          <w:bdr w:val="none" w:sz="0" w:space="0" w:color="auto" w:frame="1"/>
          <w:rPrChange w:id="11159" w:author="Narendra" w:date="2021-08-21T13:02:00Z">
            <w:rPr>
              <w:rFonts w:ascii="Arial" w:eastAsia="Times New Roman" w:hAnsi="Arial" w:cs="Arial"/>
              <w:color w:val="000000"/>
              <w:sz w:val="23"/>
              <w:szCs w:val="23"/>
              <w:bdr w:val="none" w:sz="0" w:space="0" w:color="auto" w:frame="1"/>
            </w:rPr>
          </w:rPrChange>
        </w:rPr>
        <w:t> is generated by the client, then the client needs to send that signature (hash) in the request header using a custom scheme such as “</w:t>
      </w:r>
      <w:r w:rsidRPr="008C6831">
        <w:rPr>
          <w:rFonts w:ascii="Maiandra GD" w:eastAsia="Times New Roman" w:hAnsi="Maiandra GD" w:cs="Arial"/>
          <w:b/>
          <w:bCs/>
          <w:color w:val="000000"/>
          <w:sz w:val="24"/>
          <w:szCs w:val="24"/>
          <w:rPrChange w:id="11160" w:author="Narendra" w:date="2021-08-21T13:02:00Z">
            <w:rPr>
              <w:rFonts w:ascii="Arial" w:eastAsia="Times New Roman" w:hAnsi="Arial" w:cs="Arial"/>
              <w:b/>
              <w:bCs/>
              <w:color w:val="000000"/>
              <w:sz w:val="23"/>
            </w:rPr>
          </w:rPrChange>
        </w:rPr>
        <w:t>hmacauth</w:t>
      </w:r>
      <w:r w:rsidRPr="008C6831">
        <w:rPr>
          <w:rFonts w:ascii="Maiandra GD" w:eastAsia="Times New Roman" w:hAnsi="Maiandra GD" w:cs="Arial"/>
          <w:color w:val="000000"/>
          <w:sz w:val="24"/>
          <w:szCs w:val="24"/>
          <w:bdr w:val="none" w:sz="0" w:space="0" w:color="auto" w:frame="1"/>
          <w:rPrChange w:id="11161" w:author="Narendra" w:date="2021-08-21T13:02:00Z">
            <w:rPr>
              <w:rFonts w:ascii="Arial" w:eastAsia="Times New Roman" w:hAnsi="Arial" w:cs="Arial"/>
              <w:color w:val="000000"/>
              <w:sz w:val="23"/>
              <w:szCs w:val="23"/>
              <w:bdr w:val="none" w:sz="0" w:space="0" w:color="auto" w:frame="1"/>
            </w:rPr>
          </w:rPrChange>
        </w:rPr>
        <w:t>”.</w:t>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11162"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1163" w:author="Narendra" w:date="2021-08-21T13:02:00Z">
            <w:rPr>
              <w:rFonts w:ascii="Arial" w:eastAsia="Times New Roman" w:hAnsi="Arial" w:cs="Arial"/>
              <w:color w:val="000000"/>
              <w:sz w:val="23"/>
              <w:szCs w:val="23"/>
              <w:bdr w:val="none" w:sz="0" w:space="0" w:color="auto" w:frame="1"/>
            </w:rPr>
          </w:rPrChange>
        </w:rPr>
        <w:t>Here you can use any header but for the simplicity of this demo, we are going to use the </w:t>
      </w:r>
      <w:r w:rsidRPr="008C6831">
        <w:rPr>
          <w:rFonts w:ascii="Maiandra GD" w:eastAsia="Times New Roman" w:hAnsi="Maiandra GD" w:cs="Arial"/>
          <w:b/>
          <w:bCs/>
          <w:color w:val="000000"/>
          <w:sz w:val="24"/>
          <w:szCs w:val="24"/>
          <w:rPrChange w:id="11164" w:author="Narendra" w:date="2021-08-21T13:02:00Z">
            <w:rPr>
              <w:rFonts w:ascii="Arial" w:eastAsia="Times New Roman" w:hAnsi="Arial" w:cs="Arial"/>
              <w:b/>
              <w:bCs/>
              <w:color w:val="000000"/>
              <w:sz w:val="23"/>
            </w:rPr>
          </w:rPrChange>
        </w:rPr>
        <w:t>Authorization header</w:t>
      </w:r>
      <w:r w:rsidRPr="008C6831">
        <w:rPr>
          <w:rFonts w:ascii="Maiandra GD" w:eastAsia="Times New Roman" w:hAnsi="Maiandra GD" w:cs="Arial"/>
          <w:color w:val="000000"/>
          <w:sz w:val="24"/>
          <w:szCs w:val="24"/>
          <w:bdr w:val="none" w:sz="0" w:space="0" w:color="auto" w:frame="1"/>
          <w:rPrChange w:id="11165" w:author="Narendra" w:date="2021-08-21T13:02:00Z">
            <w:rPr>
              <w:rFonts w:ascii="Arial" w:eastAsia="Times New Roman" w:hAnsi="Arial" w:cs="Arial"/>
              <w:color w:val="000000"/>
              <w:sz w:val="23"/>
              <w:szCs w:val="23"/>
              <w:bdr w:val="none" w:sz="0" w:space="0" w:color="auto" w:frame="1"/>
            </w:rPr>
          </w:rPrChange>
        </w:rPr>
        <w:t> but it is not mandatory you can use any header.</w:t>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11166"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1167" w:author="Narendra" w:date="2021-08-21T13:02:00Z">
            <w:rPr>
              <w:rFonts w:ascii="Arial" w:eastAsia="Times New Roman" w:hAnsi="Arial" w:cs="Arial"/>
              <w:color w:val="000000"/>
              <w:sz w:val="23"/>
              <w:szCs w:val="23"/>
              <w:bdr w:val="none" w:sz="0" w:space="0" w:color="auto" w:frame="1"/>
            </w:rPr>
          </w:rPrChange>
        </w:rPr>
        <w:t>The data in the header will contain the </w:t>
      </w:r>
      <w:r w:rsidRPr="008C6831">
        <w:rPr>
          <w:rFonts w:ascii="Maiandra GD" w:eastAsia="Times New Roman" w:hAnsi="Maiandra GD" w:cs="Arial"/>
          <w:b/>
          <w:bCs/>
          <w:color w:val="000000"/>
          <w:sz w:val="24"/>
          <w:szCs w:val="24"/>
          <w:rPrChange w:id="11168" w:author="Narendra" w:date="2021-08-21T13:02:00Z">
            <w:rPr>
              <w:rFonts w:ascii="Arial" w:eastAsia="Times New Roman" w:hAnsi="Arial" w:cs="Arial"/>
              <w:b/>
              <w:bCs/>
              <w:color w:val="000000"/>
              <w:sz w:val="23"/>
            </w:rPr>
          </w:rPrChange>
        </w:rPr>
        <w:t>public shared APP Id</w:t>
      </w:r>
      <w:r w:rsidRPr="008C6831">
        <w:rPr>
          <w:rFonts w:ascii="Maiandra GD" w:eastAsia="Times New Roman" w:hAnsi="Maiandra GD" w:cs="Arial"/>
          <w:color w:val="000000"/>
          <w:sz w:val="24"/>
          <w:szCs w:val="24"/>
          <w:bdr w:val="none" w:sz="0" w:space="0" w:color="auto" w:frame="1"/>
          <w:rPrChange w:id="11169" w:author="Narendra" w:date="2021-08-21T13:02:00Z">
            <w:rPr>
              <w:rFonts w:ascii="Arial" w:eastAsia="Times New Roman" w:hAnsi="Arial" w:cs="Arial"/>
              <w:color w:val="000000"/>
              <w:sz w:val="23"/>
              <w:szCs w:val="23"/>
              <w:bdr w:val="none" w:sz="0" w:space="0" w:color="auto" w:frame="1"/>
            </w:rPr>
          </w:rPrChange>
        </w:rPr>
        <w:t>, the </w:t>
      </w:r>
      <w:r w:rsidRPr="008C6831">
        <w:rPr>
          <w:rFonts w:ascii="Maiandra GD" w:eastAsia="Times New Roman" w:hAnsi="Maiandra GD" w:cs="Arial"/>
          <w:b/>
          <w:bCs/>
          <w:color w:val="000000"/>
          <w:sz w:val="24"/>
          <w:szCs w:val="24"/>
          <w:rPrChange w:id="11170" w:author="Narendra" w:date="2021-08-21T13:02:00Z">
            <w:rPr>
              <w:rFonts w:ascii="Arial" w:eastAsia="Times New Roman" w:hAnsi="Arial" w:cs="Arial"/>
              <w:b/>
              <w:bCs/>
              <w:color w:val="000000"/>
              <w:sz w:val="23"/>
            </w:rPr>
          </w:rPrChange>
        </w:rPr>
        <w:t>request time stamp</w:t>
      </w:r>
      <w:r w:rsidRPr="008C6831">
        <w:rPr>
          <w:rFonts w:ascii="Maiandra GD" w:eastAsia="Times New Roman" w:hAnsi="Maiandra GD" w:cs="Arial"/>
          <w:color w:val="000000"/>
          <w:sz w:val="24"/>
          <w:szCs w:val="24"/>
          <w:bdr w:val="none" w:sz="0" w:space="0" w:color="auto" w:frame="1"/>
          <w:rPrChange w:id="11171" w:author="Narendra" w:date="2021-08-21T13:02:00Z">
            <w:rPr>
              <w:rFonts w:ascii="Arial" w:eastAsia="Times New Roman" w:hAnsi="Arial" w:cs="Arial"/>
              <w:color w:val="000000"/>
              <w:sz w:val="23"/>
              <w:szCs w:val="23"/>
              <w:bdr w:val="none" w:sz="0" w:space="0" w:color="auto" w:frame="1"/>
            </w:rPr>
          </w:rPrChange>
        </w:rPr>
        <w:t>, and the </w:t>
      </w:r>
      <w:r w:rsidRPr="008C6831">
        <w:rPr>
          <w:rFonts w:ascii="Maiandra GD" w:eastAsia="Times New Roman" w:hAnsi="Maiandra GD" w:cs="Arial"/>
          <w:b/>
          <w:bCs/>
          <w:color w:val="000000"/>
          <w:sz w:val="24"/>
          <w:szCs w:val="24"/>
          <w:rPrChange w:id="11172" w:author="Narendra" w:date="2021-08-21T13:02:00Z">
            <w:rPr>
              <w:rFonts w:ascii="Arial" w:eastAsia="Times New Roman" w:hAnsi="Arial" w:cs="Arial"/>
              <w:b/>
              <w:bCs/>
              <w:color w:val="000000"/>
              <w:sz w:val="23"/>
            </w:rPr>
          </w:rPrChange>
        </w:rPr>
        <w:t>nonce</w:t>
      </w:r>
      <w:r w:rsidRPr="008C6831">
        <w:rPr>
          <w:rFonts w:ascii="Maiandra GD" w:eastAsia="Times New Roman" w:hAnsi="Maiandra GD" w:cs="Arial"/>
          <w:color w:val="000000"/>
          <w:sz w:val="24"/>
          <w:szCs w:val="24"/>
          <w:bdr w:val="none" w:sz="0" w:space="0" w:color="auto" w:frame="1"/>
          <w:rPrChange w:id="11173" w:author="Narendra" w:date="2021-08-21T13:02:00Z">
            <w:rPr>
              <w:rFonts w:ascii="Arial" w:eastAsia="Times New Roman" w:hAnsi="Arial" w:cs="Arial"/>
              <w:color w:val="000000"/>
              <w:sz w:val="23"/>
              <w:szCs w:val="23"/>
              <w:bdr w:val="none" w:sz="0" w:space="0" w:color="auto" w:frame="1"/>
            </w:rPr>
          </w:rPrChange>
        </w:rPr>
        <w:t> separated by a colon ‘:’. As we are going to use the </w:t>
      </w:r>
      <w:r w:rsidRPr="008C6831">
        <w:rPr>
          <w:rFonts w:ascii="Maiandra GD" w:eastAsia="Times New Roman" w:hAnsi="Maiandra GD" w:cs="Arial"/>
          <w:b/>
          <w:bCs/>
          <w:color w:val="000000"/>
          <w:sz w:val="24"/>
          <w:szCs w:val="24"/>
          <w:rPrChange w:id="11174" w:author="Narendra" w:date="2021-08-21T13:02:00Z">
            <w:rPr>
              <w:rFonts w:ascii="Arial" w:eastAsia="Times New Roman" w:hAnsi="Arial" w:cs="Arial"/>
              <w:b/>
              <w:bCs/>
              <w:color w:val="000000"/>
              <w:sz w:val="23"/>
            </w:rPr>
          </w:rPrChange>
        </w:rPr>
        <w:t>Authorization header</w:t>
      </w:r>
      <w:r w:rsidRPr="008C6831">
        <w:rPr>
          <w:rFonts w:ascii="Maiandra GD" w:eastAsia="Times New Roman" w:hAnsi="Maiandra GD" w:cs="Arial"/>
          <w:color w:val="000000"/>
          <w:sz w:val="24"/>
          <w:szCs w:val="24"/>
          <w:bdr w:val="none" w:sz="0" w:space="0" w:color="auto" w:frame="1"/>
          <w:rPrChange w:id="11175" w:author="Narendra" w:date="2021-08-21T13:02:00Z">
            <w:rPr>
              <w:rFonts w:ascii="Arial" w:eastAsia="Times New Roman" w:hAnsi="Arial" w:cs="Arial"/>
              <w:color w:val="000000"/>
              <w:sz w:val="23"/>
              <w:szCs w:val="23"/>
              <w:bdr w:val="none" w:sz="0" w:space="0" w:color="auto" w:frame="1"/>
            </w:rPr>
          </w:rPrChange>
        </w:rPr>
        <w:t>, so the format for the Authorization header should be as shown below: </w:t>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11176"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sz w:val="24"/>
          <w:szCs w:val="24"/>
          <w:rPrChange w:id="11177" w:author="Narendra" w:date="2021-08-21T13:02:00Z">
            <w:rPr>
              <w:rFonts w:ascii="Arial" w:eastAsia="Times New Roman" w:hAnsi="Arial" w:cs="Arial"/>
              <w:b/>
              <w:bCs/>
              <w:sz w:val="23"/>
            </w:rPr>
          </w:rPrChange>
        </w:rPr>
        <w:t>[Authorization: hmacauth APPId:Signature:Nonce:Timestamp]</w:t>
      </w:r>
    </w:p>
    <w:p w:rsidR="003B08DB" w:rsidRPr="008C6831" w:rsidRDefault="003B08DB" w:rsidP="003B08DB">
      <w:pPr>
        <w:shd w:val="clear" w:color="auto" w:fill="FFFFFF"/>
        <w:spacing w:after="0" w:line="240" w:lineRule="auto"/>
        <w:jc w:val="both"/>
        <w:textAlignment w:val="baseline"/>
        <w:outlineLvl w:val="4"/>
        <w:rPr>
          <w:rFonts w:ascii="Maiandra GD" w:eastAsia="Times New Roman" w:hAnsi="Maiandra GD" w:cs="Segoe UI"/>
          <w:color w:val="3A3A3A"/>
          <w:sz w:val="24"/>
          <w:szCs w:val="24"/>
          <w:rPrChange w:id="11178" w:author="Narendra" w:date="2021-08-21T13:02:00Z">
            <w:rPr>
              <w:rFonts w:ascii="Segoe UI" w:eastAsia="Times New Roman" w:hAnsi="Segoe UI" w:cs="Segoe UI"/>
              <w:color w:val="3A3A3A"/>
              <w:sz w:val="20"/>
              <w:szCs w:val="20"/>
            </w:rPr>
          </w:rPrChange>
        </w:rPr>
      </w:pPr>
      <w:r w:rsidRPr="008C6831">
        <w:rPr>
          <w:rFonts w:ascii="Maiandra GD" w:eastAsia="Times New Roman" w:hAnsi="Maiandra GD" w:cs="Arial"/>
          <w:b/>
          <w:bCs/>
          <w:color w:val="000000"/>
          <w:sz w:val="24"/>
          <w:szCs w:val="24"/>
          <w:rPrChange w:id="11179" w:author="Narendra" w:date="2021-08-21T13:02:00Z">
            <w:rPr>
              <w:rFonts w:ascii="Arial" w:eastAsia="Times New Roman" w:hAnsi="Arial" w:cs="Arial"/>
              <w:b/>
              <w:bCs/>
              <w:color w:val="000000"/>
              <w:sz w:val="27"/>
            </w:rPr>
          </w:rPrChange>
        </w:rPr>
        <w:t>The Flow of HMAC on the server-side:</w:t>
      </w:r>
    </w:p>
    <w:p w:rsidR="003B08DB" w:rsidRPr="008C6831" w:rsidRDefault="003B08DB" w:rsidP="003B08DB">
      <w:pPr>
        <w:shd w:val="clear" w:color="auto" w:fill="FFFFFF"/>
        <w:spacing w:after="0" w:line="240" w:lineRule="auto"/>
        <w:jc w:val="both"/>
        <w:textAlignment w:val="baseline"/>
        <w:outlineLvl w:val="5"/>
        <w:rPr>
          <w:rFonts w:ascii="Maiandra GD" w:eastAsia="Times New Roman" w:hAnsi="Maiandra GD" w:cs="Segoe UI"/>
          <w:color w:val="3A3A3A"/>
          <w:sz w:val="24"/>
          <w:szCs w:val="24"/>
          <w:rPrChange w:id="11180" w:author="Narendra" w:date="2021-08-21T13:02:00Z">
            <w:rPr>
              <w:rFonts w:ascii="Segoe UI" w:eastAsia="Times New Roman" w:hAnsi="Segoe UI" w:cs="Segoe UI"/>
              <w:color w:val="3A3A3A"/>
              <w:sz w:val="15"/>
              <w:szCs w:val="15"/>
            </w:rPr>
          </w:rPrChange>
        </w:rPr>
      </w:pPr>
      <w:r w:rsidRPr="008C6831">
        <w:rPr>
          <w:rFonts w:ascii="Maiandra GD" w:eastAsia="Times New Roman" w:hAnsi="Maiandra GD" w:cs="Arial"/>
          <w:b/>
          <w:bCs/>
          <w:color w:val="000000"/>
          <w:sz w:val="24"/>
          <w:szCs w:val="24"/>
          <w:rPrChange w:id="11181" w:author="Narendra" w:date="2021-08-21T13:02:00Z">
            <w:rPr>
              <w:rFonts w:ascii="Arial" w:eastAsia="Times New Roman" w:hAnsi="Arial" w:cs="Arial"/>
              <w:b/>
              <w:bCs/>
              <w:color w:val="000000"/>
              <w:sz w:val="23"/>
            </w:rPr>
          </w:rPrChange>
        </w:rPr>
        <w:t>Step1:</w:t>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11182"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1183" w:author="Narendra" w:date="2021-08-21T13:02:00Z">
            <w:rPr>
              <w:rFonts w:ascii="Arial" w:eastAsia="Times New Roman" w:hAnsi="Arial" w:cs="Arial"/>
              <w:color w:val="000000"/>
              <w:sz w:val="23"/>
              <w:szCs w:val="23"/>
              <w:bdr w:val="none" w:sz="0" w:space="0" w:color="auto" w:frame="1"/>
            </w:rPr>
          </w:rPrChange>
        </w:rPr>
        <w:t>The Server receives the request which contains the request data and the Authorization header. The Authorization header contains the HAMC signature. From the Authorization header, the server needs to extracts the values such as </w:t>
      </w:r>
      <w:r w:rsidRPr="008C6831">
        <w:rPr>
          <w:rFonts w:ascii="Maiandra GD" w:eastAsia="Times New Roman" w:hAnsi="Maiandra GD" w:cs="Arial"/>
          <w:b/>
          <w:bCs/>
          <w:color w:val="000000"/>
          <w:sz w:val="24"/>
          <w:szCs w:val="24"/>
          <w:rPrChange w:id="11184" w:author="Narendra" w:date="2021-08-21T13:02:00Z">
            <w:rPr>
              <w:rFonts w:ascii="Arial" w:eastAsia="Times New Roman" w:hAnsi="Arial" w:cs="Arial"/>
              <w:b/>
              <w:bCs/>
              <w:color w:val="000000"/>
              <w:sz w:val="23"/>
            </w:rPr>
          </w:rPrChange>
        </w:rPr>
        <w:t>APP Id, Signature, Nonce </w:t>
      </w:r>
      <w:r w:rsidRPr="008C6831">
        <w:rPr>
          <w:rFonts w:ascii="Maiandra GD" w:eastAsia="Times New Roman" w:hAnsi="Maiandra GD" w:cs="Arial"/>
          <w:color w:val="000000"/>
          <w:sz w:val="24"/>
          <w:szCs w:val="24"/>
          <w:bdr w:val="none" w:sz="0" w:space="0" w:color="auto" w:frame="1"/>
          <w:rPrChange w:id="11185" w:author="Narendra" w:date="2021-08-21T13:02:00Z">
            <w:rPr>
              <w:rFonts w:ascii="Arial" w:eastAsia="Times New Roman" w:hAnsi="Arial" w:cs="Arial"/>
              <w:color w:val="000000"/>
              <w:sz w:val="23"/>
              <w:szCs w:val="23"/>
              <w:bdr w:val="none" w:sz="0" w:space="0" w:color="auto" w:frame="1"/>
            </w:rPr>
          </w:rPrChange>
        </w:rPr>
        <w:t>and</w:t>
      </w:r>
      <w:r w:rsidRPr="008C6831">
        <w:rPr>
          <w:rFonts w:ascii="Maiandra GD" w:eastAsia="Times New Roman" w:hAnsi="Maiandra GD" w:cs="Arial"/>
          <w:b/>
          <w:bCs/>
          <w:color w:val="000000"/>
          <w:sz w:val="24"/>
          <w:szCs w:val="24"/>
          <w:rPrChange w:id="11186" w:author="Narendra" w:date="2021-08-21T13:02:00Z">
            <w:rPr>
              <w:rFonts w:ascii="Arial" w:eastAsia="Times New Roman" w:hAnsi="Arial" w:cs="Arial"/>
              <w:b/>
              <w:bCs/>
              <w:color w:val="000000"/>
              <w:sz w:val="23"/>
            </w:rPr>
          </w:rPrChange>
        </w:rPr>
        <w:t> Request Timestamp</w:t>
      </w:r>
      <w:r w:rsidRPr="008C6831">
        <w:rPr>
          <w:rFonts w:ascii="Maiandra GD" w:eastAsia="Times New Roman" w:hAnsi="Maiandra GD" w:cs="Arial"/>
          <w:color w:val="000000"/>
          <w:sz w:val="24"/>
          <w:szCs w:val="24"/>
          <w:bdr w:val="none" w:sz="0" w:space="0" w:color="auto" w:frame="1"/>
          <w:rPrChange w:id="11187" w:author="Narendra" w:date="2021-08-21T13:02:00Z">
            <w:rPr>
              <w:rFonts w:ascii="Arial" w:eastAsia="Times New Roman" w:hAnsi="Arial" w:cs="Arial"/>
              <w:color w:val="000000"/>
              <w:sz w:val="23"/>
              <w:szCs w:val="23"/>
              <w:bdr w:val="none" w:sz="0" w:space="0" w:color="auto" w:frame="1"/>
            </w:rPr>
          </w:rPrChange>
        </w:rPr>
        <w:t>.</w:t>
      </w:r>
    </w:p>
    <w:p w:rsidR="003B08DB" w:rsidRPr="008C6831" w:rsidRDefault="003B08DB" w:rsidP="003B08DB">
      <w:pPr>
        <w:shd w:val="clear" w:color="auto" w:fill="FFFFFF"/>
        <w:spacing w:after="0" w:line="240" w:lineRule="auto"/>
        <w:jc w:val="both"/>
        <w:textAlignment w:val="baseline"/>
        <w:outlineLvl w:val="5"/>
        <w:rPr>
          <w:rFonts w:ascii="Maiandra GD" w:eastAsia="Times New Roman" w:hAnsi="Maiandra GD" w:cs="Segoe UI"/>
          <w:color w:val="3A3A3A"/>
          <w:sz w:val="24"/>
          <w:szCs w:val="24"/>
          <w:rPrChange w:id="11188" w:author="Narendra" w:date="2021-08-21T13:02:00Z">
            <w:rPr>
              <w:rFonts w:ascii="Segoe UI" w:eastAsia="Times New Roman" w:hAnsi="Segoe UI" w:cs="Segoe UI"/>
              <w:color w:val="3A3A3A"/>
              <w:sz w:val="15"/>
              <w:szCs w:val="15"/>
            </w:rPr>
          </w:rPrChange>
        </w:rPr>
      </w:pPr>
      <w:r w:rsidRPr="008C6831">
        <w:rPr>
          <w:rFonts w:ascii="Maiandra GD" w:eastAsia="Times New Roman" w:hAnsi="Maiandra GD" w:cs="Arial"/>
          <w:b/>
          <w:bCs/>
          <w:color w:val="000000"/>
          <w:sz w:val="24"/>
          <w:szCs w:val="24"/>
          <w:rPrChange w:id="11189" w:author="Narendra" w:date="2021-08-21T13:02:00Z">
            <w:rPr>
              <w:rFonts w:ascii="Arial" w:eastAsia="Times New Roman" w:hAnsi="Arial" w:cs="Arial"/>
              <w:b/>
              <w:bCs/>
              <w:color w:val="000000"/>
              <w:sz w:val="23"/>
            </w:rPr>
          </w:rPrChange>
        </w:rPr>
        <w:t>Step2:</w:t>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11190"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1191" w:author="Narendra" w:date="2021-08-21T13:02:00Z">
            <w:rPr>
              <w:rFonts w:ascii="Arial" w:eastAsia="Times New Roman" w:hAnsi="Arial" w:cs="Arial"/>
              <w:color w:val="000000"/>
              <w:sz w:val="23"/>
              <w:szCs w:val="23"/>
              <w:bdr w:val="none" w:sz="0" w:space="0" w:color="auto" w:frame="1"/>
            </w:rPr>
          </w:rPrChange>
        </w:rPr>
        <w:t>Once the server extracts the values from the Authorization header, then by using the </w:t>
      </w:r>
      <w:r w:rsidRPr="008C6831">
        <w:rPr>
          <w:rFonts w:ascii="Maiandra GD" w:eastAsia="Times New Roman" w:hAnsi="Maiandra GD" w:cs="Arial"/>
          <w:b/>
          <w:bCs/>
          <w:color w:val="000000"/>
          <w:sz w:val="24"/>
          <w:szCs w:val="24"/>
          <w:rPrChange w:id="11192" w:author="Narendra" w:date="2021-08-21T13:02:00Z">
            <w:rPr>
              <w:rFonts w:ascii="Arial" w:eastAsia="Times New Roman" w:hAnsi="Arial" w:cs="Arial"/>
              <w:b/>
              <w:bCs/>
              <w:color w:val="000000"/>
              <w:sz w:val="23"/>
            </w:rPr>
          </w:rPrChange>
        </w:rPr>
        <w:t>APP ID </w:t>
      </w:r>
      <w:r w:rsidRPr="008C6831">
        <w:rPr>
          <w:rFonts w:ascii="Maiandra GD" w:eastAsia="Times New Roman" w:hAnsi="Maiandra GD" w:cs="Arial"/>
          <w:color w:val="000000"/>
          <w:sz w:val="24"/>
          <w:szCs w:val="24"/>
          <w:bdr w:val="none" w:sz="0" w:space="0" w:color="auto" w:frame="1"/>
          <w:rPrChange w:id="11193" w:author="Narendra" w:date="2021-08-21T13:02:00Z">
            <w:rPr>
              <w:rFonts w:ascii="Arial" w:eastAsia="Times New Roman" w:hAnsi="Arial" w:cs="Arial"/>
              <w:color w:val="000000"/>
              <w:sz w:val="23"/>
              <w:szCs w:val="23"/>
              <w:bdr w:val="none" w:sz="0" w:space="0" w:color="auto" w:frame="1"/>
            </w:rPr>
          </w:rPrChange>
        </w:rPr>
        <w:t>(this value we will get in Step1)</w:t>
      </w:r>
      <w:r w:rsidRPr="008C6831">
        <w:rPr>
          <w:rFonts w:ascii="Maiandra GD" w:eastAsia="Times New Roman" w:hAnsi="Maiandra GD" w:cs="Arial"/>
          <w:b/>
          <w:bCs/>
          <w:color w:val="000000"/>
          <w:sz w:val="24"/>
          <w:szCs w:val="24"/>
          <w:rPrChange w:id="11194" w:author="Narendra" w:date="2021-08-21T13:02:00Z">
            <w:rPr>
              <w:rFonts w:ascii="Arial" w:eastAsia="Times New Roman" w:hAnsi="Arial" w:cs="Arial"/>
              <w:b/>
              <w:bCs/>
              <w:color w:val="000000"/>
              <w:sz w:val="23"/>
            </w:rPr>
          </w:rPrChange>
        </w:rPr>
        <w:t>,</w:t>
      </w:r>
      <w:r w:rsidRPr="008C6831">
        <w:rPr>
          <w:rFonts w:ascii="Maiandra GD" w:eastAsia="Times New Roman" w:hAnsi="Maiandra GD" w:cs="Arial"/>
          <w:color w:val="000000"/>
          <w:sz w:val="24"/>
          <w:szCs w:val="24"/>
          <w:bdr w:val="none" w:sz="0" w:space="0" w:color="auto" w:frame="1"/>
          <w:rPrChange w:id="11195" w:author="Narendra" w:date="2021-08-21T13:02:00Z">
            <w:rPr>
              <w:rFonts w:ascii="Arial" w:eastAsia="Times New Roman" w:hAnsi="Arial" w:cs="Arial"/>
              <w:color w:val="000000"/>
              <w:sz w:val="23"/>
              <w:szCs w:val="23"/>
              <w:bdr w:val="none" w:sz="0" w:space="0" w:color="auto" w:frame="1"/>
            </w:rPr>
          </w:rPrChange>
        </w:rPr>
        <w:t> the Server tries to get the </w:t>
      </w:r>
      <w:r w:rsidRPr="008C6831">
        <w:rPr>
          <w:rFonts w:ascii="Maiandra GD" w:eastAsia="Times New Roman" w:hAnsi="Maiandra GD" w:cs="Arial"/>
          <w:b/>
          <w:bCs/>
          <w:color w:val="000000"/>
          <w:sz w:val="24"/>
          <w:szCs w:val="24"/>
          <w:rPrChange w:id="11196" w:author="Narendra" w:date="2021-08-21T13:02:00Z">
            <w:rPr>
              <w:rFonts w:ascii="Arial" w:eastAsia="Times New Roman" w:hAnsi="Arial" w:cs="Arial"/>
              <w:b/>
              <w:bCs/>
              <w:color w:val="000000"/>
              <w:sz w:val="23"/>
            </w:rPr>
          </w:rPrChange>
        </w:rPr>
        <w:t>Private Secret API Key</w:t>
      </w:r>
      <w:r w:rsidRPr="008C6831">
        <w:rPr>
          <w:rFonts w:ascii="Maiandra GD" w:eastAsia="Times New Roman" w:hAnsi="Maiandra GD" w:cs="Arial"/>
          <w:color w:val="000000"/>
          <w:sz w:val="24"/>
          <w:szCs w:val="24"/>
          <w:bdr w:val="none" w:sz="0" w:space="0" w:color="auto" w:frame="1"/>
          <w:rPrChange w:id="11197" w:author="Narendra" w:date="2021-08-21T13:02:00Z">
            <w:rPr>
              <w:rFonts w:ascii="Arial" w:eastAsia="Times New Roman" w:hAnsi="Arial" w:cs="Arial"/>
              <w:color w:val="000000"/>
              <w:sz w:val="23"/>
              <w:szCs w:val="23"/>
              <w:bdr w:val="none" w:sz="0" w:space="0" w:color="auto" w:frame="1"/>
            </w:rPr>
          </w:rPrChange>
        </w:rPr>
        <w:t> which is generally stored in some secure repository such as a database or in the configuration file.</w:t>
      </w:r>
    </w:p>
    <w:p w:rsidR="003B08DB" w:rsidRPr="008C6831" w:rsidRDefault="003B08DB" w:rsidP="003B08DB">
      <w:pPr>
        <w:shd w:val="clear" w:color="auto" w:fill="FFFFFF"/>
        <w:spacing w:after="0" w:line="240" w:lineRule="auto"/>
        <w:jc w:val="both"/>
        <w:textAlignment w:val="baseline"/>
        <w:outlineLvl w:val="5"/>
        <w:rPr>
          <w:rFonts w:ascii="Maiandra GD" w:eastAsia="Times New Roman" w:hAnsi="Maiandra GD" w:cs="Segoe UI"/>
          <w:color w:val="3A3A3A"/>
          <w:sz w:val="24"/>
          <w:szCs w:val="24"/>
          <w:rPrChange w:id="11198" w:author="Narendra" w:date="2021-08-21T13:02:00Z">
            <w:rPr>
              <w:rFonts w:ascii="Segoe UI" w:eastAsia="Times New Roman" w:hAnsi="Segoe UI" w:cs="Segoe UI"/>
              <w:color w:val="3A3A3A"/>
              <w:sz w:val="15"/>
              <w:szCs w:val="15"/>
            </w:rPr>
          </w:rPrChange>
        </w:rPr>
      </w:pPr>
      <w:r w:rsidRPr="008C6831">
        <w:rPr>
          <w:rFonts w:ascii="Maiandra GD" w:eastAsia="Times New Roman" w:hAnsi="Maiandra GD" w:cs="Arial"/>
          <w:b/>
          <w:bCs/>
          <w:color w:val="000000"/>
          <w:sz w:val="24"/>
          <w:szCs w:val="24"/>
          <w:rPrChange w:id="11199" w:author="Narendra" w:date="2021-08-21T13:02:00Z">
            <w:rPr>
              <w:rFonts w:ascii="Arial" w:eastAsia="Times New Roman" w:hAnsi="Arial" w:cs="Arial"/>
              <w:b/>
              <w:bCs/>
              <w:color w:val="000000"/>
              <w:sz w:val="23"/>
            </w:rPr>
          </w:rPrChange>
        </w:rPr>
        <w:t>Step3:</w:t>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11200"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1201" w:author="Narendra" w:date="2021-08-21T13:02:00Z">
            <w:rPr>
              <w:rFonts w:ascii="Arial" w:eastAsia="Times New Roman" w:hAnsi="Arial" w:cs="Arial"/>
              <w:color w:val="000000"/>
              <w:sz w:val="23"/>
              <w:szCs w:val="23"/>
              <w:bdr w:val="none" w:sz="0" w:space="0" w:color="auto" w:frame="1"/>
            </w:rPr>
          </w:rPrChange>
        </w:rPr>
        <w:t>Once the server gets the </w:t>
      </w:r>
      <w:r w:rsidRPr="008C6831">
        <w:rPr>
          <w:rFonts w:ascii="Maiandra GD" w:eastAsia="Times New Roman" w:hAnsi="Maiandra GD" w:cs="Arial"/>
          <w:b/>
          <w:bCs/>
          <w:color w:val="000000"/>
          <w:sz w:val="24"/>
          <w:szCs w:val="24"/>
          <w:rPrChange w:id="11202" w:author="Narendra" w:date="2021-08-21T13:02:00Z">
            <w:rPr>
              <w:rFonts w:ascii="Arial" w:eastAsia="Times New Roman" w:hAnsi="Arial" w:cs="Arial"/>
              <w:b/>
              <w:bCs/>
              <w:color w:val="000000"/>
              <w:sz w:val="23"/>
            </w:rPr>
          </w:rPrChange>
        </w:rPr>
        <w:t>Private Secret API Key</w:t>
      </w:r>
      <w:r w:rsidRPr="008C6831">
        <w:rPr>
          <w:rFonts w:ascii="Maiandra GD" w:eastAsia="Times New Roman" w:hAnsi="Maiandra GD" w:cs="Arial"/>
          <w:color w:val="000000"/>
          <w:sz w:val="24"/>
          <w:szCs w:val="24"/>
          <w:bdr w:val="none" w:sz="0" w:space="0" w:color="auto" w:frame="1"/>
          <w:rPrChange w:id="11203" w:author="Narendra" w:date="2021-08-21T13:02:00Z">
            <w:rPr>
              <w:rFonts w:ascii="Arial" w:eastAsia="Times New Roman" w:hAnsi="Arial" w:cs="Arial"/>
              <w:color w:val="000000"/>
              <w:sz w:val="23"/>
              <w:szCs w:val="23"/>
              <w:bdr w:val="none" w:sz="0" w:space="0" w:color="auto" w:frame="1"/>
            </w:rPr>
          </w:rPrChange>
        </w:rPr>
        <w:t>, then it tries to rebuild the string by combining the received request content data along with the extracted data (such as </w:t>
      </w:r>
      <w:r w:rsidRPr="008C6831">
        <w:rPr>
          <w:rFonts w:ascii="Maiandra GD" w:eastAsia="Times New Roman" w:hAnsi="Maiandra GD" w:cs="Arial"/>
          <w:b/>
          <w:bCs/>
          <w:color w:val="000000"/>
          <w:sz w:val="24"/>
          <w:szCs w:val="24"/>
          <w:rPrChange w:id="11204" w:author="Narendra" w:date="2021-08-21T13:02:00Z">
            <w:rPr>
              <w:rFonts w:ascii="Arial" w:eastAsia="Times New Roman" w:hAnsi="Arial" w:cs="Arial"/>
              <w:b/>
              <w:bCs/>
              <w:color w:val="000000"/>
              <w:sz w:val="23"/>
            </w:rPr>
          </w:rPrChange>
        </w:rPr>
        <w:t>APP Id, Nonce </w:t>
      </w:r>
      <w:r w:rsidRPr="008C6831">
        <w:rPr>
          <w:rFonts w:ascii="Maiandra GD" w:eastAsia="Times New Roman" w:hAnsi="Maiandra GD" w:cs="Arial"/>
          <w:color w:val="000000"/>
          <w:sz w:val="24"/>
          <w:szCs w:val="24"/>
          <w:bdr w:val="none" w:sz="0" w:space="0" w:color="auto" w:frame="1"/>
          <w:rPrChange w:id="11205" w:author="Narendra" w:date="2021-08-21T13:02:00Z">
            <w:rPr>
              <w:rFonts w:ascii="Arial" w:eastAsia="Times New Roman" w:hAnsi="Arial" w:cs="Arial"/>
              <w:color w:val="000000"/>
              <w:sz w:val="23"/>
              <w:szCs w:val="23"/>
              <w:bdr w:val="none" w:sz="0" w:space="0" w:color="auto" w:frame="1"/>
            </w:rPr>
          </w:rPrChange>
        </w:rPr>
        <w:t>and</w:t>
      </w:r>
      <w:r w:rsidRPr="008C6831">
        <w:rPr>
          <w:rFonts w:ascii="Maiandra GD" w:eastAsia="Times New Roman" w:hAnsi="Maiandra GD" w:cs="Arial"/>
          <w:b/>
          <w:bCs/>
          <w:color w:val="000000"/>
          <w:sz w:val="24"/>
          <w:szCs w:val="24"/>
          <w:rPrChange w:id="11206" w:author="Narendra" w:date="2021-08-21T13:02:00Z">
            <w:rPr>
              <w:rFonts w:ascii="Arial" w:eastAsia="Times New Roman" w:hAnsi="Arial" w:cs="Arial"/>
              <w:b/>
              <w:bCs/>
              <w:color w:val="000000"/>
              <w:sz w:val="23"/>
            </w:rPr>
          </w:rPrChange>
        </w:rPr>
        <w:t> Request Timestamp which are extracted in Step1</w:t>
      </w:r>
      <w:r w:rsidRPr="008C6831">
        <w:rPr>
          <w:rFonts w:ascii="Maiandra GD" w:eastAsia="Times New Roman" w:hAnsi="Maiandra GD" w:cs="Arial"/>
          <w:color w:val="000000"/>
          <w:sz w:val="24"/>
          <w:szCs w:val="24"/>
          <w:bdr w:val="none" w:sz="0" w:space="0" w:color="auto" w:frame="1"/>
          <w:rPrChange w:id="11207" w:author="Narendra" w:date="2021-08-21T13:02:00Z">
            <w:rPr>
              <w:rFonts w:ascii="Arial" w:eastAsia="Times New Roman" w:hAnsi="Arial" w:cs="Arial"/>
              <w:color w:val="000000"/>
              <w:sz w:val="23"/>
              <w:szCs w:val="23"/>
              <w:bdr w:val="none" w:sz="0" w:space="0" w:color="auto" w:frame="1"/>
            </w:rPr>
          </w:rPrChange>
        </w:rPr>
        <w:t xml:space="preserve">). The important thing </w:t>
      </w:r>
      <w:r w:rsidRPr="008C6831">
        <w:rPr>
          <w:rFonts w:ascii="Maiandra GD" w:eastAsia="Times New Roman" w:hAnsi="Maiandra GD" w:cs="Arial"/>
          <w:color w:val="000000"/>
          <w:sz w:val="24"/>
          <w:szCs w:val="24"/>
          <w:bdr w:val="none" w:sz="0" w:space="0" w:color="auto" w:frame="1"/>
          <w:rPrChange w:id="11208" w:author="Narendra" w:date="2021-08-21T13:02:00Z">
            <w:rPr>
              <w:rFonts w:ascii="Arial" w:eastAsia="Times New Roman" w:hAnsi="Arial" w:cs="Arial"/>
              <w:color w:val="000000"/>
              <w:sz w:val="23"/>
              <w:szCs w:val="23"/>
              <w:bdr w:val="none" w:sz="0" w:space="0" w:color="auto" w:frame="1"/>
            </w:rPr>
          </w:rPrChange>
        </w:rPr>
        <w:lastRenderedPageBreak/>
        <w:t>here we need to understand is that the parameters order and the encoding format should be same as followed by the client.</w:t>
      </w:r>
    </w:p>
    <w:p w:rsidR="003B08DB" w:rsidRPr="008C6831" w:rsidRDefault="003B08DB" w:rsidP="003B08DB">
      <w:pPr>
        <w:shd w:val="clear" w:color="auto" w:fill="FFFFFF"/>
        <w:spacing w:after="0" w:line="240" w:lineRule="auto"/>
        <w:jc w:val="both"/>
        <w:textAlignment w:val="baseline"/>
        <w:outlineLvl w:val="5"/>
        <w:rPr>
          <w:rFonts w:ascii="Maiandra GD" w:eastAsia="Times New Roman" w:hAnsi="Maiandra GD" w:cs="Segoe UI"/>
          <w:color w:val="3A3A3A"/>
          <w:sz w:val="24"/>
          <w:szCs w:val="24"/>
          <w:rPrChange w:id="11209" w:author="Narendra" w:date="2021-08-21T13:02:00Z">
            <w:rPr>
              <w:rFonts w:ascii="Segoe UI" w:eastAsia="Times New Roman" w:hAnsi="Segoe UI" w:cs="Segoe UI"/>
              <w:color w:val="3A3A3A"/>
              <w:sz w:val="15"/>
              <w:szCs w:val="15"/>
            </w:rPr>
          </w:rPrChange>
        </w:rPr>
      </w:pPr>
      <w:r w:rsidRPr="008C6831">
        <w:rPr>
          <w:rFonts w:ascii="Maiandra GD" w:eastAsia="Times New Roman" w:hAnsi="Maiandra GD" w:cs="Arial"/>
          <w:b/>
          <w:bCs/>
          <w:color w:val="000000"/>
          <w:sz w:val="24"/>
          <w:szCs w:val="24"/>
          <w:rPrChange w:id="11210" w:author="Narendra" w:date="2021-08-21T13:02:00Z">
            <w:rPr>
              <w:rFonts w:ascii="Arial" w:eastAsia="Times New Roman" w:hAnsi="Arial" w:cs="Arial"/>
              <w:b/>
              <w:bCs/>
              <w:color w:val="000000"/>
              <w:sz w:val="23"/>
            </w:rPr>
          </w:rPrChange>
        </w:rPr>
        <w:t>Step4:</w:t>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11211"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1212" w:author="Narendra" w:date="2021-08-21T13:02:00Z">
            <w:rPr>
              <w:rFonts w:ascii="Arial" w:eastAsia="Times New Roman" w:hAnsi="Arial" w:cs="Arial"/>
              <w:color w:val="000000"/>
              <w:sz w:val="23"/>
              <w:szCs w:val="23"/>
              <w:bdr w:val="none" w:sz="0" w:space="0" w:color="auto" w:frame="1"/>
            </w:rPr>
          </w:rPrChange>
        </w:rPr>
        <w:t>Once the string is built, then it is the responsibility of the Server to generate a hash value by using the same Hashing algorithm used by the client i.e. SHA256 using the Private Secret API Key which is already retrieved by the server in Step2.</w:t>
      </w:r>
    </w:p>
    <w:p w:rsidR="003B08DB" w:rsidRPr="008C6831" w:rsidRDefault="003B08DB" w:rsidP="003B08DB">
      <w:pPr>
        <w:shd w:val="clear" w:color="auto" w:fill="FFFFFF"/>
        <w:spacing w:after="0" w:line="240" w:lineRule="auto"/>
        <w:jc w:val="both"/>
        <w:textAlignment w:val="baseline"/>
        <w:outlineLvl w:val="5"/>
        <w:rPr>
          <w:rFonts w:ascii="Maiandra GD" w:eastAsia="Times New Roman" w:hAnsi="Maiandra GD" w:cs="Segoe UI"/>
          <w:color w:val="3A3A3A"/>
          <w:sz w:val="24"/>
          <w:szCs w:val="24"/>
          <w:rPrChange w:id="11213" w:author="Narendra" w:date="2021-08-21T13:02:00Z">
            <w:rPr>
              <w:rFonts w:ascii="Segoe UI" w:eastAsia="Times New Roman" w:hAnsi="Segoe UI" w:cs="Segoe UI"/>
              <w:color w:val="3A3A3A"/>
              <w:sz w:val="15"/>
              <w:szCs w:val="15"/>
            </w:rPr>
          </w:rPrChange>
        </w:rPr>
      </w:pPr>
      <w:r w:rsidRPr="008C6831">
        <w:rPr>
          <w:rFonts w:ascii="Maiandra GD" w:eastAsia="Times New Roman" w:hAnsi="Maiandra GD" w:cs="Arial"/>
          <w:b/>
          <w:bCs/>
          <w:color w:val="000000"/>
          <w:sz w:val="24"/>
          <w:szCs w:val="24"/>
          <w:rPrChange w:id="11214" w:author="Narendra" w:date="2021-08-21T13:02:00Z">
            <w:rPr>
              <w:rFonts w:ascii="Arial" w:eastAsia="Times New Roman" w:hAnsi="Arial" w:cs="Arial"/>
              <w:b/>
              <w:bCs/>
              <w:color w:val="000000"/>
              <w:sz w:val="23"/>
            </w:rPr>
          </w:rPrChange>
        </w:rPr>
        <w:t>Step5:</w:t>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11215"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1216" w:author="Narendra" w:date="2021-08-21T13:02:00Z">
            <w:rPr>
              <w:rFonts w:ascii="Arial" w:eastAsia="Times New Roman" w:hAnsi="Arial" w:cs="Arial"/>
              <w:color w:val="000000"/>
              <w:sz w:val="23"/>
              <w:szCs w:val="23"/>
              <w:bdr w:val="none" w:sz="0" w:space="0" w:color="auto" w:frame="1"/>
            </w:rPr>
          </w:rPrChange>
        </w:rPr>
        <w:t>Once the hash is generated on the server, then the server compares the generated hash with the hash sent by the client, if both the hashes are matched then the server will consider this request as a valid request and process that request else it simply returns 401 unauthorized.</w:t>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11217"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1218" w:author="Narendra" w:date="2021-08-21T13:02:00Z">
            <w:rPr>
              <w:rFonts w:ascii="Arial" w:eastAsia="Times New Roman" w:hAnsi="Arial" w:cs="Arial"/>
              <w:color w:val="000000"/>
              <w:sz w:val="23"/>
              <w:szCs w:val="23"/>
              <w:bdr w:val="none" w:sz="0" w:space="0" w:color="auto" w:frame="1"/>
            </w:rPr>
          </w:rPrChange>
        </w:rPr>
        <w:t>As of now, we have discussed lots of theory, you may have some doubts. Let’s clear your doubt with the practical implementation of the above theory. I divided the implementation into three sections.</w:t>
      </w:r>
    </w:p>
    <w:p w:rsidR="003B08DB" w:rsidRPr="008C6831" w:rsidRDefault="003B08DB" w:rsidP="003B08DB">
      <w:pPr>
        <w:numPr>
          <w:ilvl w:val="0"/>
          <w:numId w:val="25"/>
        </w:numPr>
        <w:shd w:val="clear" w:color="auto" w:fill="FFFFFF"/>
        <w:spacing w:after="0" w:line="240" w:lineRule="auto"/>
        <w:jc w:val="both"/>
        <w:textAlignment w:val="baseline"/>
        <w:rPr>
          <w:rFonts w:ascii="Maiandra GD" w:eastAsia="Times New Roman" w:hAnsi="Maiandra GD" w:cs="Segoe UI"/>
          <w:color w:val="212529"/>
          <w:sz w:val="24"/>
          <w:szCs w:val="24"/>
          <w:rPrChange w:id="11219"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color w:val="000000"/>
          <w:sz w:val="24"/>
          <w:szCs w:val="24"/>
          <w:rPrChange w:id="11220" w:author="Narendra" w:date="2021-08-21T13:02:00Z">
            <w:rPr>
              <w:rFonts w:ascii="Arial" w:eastAsia="Times New Roman" w:hAnsi="Arial" w:cs="Arial"/>
              <w:b/>
              <w:bCs/>
              <w:color w:val="000000"/>
              <w:sz w:val="23"/>
            </w:rPr>
          </w:rPrChange>
        </w:rPr>
        <w:t>Section1: Generating the public APP ID and Shared Private API Key</w:t>
      </w:r>
    </w:p>
    <w:p w:rsidR="003B08DB" w:rsidRPr="008C6831" w:rsidRDefault="003B08DB" w:rsidP="003B08DB">
      <w:pPr>
        <w:numPr>
          <w:ilvl w:val="0"/>
          <w:numId w:val="25"/>
        </w:numPr>
        <w:shd w:val="clear" w:color="auto" w:fill="FFFFFF"/>
        <w:spacing w:after="0" w:line="240" w:lineRule="auto"/>
        <w:jc w:val="both"/>
        <w:textAlignment w:val="baseline"/>
        <w:rPr>
          <w:rFonts w:ascii="Maiandra GD" w:eastAsia="Times New Roman" w:hAnsi="Maiandra GD" w:cs="Segoe UI"/>
          <w:color w:val="212529"/>
          <w:sz w:val="24"/>
          <w:szCs w:val="24"/>
          <w:rPrChange w:id="11221"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color w:val="000000"/>
          <w:sz w:val="24"/>
          <w:szCs w:val="24"/>
          <w:rPrChange w:id="11222" w:author="Narendra" w:date="2021-08-21T13:02:00Z">
            <w:rPr>
              <w:rFonts w:ascii="Arial" w:eastAsia="Times New Roman" w:hAnsi="Arial" w:cs="Arial"/>
              <w:b/>
              <w:bCs/>
              <w:color w:val="000000"/>
              <w:sz w:val="23"/>
            </w:rPr>
          </w:rPrChange>
        </w:rPr>
        <w:t>Section2: Building the Client Application</w:t>
      </w:r>
    </w:p>
    <w:p w:rsidR="003B08DB" w:rsidRPr="008C6831" w:rsidRDefault="003B08DB" w:rsidP="003B08DB">
      <w:pPr>
        <w:numPr>
          <w:ilvl w:val="0"/>
          <w:numId w:val="25"/>
        </w:numPr>
        <w:shd w:val="clear" w:color="auto" w:fill="FFFFFF"/>
        <w:spacing w:after="0" w:line="240" w:lineRule="auto"/>
        <w:jc w:val="both"/>
        <w:textAlignment w:val="baseline"/>
        <w:rPr>
          <w:rFonts w:ascii="Maiandra GD" w:eastAsia="Times New Roman" w:hAnsi="Maiandra GD" w:cs="Segoe UI"/>
          <w:color w:val="212529"/>
          <w:sz w:val="24"/>
          <w:szCs w:val="24"/>
          <w:rPrChange w:id="11223"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color w:val="000000"/>
          <w:sz w:val="24"/>
          <w:szCs w:val="24"/>
          <w:rPrChange w:id="11224" w:author="Narendra" w:date="2021-08-21T13:02:00Z">
            <w:rPr>
              <w:rFonts w:ascii="Arial" w:eastAsia="Times New Roman" w:hAnsi="Arial" w:cs="Arial"/>
              <w:b/>
              <w:bCs/>
              <w:color w:val="000000"/>
              <w:sz w:val="23"/>
            </w:rPr>
          </w:rPrChange>
        </w:rPr>
        <w:t>Section3: Building the Server (Backend API)</w:t>
      </w:r>
    </w:p>
    <w:p w:rsidR="003B08DB" w:rsidRPr="008C6831" w:rsidRDefault="003B08DB" w:rsidP="003B08DB">
      <w:pPr>
        <w:shd w:val="clear" w:color="auto" w:fill="FFFFFF"/>
        <w:spacing w:after="0" w:line="240" w:lineRule="auto"/>
        <w:jc w:val="both"/>
        <w:textAlignment w:val="baseline"/>
        <w:outlineLvl w:val="4"/>
        <w:rPr>
          <w:rFonts w:ascii="Maiandra GD" w:eastAsia="Times New Roman" w:hAnsi="Maiandra GD" w:cs="Segoe UI"/>
          <w:color w:val="3A3A3A"/>
          <w:sz w:val="24"/>
          <w:szCs w:val="24"/>
          <w:rPrChange w:id="11225" w:author="Narendra" w:date="2021-08-21T13:02:00Z">
            <w:rPr>
              <w:rFonts w:ascii="Segoe UI" w:eastAsia="Times New Roman" w:hAnsi="Segoe UI" w:cs="Segoe UI"/>
              <w:color w:val="3A3A3A"/>
              <w:sz w:val="20"/>
              <w:szCs w:val="20"/>
            </w:rPr>
          </w:rPrChange>
        </w:rPr>
      </w:pPr>
      <w:r w:rsidRPr="008C6831">
        <w:rPr>
          <w:rFonts w:ascii="Maiandra GD" w:eastAsia="Times New Roman" w:hAnsi="Maiandra GD" w:cs="Arial"/>
          <w:b/>
          <w:bCs/>
          <w:color w:val="000000"/>
          <w:sz w:val="24"/>
          <w:szCs w:val="24"/>
          <w:rPrChange w:id="11226" w:author="Narendra" w:date="2021-08-21T13:02:00Z">
            <w:rPr>
              <w:rFonts w:ascii="Arial" w:eastAsia="Times New Roman" w:hAnsi="Arial" w:cs="Arial"/>
              <w:b/>
              <w:bCs/>
              <w:color w:val="000000"/>
              <w:sz w:val="27"/>
            </w:rPr>
          </w:rPrChange>
        </w:rPr>
        <w:t>Section1: Generating the public APP ID and Shared Private API Key</w:t>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11227"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1228" w:author="Narendra" w:date="2021-08-21T13:02:00Z">
            <w:rPr>
              <w:rFonts w:ascii="Arial" w:eastAsia="Times New Roman" w:hAnsi="Arial" w:cs="Arial"/>
              <w:color w:val="000000"/>
              <w:sz w:val="23"/>
              <w:szCs w:val="23"/>
              <w:bdr w:val="none" w:sz="0" w:space="0" w:color="auto" w:frame="1"/>
            </w:rPr>
          </w:rPrChange>
        </w:rPr>
        <w:t>Let’s first discuss how to generate the </w:t>
      </w:r>
      <w:r w:rsidRPr="008C6831">
        <w:rPr>
          <w:rFonts w:ascii="Maiandra GD" w:eastAsia="Times New Roman" w:hAnsi="Maiandra GD" w:cs="Arial"/>
          <w:b/>
          <w:bCs/>
          <w:color w:val="000000"/>
          <w:sz w:val="24"/>
          <w:szCs w:val="24"/>
          <w:rPrChange w:id="11229" w:author="Narendra" w:date="2021-08-21T13:02:00Z">
            <w:rPr>
              <w:rFonts w:ascii="Arial" w:eastAsia="Times New Roman" w:hAnsi="Arial" w:cs="Arial"/>
              <w:b/>
              <w:bCs/>
              <w:color w:val="000000"/>
              <w:sz w:val="23"/>
            </w:rPr>
          </w:rPrChange>
        </w:rPr>
        <w:t>Public Shared APP ID</w:t>
      </w:r>
      <w:r w:rsidRPr="008C6831">
        <w:rPr>
          <w:rFonts w:ascii="Maiandra GD" w:eastAsia="Times New Roman" w:hAnsi="Maiandra GD" w:cs="Arial"/>
          <w:color w:val="000000"/>
          <w:sz w:val="24"/>
          <w:szCs w:val="24"/>
          <w:bdr w:val="none" w:sz="0" w:space="0" w:color="auto" w:frame="1"/>
          <w:rPrChange w:id="11230" w:author="Narendra" w:date="2021-08-21T13:02:00Z">
            <w:rPr>
              <w:rFonts w:ascii="Arial" w:eastAsia="Times New Roman" w:hAnsi="Arial" w:cs="Arial"/>
              <w:color w:val="000000"/>
              <w:sz w:val="23"/>
              <w:szCs w:val="23"/>
              <w:bdr w:val="none" w:sz="0" w:space="0" w:color="auto" w:frame="1"/>
            </w:rPr>
          </w:rPrChange>
        </w:rPr>
        <w:t> and a strong 256 bits key which will act as our </w:t>
      </w:r>
      <w:r w:rsidRPr="008C6831">
        <w:rPr>
          <w:rFonts w:ascii="Maiandra GD" w:eastAsia="Times New Roman" w:hAnsi="Maiandra GD" w:cs="Arial"/>
          <w:b/>
          <w:bCs/>
          <w:color w:val="000000"/>
          <w:sz w:val="24"/>
          <w:szCs w:val="24"/>
          <w:rPrChange w:id="11231" w:author="Narendra" w:date="2021-08-21T13:02:00Z">
            <w:rPr>
              <w:rFonts w:ascii="Arial" w:eastAsia="Times New Roman" w:hAnsi="Arial" w:cs="Arial"/>
              <w:b/>
              <w:bCs/>
              <w:color w:val="000000"/>
              <w:sz w:val="23"/>
            </w:rPr>
          </w:rPrChange>
        </w:rPr>
        <w:t>Private Secret API Key</w:t>
      </w:r>
      <w:r w:rsidRPr="008C6831">
        <w:rPr>
          <w:rFonts w:ascii="Maiandra GD" w:eastAsia="Times New Roman" w:hAnsi="Maiandra GD" w:cs="Arial"/>
          <w:color w:val="000000"/>
          <w:sz w:val="24"/>
          <w:szCs w:val="24"/>
          <w:bdr w:val="none" w:sz="0" w:space="0" w:color="auto" w:frame="1"/>
          <w:rPrChange w:id="11232" w:author="Narendra" w:date="2021-08-21T13:02:00Z">
            <w:rPr>
              <w:rFonts w:ascii="Arial" w:eastAsia="Times New Roman" w:hAnsi="Arial" w:cs="Arial"/>
              <w:color w:val="000000"/>
              <w:sz w:val="23"/>
              <w:szCs w:val="23"/>
              <w:bdr w:val="none" w:sz="0" w:space="0" w:color="auto" w:frame="1"/>
            </w:rPr>
          </w:rPrChange>
        </w:rPr>
        <w:t>. This is usually done on the server and then provided to the client using a secure mechanism as we already discussed.</w:t>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11233"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1234" w:author="Narendra" w:date="2021-08-21T13:02:00Z">
            <w:rPr>
              <w:rFonts w:ascii="Arial" w:eastAsia="Times New Roman" w:hAnsi="Arial" w:cs="Arial"/>
              <w:color w:val="000000"/>
              <w:sz w:val="23"/>
              <w:szCs w:val="23"/>
              <w:bdr w:val="none" w:sz="0" w:space="0" w:color="auto" w:frame="1"/>
            </w:rPr>
          </w:rPrChange>
        </w:rPr>
        <w:t>Here, we will use the </w:t>
      </w:r>
      <w:r w:rsidRPr="008C6831">
        <w:rPr>
          <w:rFonts w:ascii="Maiandra GD" w:eastAsia="Times New Roman" w:hAnsi="Maiandra GD" w:cs="Arial"/>
          <w:b/>
          <w:bCs/>
          <w:color w:val="000000"/>
          <w:sz w:val="24"/>
          <w:szCs w:val="24"/>
          <w:rPrChange w:id="11235" w:author="Narendra" w:date="2021-08-21T13:02:00Z">
            <w:rPr>
              <w:rFonts w:ascii="Arial" w:eastAsia="Times New Roman" w:hAnsi="Arial" w:cs="Arial"/>
              <w:b/>
              <w:bCs/>
              <w:color w:val="000000"/>
              <w:sz w:val="23"/>
            </w:rPr>
          </w:rPrChange>
        </w:rPr>
        <w:t>Symmetric Key Cryptographic Algorithm</w:t>
      </w:r>
      <w:r w:rsidRPr="008C6831">
        <w:rPr>
          <w:rFonts w:ascii="Maiandra GD" w:eastAsia="Times New Roman" w:hAnsi="Maiandra GD" w:cs="Arial"/>
          <w:color w:val="000000"/>
          <w:sz w:val="24"/>
          <w:szCs w:val="24"/>
          <w:bdr w:val="none" w:sz="0" w:space="0" w:color="auto" w:frame="1"/>
          <w:rPrChange w:id="11236" w:author="Narendra" w:date="2021-08-21T13:02:00Z">
            <w:rPr>
              <w:rFonts w:ascii="Arial" w:eastAsia="Times New Roman" w:hAnsi="Arial" w:cs="Arial"/>
              <w:color w:val="000000"/>
              <w:sz w:val="23"/>
              <w:szCs w:val="23"/>
              <w:bdr w:val="none" w:sz="0" w:space="0" w:color="auto" w:frame="1"/>
            </w:rPr>
          </w:rPrChange>
        </w:rPr>
        <w:t> to generate the 256 bits key which will be our </w:t>
      </w:r>
      <w:r w:rsidRPr="008C6831">
        <w:rPr>
          <w:rFonts w:ascii="Maiandra GD" w:eastAsia="Times New Roman" w:hAnsi="Maiandra GD" w:cs="Arial"/>
          <w:b/>
          <w:bCs/>
          <w:color w:val="000000"/>
          <w:sz w:val="24"/>
          <w:szCs w:val="24"/>
          <w:rPrChange w:id="11237" w:author="Narendra" w:date="2021-08-21T13:02:00Z">
            <w:rPr>
              <w:rFonts w:ascii="Arial" w:eastAsia="Times New Roman" w:hAnsi="Arial" w:cs="Arial"/>
              <w:b/>
              <w:bCs/>
              <w:color w:val="000000"/>
              <w:sz w:val="23"/>
            </w:rPr>
          </w:rPrChange>
        </w:rPr>
        <w:t>Private Secret API Key</w:t>
      </w:r>
      <w:r w:rsidRPr="008C6831">
        <w:rPr>
          <w:rFonts w:ascii="Maiandra GD" w:eastAsia="Times New Roman" w:hAnsi="Maiandra GD" w:cs="Arial"/>
          <w:color w:val="000000"/>
          <w:sz w:val="24"/>
          <w:szCs w:val="24"/>
          <w:bdr w:val="none" w:sz="0" w:space="0" w:color="auto" w:frame="1"/>
          <w:rPrChange w:id="11238" w:author="Narendra" w:date="2021-08-21T13:02:00Z">
            <w:rPr>
              <w:rFonts w:ascii="Arial" w:eastAsia="Times New Roman" w:hAnsi="Arial" w:cs="Arial"/>
              <w:color w:val="000000"/>
              <w:sz w:val="23"/>
              <w:szCs w:val="23"/>
              <w:bdr w:val="none" w:sz="0" w:space="0" w:color="auto" w:frame="1"/>
            </w:rPr>
          </w:rPrChange>
        </w:rPr>
        <w:t> and </w:t>
      </w:r>
      <w:r w:rsidRPr="008C6831">
        <w:rPr>
          <w:rFonts w:ascii="Maiandra GD" w:eastAsia="Times New Roman" w:hAnsi="Maiandra GD" w:cs="Arial"/>
          <w:b/>
          <w:bCs/>
          <w:color w:val="000000"/>
          <w:sz w:val="24"/>
          <w:szCs w:val="24"/>
          <w:rPrChange w:id="11239" w:author="Narendra" w:date="2021-08-21T13:02:00Z">
            <w:rPr>
              <w:rFonts w:ascii="Arial" w:eastAsia="Times New Roman" w:hAnsi="Arial" w:cs="Arial"/>
              <w:b/>
              <w:bCs/>
              <w:color w:val="000000"/>
              <w:sz w:val="23"/>
            </w:rPr>
          </w:rPrChange>
        </w:rPr>
        <w:t>GUID</w:t>
      </w:r>
      <w:r w:rsidRPr="008C6831">
        <w:rPr>
          <w:rFonts w:ascii="Maiandra GD" w:eastAsia="Times New Roman" w:hAnsi="Maiandra GD" w:cs="Arial"/>
          <w:color w:val="000000"/>
          <w:sz w:val="24"/>
          <w:szCs w:val="24"/>
          <w:bdr w:val="none" w:sz="0" w:space="0" w:color="auto" w:frame="1"/>
          <w:rPrChange w:id="11240" w:author="Narendra" w:date="2021-08-21T13:02:00Z">
            <w:rPr>
              <w:rFonts w:ascii="Arial" w:eastAsia="Times New Roman" w:hAnsi="Arial" w:cs="Arial"/>
              <w:color w:val="000000"/>
              <w:sz w:val="23"/>
              <w:szCs w:val="23"/>
              <w:bdr w:val="none" w:sz="0" w:space="0" w:color="auto" w:frame="1"/>
            </w:rPr>
          </w:rPrChange>
        </w:rPr>
        <w:t> to generate the </w:t>
      </w:r>
      <w:r w:rsidRPr="008C6831">
        <w:rPr>
          <w:rFonts w:ascii="Maiandra GD" w:eastAsia="Times New Roman" w:hAnsi="Maiandra GD" w:cs="Arial"/>
          <w:b/>
          <w:bCs/>
          <w:color w:val="000000"/>
          <w:sz w:val="24"/>
          <w:szCs w:val="24"/>
          <w:rPrChange w:id="11241" w:author="Narendra" w:date="2021-08-21T13:02:00Z">
            <w:rPr>
              <w:rFonts w:ascii="Arial" w:eastAsia="Times New Roman" w:hAnsi="Arial" w:cs="Arial"/>
              <w:b/>
              <w:bCs/>
              <w:color w:val="000000"/>
              <w:sz w:val="23"/>
            </w:rPr>
          </w:rPrChange>
        </w:rPr>
        <w:t>Public Shared APP ID</w:t>
      </w:r>
      <w:r w:rsidRPr="008C6831">
        <w:rPr>
          <w:rFonts w:ascii="Maiandra GD" w:eastAsia="Times New Roman" w:hAnsi="Maiandra GD" w:cs="Arial"/>
          <w:color w:val="000000"/>
          <w:sz w:val="24"/>
          <w:szCs w:val="24"/>
          <w:bdr w:val="none" w:sz="0" w:space="0" w:color="auto" w:frame="1"/>
          <w:rPrChange w:id="11242" w:author="Narendra" w:date="2021-08-21T13:02:00Z">
            <w:rPr>
              <w:rFonts w:ascii="Arial" w:eastAsia="Times New Roman" w:hAnsi="Arial" w:cs="Arial"/>
              <w:color w:val="000000"/>
              <w:sz w:val="23"/>
              <w:szCs w:val="23"/>
              <w:bdr w:val="none" w:sz="0" w:space="0" w:color="auto" w:frame="1"/>
            </w:rPr>
          </w:rPrChange>
        </w:rPr>
        <w:t>. To do so, create a console application and modify the Main method of the Program class as shown below to generate the</w:t>
      </w:r>
      <w:r w:rsidRPr="008C6831">
        <w:rPr>
          <w:rFonts w:ascii="Maiandra GD" w:eastAsia="Times New Roman" w:hAnsi="Maiandra GD" w:cs="Arial"/>
          <w:b/>
          <w:bCs/>
          <w:color w:val="000000"/>
          <w:sz w:val="24"/>
          <w:szCs w:val="24"/>
          <w:rPrChange w:id="11243" w:author="Narendra" w:date="2021-08-21T13:02:00Z">
            <w:rPr>
              <w:rFonts w:ascii="Arial" w:eastAsia="Times New Roman" w:hAnsi="Arial" w:cs="Arial"/>
              <w:b/>
              <w:bCs/>
              <w:color w:val="000000"/>
              <w:sz w:val="23"/>
            </w:rPr>
          </w:rPrChange>
        </w:rPr>
        <w:t> APP ID</w:t>
      </w:r>
      <w:r w:rsidRPr="008C6831">
        <w:rPr>
          <w:rFonts w:ascii="Maiandra GD" w:eastAsia="Times New Roman" w:hAnsi="Maiandra GD" w:cs="Arial"/>
          <w:color w:val="000000"/>
          <w:sz w:val="24"/>
          <w:szCs w:val="24"/>
          <w:bdr w:val="none" w:sz="0" w:space="0" w:color="auto" w:frame="1"/>
          <w:rPrChange w:id="11244" w:author="Narendra" w:date="2021-08-21T13:02:00Z">
            <w:rPr>
              <w:rFonts w:ascii="Arial" w:eastAsia="Times New Roman" w:hAnsi="Arial" w:cs="Arial"/>
              <w:color w:val="000000"/>
              <w:sz w:val="23"/>
              <w:szCs w:val="23"/>
              <w:bdr w:val="none" w:sz="0" w:space="0" w:color="auto" w:frame="1"/>
            </w:rPr>
          </w:rPrChange>
        </w:rPr>
        <w:t> and </w:t>
      </w:r>
      <w:r w:rsidRPr="008C6831">
        <w:rPr>
          <w:rFonts w:ascii="Maiandra GD" w:eastAsia="Times New Roman" w:hAnsi="Maiandra GD" w:cs="Arial"/>
          <w:b/>
          <w:bCs/>
          <w:color w:val="000000"/>
          <w:sz w:val="24"/>
          <w:szCs w:val="24"/>
          <w:rPrChange w:id="11245" w:author="Narendra" w:date="2021-08-21T13:02:00Z">
            <w:rPr>
              <w:rFonts w:ascii="Arial" w:eastAsia="Times New Roman" w:hAnsi="Arial" w:cs="Arial"/>
              <w:b/>
              <w:bCs/>
              <w:color w:val="000000"/>
              <w:sz w:val="23"/>
            </w:rPr>
          </w:rPrChange>
        </w:rPr>
        <w:t>API Key</w:t>
      </w:r>
      <w:r w:rsidRPr="008C6831">
        <w:rPr>
          <w:rFonts w:ascii="Maiandra GD" w:eastAsia="Times New Roman" w:hAnsi="Maiandra GD" w:cs="Arial"/>
          <w:color w:val="000000"/>
          <w:sz w:val="24"/>
          <w:szCs w:val="24"/>
          <w:bdr w:val="none" w:sz="0" w:space="0" w:color="auto" w:frame="1"/>
          <w:rPrChange w:id="11246" w:author="Narendra" w:date="2021-08-21T13:02:00Z">
            <w:rPr>
              <w:rFonts w:ascii="Arial" w:eastAsia="Times New Roman" w:hAnsi="Arial" w:cs="Arial"/>
              <w:color w:val="000000"/>
              <w:sz w:val="23"/>
              <w:szCs w:val="23"/>
              <w:bdr w:val="none" w:sz="0" w:space="0" w:color="auto" w:frame="1"/>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24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1248"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11249" w:author="Narendra" w:date="2021-08-21T13:02:00Z">
            <w:rPr>
              <w:rFonts w:ascii="inherit" w:eastAsia="Times New Roman" w:hAnsi="inherit" w:cs="Consolas"/>
              <w:i/>
              <w:iCs/>
              <w:color w:val="4284AE"/>
              <w:sz w:val="25"/>
            </w:rPr>
          </w:rPrChange>
        </w:rPr>
        <w:t>System;</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25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1251"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11252" w:author="Narendra" w:date="2021-08-21T13:02:00Z">
            <w:rPr>
              <w:rFonts w:ascii="inherit" w:eastAsia="Times New Roman" w:hAnsi="inherit" w:cs="Consolas"/>
              <w:i/>
              <w:iCs/>
              <w:color w:val="4284AE"/>
              <w:sz w:val="25"/>
            </w:rPr>
          </w:rPrChange>
        </w:rPr>
        <w:t>System.Security.Cryptography;</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25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1254" w:author="Narendra" w:date="2021-08-21T13:02:00Z">
            <w:rPr>
              <w:rFonts w:ascii="inherit" w:eastAsia="Times New Roman" w:hAnsi="inherit" w:cs="Consolas"/>
              <w:b/>
              <w:bCs/>
              <w:color w:val="D171DD"/>
              <w:sz w:val="25"/>
            </w:rPr>
          </w:rPrChange>
        </w:rPr>
        <w:t xml:space="preserve">namespace </w:t>
      </w:r>
      <w:r w:rsidRPr="008C6831">
        <w:rPr>
          <w:rFonts w:ascii="Maiandra GD" w:eastAsia="Times New Roman" w:hAnsi="Maiandra GD" w:cs="Consolas"/>
          <w:i/>
          <w:iCs/>
          <w:color w:val="4284AE"/>
          <w:sz w:val="24"/>
          <w:szCs w:val="24"/>
          <w:rPrChange w:id="11255" w:author="Narendra" w:date="2021-08-21T13:02:00Z">
            <w:rPr>
              <w:rFonts w:ascii="inherit" w:eastAsia="Times New Roman" w:hAnsi="inherit" w:cs="Consolas"/>
              <w:i/>
              <w:iCs/>
              <w:color w:val="4284AE"/>
              <w:sz w:val="25"/>
            </w:rPr>
          </w:rPrChange>
        </w:rPr>
        <w:t>GeneratedClientAppIDAPPKey</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25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1257"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25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1259" w:author="Narendra" w:date="2021-08-21T13:02:00Z">
            <w:rPr>
              <w:rFonts w:ascii="inherit" w:eastAsia="Times New Roman" w:hAnsi="inherit" w:cs="Consolas"/>
              <w:b/>
              <w:bCs/>
              <w:color w:val="D171DD"/>
              <w:sz w:val="25"/>
            </w:rPr>
          </w:rPrChange>
        </w:rPr>
        <w:t>class</w:t>
      </w:r>
      <w:r w:rsidRPr="008C6831">
        <w:rPr>
          <w:rFonts w:ascii="Maiandra GD" w:eastAsia="Times New Roman" w:hAnsi="Maiandra GD" w:cs="Consolas"/>
          <w:color w:val="CFD5E0"/>
          <w:sz w:val="24"/>
          <w:szCs w:val="24"/>
          <w:rPrChange w:id="11260" w:author="Narendra" w:date="2021-08-21T13:02:00Z">
            <w:rPr>
              <w:rFonts w:ascii="inherit" w:eastAsia="Times New Roman" w:hAnsi="inherit" w:cs="Consolas"/>
              <w:color w:val="CFD5E0"/>
              <w:sz w:val="25"/>
            </w:rPr>
          </w:rPrChange>
        </w:rPr>
        <w:t xml:space="preserve"> Program</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26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1262"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26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1264" w:author="Narendra" w:date="2021-08-21T13:02:00Z">
            <w:rPr>
              <w:rFonts w:ascii="inherit" w:eastAsia="Times New Roman" w:hAnsi="inherit" w:cs="Consolas"/>
              <w:b/>
              <w:bCs/>
              <w:color w:val="D171DD"/>
              <w:sz w:val="25"/>
            </w:rPr>
          </w:rPrChange>
        </w:rPr>
        <w:t>static</w:t>
      </w:r>
      <w:r w:rsidRPr="008C6831">
        <w:rPr>
          <w:rFonts w:ascii="Maiandra GD" w:eastAsia="Times New Roman" w:hAnsi="Maiandra GD" w:cs="Consolas"/>
          <w:color w:val="CFD5E0"/>
          <w:sz w:val="24"/>
          <w:szCs w:val="24"/>
          <w:rPrChange w:id="11265"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1266" w:author="Narendra" w:date="2021-08-21T13:02:00Z">
            <w:rPr>
              <w:rFonts w:ascii="inherit" w:eastAsia="Times New Roman" w:hAnsi="inherit" w:cs="Consolas"/>
              <w:b/>
              <w:bCs/>
              <w:color w:val="D171DD"/>
              <w:sz w:val="25"/>
            </w:rPr>
          </w:rPrChange>
        </w:rPr>
        <w:t>void</w:t>
      </w:r>
      <w:r w:rsidRPr="008C6831">
        <w:rPr>
          <w:rFonts w:ascii="Maiandra GD" w:eastAsia="Times New Roman" w:hAnsi="Maiandra GD" w:cs="Consolas"/>
          <w:color w:val="CFD5E0"/>
          <w:sz w:val="24"/>
          <w:szCs w:val="24"/>
          <w:rPrChange w:id="11267"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11268" w:author="Narendra" w:date="2021-08-21T13:02:00Z">
            <w:rPr>
              <w:rFonts w:ascii="inherit" w:eastAsia="Times New Roman" w:hAnsi="inherit" w:cs="Consolas"/>
              <w:color w:val="4284AE"/>
              <w:sz w:val="25"/>
            </w:rPr>
          </w:rPrChange>
        </w:rPr>
        <w:t>Main</w:t>
      </w:r>
      <w:r w:rsidRPr="008C6831">
        <w:rPr>
          <w:rFonts w:ascii="Maiandra GD" w:eastAsia="Times New Roman" w:hAnsi="Maiandra GD" w:cs="Consolas"/>
          <w:b/>
          <w:bCs/>
          <w:color w:val="6B7C8B"/>
          <w:sz w:val="24"/>
          <w:szCs w:val="24"/>
          <w:rPrChange w:id="1126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1270" w:author="Narendra" w:date="2021-08-21T13:02:00Z">
            <w:rPr>
              <w:rFonts w:ascii="inherit" w:eastAsia="Times New Roman" w:hAnsi="inherit" w:cs="Consolas"/>
              <w:color w:val="CFD5E0"/>
              <w:sz w:val="25"/>
            </w:rPr>
          </w:rPrChange>
        </w:rPr>
        <w:t>string</w:t>
      </w:r>
      <w:r w:rsidRPr="008C6831">
        <w:rPr>
          <w:rFonts w:ascii="Maiandra GD" w:eastAsia="Times New Roman" w:hAnsi="Maiandra GD" w:cs="Consolas"/>
          <w:b/>
          <w:bCs/>
          <w:color w:val="6B7C8B"/>
          <w:sz w:val="24"/>
          <w:szCs w:val="24"/>
          <w:rPrChange w:id="1127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1272" w:author="Narendra" w:date="2021-08-21T13:02:00Z">
            <w:rPr>
              <w:rFonts w:ascii="inherit" w:eastAsia="Times New Roman" w:hAnsi="inherit" w:cs="Consolas"/>
              <w:color w:val="CFD5E0"/>
              <w:sz w:val="25"/>
            </w:rPr>
          </w:rPrChange>
        </w:rPr>
        <w:t xml:space="preserve"> args</w:t>
      </w:r>
      <w:r w:rsidRPr="008C6831">
        <w:rPr>
          <w:rFonts w:ascii="Maiandra GD" w:eastAsia="Times New Roman" w:hAnsi="Maiandra GD" w:cs="Consolas"/>
          <w:b/>
          <w:bCs/>
          <w:color w:val="6B7C8B"/>
          <w:sz w:val="24"/>
          <w:szCs w:val="24"/>
          <w:rPrChange w:id="11273"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27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1275"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27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1277" w:author="Narendra" w:date="2021-08-21T13:02:00Z">
            <w:rPr>
              <w:rFonts w:ascii="inherit" w:eastAsia="Times New Roman" w:hAnsi="inherit" w:cs="Consolas"/>
              <w:b/>
              <w:bCs/>
              <w:color w:val="D171DD"/>
              <w:sz w:val="25"/>
            </w:rPr>
          </w:rPrChange>
        </w:rPr>
        <w:t>using</w:t>
      </w:r>
      <w:r w:rsidRPr="008C6831">
        <w:rPr>
          <w:rFonts w:ascii="Maiandra GD" w:eastAsia="Times New Roman" w:hAnsi="Maiandra GD" w:cs="Consolas"/>
          <w:color w:val="CFD5E0"/>
          <w:sz w:val="24"/>
          <w:szCs w:val="24"/>
          <w:rPrChange w:id="11278"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1127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D19252"/>
          <w:sz w:val="24"/>
          <w:szCs w:val="24"/>
          <w:rPrChange w:id="11280" w:author="Narendra" w:date="2021-08-21T13:02:00Z">
            <w:rPr>
              <w:rFonts w:ascii="inherit" w:eastAsia="Times New Roman" w:hAnsi="inherit" w:cs="Consolas"/>
              <w:color w:val="D19252"/>
              <w:sz w:val="25"/>
            </w:rPr>
          </w:rPrChange>
        </w:rPr>
        <w:t>var</w:t>
      </w:r>
      <w:r w:rsidRPr="008C6831">
        <w:rPr>
          <w:rFonts w:ascii="Maiandra GD" w:eastAsia="Times New Roman" w:hAnsi="Maiandra GD" w:cs="Consolas"/>
          <w:color w:val="CFD5E0"/>
          <w:sz w:val="24"/>
          <w:szCs w:val="24"/>
          <w:rPrChange w:id="11281" w:author="Narendra" w:date="2021-08-21T13:02:00Z">
            <w:rPr>
              <w:rFonts w:ascii="inherit" w:eastAsia="Times New Roman" w:hAnsi="inherit" w:cs="Consolas"/>
              <w:color w:val="CFD5E0"/>
              <w:sz w:val="25"/>
            </w:rPr>
          </w:rPrChange>
        </w:rPr>
        <w:t xml:space="preserve"> cryptoProvider = </w:t>
      </w:r>
      <w:r w:rsidRPr="008C6831">
        <w:rPr>
          <w:rFonts w:ascii="Maiandra GD" w:eastAsia="Times New Roman" w:hAnsi="Maiandra GD" w:cs="Consolas"/>
          <w:color w:val="4284AE"/>
          <w:sz w:val="24"/>
          <w:szCs w:val="24"/>
          <w:rPrChange w:id="11282"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11283"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11284" w:author="Narendra" w:date="2021-08-21T13:02:00Z">
            <w:rPr>
              <w:rFonts w:ascii="inherit" w:eastAsia="Times New Roman" w:hAnsi="inherit" w:cs="Consolas"/>
              <w:color w:val="4284AE"/>
              <w:sz w:val="25"/>
            </w:rPr>
          </w:rPrChange>
        </w:rPr>
        <w:t>RNGCryptoServiceProvider</w:t>
      </w:r>
      <w:r w:rsidRPr="008C6831">
        <w:rPr>
          <w:rFonts w:ascii="Maiandra GD" w:eastAsia="Times New Roman" w:hAnsi="Maiandra GD" w:cs="Consolas"/>
          <w:b/>
          <w:bCs/>
          <w:color w:val="6B7C8B"/>
          <w:sz w:val="24"/>
          <w:szCs w:val="24"/>
          <w:rPrChange w:id="11285"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28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1287"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28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D19252"/>
          <w:sz w:val="24"/>
          <w:szCs w:val="24"/>
          <w:rPrChange w:id="11289" w:author="Narendra" w:date="2021-08-21T13:02:00Z">
            <w:rPr>
              <w:rFonts w:ascii="inherit" w:eastAsia="Times New Roman" w:hAnsi="inherit" w:cs="Consolas"/>
              <w:color w:val="D19252"/>
              <w:sz w:val="25"/>
            </w:rPr>
          </w:rPrChange>
        </w:rPr>
        <w:t>var</w:t>
      </w:r>
      <w:r w:rsidRPr="008C6831">
        <w:rPr>
          <w:rFonts w:ascii="Maiandra GD" w:eastAsia="Times New Roman" w:hAnsi="Maiandra GD" w:cs="Consolas"/>
          <w:color w:val="CFD5E0"/>
          <w:sz w:val="24"/>
          <w:szCs w:val="24"/>
          <w:rPrChange w:id="11290" w:author="Narendra" w:date="2021-08-21T13:02:00Z">
            <w:rPr>
              <w:rFonts w:ascii="inherit" w:eastAsia="Times New Roman" w:hAnsi="inherit" w:cs="Consolas"/>
              <w:color w:val="CFD5E0"/>
              <w:sz w:val="25"/>
            </w:rPr>
          </w:rPrChange>
        </w:rPr>
        <w:t xml:space="preserve"> APPID = Guid.</w:t>
      </w:r>
      <w:r w:rsidRPr="008C6831">
        <w:rPr>
          <w:rFonts w:ascii="Maiandra GD" w:eastAsia="Times New Roman" w:hAnsi="Maiandra GD" w:cs="Consolas"/>
          <w:color w:val="4284AE"/>
          <w:sz w:val="24"/>
          <w:szCs w:val="24"/>
          <w:rPrChange w:id="11291" w:author="Narendra" w:date="2021-08-21T13:02:00Z">
            <w:rPr>
              <w:rFonts w:ascii="inherit" w:eastAsia="Times New Roman" w:hAnsi="inherit" w:cs="Consolas"/>
              <w:color w:val="4284AE"/>
              <w:sz w:val="25"/>
            </w:rPr>
          </w:rPrChange>
        </w:rPr>
        <w:t>NewGuid</w:t>
      </w:r>
      <w:r w:rsidRPr="008C6831">
        <w:rPr>
          <w:rFonts w:ascii="Maiandra GD" w:eastAsia="Times New Roman" w:hAnsi="Maiandra GD" w:cs="Consolas"/>
          <w:b/>
          <w:bCs/>
          <w:color w:val="6B7C8B"/>
          <w:sz w:val="24"/>
          <w:szCs w:val="24"/>
          <w:rPrChange w:id="1129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1293"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29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1295" w:author="Narendra" w:date="2021-08-21T13:02:00Z">
            <w:rPr>
              <w:rFonts w:ascii="inherit" w:eastAsia="Times New Roman" w:hAnsi="inherit" w:cs="Consolas"/>
              <w:b/>
              <w:bCs/>
              <w:color w:val="D171DD"/>
              <w:sz w:val="25"/>
            </w:rPr>
          </w:rPrChange>
        </w:rPr>
        <w:t>byte</w:t>
      </w:r>
      <w:r w:rsidRPr="008C6831">
        <w:rPr>
          <w:rFonts w:ascii="Maiandra GD" w:eastAsia="Times New Roman" w:hAnsi="Maiandra GD" w:cs="Consolas"/>
          <w:b/>
          <w:bCs/>
          <w:color w:val="6B7C8B"/>
          <w:sz w:val="24"/>
          <w:szCs w:val="24"/>
          <w:rPrChange w:id="11296"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1297" w:author="Narendra" w:date="2021-08-21T13:02:00Z">
            <w:rPr>
              <w:rFonts w:ascii="inherit" w:eastAsia="Times New Roman" w:hAnsi="inherit" w:cs="Consolas"/>
              <w:color w:val="CFD5E0"/>
              <w:sz w:val="25"/>
            </w:rPr>
          </w:rPrChange>
        </w:rPr>
        <w:t xml:space="preserve"> secretKeyByteArray = </w:t>
      </w:r>
      <w:r w:rsidRPr="008C6831">
        <w:rPr>
          <w:rFonts w:ascii="Maiandra GD" w:eastAsia="Times New Roman" w:hAnsi="Maiandra GD" w:cs="Consolas"/>
          <w:color w:val="4284AE"/>
          <w:sz w:val="24"/>
          <w:szCs w:val="24"/>
          <w:rPrChange w:id="11298"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11299"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1300" w:author="Narendra" w:date="2021-08-21T13:02:00Z">
            <w:rPr>
              <w:rFonts w:ascii="inherit" w:eastAsia="Times New Roman" w:hAnsi="inherit" w:cs="Consolas"/>
              <w:b/>
              <w:bCs/>
              <w:color w:val="D171DD"/>
              <w:sz w:val="25"/>
            </w:rPr>
          </w:rPrChange>
        </w:rPr>
        <w:t>byte</w:t>
      </w:r>
      <w:r w:rsidRPr="008C6831">
        <w:rPr>
          <w:rFonts w:ascii="Maiandra GD" w:eastAsia="Times New Roman" w:hAnsi="Maiandra GD" w:cs="Consolas"/>
          <w:b/>
          <w:bCs/>
          <w:color w:val="6B7C8B"/>
          <w:sz w:val="24"/>
          <w:szCs w:val="24"/>
          <w:rPrChange w:id="1130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D19A66"/>
          <w:sz w:val="24"/>
          <w:szCs w:val="24"/>
          <w:rPrChange w:id="11302" w:author="Narendra" w:date="2021-08-21T13:02:00Z">
            <w:rPr>
              <w:rFonts w:ascii="inherit" w:eastAsia="Times New Roman" w:hAnsi="inherit" w:cs="Consolas"/>
              <w:color w:val="D19A66"/>
              <w:sz w:val="25"/>
            </w:rPr>
          </w:rPrChange>
        </w:rPr>
        <w:t>32</w:t>
      </w:r>
      <w:r w:rsidRPr="008C6831">
        <w:rPr>
          <w:rFonts w:ascii="Maiandra GD" w:eastAsia="Times New Roman" w:hAnsi="Maiandra GD" w:cs="Consolas"/>
          <w:b/>
          <w:bCs/>
          <w:color w:val="6B7C8B"/>
          <w:sz w:val="24"/>
          <w:szCs w:val="24"/>
          <w:rPrChange w:id="1130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1304"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6B7C8B"/>
          <w:sz w:val="24"/>
          <w:szCs w:val="24"/>
          <w:rPrChange w:id="11305" w:author="Narendra" w:date="2021-08-21T13:02:00Z">
            <w:rPr>
              <w:rFonts w:ascii="inherit" w:eastAsia="Times New Roman" w:hAnsi="inherit" w:cs="Consolas"/>
              <w:color w:val="6B7C8B"/>
              <w:sz w:val="25"/>
            </w:rPr>
          </w:rPrChange>
        </w:rPr>
        <w:t xml:space="preserve"> //256 bit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30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1307" w:author="Narendra" w:date="2021-08-21T13:02:00Z">
            <w:rPr>
              <w:rFonts w:ascii="inherit" w:eastAsia="Times New Roman" w:hAnsi="inherit" w:cs="Consolas"/>
              <w:color w:val="CFD5E0"/>
              <w:sz w:val="25"/>
            </w:rPr>
          </w:rPrChange>
        </w:rPr>
        <w:t>cryptoProvider.</w:t>
      </w:r>
      <w:r w:rsidRPr="008C6831">
        <w:rPr>
          <w:rFonts w:ascii="Maiandra GD" w:eastAsia="Times New Roman" w:hAnsi="Maiandra GD" w:cs="Consolas"/>
          <w:color w:val="4284AE"/>
          <w:sz w:val="24"/>
          <w:szCs w:val="24"/>
          <w:rPrChange w:id="11308" w:author="Narendra" w:date="2021-08-21T13:02:00Z">
            <w:rPr>
              <w:rFonts w:ascii="inherit" w:eastAsia="Times New Roman" w:hAnsi="inherit" w:cs="Consolas"/>
              <w:color w:val="4284AE"/>
              <w:sz w:val="25"/>
            </w:rPr>
          </w:rPrChange>
        </w:rPr>
        <w:t>GetBytes</w:t>
      </w:r>
      <w:r w:rsidRPr="008C6831">
        <w:rPr>
          <w:rFonts w:ascii="Maiandra GD" w:eastAsia="Times New Roman" w:hAnsi="Maiandra GD" w:cs="Consolas"/>
          <w:b/>
          <w:bCs/>
          <w:color w:val="6B7C8B"/>
          <w:sz w:val="24"/>
          <w:szCs w:val="24"/>
          <w:rPrChange w:id="1130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1310" w:author="Narendra" w:date="2021-08-21T13:02:00Z">
            <w:rPr>
              <w:rFonts w:ascii="inherit" w:eastAsia="Times New Roman" w:hAnsi="inherit" w:cs="Consolas"/>
              <w:color w:val="CFD5E0"/>
              <w:sz w:val="25"/>
            </w:rPr>
          </w:rPrChange>
        </w:rPr>
        <w:t>secretKeyByteArray</w:t>
      </w:r>
      <w:r w:rsidRPr="008C6831">
        <w:rPr>
          <w:rFonts w:ascii="Maiandra GD" w:eastAsia="Times New Roman" w:hAnsi="Maiandra GD" w:cs="Consolas"/>
          <w:b/>
          <w:bCs/>
          <w:color w:val="6B7C8B"/>
          <w:sz w:val="24"/>
          <w:szCs w:val="24"/>
          <w:rPrChange w:id="1131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1312"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31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D19252"/>
          <w:sz w:val="24"/>
          <w:szCs w:val="24"/>
          <w:rPrChange w:id="11314" w:author="Narendra" w:date="2021-08-21T13:02:00Z">
            <w:rPr>
              <w:rFonts w:ascii="inherit" w:eastAsia="Times New Roman" w:hAnsi="inherit" w:cs="Consolas"/>
              <w:color w:val="D19252"/>
              <w:sz w:val="25"/>
            </w:rPr>
          </w:rPrChange>
        </w:rPr>
        <w:t>var</w:t>
      </w:r>
      <w:r w:rsidRPr="008C6831">
        <w:rPr>
          <w:rFonts w:ascii="Maiandra GD" w:eastAsia="Times New Roman" w:hAnsi="Maiandra GD" w:cs="Consolas"/>
          <w:color w:val="CFD5E0"/>
          <w:sz w:val="24"/>
          <w:szCs w:val="24"/>
          <w:rPrChange w:id="11315" w:author="Narendra" w:date="2021-08-21T13:02:00Z">
            <w:rPr>
              <w:rFonts w:ascii="inherit" w:eastAsia="Times New Roman" w:hAnsi="inherit" w:cs="Consolas"/>
              <w:color w:val="CFD5E0"/>
              <w:sz w:val="25"/>
            </w:rPr>
          </w:rPrChange>
        </w:rPr>
        <w:t xml:space="preserve"> APIKey = Convert.</w:t>
      </w:r>
      <w:r w:rsidRPr="008C6831">
        <w:rPr>
          <w:rFonts w:ascii="Maiandra GD" w:eastAsia="Times New Roman" w:hAnsi="Maiandra GD" w:cs="Consolas"/>
          <w:color w:val="4284AE"/>
          <w:sz w:val="24"/>
          <w:szCs w:val="24"/>
          <w:rPrChange w:id="11316" w:author="Narendra" w:date="2021-08-21T13:02:00Z">
            <w:rPr>
              <w:rFonts w:ascii="inherit" w:eastAsia="Times New Roman" w:hAnsi="inherit" w:cs="Consolas"/>
              <w:color w:val="4284AE"/>
              <w:sz w:val="25"/>
            </w:rPr>
          </w:rPrChange>
        </w:rPr>
        <w:t>ToBase64String</w:t>
      </w:r>
      <w:r w:rsidRPr="008C6831">
        <w:rPr>
          <w:rFonts w:ascii="Maiandra GD" w:eastAsia="Times New Roman" w:hAnsi="Maiandra GD" w:cs="Consolas"/>
          <w:b/>
          <w:bCs/>
          <w:color w:val="6B7C8B"/>
          <w:sz w:val="24"/>
          <w:szCs w:val="24"/>
          <w:rPrChange w:id="1131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1318" w:author="Narendra" w:date="2021-08-21T13:02:00Z">
            <w:rPr>
              <w:rFonts w:ascii="inherit" w:eastAsia="Times New Roman" w:hAnsi="inherit" w:cs="Consolas"/>
              <w:color w:val="CFD5E0"/>
              <w:sz w:val="25"/>
            </w:rPr>
          </w:rPrChange>
        </w:rPr>
        <w:t>secretKeyByteArray</w:t>
      </w:r>
      <w:r w:rsidRPr="008C6831">
        <w:rPr>
          <w:rFonts w:ascii="Maiandra GD" w:eastAsia="Times New Roman" w:hAnsi="Maiandra GD" w:cs="Consolas"/>
          <w:b/>
          <w:bCs/>
          <w:color w:val="6B7C8B"/>
          <w:sz w:val="24"/>
          <w:szCs w:val="24"/>
          <w:rPrChange w:id="1131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1320"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32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1322"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32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1324" w:author="Narendra" w:date="2021-08-21T13:02:00Z">
            <w:rPr>
              <w:rFonts w:ascii="inherit" w:eastAsia="Times New Roman" w:hAnsi="inherit" w:cs="Consolas"/>
              <w:b/>
              <w:bCs/>
              <w:color w:val="6B7C8B"/>
              <w:sz w:val="25"/>
            </w:rPr>
          </w:rPrChange>
        </w:rPr>
        <w:lastRenderedPageBreak/>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32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1326"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line="384" w:lineRule="atLeast"/>
        <w:textAlignment w:val="baseline"/>
        <w:rPr>
          <w:rFonts w:ascii="Maiandra GD" w:eastAsia="Times New Roman" w:hAnsi="Maiandra GD" w:cs="Consolas"/>
          <w:color w:val="596174"/>
          <w:sz w:val="24"/>
          <w:szCs w:val="24"/>
          <w:rPrChange w:id="1132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1328"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11329"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1330" w:author="Narendra" w:date="2021-08-21T13:02:00Z">
            <w:rPr>
              <w:rFonts w:ascii="Arial" w:eastAsia="Times New Roman" w:hAnsi="Arial" w:cs="Arial"/>
              <w:color w:val="000000"/>
              <w:sz w:val="23"/>
              <w:szCs w:val="23"/>
              <w:bdr w:val="none" w:sz="0" w:space="0" w:color="auto" w:frame="1"/>
            </w:rPr>
          </w:rPrChange>
        </w:rPr>
        <w:t>So for this demo let’s assume that our </w:t>
      </w:r>
      <w:r w:rsidRPr="008C6831">
        <w:rPr>
          <w:rFonts w:ascii="Maiandra GD" w:eastAsia="Times New Roman" w:hAnsi="Maiandra GD" w:cs="Arial"/>
          <w:b/>
          <w:bCs/>
          <w:color w:val="000000"/>
          <w:sz w:val="24"/>
          <w:szCs w:val="24"/>
          <w:rPrChange w:id="11331" w:author="Narendra" w:date="2021-08-21T13:02:00Z">
            <w:rPr>
              <w:rFonts w:ascii="Arial" w:eastAsia="Times New Roman" w:hAnsi="Arial" w:cs="Arial"/>
              <w:b/>
              <w:bCs/>
              <w:color w:val="000000"/>
              <w:sz w:val="23"/>
            </w:rPr>
          </w:rPrChange>
        </w:rPr>
        <w:t>APP ID</w:t>
      </w:r>
      <w:r w:rsidRPr="008C6831">
        <w:rPr>
          <w:rFonts w:ascii="Maiandra GD" w:eastAsia="Times New Roman" w:hAnsi="Maiandra GD" w:cs="Arial"/>
          <w:color w:val="000000"/>
          <w:sz w:val="24"/>
          <w:szCs w:val="24"/>
          <w:bdr w:val="none" w:sz="0" w:space="0" w:color="auto" w:frame="1"/>
          <w:rPrChange w:id="11332" w:author="Narendra" w:date="2021-08-21T13:02:00Z">
            <w:rPr>
              <w:rFonts w:ascii="Arial" w:eastAsia="Times New Roman" w:hAnsi="Arial" w:cs="Arial"/>
              <w:color w:val="000000"/>
              <w:sz w:val="23"/>
              <w:szCs w:val="23"/>
              <w:bdr w:val="none" w:sz="0" w:space="0" w:color="auto" w:frame="1"/>
            </w:rPr>
          </w:rPrChange>
        </w:rPr>
        <w:t> is</w:t>
      </w:r>
      <w:r w:rsidRPr="008C6831">
        <w:rPr>
          <w:rFonts w:ascii="Maiandra GD" w:eastAsia="Times New Roman" w:hAnsi="Maiandra GD" w:cs="Arial"/>
          <w:color w:val="212529"/>
          <w:sz w:val="24"/>
          <w:szCs w:val="24"/>
          <w:bdr w:val="none" w:sz="0" w:space="0" w:color="auto" w:frame="1"/>
          <w:rPrChange w:id="11333" w:author="Narendra" w:date="2021-08-21T13:02:00Z">
            <w:rPr>
              <w:rFonts w:ascii="Arial" w:eastAsia="Times New Roman" w:hAnsi="Arial" w:cs="Arial"/>
              <w:color w:val="212529"/>
              <w:sz w:val="23"/>
              <w:szCs w:val="23"/>
              <w:bdr w:val="none" w:sz="0" w:space="0" w:color="auto" w:frame="1"/>
            </w:rPr>
          </w:rPrChange>
        </w:rPr>
        <w:t> </w:t>
      </w:r>
      <w:r w:rsidRPr="008C6831">
        <w:rPr>
          <w:rFonts w:ascii="Maiandra GD" w:eastAsia="Times New Roman" w:hAnsi="Maiandra GD" w:cs="Arial"/>
          <w:b/>
          <w:bCs/>
          <w:sz w:val="24"/>
          <w:szCs w:val="24"/>
          <w:rPrChange w:id="11334" w:author="Narendra" w:date="2021-08-21T13:02:00Z">
            <w:rPr>
              <w:rFonts w:ascii="Arial" w:eastAsia="Times New Roman" w:hAnsi="Arial" w:cs="Arial"/>
              <w:b/>
              <w:bCs/>
              <w:sz w:val="23"/>
            </w:rPr>
          </w:rPrChange>
        </w:rPr>
        <w:t>65d3a4f0-0239-404c-8394-21b94ff50604</w:t>
      </w:r>
      <w:r w:rsidRPr="008C6831">
        <w:rPr>
          <w:rFonts w:ascii="Maiandra GD" w:eastAsia="Times New Roman" w:hAnsi="Maiandra GD" w:cs="Arial"/>
          <w:color w:val="212529"/>
          <w:sz w:val="24"/>
          <w:szCs w:val="24"/>
          <w:bdr w:val="none" w:sz="0" w:space="0" w:color="auto" w:frame="1"/>
          <w:rPrChange w:id="11335" w:author="Narendra" w:date="2021-08-21T13:02:00Z">
            <w:rPr>
              <w:rFonts w:ascii="Arial" w:eastAsia="Times New Roman" w:hAnsi="Arial" w:cs="Arial"/>
              <w:color w:val="212529"/>
              <w:sz w:val="23"/>
              <w:szCs w:val="23"/>
              <w:bdr w:val="none" w:sz="0" w:space="0" w:color="auto" w:frame="1"/>
            </w:rPr>
          </w:rPrChange>
        </w:rPr>
        <w:t> </w:t>
      </w:r>
      <w:r w:rsidRPr="008C6831">
        <w:rPr>
          <w:rFonts w:ascii="Maiandra GD" w:eastAsia="Times New Roman" w:hAnsi="Maiandra GD" w:cs="Arial"/>
          <w:color w:val="000000"/>
          <w:sz w:val="24"/>
          <w:szCs w:val="24"/>
          <w:bdr w:val="none" w:sz="0" w:space="0" w:color="auto" w:frame="1"/>
          <w:rPrChange w:id="11336" w:author="Narendra" w:date="2021-08-21T13:02:00Z">
            <w:rPr>
              <w:rFonts w:ascii="Arial" w:eastAsia="Times New Roman" w:hAnsi="Arial" w:cs="Arial"/>
              <w:color w:val="000000"/>
              <w:sz w:val="23"/>
              <w:szCs w:val="23"/>
              <w:bdr w:val="none" w:sz="0" w:space="0" w:color="auto" w:frame="1"/>
            </w:rPr>
          </w:rPrChange>
        </w:rPr>
        <w:t>and our </w:t>
      </w:r>
      <w:r w:rsidRPr="008C6831">
        <w:rPr>
          <w:rFonts w:ascii="Maiandra GD" w:eastAsia="Times New Roman" w:hAnsi="Maiandra GD" w:cs="Arial"/>
          <w:b/>
          <w:bCs/>
          <w:color w:val="000000"/>
          <w:sz w:val="24"/>
          <w:szCs w:val="24"/>
          <w:rPrChange w:id="11337" w:author="Narendra" w:date="2021-08-21T13:02:00Z">
            <w:rPr>
              <w:rFonts w:ascii="Arial" w:eastAsia="Times New Roman" w:hAnsi="Arial" w:cs="Arial"/>
              <w:b/>
              <w:bCs/>
              <w:color w:val="000000"/>
              <w:sz w:val="23"/>
            </w:rPr>
          </w:rPrChange>
        </w:rPr>
        <w:t>API Key</w:t>
      </w:r>
      <w:r w:rsidRPr="008C6831">
        <w:rPr>
          <w:rFonts w:ascii="Maiandra GD" w:eastAsia="Times New Roman" w:hAnsi="Maiandra GD" w:cs="Arial"/>
          <w:color w:val="000000"/>
          <w:sz w:val="24"/>
          <w:szCs w:val="24"/>
          <w:bdr w:val="none" w:sz="0" w:space="0" w:color="auto" w:frame="1"/>
          <w:rPrChange w:id="11338" w:author="Narendra" w:date="2021-08-21T13:02:00Z">
            <w:rPr>
              <w:rFonts w:ascii="Arial" w:eastAsia="Times New Roman" w:hAnsi="Arial" w:cs="Arial"/>
              <w:color w:val="000000"/>
              <w:sz w:val="23"/>
              <w:szCs w:val="23"/>
              <w:bdr w:val="none" w:sz="0" w:space="0" w:color="auto" w:frame="1"/>
            </w:rPr>
          </w:rPrChange>
        </w:rPr>
        <w:t> is</w:t>
      </w:r>
      <w:r w:rsidRPr="008C6831">
        <w:rPr>
          <w:rFonts w:ascii="Maiandra GD" w:eastAsia="Times New Roman" w:hAnsi="Maiandra GD" w:cs="Arial"/>
          <w:color w:val="212529"/>
          <w:sz w:val="24"/>
          <w:szCs w:val="24"/>
          <w:bdr w:val="none" w:sz="0" w:space="0" w:color="auto" w:frame="1"/>
          <w:rPrChange w:id="11339" w:author="Narendra" w:date="2021-08-21T13:02:00Z">
            <w:rPr>
              <w:rFonts w:ascii="Arial" w:eastAsia="Times New Roman" w:hAnsi="Arial" w:cs="Arial"/>
              <w:color w:val="212529"/>
              <w:sz w:val="23"/>
              <w:szCs w:val="23"/>
              <w:bdr w:val="none" w:sz="0" w:space="0" w:color="auto" w:frame="1"/>
            </w:rPr>
          </w:rPrChange>
        </w:rPr>
        <w:t> </w:t>
      </w:r>
      <w:r w:rsidRPr="008C6831">
        <w:rPr>
          <w:rFonts w:ascii="Maiandra GD" w:eastAsia="Times New Roman" w:hAnsi="Maiandra GD" w:cs="Arial"/>
          <w:b/>
          <w:bCs/>
          <w:sz w:val="24"/>
          <w:szCs w:val="24"/>
          <w:rPrChange w:id="11340" w:author="Narendra" w:date="2021-08-21T13:02:00Z">
            <w:rPr>
              <w:rFonts w:ascii="Arial" w:eastAsia="Times New Roman" w:hAnsi="Arial" w:cs="Arial"/>
              <w:b/>
              <w:bCs/>
              <w:sz w:val="23"/>
            </w:rPr>
          </w:rPrChange>
        </w:rPr>
        <w:t>WLUEWeL3so2hdHhHM5ZYnvzsOUBzSGH4+T3EgrQ91KI=</w:t>
      </w:r>
      <w:r w:rsidRPr="008C6831">
        <w:rPr>
          <w:rFonts w:ascii="Maiandra GD" w:eastAsia="Times New Roman" w:hAnsi="Maiandra GD" w:cs="Arial"/>
          <w:color w:val="212529"/>
          <w:sz w:val="24"/>
          <w:szCs w:val="24"/>
          <w:bdr w:val="none" w:sz="0" w:space="0" w:color="auto" w:frame="1"/>
          <w:rPrChange w:id="11341" w:author="Narendra" w:date="2021-08-21T13:02:00Z">
            <w:rPr>
              <w:rFonts w:ascii="Arial" w:eastAsia="Times New Roman" w:hAnsi="Arial" w:cs="Arial"/>
              <w:color w:val="212529"/>
              <w:sz w:val="23"/>
              <w:szCs w:val="23"/>
              <w:bdr w:val="none" w:sz="0" w:space="0" w:color="auto" w:frame="1"/>
            </w:rPr>
          </w:rPrChange>
        </w:rPr>
        <w:t> </w:t>
      </w:r>
      <w:r w:rsidRPr="008C6831">
        <w:rPr>
          <w:rFonts w:ascii="Maiandra GD" w:eastAsia="Times New Roman" w:hAnsi="Maiandra GD" w:cs="Arial"/>
          <w:color w:val="000000"/>
          <w:sz w:val="24"/>
          <w:szCs w:val="24"/>
          <w:bdr w:val="none" w:sz="0" w:space="0" w:color="auto" w:frame="1"/>
          <w:rPrChange w:id="11342" w:author="Narendra" w:date="2021-08-21T13:02:00Z">
            <w:rPr>
              <w:rFonts w:ascii="Arial" w:eastAsia="Times New Roman" w:hAnsi="Arial" w:cs="Arial"/>
              <w:color w:val="000000"/>
              <w:sz w:val="23"/>
              <w:szCs w:val="23"/>
              <w:bdr w:val="none" w:sz="0" w:space="0" w:color="auto" w:frame="1"/>
            </w:rPr>
          </w:rPrChange>
        </w:rPr>
        <w:t>and we also assume that we have provided these two Keys to our client using a secure channel.</w:t>
      </w:r>
    </w:p>
    <w:p w:rsidR="003B08DB" w:rsidRPr="008C6831" w:rsidRDefault="003B08DB" w:rsidP="003B08DB">
      <w:pPr>
        <w:shd w:val="clear" w:color="auto" w:fill="FFFFFF"/>
        <w:spacing w:after="0" w:line="240" w:lineRule="auto"/>
        <w:jc w:val="both"/>
        <w:textAlignment w:val="baseline"/>
        <w:outlineLvl w:val="4"/>
        <w:rPr>
          <w:rFonts w:ascii="Maiandra GD" w:eastAsia="Times New Roman" w:hAnsi="Maiandra GD" w:cs="Segoe UI"/>
          <w:color w:val="3A3A3A"/>
          <w:sz w:val="24"/>
          <w:szCs w:val="24"/>
          <w:rPrChange w:id="11343" w:author="Narendra" w:date="2021-08-21T13:02:00Z">
            <w:rPr>
              <w:rFonts w:ascii="Segoe UI" w:eastAsia="Times New Roman" w:hAnsi="Segoe UI" w:cs="Segoe UI"/>
              <w:color w:val="3A3A3A"/>
              <w:sz w:val="20"/>
              <w:szCs w:val="20"/>
            </w:rPr>
          </w:rPrChange>
        </w:rPr>
      </w:pPr>
      <w:r w:rsidRPr="008C6831">
        <w:rPr>
          <w:rFonts w:ascii="Maiandra GD" w:eastAsia="Times New Roman" w:hAnsi="Maiandra GD" w:cs="Arial"/>
          <w:b/>
          <w:bCs/>
          <w:color w:val="000000"/>
          <w:sz w:val="24"/>
          <w:szCs w:val="24"/>
          <w:rPrChange w:id="11344" w:author="Narendra" w:date="2021-08-21T13:02:00Z">
            <w:rPr>
              <w:rFonts w:ascii="Arial" w:eastAsia="Times New Roman" w:hAnsi="Arial" w:cs="Arial"/>
              <w:b/>
              <w:bCs/>
              <w:color w:val="000000"/>
              <w:sz w:val="27"/>
            </w:rPr>
          </w:rPrChange>
        </w:rPr>
        <w:t>Section2: Building the Client Application</w:t>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11345"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1346" w:author="Narendra" w:date="2021-08-21T13:02:00Z">
            <w:rPr>
              <w:rFonts w:ascii="Arial" w:eastAsia="Times New Roman" w:hAnsi="Arial" w:cs="Arial"/>
              <w:color w:val="000000"/>
              <w:sz w:val="23"/>
              <w:szCs w:val="23"/>
              <w:bdr w:val="none" w:sz="0" w:space="0" w:color="auto" w:frame="1"/>
            </w:rPr>
          </w:rPrChange>
        </w:rPr>
        <w:t>In this section, we are going to create the client application (Console Application) which will use HMAC Authentication. Let’s discuss the step by step process to achieve this.</w:t>
      </w:r>
    </w:p>
    <w:p w:rsidR="003B08DB" w:rsidRPr="008C6831" w:rsidRDefault="003B08DB" w:rsidP="003B08DB">
      <w:pPr>
        <w:shd w:val="clear" w:color="auto" w:fill="FFFFFF"/>
        <w:spacing w:after="0" w:line="240" w:lineRule="auto"/>
        <w:jc w:val="both"/>
        <w:textAlignment w:val="baseline"/>
        <w:outlineLvl w:val="5"/>
        <w:rPr>
          <w:rFonts w:ascii="Maiandra GD" w:eastAsia="Times New Roman" w:hAnsi="Maiandra GD" w:cs="Segoe UI"/>
          <w:color w:val="3A3A3A"/>
          <w:sz w:val="24"/>
          <w:szCs w:val="24"/>
          <w:rPrChange w:id="11347" w:author="Narendra" w:date="2021-08-21T13:02:00Z">
            <w:rPr>
              <w:rFonts w:ascii="Segoe UI" w:eastAsia="Times New Roman" w:hAnsi="Segoe UI" w:cs="Segoe UI"/>
              <w:color w:val="3A3A3A"/>
              <w:sz w:val="15"/>
              <w:szCs w:val="15"/>
            </w:rPr>
          </w:rPrChange>
        </w:rPr>
      </w:pPr>
      <w:r w:rsidRPr="008C6831">
        <w:rPr>
          <w:rFonts w:ascii="Maiandra GD" w:eastAsia="Times New Roman" w:hAnsi="Maiandra GD" w:cs="Arial"/>
          <w:b/>
          <w:bCs/>
          <w:color w:val="000000"/>
          <w:sz w:val="24"/>
          <w:szCs w:val="24"/>
          <w:rPrChange w:id="11348" w:author="Narendra" w:date="2021-08-21T13:02:00Z">
            <w:rPr>
              <w:rFonts w:ascii="Arial" w:eastAsia="Times New Roman" w:hAnsi="Arial" w:cs="Arial"/>
              <w:b/>
              <w:bCs/>
              <w:color w:val="000000"/>
              <w:sz w:val="23"/>
            </w:rPr>
          </w:rPrChange>
        </w:rPr>
        <w:t>Step1: Creating a Console Application and installing the necessary Packages from NuGet</w:t>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11349"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1350" w:author="Narendra" w:date="2021-08-21T13:02:00Z">
            <w:rPr>
              <w:rFonts w:ascii="Arial" w:eastAsia="Times New Roman" w:hAnsi="Arial" w:cs="Arial"/>
              <w:color w:val="000000"/>
              <w:sz w:val="23"/>
              <w:szCs w:val="23"/>
              <w:bdr w:val="none" w:sz="0" w:space="0" w:color="auto" w:frame="1"/>
            </w:rPr>
          </w:rPrChange>
        </w:rPr>
        <w:t>Create a new console application with the name </w:t>
      </w:r>
      <w:r w:rsidRPr="008C6831">
        <w:rPr>
          <w:rFonts w:ascii="Maiandra GD" w:eastAsia="Times New Roman" w:hAnsi="Maiandra GD" w:cs="Arial"/>
          <w:b/>
          <w:bCs/>
          <w:color w:val="000000"/>
          <w:sz w:val="24"/>
          <w:szCs w:val="24"/>
          <w:rPrChange w:id="11351" w:author="Narendra" w:date="2021-08-21T13:02:00Z">
            <w:rPr>
              <w:rFonts w:ascii="Arial" w:eastAsia="Times New Roman" w:hAnsi="Arial" w:cs="Arial"/>
              <w:b/>
              <w:bCs/>
              <w:color w:val="000000"/>
              <w:sz w:val="23"/>
            </w:rPr>
          </w:rPrChange>
        </w:rPr>
        <w:t>HMACClient</w:t>
      </w:r>
      <w:r w:rsidRPr="008C6831">
        <w:rPr>
          <w:rFonts w:ascii="Maiandra GD" w:eastAsia="Times New Roman" w:hAnsi="Maiandra GD" w:cs="Arial"/>
          <w:color w:val="000000"/>
          <w:sz w:val="24"/>
          <w:szCs w:val="24"/>
          <w:bdr w:val="none" w:sz="0" w:space="0" w:color="auto" w:frame="1"/>
          <w:rPrChange w:id="11352" w:author="Narendra" w:date="2021-08-21T13:02:00Z">
            <w:rPr>
              <w:rFonts w:ascii="Arial" w:eastAsia="Times New Roman" w:hAnsi="Arial" w:cs="Arial"/>
              <w:color w:val="000000"/>
              <w:sz w:val="23"/>
              <w:szCs w:val="23"/>
              <w:bdr w:val="none" w:sz="0" w:space="0" w:color="auto" w:frame="1"/>
            </w:rPr>
          </w:rPrChange>
        </w:rPr>
        <w:t>, and then install the following package which will help us to issue HTTP requests to the server.</w:t>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11353"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sz w:val="24"/>
          <w:szCs w:val="24"/>
          <w:rPrChange w:id="11354" w:author="Narendra" w:date="2021-08-21T13:02:00Z">
            <w:rPr>
              <w:rFonts w:ascii="Arial" w:eastAsia="Times New Roman" w:hAnsi="Arial" w:cs="Arial"/>
              <w:b/>
              <w:bCs/>
              <w:sz w:val="23"/>
            </w:rPr>
          </w:rPrChange>
        </w:rPr>
        <w:t>Install-Package Microsoft.AspNet.WebApi.Client -Version 5.2.7</w:t>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11355"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1356" w:author="Narendra" w:date="2021-08-21T13:02:00Z">
            <w:rPr>
              <w:rFonts w:ascii="Arial" w:eastAsia="Times New Roman" w:hAnsi="Arial" w:cs="Arial"/>
              <w:color w:val="000000"/>
              <w:sz w:val="23"/>
              <w:szCs w:val="23"/>
              <w:bdr w:val="none" w:sz="0" w:space="0" w:color="auto" w:frame="1"/>
            </w:rPr>
          </w:rPrChange>
        </w:rPr>
        <w:t>You also need to include a reference to the </w:t>
      </w:r>
      <w:r w:rsidRPr="008C6831">
        <w:rPr>
          <w:rFonts w:ascii="Maiandra GD" w:eastAsia="Times New Roman" w:hAnsi="Maiandra GD" w:cs="Arial"/>
          <w:b/>
          <w:bCs/>
          <w:color w:val="000000"/>
          <w:sz w:val="24"/>
          <w:szCs w:val="24"/>
          <w:rPrChange w:id="11357" w:author="Narendra" w:date="2021-08-21T13:02:00Z">
            <w:rPr>
              <w:rFonts w:ascii="Arial" w:eastAsia="Times New Roman" w:hAnsi="Arial" w:cs="Arial"/>
              <w:b/>
              <w:bCs/>
              <w:color w:val="000000"/>
              <w:sz w:val="23"/>
            </w:rPr>
          </w:rPrChange>
        </w:rPr>
        <w:t>System.Web</w:t>
      </w:r>
      <w:r w:rsidRPr="008C6831">
        <w:rPr>
          <w:rFonts w:ascii="Maiandra GD" w:eastAsia="Times New Roman" w:hAnsi="Maiandra GD" w:cs="Arial"/>
          <w:color w:val="000000"/>
          <w:sz w:val="24"/>
          <w:szCs w:val="24"/>
          <w:bdr w:val="none" w:sz="0" w:space="0" w:color="auto" w:frame="1"/>
          <w:rPrChange w:id="11358" w:author="Narendra" w:date="2021-08-21T13:02:00Z">
            <w:rPr>
              <w:rFonts w:ascii="Arial" w:eastAsia="Times New Roman" w:hAnsi="Arial" w:cs="Arial"/>
              <w:color w:val="000000"/>
              <w:sz w:val="23"/>
              <w:szCs w:val="23"/>
              <w:bdr w:val="none" w:sz="0" w:space="0" w:color="auto" w:frame="1"/>
            </w:rPr>
          </w:rPrChange>
        </w:rPr>
        <w:t> dll. To do so, right-click on your project in the Solution Explorer and choose Add Reference and then search for </w:t>
      </w:r>
      <w:r w:rsidRPr="008C6831">
        <w:rPr>
          <w:rFonts w:ascii="Maiandra GD" w:eastAsia="Times New Roman" w:hAnsi="Maiandra GD" w:cs="Arial"/>
          <w:b/>
          <w:bCs/>
          <w:color w:val="000000"/>
          <w:sz w:val="24"/>
          <w:szCs w:val="24"/>
          <w:rPrChange w:id="11359" w:author="Narendra" w:date="2021-08-21T13:02:00Z">
            <w:rPr>
              <w:rFonts w:ascii="Arial" w:eastAsia="Times New Roman" w:hAnsi="Arial" w:cs="Arial"/>
              <w:b/>
              <w:bCs/>
              <w:color w:val="000000"/>
              <w:sz w:val="23"/>
            </w:rPr>
          </w:rPrChange>
        </w:rPr>
        <w:t>System.Web </w:t>
      </w:r>
      <w:r w:rsidRPr="008C6831">
        <w:rPr>
          <w:rFonts w:ascii="Maiandra GD" w:eastAsia="Times New Roman" w:hAnsi="Maiandra GD" w:cs="Arial"/>
          <w:color w:val="000000"/>
          <w:sz w:val="24"/>
          <w:szCs w:val="24"/>
          <w:bdr w:val="none" w:sz="0" w:space="0" w:color="auto" w:frame="1"/>
          <w:rPrChange w:id="11360" w:author="Narendra" w:date="2021-08-21T13:02:00Z">
            <w:rPr>
              <w:rFonts w:ascii="Arial" w:eastAsia="Times New Roman" w:hAnsi="Arial" w:cs="Arial"/>
              <w:color w:val="000000"/>
              <w:sz w:val="23"/>
              <w:szCs w:val="23"/>
              <w:bdr w:val="none" w:sz="0" w:space="0" w:color="auto" w:frame="1"/>
            </w:rPr>
          </w:rPrChange>
        </w:rPr>
        <w:t>and add that reference as shown in the below image.</w:t>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11361"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noProof/>
          <w:color w:val="212529"/>
          <w:sz w:val="24"/>
          <w:szCs w:val="24"/>
          <w:bdr w:val="none" w:sz="0" w:space="0" w:color="auto" w:frame="1"/>
          <w:rPrChange w:id="11362" w:author="Narendra" w:date="2021-08-21T13:02:00Z">
            <w:rPr>
              <w:rFonts w:ascii="Arial" w:eastAsia="Times New Roman" w:hAnsi="Arial" w:cs="Arial"/>
              <w:noProof/>
              <w:color w:val="212529"/>
              <w:sz w:val="23"/>
              <w:szCs w:val="23"/>
              <w:bdr w:val="none" w:sz="0" w:space="0" w:color="auto" w:frame="1"/>
            </w:rPr>
          </w:rPrChange>
        </w:rPr>
        <w:drawing>
          <wp:inline distT="0" distB="0" distL="0" distR="0">
            <wp:extent cx="5905500" cy="2933700"/>
            <wp:effectExtent l="19050" t="0" r="0" b="0"/>
            <wp:docPr id="166" name="Picture 166" descr="HMAC Authentication in ASP.NET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MAC Authentication in ASP.NET WEB API"/>
                    <pic:cNvPicPr>
                      <a:picLocks noChangeAspect="1" noChangeArrowheads="1"/>
                    </pic:cNvPicPr>
                  </pic:nvPicPr>
                  <pic:blipFill>
                    <a:blip r:embed="rId82"/>
                    <a:srcRect/>
                    <a:stretch>
                      <a:fillRect/>
                    </a:stretch>
                  </pic:blipFill>
                  <pic:spPr bwMode="auto">
                    <a:xfrm>
                      <a:off x="0" y="0"/>
                      <a:ext cx="5905500" cy="2933700"/>
                    </a:xfrm>
                    <a:prstGeom prst="rect">
                      <a:avLst/>
                    </a:prstGeom>
                    <a:noFill/>
                    <a:ln w="9525">
                      <a:noFill/>
                      <a:miter lim="800000"/>
                      <a:headEnd/>
                      <a:tailEnd/>
                    </a:ln>
                  </pic:spPr>
                </pic:pic>
              </a:graphicData>
            </a:graphic>
          </wp:inline>
        </w:drawing>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11363"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1364" w:author="Narendra" w:date="2021-08-21T13:02:00Z">
            <w:rPr>
              <w:rFonts w:ascii="Arial" w:eastAsia="Times New Roman" w:hAnsi="Arial" w:cs="Arial"/>
              <w:color w:val="000000"/>
              <w:sz w:val="23"/>
              <w:szCs w:val="23"/>
              <w:bdr w:val="none" w:sz="0" w:space="0" w:color="auto" w:frame="1"/>
            </w:rPr>
          </w:rPrChange>
        </w:rPr>
        <w:t>We also need the </w:t>
      </w:r>
      <w:r w:rsidRPr="008C6831">
        <w:rPr>
          <w:rFonts w:ascii="Maiandra GD" w:eastAsia="Times New Roman" w:hAnsi="Maiandra GD" w:cs="Arial"/>
          <w:b/>
          <w:bCs/>
          <w:color w:val="000000"/>
          <w:sz w:val="24"/>
          <w:szCs w:val="24"/>
          <w:rPrChange w:id="11365" w:author="Narendra" w:date="2021-08-21T13:02:00Z">
            <w:rPr>
              <w:rFonts w:ascii="Arial" w:eastAsia="Times New Roman" w:hAnsi="Arial" w:cs="Arial"/>
              <w:b/>
              <w:bCs/>
              <w:color w:val="000000"/>
              <w:sz w:val="23"/>
            </w:rPr>
          </w:rPrChange>
        </w:rPr>
        <w:t>System.Runtime.Caching</w:t>
      </w:r>
      <w:r w:rsidRPr="008C6831">
        <w:rPr>
          <w:rFonts w:ascii="Maiandra GD" w:eastAsia="Times New Roman" w:hAnsi="Maiandra GD" w:cs="Arial"/>
          <w:color w:val="000000"/>
          <w:sz w:val="24"/>
          <w:szCs w:val="24"/>
          <w:bdr w:val="none" w:sz="0" w:space="0" w:color="auto" w:frame="1"/>
          <w:rPrChange w:id="11366" w:author="Narendra" w:date="2021-08-21T13:02:00Z">
            <w:rPr>
              <w:rFonts w:ascii="Arial" w:eastAsia="Times New Roman" w:hAnsi="Arial" w:cs="Arial"/>
              <w:color w:val="000000"/>
              <w:sz w:val="23"/>
              <w:szCs w:val="23"/>
              <w:bdr w:val="none" w:sz="0" w:space="0" w:color="auto" w:frame="1"/>
            </w:rPr>
          </w:rPrChange>
        </w:rPr>
        <w:t> library for storing the data in cache memory. To do so, right-click on your project in the Solution Explorer and choose Add Reference and then search for </w:t>
      </w:r>
      <w:r w:rsidRPr="008C6831">
        <w:rPr>
          <w:rFonts w:ascii="Maiandra GD" w:eastAsia="Times New Roman" w:hAnsi="Maiandra GD" w:cs="Arial"/>
          <w:b/>
          <w:bCs/>
          <w:color w:val="000000"/>
          <w:sz w:val="24"/>
          <w:szCs w:val="24"/>
          <w:rPrChange w:id="11367" w:author="Narendra" w:date="2021-08-21T13:02:00Z">
            <w:rPr>
              <w:rFonts w:ascii="Arial" w:eastAsia="Times New Roman" w:hAnsi="Arial" w:cs="Arial"/>
              <w:b/>
              <w:bCs/>
              <w:color w:val="000000"/>
              <w:sz w:val="23"/>
            </w:rPr>
          </w:rPrChange>
        </w:rPr>
        <w:t>System.Runtime.Caching</w:t>
      </w:r>
      <w:r w:rsidRPr="008C6831">
        <w:rPr>
          <w:rFonts w:ascii="Maiandra GD" w:eastAsia="Times New Roman" w:hAnsi="Maiandra GD" w:cs="Arial"/>
          <w:color w:val="000000"/>
          <w:sz w:val="24"/>
          <w:szCs w:val="24"/>
          <w:bdr w:val="none" w:sz="0" w:space="0" w:color="auto" w:frame="1"/>
          <w:rPrChange w:id="11368" w:author="Narendra" w:date="2021-08-21T13:02:00Z">
            <w:rPr>
              <w:rFonts w:ascii="Arial" w:eastAsia="Times New Roman" w:hAnsi="Arial" w:cs="Arial"/>
              <w:color w:val="000000"/>
              <w:sz w:val="23"/>
              <w:szCs w:val="23"/>
              <w:bdr w:val="none" w:sz="0" w:space="0" w:color="auto" w:frame="1"/>
            </w:rPr>
          </w:rPrChange>
        </w:rPr>
        <w:t> and then add that reference as shown in the below image.</w:t>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11369"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noProof/>
          <w:color w:val="212529"/>
          <w:sz w:val="24"/>
          <w:szCs w:val="24"/>
          <w:bdr w:val="none" w:sz="0" w:space="0" w:color="auto" w:frame="1"/>
          <w:rPrChange w:id="11370" w:author="Narendra" w:date="2021-08-21T13:02:00Z">
            <w:rPr>
              <w:rFonts w:ascii="Arial" w:eastAsia="Times New Roman" w:hAnsi="Arial" w:cs="Arial"/>
              <w:noProof/>
              <w:color w:val="212529"/>
              <w:sz w:val="23"/>
              <w:szCs w:val="23"/>
              <w:bdr w:val="none" w:sz="0" w:space="0" w:color="auto" w:frame="1"/>
            </w:rPr>
          </w:rPrChange>
        </w:rPr>
        <w:lastRenderedPageBreak/>
        <w:drawing>
          <wp:inline distT="0" distB="0" distL="0" distR="0">
            <wp:extent cx="5572125" cy="2781300"/>
            <wp:effectExtent l="19050" t="0" r="9525" b="0"/>
            <wp:docPr id="167" name="Picture 167" descr="HMAC Authentication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MAC Authentication in C#"/>
                    <pic:cNvPicPr>
                      <a:picLocks noChangeAspect="1" noChangeArrowheads="1"/>
                    </pic:cNvPicPr>
                  </pic:nvPicPr>
                  <pic:blipFill>
                    <a:blip r:embed="rId83"/>
                    <a:srcRect/>
                    <a:stretch>
                      <a:fillRect/>
                    </a:stretch>
                  </pic:blipFill>
                  <pic:spPr bwMode="auto">
                    <a:xfrm>
                      <a:off x="0" y="0"/>
                      <a:ext cx="5572125" cy="2781300"/>
                    </a:xfrm>
                    <a:prstGeom prst="rect">
                      <a:avLst/>
                    </a:prstGeom>
                    <a:noFill/>
                    <a:ln w="9525">
                      <a:noFill/>
                      <a:miter lim="800000"/>
                      <a:headEnd/>
                      <a:tailEnd/>
                    </a:ln>
                  </pic:spPr>
                </pic:pic>
              </a:graphicData>
            </a:graphic>
          </wp:inline>
        </w:drawing>
      </w:r>
    </w:p>
    <w:p w:rsidR="003B08DB" w:rsidRPr="008C6831" w:rsidRDefault="003B08DB" w:rsidP="003B08DB">
      <w:pPr>
        <w:shd w:val="clear" w:color="auto" w:fill="FFFFFF"/>
        <w:spacing w:after="0" w:line="240" w:lineRule="auto"/>
        <w:jc w:val="both"/>
        <w:textAlignment w:val="baseline"/>
        <w:outlineLvl w:val="4"/>
        <w:rPr>
          <w:rFonts w:ascii="Maiandra GD" w:eastAsia="Times New Roman" w:hAnsi="Maiandra GD" w:cs="Segoe UI"/>
          <w:color w:val="3A3A3A"/>
          <w:sz w:val="24"/>
          <w:szCs w:val="24"/>
          <w:rPrChange w:id="11371" w:author="Narendra" w:date="2021-08-21T13:02:00Z">
            <w:rPr>
              <w:rFonts w:ascii="Segoe UI" w:eastAsia="Times New Roman" w:hAnsi="Segoe UI" w:cs="Segoe UI"/>
              <w:color w:val="3A3A3A"/>
              <w:sz w:val="20"/>
              <w:szCs w:val="20"/>
            </w:rPr>
          </w:rPrChange>
        </w:rPr>
      </w:pPr>
      <w:r w:rsidRPr="008C6831">
        <w:rPr>
          <w:rFonts w:ascii="Maiandra GD" w:eastAsia="Times New Roman" w:hAnsi="Maiandra GD" w:cs="Arial"/>
          <w:b/>
          <w:bCs/>
          <w:color w:val="000000"/>
          <w:sz w:val="24"/>
          <w:szCs w:val="24"/>
          <w:rPrChange w:id="11372" w:author="Narendra" w:date="2021-08-21T13:02:00Z">
            <w:rPr>
              <w:rFonts w:ascii="Arial" w:eastAsia="Times New Roman" w:hAnsi="Arial" w:cs="Arial"/>
              <w:b/>
              <w:bCs/>
              <w:color w:val="000000"/>
              <w:sz w:val="27"/>
            </w:rPr>
          </w:rPrChange>
        </w:rPr>
        <w:t>Step2: Adding the Model Classes</w:t>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11373"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1374" w:author="Narendra" w:date="2021-08-21T13:02:00Z">
            <w:rPr>
              <w:rFonts w:ascii="Arial" w:eastAsia="Times New Roman" w:hAnsi="Arial" w:cs="Arial"/>
              <w:color w:val="000000"/>
              <w:sz w:val="23"/>
              <w:szCs w:val="23"/>
              <w:bdr w:val="none" w:sz="0" w:space="0" w:color="auto" w:frame="1"/>
            </w:rPr>
          </w:rPrChange>
        </w:rPr>
        <w:t>In our client application, we will make use of HTTP Post request in order to show how we can include the request body within the HMAC Signature. So. add a class file with the name “</w:t>
      </w:r>
      <w:r w:rsidRPr="008C6831">
        <w:rPr>
          <w:rFonts w:ascii="Maiandra GD" w:eastAsia="Times New Roman" w:hAnsi="Maiandra GD" w:cs="Arial"/>
          <w:b/>
          <w:bCs/>
          <w:color w:val="000000"/>
          <w:sz w:val="24"/>
          <w:szCs w:val="24"/>
          <w:rPrChange w:id="11375" w:author="Narendra" w:date="2021-08-21T13:02:00Z">
            <w:rPr>
              <w:rFonts w:ascii="Arial" w:eastAsia="Times New Roman" w:hAnsi="Arial" w:cs="Arial"/>
              <w:b/>
              <w:bCs/>
              <w:color w:val="000000"/>
              <w:sz w:val="23"/>
            </w:rPr>
          </w:rPrChange>
        </w:rPr>
        <w:t>Order</w:t>
      </w:r>
      <w:r w:rsidRPr="008C6831">
        <w:rPr>
          <w:rFonts w:ascii="Maiandra GD" w:eastAsia="Times New Roman" w:hAnsi="Maiandra GD" w:cs="Arial"/>
          <w:color w:val="000000"/>
          <w:sz w:val="24"/>
          <w:szCs w:val="24"/>
          <w:bdr w:val="none" w:sz="0" w:space="0" w:color="auto" w:frame="1"/>
          <w:rPrChange w:id="11376" w:author="Narendra" w:date="2021-08-21T13:02:00Z">
            <w:rPr>
              <w:rFonts w:ascii="Arial" w:eastAsia="Times New Roman" w:hAnsi="Arial" w:cs="Arial"/>
              <w:color w:val="000000"/>
              <w:sz w:val="23"/>
              <w:szCs w:val="23"/>
              <w:bdr w:val="none" w:sz="0" w:space="0" w:color="auto" w:frame="1"/>
            </w:rPr>
          </w:rPrChange>
        </w:rPr>
        <w:t>” and then copy and paste the following code:</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37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1378"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11379" w:author="Narendra" w:date="2021-08-21T13:02:00Z">
            <w:rPr>
              <w:rFonts w:ascii="inherit" w:eastAsia="Times New Roman" w:hAnsi="inherit" w:cs="Consolas"/>
              <w:i/>
              <w:iCs/>
              <w:color w:val="4284AE"/>
              <w:sz w:val="25"/>
            </w:rPr>
          </w:rPrChange>
        </w:rPr>
        <w:t>System;</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38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1381" w:author="Narendra" w:date="2021-08-21T13:02:00Z">
            <w:rPr>
              <w:rFonts w:ascii="inherit" w:eastAsia="Times New Roman" w:hAnsi="inherit" w:cs="Consolas"/>
              <w:b/>
              <w:bCs/>
              <w:color w:val="D171DD"/>
              <w:sz w:val="25"/>
            </w:rPr>
          </w:rPrChange>
        </w:rPr>
        <w:t xml:space="preserve">namespace </w:t>
      </w:r>
      <w:r w:rsidRPr="008C6831">
        <w:rPr>
          <w:rFonts w:ascii="Maiandra GD" w:eastAsia="Times New Roman" w:hAnsi="Maiandra GD" w:cs="Consolas"/>
          <w:i/>
          <w:iCs/>
          <w:color w:val="4284AE"/>
          <w:sz w:val="24"/>
          <w:szCs w:val="24"/>
          <w:rPrChange w:id="11382" w:author="Narendra" w:date="2021-08-21T13:02:00Z">
            <w:rPr>
              <w:rFonts w:ascii="inherit" w:eastAsia="Times New Roman" w:hAnsi="inherit" w:cs="Consolas"/>
              <w:i/>
              <w:iCs/>
              <w:color w:val="4284AE"/>
              <w:sz w:val="25"/>
            </w:rPr>
          </w:rPrChange>
        </w:rPr>
        <w:t>HMACClient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38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1384"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38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1386"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11387"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1388" w:author="Narendra" w:date="2021-08-21T13:02:00Z">
            <w:rPr>
              <w:rFonts w:ascii="inherit" w:eastAsia="Times New Roman" w:hAnsi="inherit" w:cs="Consolas"/>
              <w:b/>
              <w:bCs/>
              <w:color w:val="D171DD"/>
              <w:sz w:val="25"/>
            </w:rPr>
          </w:rPrChange>
        </w:rPr>
        <w:t>class</w:t>
      </w:r>
      <w:r w:rsidRPr="008C6831">
        <w:rPr>
          <w:rFonts w:ascii="Maiandra GD" w:eastAsia="Times New Roman" w:hAnsi="Maiandra GD" w:cs="Consolas"/>
          <w:color w:val="CFD5E0"/>
          <w:sz w:val="24"/>
          <w:szCs w:val="24"/>
          <w:rPrChange w:id="11389" w:author="Narendra" w:date="2021-08-21T13:02:00Z">
            <w:rPr>
              <w:rFonts w:ascii="inherit" w:eastAsia="Times New Roman" w:hAnsi="inherit" w:cs="Consolas"/>
              <w:color w:val="CFD5E0"/>
              <w:sz w:val="25"/>
            </w:rPr>
          </w:rPrChange>
        </w:rPr>
        <w:t xml:space="preserve"> Order</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39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1391"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39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1393"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11394"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1395" w:author="Narendra" w:date="2021-08-21T13:02:00Z">
            <w:rPr>
              <w:rFonts w:ascii="inherit" w:eastAsia="Times New Roman" w:hAnsi="inherit" w:cs="Consolas"/>
              <w:b/>
              <w:bCs/>
              <w:color w:val="D171DD"/>
              <w:sz w:val="25"/>
            </w:rPr>
          </w:rPrChange>
        </w:rPr>
        <w:t>int</w:t>
      </w:r>
      <w:r w:rsidRPr="008C6831">
        <w:rPr>
          <w:rFonts w:ascii="Maiandra GD" w:eastAsia="Times New Roman" w:hAnsi="Maiandra GD" w:cs="Consolas"/>
          <w:color w:val="CFD5E0"/>
          <w:sz w:val="24"/>
          <w:szCs w:val="24"/>
          <w:rPrChange w:id="11396" w:author="Narendra" w:date="2021-08-21T13:02:00Z">
            <w:rPr>
              <w:rFonts w:ascii="inherit" w:eastAsia="Times New Roman" w:hAnsi="inherit" w:cs="Consolas"/>
              <w:color w:val="CFD5E0"/>
              <w:sz w:val="25"/>
            </w:rPr>
          </w:rPrChange>
        </w:rPr>
        <w:t xml:space="preserve"> OrderID </w:t>
      </w:r>
      <w:r w:rsidRPr="008C6831">
        <w:rPr>
          <w:rFonts w:ascii="Maiandra GD" w:eastAsia="Times New Roman" w:hAnsi="Maiandra GD" w:cs="Consolas"/>
          <w:b/>
          <w:bCs/>
          <w:color w:val="6B7C8B"/>
          <w:sz w:val="24"/>
          <w:szCs w:val="24"/>
          <w:rPrChange w:id="1139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1398"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1399" w:author="Narendra" w:date="2021-08-21T13:02:00Z">
            <w:rPr>
              <w:rFonts w:ascii="inherit" w:eastAsia="Times New Roman" w:hAnsi="inherit" w:cs="Consolas"/>
              <w:b/>
              <w:bCs/>
              <w:color w:val="D171DD"/>
              <w:sz w:val="25"/>
            </w:rPr>
          </w:rPrChange>
        </w:rPr>
        <w:t>get</w:t>
      </w:r>
      <w:r w:rsidRPr="008C6831">
        <w:rPr>
          <w:rFonts w:ascii="Maiandra GD" w:eastAsia="Times New Roman" w:hAnsi="Maiandra GD" w:cs="Consolas"/>
          <w:color w:val="CFD5E0"/>
          <w:sz w:val="24"/>
          <w:szCs w:val="24"/>
          <w:rPrChange w:id="11400"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1401" w:author="Narendra" w:date="2021-08-21T13:02:00Z">
            <w:rPr>
              <w:rFonts w:ascii="inherit" w:eastAsia="Times New Roman" w:hAnsi="inherit" w:cs="Consolas"/>
              <w:b/>
              <w:bCs/>
              <w:color w:val="D171DD"/>
              <w:sz w:val="25"/>
            </w:rPr>
          </w:rPrChange>
        </w:rPr>
        <w:t>set</w:t>
      </w:r>
      <w:r w:rsidRPr="008C6831">
        <w:rPr>
          <w:rFonts w:ascii="Maiandra GD" w:eastAsia="Times New Roman" w:hAnsi="Maiandra GD" w:cs="Consolas"/>
          <w:color w:val="CFD5E0"/>
          <w:sz w:val="24"/>
          <w:szCs w:val="24"/>
          <w:rPrChange w:id="11402"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11403"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40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1405"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11406" w:author="Narendra" w:date="2021-08-21T13:02:00Z">
            <w:rPr>
              <w:rFonts w:ascii="inherit" w:eastAsia="Times New Roman" w:hAnsi="inherit" w:cs="Consolas"/>
              <w:color w:val="CFD5E0"/>
              <w:sz w:val="25"/>
            </w:rPr>
          </w:rPrChange>
        </w:rPr>
        <w:t xml:space="preserve"> string CustomerName </w:t>
      </w:r>
      <w:r w:rsidRPr="008C6831">
        <w:rPr>
          <w:rFonts w:ascii="Maiandra GD" w:eastAsia="Times New Roman" w:hAnsi="Maiandra GD" w:cs="Consolas"/>
          <w:b/>
          <w:bCs/>
          <w:color w:val="6B7C8B"/>
          <w:sz w:val="24"/>
          <w:szCs w:val="24"/>
          <w:rPrChange w:id="1140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1408"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1409" w:author="Narendra" w:date="2021-08-21T13:02:00Z">
            <w:rPr>
              <w:rFonts w:ascii="inherit" w:eastAsia="Times New Roman" w:hAnsi="inherit" w:cs="Consolas"/>
              <w:b/>
              <w:bCs/>
              <w:color w:val="D171DD"/>
              <w:sz w:val="25"/>
            </w:rPr>
          </w:rPrChange>
        </w:rPr>
        <w:t>get</w:t>
      </w:r>
      <w:r w:rsidRPr="008C6831">
        <w:rPr>
          <w:rFonts w:ascii="Maiandra GD" w:eastAsia="Times New Roman" w:hAnsi="Maiandra GD" w:cs="Consolas"/>
          <w:color w:val="CFD5E0"/>
          <w:sz w:val="24"/>
          <w:szCs w:val="24"/>
          <w:rPrChange w:id="11410"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1411" w:author="Narendra" w:date="2021-08-21T13:02:00Z">
            <w:rPr>
              <w:rFonts w:ascii="inherit" w:eastAsia="Times New Roman" w:hAnsi="inherit" w:cs="Consolas"/>
              <w:b/>
              <w:bCs/>
              <w:color w:val="D171DD"/>
              <w:sz w:val="25"/>
            </w:rPr>
          </w:rPrChange>
        </w:rPr>
        <w:t>set</w:t>
      </w:r>
      <w:r w:rsidRPr="008C6831">
        <w:rPr>
          <w:rFonts w:ascii="Maiandra GD" w:eastAsia="Times New Roman" w:hAnsi="Maiandra GD" w:cs="Consolas"/>
          <w:color w:val="CFD5E0"/>
          <w:sz w:val="24"/>
          <w:szCs w:val="24"/>
          <w:rPrChange w:id="11412"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11413"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41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1415"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11416" w:author="Narendra" w:date="2021-08-21T13:02:00Z">
            <w:rPr>
              <w:rFonts w:ascii="inherit" w:eastAsia="Times New Roman" w:hAnsi="inherit" w:cs="Consolas"/>
              <w:color w:val="CFD5E0"/>
              <w:sz w:val="25"/>
            </w:rPr>
          </w:rPrChange>
        </w:rPr>
        <w:t xml:space="preserve"> string CustomerAddress </w:t>
      </w:r>
      <w:r w:rsidRPr="008C6831">
        <w:rPr>
          <w:rFonts w:ascii="Maiandra GD" w:eastAsia="Times New Roman" w:hAnsi="Maiandra GD" w:cs="Consolas"/>
          <w:b/>
          <w:bCs/>
          <w:color w:val="6B7C8B"/>
          <w:sz w:val="24"/>
          <w:szCs w:val="24"/>
          <w:rPrChange w:id="1141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1418"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1419" w:author="Narendra" w:date="2021-08-21T13:02:00Z">
            <w:rPr>
              <w:rFonts w:ascii="inherit" w:eastAsia="Times New Roman" w:hAnsi="inherit" w:cs="Consolas"/>
              <w:b/>
              <w:bCs/>
              <w:color w:val="D171DD"/>
              <w:sz w:val="25"/>
            </w:rPr>
          </w:rPrChange>
        </w:rPr>
        <w:t>get</w:t>
      </w:r>
      <w:r w:rsidRPr="008C6831">
        <w:rPr>
          <w:rFonts w:ascii="Maiandra GD" w:eastAsia="Times New Roman" w:hAnsi="Maiandra GD" w:cs="Consolas"/>
          <w:color w:val="CFD5E0"/>
          <w:sz w:val="24"/>
          <w:szCs w:val="24"/>
          <w:rPrChange w:id="11420"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1421" w:author="Narendra" w:date="2021-08-21T13:02:00Z">
            <w:rPr>
              <w:rFonts w:ascii="inherit" w:eastAsia="Times New Roman" w:hAnsi="inherit" w:cs="Consolas"/>
              <w:b/>
              <w:bCs/>
              <w:color w:val="D171DD"/>
              <w:sz w:val="25"/>
            </w:rPr>
          </w:rPrChange>
        </w:rPr>
        <w:t>set</w:t>
      </w:r>
      <w:r w:rsidRPr="008C6831">
        <w:rPr>
          <w:rFonts w:ascii="Maiandra GD" w:eastAsia="Times New Roman" w:hAnsi="Maiandra GD" w:cs="Consolas"/>
          <w:color w:val="CFD5E0"/>
          <w:sz w:val="24"/>
          <w:szCs w:val="24"/>
          <w:rPrChange w:id="11422"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11423"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42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1425"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11426" w:author="Narendra" w:date="2021-08-21T13:02:00Z">
            <w:rPr>
              <w:rFonts w:ascii="inherit" w:eastAsia="Times New Roman" w:hAnsi="inherit" w:cs="Consolas"/>
              <w:color w:val="CFD5E0"/>
              <w:sz w:val="25"/>
            </w:rPr>
          </w:rPrChange>
        </w:rPr>
        <w:t xml:space="preserve"> string ContactNumber </w:t>
      </w:r>
      <w:r w:rsidRPr="008C6831">
        <w:rPr>
          <w:rFonts w:ascii="Maiandra GD" w:eastAsia="Times New Roman" w:hAnsi="Maiandra GD" w:cs="Consolas"/>
          <w:b/>
          <w:bCs/>
          <w:color w:val="6B7C8B"/>
          <w:sz w:val="24"/>
          <w:szCs w:val="24"/>
          <w:rPrChange w:id="1142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1428"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1429" w:author="Narendra" w:date="2021-08-21T13:02:00Z">
            <w:rPr>
              <w:rFonts w:ascii="inherit" w:eastAsia="Times New Roman" w:hAnsi="inherit" w:cs="Consolas"/>
              <w:b/>
              <w:bCs/>
              <w:color w:val="D171DD"/>
              <w:sz w:val="25"/>
            </w:rPr>
          </w:rPrChange>
        </w:rPr>
        <w:t>get</w:t>
      </w:r>
      <w:r w:rsidRPr="008C6831">
        <w:rPr>
          <w:rFonts w:ascii="Maiandra GD" w:eastAsia="Times New Roman" w:hAnsi="Maiandra GD" w:cs="Consolas"/>
          <w:color w:val="CFD5E0"/>
          <w:sz w:val="24"/>
          <w:szCs w:val="24"/>
          <w:rPrChange w:id="11430"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1431" w:author="Narendra" w:date="2021-08-21T13:02:00Z">
            <w:rPr>
              <w:rFonts w:ascii="inherit" w:eastAsia="Times New Roman" w:hAnsi="inherit" w:cs="Consolas"/>
              <w:b/>
              <w:bCs/>
              <w:color w:val="D171DD"/>
              <w:sz w:val="25"/>
            </w:rPr>
          </w:rPrChange>
        </w:rPr>
        <w:t>set</w:t>
      </w:r>
      <w:r w:rsidRPr="008C6831">
        <w:rPr>
          <w:rFonts w:ascii="Maiandra GD" w:eastAsia="Times New Roman" w:hAnsi="Maiandra GD" w:cs="Consolas"/>
          <w:color w:val="CFD5E0"/>
          <w:sz w:val="24"/>
          <w:szCs w:val="24"/>
          <w:rPrChange w:id="11432"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11433"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43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1435"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11436" w:author="Narendra" w:date="2021-08-21T13:02:00Z">
            <w:rPr>
              <w:rFonts w:ascii="inherit" w:eastAsia="Times New Roman" w:hAnsi="inherit" w:cs="Consolas"/>
              <w:color w:val="CFD5E0"/>
              <w:sz w:val="25"/>
            </w:rPr>
          </w:rPrChange>
        </w:rPr>
        <w:t xml:space="preserve"> Boolean IsShipped </w:t>
      </w:r>
      <w:r w:rsidRPr="008C6831">
        <w:rPr>
          <w:rFonts w:ascii="Maiandra GD" w:eastAsia="Times New Roman" w:hAnsi="Maiandra GD" w:cs="Consolas"/>
          <w:b/>
          <w:bCs/>
          <w:color w:val="6B7C8B"/>
          <w:sz w:val="24"/>
          <w:szCs w:val="24"/>
          <w:rPrChange w:id="1143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1438"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1439" w:author="Narendra" w:date="2021-08-21T13:02:00Z">
            <w:rPr>
              <w:rFonts w:ascii="inherit" w:eastAsia="Times New Roman" w:hAnsi="inherit" w:cs="Consolas"/>
              <w:b/>
              <w:bCs/>
              <w:color w:val="D171DD"/>
              <w:sz w:val="25"/>
            </w:rPr>
          </w:rPrChange>
        </w:rPr>
        <w:t>get</w:t>
      </w:r>
      <w:r w:rsidRPr="008C6831">
        <w:rPr>
          <w:rFonts w:ascii="Maiandra GD" w:eastAsia="Times New Roman" w:hAnsi="Maiandra GD" w:cs="Consolas"/>
          <w:color w:val="CFD5E0"/>
          <w:sz w:val="24"/>
          <w:szCs w:val="24"/>
          <w:rPrChange w:id="11440"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1441" w:author="Narendra" w:date="2021-08-21T13:02:00Z">
            <w:rPr>
              <w:rFonts w:ascii="inherit" w:eastAsia="Times New Roman" w:hAnsi="inherit" w:cs="Consolas"/>
              <w:b/>
              <w:bCs/>
              <w:color w:val="D171DD"/>
              <w:sz w:val="25"/>
            </w:rPr>
          </w:rPrChange>
        </w:rPr>
        <w:t>set</w:t>
      </w:r>
      <w:r w:rsidRPr="008C6831">
        <w:rPr>
          <w:rFonts w:ascii="Maiandra GD" w:eastAsia="Times New Roman" w:hAnsi="Maiandra GD" w:cs="Consolas"/>
          <w:color w:val="CFD5E0"/>
          <w:sz w:val="24"/>
          <w:szCs w:val="24"/>
          <w:rPrChange w:id="11442"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11443"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44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1445"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line="384" w:lineRule="atLeast"/>
        <w:textAlignment w:val="baseline"/>
        <w:rPr>
          <w:rFonts w:ascii="Maiandra GD" w:eastAsia="Times New Roman" w:hAnsi="Maiandra GD" w:cs="Consolas"/>
          <w:color w:val="596174"/>
          <w:sz w:val="24"/>
          <w:szCs w:val="24"/>
          <w:rPrChange w:id="1144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1447"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FFFFFF"/>
        <w:spacing w:after="0" w:line="240" w:lineRule="auto"/>
        <w:jc w:val="both"/>
        <w:textAlignment w:val="baseline"/>
        <w:outlineLvl w:val="4"/>
        <w:rPr>
          <w:rFonts w:ascii="Maiandra GD" w:eastAsia="Times New Roman" w:hAnsi="Maiandra GD" w:cs="Segoe UI"/>
          <w:color w:val="3A3A3A"/>
          <w:sz w:val="24"/>
          <w:szCs w:val="24"/>
          <w:rPrChange w:id="11448" w:author="Narendra" w:date="2021-08-21T13:02:00Z">
            <w:rPr>
              <w:rFonts w:ascii="Segoe UI" w:eastAsia="Times New Roman" w:hAnsi="Segoe UI" w:cs="Segoe UI"/>
              <w:color w:val="3A3A3A"/>
              <w:sz w:val="20"/>
              <w:szCs w:val="20"/>
            </w:rPr>
          </w:rPrChange>
        </w:rPr>
      </w:pPr>
      <w:r w:rsidRPr="008C6831">
        <w:rPr>
          <w:rFonts w:ascii="Maiandra GD" w:eastAsia="Times New Roman" w:hAnsi="Maiandra GD" w:cs="Arial"/>
          <w:b/>
          <w:bCs/>
          <w:color w:val="000000"/>
          <w:sz w:val="24"/>
          <w:szCs w:val="24"/>
          <w:rPrChange w:id="11449" w:author="Narendra" w:date="2021-08-21T13:02:00Z">
            <w:rPr>
              <w:rFonts w:ascii="Arial" w:eastAsia="Times New Roman" w:hAnsi="Arial" w:cs="Arial"/>
              <w:b/>
              <w:bCs/>
              <w:color w:val="000000"/>
              <w:sz w:val="27"/>
            </w:rPr>
          </w:rPrChange>
        </w:rPr>
        <w:t>Step3: Call the API using HTTPClient</w:t>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11450"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1451" w:author="Narendra" w:date="2021-08-21T13:02:00Z">
            <w:rPr>
              <w:rFonts w:ascii="Arial" w:eastAsia="Times New Roman" w:hAnsi="Arial" w:cs="Arial"/>
              <w:color w:val="000000"/>
              <w:sz w:val="23"/>
              <w:szCs w:val="23"/>
              <w:bdr w:val="none" w:sz="0" w:space="0" w:color="auto" w:frame="1"/>
            </w:rPr>
          </w:rPrChange>
        </w:rPr>
        <w:t>Now we will see, how to use the </w:t>
      </w:r>
      <w:r w:rsidRPr="008C6831">
        <w:rPr>
          <w:rFonts w:ascii="Maiandra GD" w:eastAsia="Times New Roman" w:hAnsi="Maiandra GD" w:cs="Arial"/>
          <w:b/>
          <w:bCs/>
          <w:color w:val="000000"/>
          <w:sz w:val="24"/>
          <w:szCs w:val="24"/>
          <w:rPrChange w:id="11452" w:author="Narendra" w:date="2021-08-21T13:02:00Z">
            <w:rPr>
              <w:rFonts w:ascii="Arial" w:eastAsia="Times New Roman" w:hAnsi="Arial" w:cs="Arial"/>
              <w:b/>
              <w:bCs/>
              <w:color w:val="000000"/>
              <w:sz w:val="23"/>
            </w:rPr>
          </w:rPrChange>
        </w:rPr>
        <w:t>HTTPClient</w:t>
      </w:r>
      <w:r w:rsidRPr="008C6831">
        <w:rPr>
          <w:rFonts w:ascii="Maiandra GD" w:eastAsia="Times New Roman" w:hAnsi="Maiandra GD" w:cs="Arial"/>
          <w:color w:val="000000"/>
          <w:sz w:val="24"/>
          <w:szCs w:val="24"/>
          <w:bdr w:val="none" w:sz="0" w:space="0" w:color="auto" w:frame="1"/>
          <w:rPrChange w:id="11453" w:author="Narendra" w:date="2021-08-21T13:02:00Z">
            <w:rPr>
              <w:rFonts w:ascii="Arial" w:eastAsia="Times New Roman" w:hAnsi="Arial" w:cs="Arial"/>
              <w:color w:val="000000"/>
              <w:sz w:val="23"/>
              <w:szCs w:val="23"/>
              <w:bdr w:val="none" w:sz="0" w:space="0" w:color="auto" w:frame="1"/>
            </w:rPr>
          </w:rPrChange>
        </w:rPr>
        <w:t> library installed in </w:t>
      </w:r>
      <w:r w:rsidRPr="008C6831">
        <w:rPr>
          <w:rFonts w:ascii="Maiandra GD" w:eastAsia="Times New Roman" w:hAnsi="Maiandra GD" w:cs="Arial"/>
          <w:b/>
          <w:bCs/>
          <w:color w:val="000000"/>
          <w:sz w:val="24"/>
          <w:szCs w:val="24"/>
          <w:rPrChange w:id="11454" w:author="Narendra" w:date="2021-08-21T13:02:00Z">
            <w:rPr>
              <w:rFonts w:ascii="Arial" w:eastAsia="Times New Roman" w:hAnsi="Arial" w:cs="Arial"/>
              <w:b/>
              <w:bCs/>
              <w:color w:val="000000"/>
              <w:sz w:val="23"/>
            </w:rPr>
          </w:rPrChange>
        </w:rPr>
        <w:t>Step1</w:t>
      </w:r>
      <w:r w:rsidRPr="008C6831">
        <w:rPr>
          <w:rFonts w:ascii="Maiandra GD" w:eastAsia="Times New Roman" w:hAnsi="Maiandra GD" w:cs="Arial"/>
          <w:color w:val="000000"/>
          <w:sz w:val="24"/>
          <w:szCs w:val="24"/>
          <w:bdr w:val="none" w:sz="0" w:space="0" w:color="auto" w:frame="1"/>
          <w:rPrChange w:id="11455" w:author="Narendra" w:date="2021-08-21T13:02:00Z">
            <w:rPr>
              <w:rFonts w:ascii="Arial" w:eastAsia="Times New Roman" w:hAnsi="Arial" w:cs="Arial"/>
              <w:color w:val="000000"/>
              <w:sz w:val="23"/>
              <w:szCs w:val="23"/>
              <w:bdr w:val="none" w:sz="0" w:space="0" w:color="auto" w:frame="1"/>
            </w:rPr>
          </w:rPrChange>
        </w:rPr>
        <w:t> to issue an </w:t>
      </w:r>
      <w:r w:rsidRPr="008C6831">
        <w:rPr>
          <w:rFonts w:ascii="Maiandra GD" w:eastAsia="Times New Roman" w:hAnsi="Maiandra GD" w:cs="Arial"/>
          <w:b/>
          <w:bCs/>
          <w:color w:val="000000"/>
          <w:sz w:val="24"/>
          <w:szCs w:val="24"/>
          <w:rPrChange w:id="11456" w:author="Narendra" w:date="2021-08-21T13:02:00Z">
            <w:rPr>
              <w:rFonts w:ascii="Arial" w:eastAsia="Times New Roman" w:hAnsi="Arial" w:cs="Arial"/>
              <w:b/>
              <w:bCs/>
              <w:color w:val="000000"/>
              <w:sz w:val="23"/>
            </w:rPr>
          </w:rPrChange>
        </w:rPr>
        <w:t>HTTP Post</w:t>
      </w:r>
      <w:r w:rsidRPr="008C6831">
        <w:rPr>
          <w:rFonts w:ascii="Maiandra GD" w:eastAsia="Times New Roman" w:hAnsi="Maiandra GD" w:cs="Arial"/>
          <w:color w:val="000000"/>
          <w:sz w:val="24"/>
          <w:szCs w:val="24"/>
          <w:bdr w:val="none" w:sz="0" w:space="0" w:color="auto" w:frame="1"/>
          <w:rPrChange w:id="11457" w:author="Narendra" w:date="2021-08-21T13:02:00Z">
            <w:rPr>
              <w:rFonts w:ascii="Arial" w:eastAsia="Times New Roman" w:hAnsi="Arial" w:cs="Arial"/>
              <w:color w:val="000000"/>
              <w:sz w:val="23"/>
              <w:szCs w:val="23"/>
              <w:bdr w:val="none" w:sz="0" w:space="0" w:color="auto" w:frame="1"/>
            </w:rPr>
          </w:rPrChange>
        </w:rPr>
        <w:t> request to the Web API (that we are going to build in the next section i.e. in Section3) using HMAC Authentication. So open the </w:t>
      </w:r>
      <w:r w:rsidRPr="008C6831">
        <w:rPr>
          <w:rFonts w:ascii="Maiandra GD" w:eastAsia="Times New Roman" w:hAnsi="Maiandra GD" w:cs="Arial"/>
          <w:b/>
          <w:bCs/>
          <w:color w:val="000000"/>
          <w:sz w:val="24"/>
          <w:szCs w:val="24"/>
          <w:rPrChange w:id="11458" w:author="Narendra" w:date="2021-08-21T13:02:00Z">
            <w:rPr>
              <w:rFonts w:ascii="Arial" w:eastAsia="Times New Roman" w:hAnsi="Arial" w:cs="Arial"/>
              <w:b/>
              <w:bCs/>
              <w:color w:val="000000"/>
              <w:sz w:val="23"/>
            </w:rPr>
          </w:rPrChange>
        </w:rPr>
        <w:t>Program.cs</w:t>
      </w:r>
      <w:r w:rsidRPr="008C6831">
        <w:rPr>
          <w:rFonts w:ascii="Maiandra GD" w:eastAsia="Times New Roman" w:hAnsi="Maiandra GD" w:cs="Arial"/>
          <w:color w:val="000000"/>
          <w:sz w:val="24"/>
          <w:szCs w:val="24"/>
          <w:bdr w:val="none" w:sz="0" w:space="0" w:color="auto" w:frame="1"/>
          <w:rPrChange w:id="11459" w:author="Narendra" w:date="2021-08-21T13:02:00Z">
            <w:rPr>
              <w:rFonts w:ascii="Arial" w:eastAsia="Times New Roman" w:hAnsi="Arial" w:cs="Arial"/>
              <w:color w:val="000000"/>
              <w:sz w:val="23"/>
              <w:szCs w:val="23"/>
              <w:bdr w:val="none" w:sz="0" w:space="0" w:color="auto" w:frame="1"/>
            </w:rPr>
          </w:rPrChange>
        </w:rPr>
        <w:t> file and then copy and paste the following code:</w:t>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11460"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color w:val="000000"/>
          <w:sz w:val="24"/>
          <w:szCs w:val="24"/>
          <w:rPrChange w:id="11461" w:author="Narendra" w:date="2021-08-21T13:02:00Z">
            <w:rPr>
              <w:rFonts w:ascii="Arial" w:eastAsia="Times New Roman" w:hAnsi="Arial" w:cs="Arial"/>
              <w:b/>
              <w:bCs/>
              <w:color w:val="000000"/>
              <w:sz w:val="23"/>
            </w:rPr>
          </w:rPrChange>
        </w:rPr>
        <w:t>Note:</w:t>
      </w:r>
      <w:r w:rsidRPr="008C6831">
        <w:rPr>
          <w:rFonts w:ascii="Maiandra GD" w:eastAsia="Times New Roman" w:hAnsi="Maiandra GD" w:cs="Arial"/>
          <w:color w:val="000000"/>
          <w:sz w:val="24"/>
          <w:szCs w:val="24"/>
          <w:bdr w:val="none" w:sz="0" w:space="0" w:color="auto" w:frame="1"/>
          <w:rPrChange w:id="11462" w:author="Narendra" w:date="2021-08-21T13:02:00Z">
            <w:rPr>
              <w:rFonts w:ascii="Arial" w:eastAsia="Times New Roman" w:hAnsi="Arial" w:cs="Arial"/>
              <w:color w:val="000000"/>
              <w:sz w:val="23"/>
              <w:szCs w:val="23"/>
              <w:bdr w:val="none" w:sz="0" w:space="0" w:color="auto" w:frame="1"/>
            </w:rPr>
          </w:rPrChange>
        </w:rPr>
        <w:t> In the next step we will create the </w:t>
      </w:r>
      <w:r w:rsidRPr="008C6831">
        <w:rPr>
          <w:rFonts w:ascii="Maiandra GD" w:eastAsia="Times New Roman" w:hAnsi="Maiandra GD" w:cs="Arial"/>
          <w:b/>
          <w:bCs/>
          <w:color w:val="000000"/>
          <w:sz w:val="24"/>
          <w:szCs w:val="24"/>
          <w:rPrChange w:id="11463" w:author="Narendra" w:date="2021-08-21T13:02:00Z">
            <w:rPr>
              <w:rFonts w:ascii="Arial" w:eastAsia="Times New Roman" w:hAnsi="Arial" w:cs="Arial"/>
              <w:b/>
              <w:bCs/>
              <w:color w:val="000000"/>
              <w:sz w:val="23"/>
            </w:rPr>
          </w:rPrChange>
        </w:rPr>
        <w:t>HMACDelegatingHandler</w:t>
      </w:r>
      <w:r w:rsidRPr="008C6831">
        <w:rPr>
          <w:rFonts w:ascii="Maiandra GD" w:eastAsia="Times New Roman" w:hAnsi="Maiandra GD" w:cs="Arial"/>
          <w:color w:val="000000"/>
          <w:sz w:val="24"/>
          <w:szCs w:val="24"/>
          <w:bdr w:val="none" w:sz="0" w:space="0" w:color="auto" w:frame="1"/>
          <w:rPrChange w:id="11464" w:author="Narendra" w:date="2021-08-21T13:02:00Z">
            <w:rPr>
              <w:rFonts w:ascii="Arial" w:eastAsia="Times New Roman" w:hAnsi="Arial" w:cs="Arial"/>
              <w:color w:val="000000"/>
              <w:sz w:val="23"/>
              <w:szCs w:val="23"/>
              <w:bdr w:val="none" w:sz="0" w:space="0" w:color="auto" w:frame="1"/>
            </w:rPr>
          </w:rPrChange>
        </w:rPr>
        <w:t> which we are going to use in this step. So don’t be confused by getting the error for </w:t>
      </w:r>
      <w:r w:rsidRPr="008C6831">
        <w:rPr>
          <w:rFonts w:ascii="Maiandra GD" w:eastAsia="Times New Roman" w:hAnsi="Maiandra GD" w:cs="Arial"/>
          <w:b/>
          <w:bCs/>
          <w:color w:val="000000"/>
          <w:sz w:val="24"/>
          <w:szCs w:val="24"/>
          <w:rPrChange w:id="11465" w:author="Narendra" w:date="2021-08-21T13:02:00Z">
            <w:rPr>
              <w:rFonts w:ascii="Arial" w:eastAsia="Times New Roman" w:hAnsi="Arial" w:cs="Arial"/>
              <w:b/>
              <w:bCs/>
              <w:color w:val="000000"/>
              <w:sz w:val="23"/>
            </w:rPr>
          </w:rPrChange>
        </w:rPr>
        <w:t>HMACDelegatingHandler</w:t>
      </w:r>
      <w:r w:rsidRPr="008C6831">
        <w:rPr>
          <w:rFonts w:ascii="Maiandra GD" w:eastAsia="Times New Roman" w:hAnsi="Maiandra GD" w:cs="Arial"/>
          <w:color w:val="000000"/>
          <w:sz w:val="24"/>
          <w:szCs w:val="24"/>
          <w:bdr w:val="none" w:sz="0" w:space="0" w:color="auto" w:frame="1"/>
          <w:rPrChange w:id="11466" w:author="Narendra" w:date="2021-08-21T13:02:00Z">
            <w:rPr>
              <w:rFonts w:ascii="Arial" w:eastAsia="Times New Roman" w:hAnsi="Arial" w:cs="Arial"/>
              <w:color w:val="000000"/>
              <w:sz w:val="23"/>
              <w:szCs w:val="23"/>
              <w:bdr w:val="none" w:sz="0" w:space="0" w:color="auto" w:frame="1"/>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46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1468" w:author="Narendra" w:date="2021-08-21T13:02:00Z">
            <w:rPr>
              <w:rFonts w:ascii="inherit" w:eastAsia="Times New Roman" w:hAnsi="inherit" w:cs="Consolas"/>
              <w:b/>
              <w:bCs/>
              <w:color w:val="D171DD"/>
              <w:sz w:val="25"/>
            </w:rPr>
          </w:rPrChange>
        </w:rPr>
        <w:lastRenderedPageBreak/>
        <w:t xml:space="preserve">using </w:t>
      </w:r>
      <w:r w:rsidRPr="008C6831">
        <w:rPr>
          <w:rFonts w:ascii="Maiandra GD" w:eastAsia="Times New Roman" w:hAnsi="Maiandra GD" w:cs="Consolas"/>
          <w:i/>
          <w:iCs/>
          <w:color w:val="4284AE"/>
          <w:sz w:val="24"/>
          <w:szCs w:val="24"/>
          <w:rPrChange w:id="11469" w:author="Narendra" w:date="2021-08-21T13:02:00Z">
            <w:rPr>
              <w:rFonts w:ascii="inherit" w:eastAsia="Times New Roman" w:hAnsi="inherit" w:cs="Consolas"/>
              <w:i/>
              <w:iCs/>
              <w:color w:val="4284AE"/>
              <w:sz w:val="25"/>
            </w:rPr>
          </w:rPrChange>
        </w:rPr>
        <w:t>System;</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47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1471"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11472" w:author="Narendra" w:date="2021-08-21T13:02:00Z">
            <w:rPr>
              <w:rFonts w:ascii="inherit" w:eastAsia="Times New Roman" w:hAnsi="inherit" w:cs="Consolas"/>
              <w:i/>
              <w:iCs/>
              <w:color w:val="4284AE"/>
              <w:sz w:val="25"/>
            </w:rPr>
          </w:rPrChange>
        </w:rPr>
        <w:t>System.Net.Http;</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47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1474"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11475" w:author="Narendra" w:date="2021-08-21T13:02:00Z">
            <w:rPr>
              <w:rFonts w:ascii="inherit" w:eastAsia="Times New Roman" w:hAnsi="inherit" w:cs="Consolas"/>
              <w:i/>
              <w:iCs/>
              <w:color w:val="4284AE"/>
              <w:sz w:val="25"/>
            </w:rPr>
          </w:rPrChange>
        </w:rPr>
        <w:t>System.Threading.Tasks;</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47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1477" w:author="Narendra" w:date="2021-08-21T13:02:00Z">
            <w:rPr>
              <w:rFonts w:ascii="inherit" w:eastAsia="Times New Roman" w:hAnsi="inherit" w:cs="Consolas"/>
              <w:b/>
              <w:bCs/>
              <w:color w:val="D171DD"/>
              <w:sz w:val="25"/>
            </w:rPr>
          </w:rPrChange>
        </w:rPr>
        <w:t xml:space="preserve">namespace </w:t>
      </w:r>
      <w:r w:rsidRPr="008C6831">
        <w:rPr>
          <w:rFonts w:ascii="Maiandra GD" w:eastAsia="Times New Roman" w:hAnsi="Maiandra GD" w:cs="Consolas"/>
          <w:i/>
          <w:iCs/>
          <w:color w:val="4284AE"/>
          <w:sz w:val="24"/>
          <w:szCs w:val="24"/>
          <w:rPrChange w:id="11478" w:author="Narendra" w:date="2021-08-21T13:02:00Z">
            <w:rPr>
              <w:rFonts w:ascii="inherit" w:eastAsia="Times New Roman" w:hAnsi="inherit" w:cs="Consolas"/>
              <w:i/>
              <w:iCs/>
              <w:color w:val="4284AE"/>
              <w:sz w:val="25"/>
            </w:rPr>
          </w:rPrChange>
        </w:rPr>
        <w:t>HMACClient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47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1480"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48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1482" w:author="Narendra" w:date="2021-08-21T13:02:00Z">
            <w:rPr>
              <w:rFonts w:ascii="inherit" w:eastAsia="Times New Roman" w:hAnsi="inherit" w:cs="Consolas"/>
              <w:b/>
              <w:bCs/>
              <w:color w:val="D171DD"/>
              <w:sz w:val="25"/>
            </w:rPr>
          </w:rPrChange>
        </w:rPr>
        <w:t>class</w:t>
      </w:r>
      <w:r w:rsidRPr="008C6831">
        <w:rPr>
          <w:rFonts w:ascii="Maiandra GD" w:eastAsia="Times New Roman" w:hAnsi="Maiandra GD" w:cs="Consolas"/>
          <w:color w:val="CFD5E0"/>
          <w:sz w:val="24"/>
          <w:szCs w:val="24"/>
          <w:rPrChange w:id="11483" w:author="Narendra" w:date="2021-08-21T13:02:00Z">
            <w:rPr>
              <w:rFonts w:ascii="inherit" w:eastAsia="Times New Roman" w:hAnsi="inherit" w:cs="Consolas"/>
              <w:color w:val="CFD5E0"/>
              <w:sz w:val="25"/>
            </w:rPr>
          </w:rPrChange>
        </w:rPr>
        <w:t xml:space="preserve"> Program</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48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1485"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48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1487" w:author="Narendra" w:date="2021-08-21T13:02:00Z">
            <w:rPr>
              <w:rFonts w:ascii="inherit" w:eastAsia="Times New Roman" w:hAnsi="inherit" w:cs="Consolas"/>
              <w:b/>
              <w:bCs/>
              <w:color w:val="D171DD"/>
              <w:sz w:val="25"/>
            </w:rPr>
          </w:rPrChange>
        </w:rPr>
        <w:t>static</w:t>
      </w:r>
      <w:r w:rsidRPr="008C6831">
        <w:rPr>
          <w:rFonts w:ascii="Maiandra GD" w:eastAsia="Times New Roman" w:hAnsi="Maiandra GD" w:cs="Consolas"/>
          <w:color w:val="CFD5E0"/>
          <w:sz w:val="24"/>
          <w:szCs w:val="24"/>
          <w:rPrChange w:id="11488"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1489" w:author="Narendra" w:date="2021-08-21T13:02:00Z">
            <w:rPr>
              <w:rFonts w:ascii="inherit" w:eastAsia="Times New Roman" w:hAnsi="inherit" w:cs="Consolas"/>
              <w:b/>
              <w:bCs/>
              <w:color w:val="D171DD"/>
              <w:sz w:val="25"/>
            </w:rPr>
          </w:rPrChange>
        </w:rPr>
        <w:t>void</w:t>
      </w:r>
      <w:r w:rsidRPr="008C6831">
        <w:rPr>
          <w:rFonts w:ascii="Maiandra GD" w:eastAsia="Times New Roman" w:hAnsi="Maiandra GD" w:cs="Consolas"/>
          <w:color w:val="CFD5E0"/>
          <w:sz w:val="24"/>
          <w:szCs w:val="24"/>
          <w:rPrChange w:id="11490"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11491" w:author="Narendra" w:date="2021-08-21T13:02:00Z">
            <w:rPr>
              <w:rFonts w:ascii="inherit" w:eastAsia="Times New Roman" w:hAnsi="inherit" w:cs="Consolas"/>
              <w:color w:val="4284AE"/>
              <w:sz w:val="25"/>
            </w:rPr>
          </w:rPrChange>
        </w:rPr>
        <w:t>Main</w:t>
      </w:r>
      <w:r w:rsidRPr="008C6831">
        <w:rPr>
          <w:rFonts w:ascii="Maiandra GD" w:eastAsia="Times New Roman" w:hAnsi="Maiandra GD" w:cs="Consolas"/>
          <w:b/>
          <w:bCs/>
          <w:color w:val="6B7C8B"/>
          <w:sz w:val="24"/>
          <w:szCs w:val="24"/>
          <w:rPrChange w:id="1149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1493" w:author="Narendra" w:date="2021-08-21T13:02:00Z">
            <w:rPr>
              <w:rFonts w:ascii="inherit" w:eastAsia="Times New Roman" w:hAnsi="inherit" w:cs="Consolas"/>
              <w:color w:val="CFD5E0"/>
              <w:sz w:val="25"/>
            </w:rPr>
          </w:rPrChange>
        </w:rPr>
        <w:t>string</w:t>
      </w:r>
      <w:r w:rsidRPr="008C6831">
        <w:rPr>
          <w:rFonts w:ascii="Maiandra GD" w:eastAsia="Times New Roman" w:hAnsi="Maiandra GD" w:cs="Consolas"/>
          <w:b/>
          <w:bCs/>
          <w:color w:val="6B7C8B"/>
          <w:sz w:val="24"/>
          <w:szCs w:val="24"/>
          <w:rPrChange w:id="11494"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1495" w:author="Narendra" w:date="2021-08-21T13:02:00Z">
            <w:rPr>
              <w:rFonts w:ascii="inherit" w:eastAsia="Times New Roman" w:hAnsi="inherit" w:cs="Consolas"/>
              <w:color w:val="CFD5E0"/>
              <w:sz w:val="25"/>
            </w:rPr>
          </w:rPrChange>
        </w:rPr>
        <w:t xml:space="preserve"> args</w:t>
      </w:r>
      <w:r w:rsidRPr="008C6831">
        <w:rPr>
          <w:rFonts w:ascii="Maiandra GD" w:eastAsia="Times New Roman" w:hAnsi="Maiandra GD" w:cs="Consolas"/>
          <w:b/>
          <w:bCs/>
          <w:color w:val="6B7C8B"/>
          <w:sz w:val="24"/>
          <w:szCs w:val="24"/>
          <w:rPrChange w:id="11496"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49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1498"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49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4284AE"/>
          <w:sz w:val="24"/>
          <w:szCs w:val="24"/>
          <w:rPrChange w:id="11500" w:author="Narendra" w:date="2021-08-21T13:02:00Z">
            <w:rPr>
              <w:rFonts w:ascii="inherit" w:eastAsia="Times New Roman" w:hAnsi="inherit" w:cs="Consolas"/>
              <w:color w:val="4284AE"/>
              <w:sz w:val="25"/>
            </w:rPr>
          </w:rPrChange>
        </w:rPr>
        <w:t>RunAsync</w:t>
      </w:r>
      <w:r w:rsidRPr="008C6831">
        <w:rPr>
          <w:rFonts w:ascii="Maiandra GD" w:eastAsia="Times New Roman" w:hAnsi="Maiandra GD" w:cs="Consolas"/>
          <w:b/>
          <w:bCs/>
          <w:color w:val="6B7C8B"/>
          <w:sz w:val="24"/>
          <w:szCs w:val="24"/>
          <w:rPrChange w:id="1150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1502"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11503" w:author="Narendra" w:date="2021-08-21T13:02:00Z">
            <w:rPr>
              <w:rFonts w:ascii="inherit" w:eastAsia="Times New Roman" w:hAnsi="inherit" w:cs="Consolas"/>
              <w:color w:val="4284AE"/>
              <w:sz w:val="25"/>
            </w:rPr>
          </w:rPrChange>
        </w:rPr>
        <w:t>Wait</w:t>
      </w:r>
      <w:r w:rsidRPr="008C6831">
        <w:rPr>
          <w:rFonts w:ascii="Maiandra GD" w:eastAsia="Times New Roman" w:hAnsi="Maiandra GD" w:cs="Consolas"/>
          <w:b/>
          <w:bCs/>
          <w:color w:val="6B7C8B"/>
          <w:sz w:val="24"/>
          <w:szCs w:val="24"/>
          <w:rPrChange w:id="11504"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1505"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50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1507" w:author="Narendra" w:date="2021-08-21T13:02:00Z">
            <w:rPr>
              <w:rFonts w:ascii="inherit" w:eastAsia="Times New Roman" w:hAnsi="inherit" w:cs="Consolas"/>
              <w:color w:val="CFD5E0"/>
              <w:sz w:val="25"/>
            </w:rPr>
          </w:rPrChange>
        </w:rPr>
        <w:t>Console.</w:t>
      </w:r>
      <w:r w:rsidRPr="008C6831">
        <w:rPr>
          <w:rFonts w:ascii="Maiandra GD" w:eastAsia="Times New Roman" w:hAnsi="Maiandra GD" w:cs="Consolas"/>
          <w:color w:val="4284AE"/>
          <w:sz w:val="24"/>
          <w:szCs w:val="24"/>
          <w:rPrChange w:id="11508" w:author="Narendra" w:date="2021-08-21T13:02:00Z">
            <w:rPr>
              <w:rFonts w:ascii="inherit" w:eastAsia="Times New Roman" w:hAnsi="inherit" w:cs="Consolas"/>
              <w:color w:val="4284AE"/>
              <w:sz w:val="25"/>
            </w:rPr>
          </w:rPrChange>
        </w:rPr>
        <w:t>ReadLine</w:t>
      </w:r>
      <w:r w:rsidRPr="008C6831">
        <w:rPr>
          <w:rFonts w:ascii="Maiandra GD" w:eastAsia="Times New Roman" w:hAnsi="Maiandra GD" w:cs="Consolas"/>
          <w:b/>
          <w:bCs/>
          <w:color w:val="6B7C8B"/>
          <w:sz w:val="24"/>
          <w:szCs w:val="24"/>
          <w:rPrChange w:id="1150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1510"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51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1512"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51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1514" w:author="Narendra" w:date="2021-08-21T13:02:00Z">
            <w:rPr>
              <w:rFonts w:ascii="inherit" w:eastAsia="Times New Roman" w:hAnsi="inherit" w:cs="Consolas"/>
              <w:b/>
              <w:bCs/>
              <w:color w:val="D171DD"/>
              <w:sz w:val="25"/>
            </w:rPr>
          </w:rPrChange>
        </w:rPr>
        <w:t>static</w:t>
      </w:r>
      <w:r w:rsidRPr="008C6831">
        <w:rPr>
          <w:rFonts w:ascii="Maiandra GD" w:eastAsia="Times New Roman" w:hAnsi="Maiandra GD" w:cs="Consolas"/>
          <w:color w:val="CFD5E0"/>
          <w:sz w:val="24"/>
          <w:szCs w:val="24"/>
          <w:rPrChange w:id="11515"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1516" w:author="Narendra" w:date="2021-08-21T13:02:00Z">
            <w:rPr>
              <w:rFonts w:ascii="inherit" w:eastAsia="Times New Roman" w:hAnsi="inherit" w:cs="Consolas"/>
              <w:b/>
              <w:bCs/>
              <w:color w:val="D171DD"/>
              <w:sz w:val="25"/>
            </w:rPr>
          </w:rPrChange>
        </w:rPr>
        <w:t>async</w:t>
      </w:r>
      <w:r w:rsidRPr="008C6831">
        <w:rPr>
          <w:rFonts w:ascii="Maiandra GD" w:eastAsia="Times New Roman" w:hAnsi="Maiandra GD" w:cs="Consolas"/>
          <w:color w:val="CFD5E0"/>
          <w:sz w:val="24"/>
          <w:szCs w:val="24"/>
          <w:rPrChange w:id="11517" w:author="Narendra" w:date="2021-08-21T13:02:00Z">
            <w:rPr>
              <w:rFonts w:ascii="inherit" w:eastAsia="Times New Roman" w:hAnsi="inherit" w:cs="Consolas"/>
              <w:color w:val="CFD5E0"/>
              <w:sz w:val="25"/>
            </w:rPr>
          </w:rPrChange>
        </w:rPr>
        <w:t xml:space="preserve"> Task </w:t>
      </w:r>
      <w:r w:rsidRPr="008C6831">
        <w:rPr>
          <w:rFonts w:ascii="Maiandra GD" w:eastAsia="Times New Roman" w:hAnsi="Maiandra GD" w:cs="Consolas"/>
          <w:color w:val="4284AE"/>
          <w:sz w:val="24"/>
          <w:szCs w:val="24"/>
          <w:rPrChange w:id="11518" w:author="Narendra" w:date="2021-08-21T13:02:00Z">
            <w:rPr>
              <w:rFonts w:ascii="inherit" w:eastAsia="Times New Roman" w:hAnsi="inherit" w:cs="Consolas"/>
              <w:color w:val="4284AE"/>
              <w:sz w:val="25"/>
            </w:rPr>
          </w:rPrChange>
        </w:rPr>
        <w:t>RunAsync</w:t>
      </w:r>
      <w:r w:rsidRPr="008C6831">
        <w:rPr>
          <w:rFonts w:ascii="Maiandra GD" w:eastAsia="Times New Roman" w:hAnsi="Maiandra GD" w:cs="Consolas"/>
          <w:b/>
          <w:bCs/>
          <w:color w:val="6B7C8B"/>
          <w:sz w:val="24"/>
          <w:szCs w:val="24"/>
          <w:rPrChange w:id="11519"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52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1521"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52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1523" w:author="Narendra" w:date="2021-08-21T13:02:00Z">
            <w:rPr>
              <w:rFonts w:ascii="inherit" w:eastAsia="Times New Roman" w:hAnsi="inherit" w:cs="Consolas"/>
              <w:color w:val="CFD5E0"/>
              <w:sz w:val="25"/>
            </w:rPr>
          </w:rPrChange>
        </w:rPr>
        <w:t>Console.</w:t>
      </w:r>
      <w:r w:rsidRPr="008C6831">
        <w:rPr>
          <w:rFonts w:ascii="Maiandra GD" w:eastAsia="Times New Roman" w:hAnsi="Maiandra GD" w:cs="Consolas"/>
          <w:color w:val="4284AE"/>
          <w:sz w:val="24"/>
          <w:szCs w:val="24"/>
          <w:rPrChange w:id="11524" w:author="Narendra" w:date="2021-08-21T13:02:00Z">
            <w:rPr>
              <w:rFonts w:ascii="inherit" w:eastAsia="Times New Roman" w:hAnsi="inherit" w:cs="Consolas"/>
              <w:color w:val="4284AE"/>
              <w:sz w:val="25"/>
            </w:rPr>
          </w:rPrChange>
        </w:rPr>
        <w:t>WriteLine</w:t>
      </w:r>
      <w:r w:rsidRPr="008C6831">
        <w:rPr>
          <w:rFonts w:ascii="Maiandra GD" w:eastAsia="Times New Roman" w:hAnsi="Maiandra GD" w:cs="Consolas"/>
          <w:b/>
          <w:bCs/>
          <w:color w:val="6B7C8B"/>
          <w:sz w:val="24"/>
          <w:szCs w:val="24"/>
          <w:rPrChange w:id="11525"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7CC379"/>
          <w:sz w:val="24"/>
          <w:szCs w:val="24"/>
          <w:rPrChange w:id="11526" w:author="Narendra" w:date="2021-08-21T13:02:00Z">
            <w:rPr>
              <w:rFonts w:ascii="inherit" w:eastAsia="Times New Roman" w:hAnsi="inherit" w:cs="Consolas"/>
              <w:color w:val="7CC379"/>
              <w:sz w:val="25"/>
            </w:rPr>
          </w:rPrChange>
        </w:rPr>
        <w:t>"Calling the back-end API"</w:t>
      </w:r>
      <w:r w:rsidRPr="008C6831">
        <w:rPr>
          <w:rFonts w:ascii="Maiandra GD" w:eastAsia="Times New Roman" w:hAnsi="Maiandra GD" w:cs="Consolas"/>
          <w:b/>
          <w:bCs/>
          <w:color w:val="6B7C8B"/>
          <w:sz w:val="24"/>
          <w:szCs w:val="24"/>
          <w:rPrChange w:id="1152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1528"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52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11530" w:author="Narendra" w:date="2021-08-21T13:02:00Z">
            <w:rPr>
              <w:rFonts w:ascii="inherit" w:eastAsia="Times New Roman" w:hAnsi="inherit" w:cs="Consolas"/>
              <w:color w:val="6B7C8B"/>
              <w:sz w:val="25"/>
            </w:rPr>
          </w:rPrChange>
        </w:rPr>
        <w:t>//Need to change the port number</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53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11532" w:author="Narendra" w:date="2021-08-21T13:02:00Z">
            <w:rPr>
              <w:rFonts w:ascii="inherit" w:eastAsia="Times New Roman" w:hAnsi="inherit" w:cs="Consolas"/>
              <w:color w:val="6B7C8B"/>
              <w:sz w:val="25"/>
            </w:rPr>
          </w:rPrChange>
        </w:rPr>
        <w:t>//provide the port number where your api is running</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53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1534" w:author="Narendra" w:date="2021-08-21T13:02:00Z">
            <w:rPr>
              <w:rFonts w:ascii="inherit" w:eastAsia="Times New Roman" w:hAnsi="inherit" w:cs="Consolas"/>
              <w:color w:val="CFD5E0"/>
              <w:sz w:val="25"/>
            </w:rPr>
          </w:rPrChange>
        </w:rPr>
        <w:t xml:space="preserve">string apiBaseAddress = </w:t>
      </w:r>
      <w:r w:rsidRPr="008C6831">
        <w:rPr>
          <w:rFonts w:ascii="Maiandra GD" w:eastAsia="Times New Roman" w:hAnsi="Maiandra GD" w:cs="Consolas"/>
          <w:color w:val="7CC379"/>
          <w:sz w:val="24"/>
          <w:szCs w:val="24"/>
          <w:rPrChange w:id="11535" w:author="Narendra" w:date="2021-08-21T13:02:00Z">
            <w:rPr>
              <w:rFonts w:ascii="inherit" w:eastAsia="Times New Roman" w:hAnsi="inherit" w:cs="Consolas"/>
              <w:color w:val="7CC379"/>
              <w:sz w:val="25"/>
            </w:rPr>
          </w:rPrChange>
        </w:rPr>
        <w:t>"http://localhost:63493/"</w:t>
      </w:r>
      <w:r w:rsidRPr="008C6831">
        <w:rPr>
          <w:rFonts w:ascii="Maiandra GD" w:eastAsia="Times New Roman" w:hAnsi="Maiandra GD" w:cs="Consolas"/>
          <w:color w:val="CFD5E0"/>
          <w:sz w:val="24"/>
          <w:szCs w:val="24"/>
          <w:rPrChange w:id="11536"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53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1538" w:author="Narendra" w:date="2021-08-21T13:02:00Z">
            <w:rPr>
              <w:rFonts w:ascii="inherit" w:eastAsia="Times New Roman" w:hAnsi="inherit" w:cs="Consolas"/>
              <w:color w:val="CFD5E0"/>
              <w:sz w:val="25"/>
            </w:rPr>
          </w:rPrChange>
        </w:rPr>
        <w:t xml:space="preserve">HMACDelegatingHandler customDelegatingHandler = </w:t>
      </w:r>
      <w:r w:rsidRPr="008C6831">
        <w:rPr>
          <w:rFonts w:ascii="Maiandra GD" w:eastAsia="Times New Roman" w:hAnsi="Maiandra GD" w:cs="Consolas"/>
          <w:color w:val="4284AE"/>
          <w:sz w:val="24"/>
          <w:szCs w:val="24"/>
          <w:rPrChange w:id="11539"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11540"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11541" w:author="Narendra" w:date="2021-08-21T13:02:00Z">
            <w:rPr>
              <w:rFonts w:ascii="inherit" w:eastAsia="Times New Roman" w:hAnsi="inherit" w:cs="Consolas"/>
              <w:color w:val="4284AE"/>
              <w:sz w:val="25"/>
            </w:rPr>
          </w:rPrChange>
        </w:rPr>
        <w:t>HMACDelegatingHandler</w:t>
      </w:r>
      <w:r w:rsidRPr="008C6831">
        <w:rPr>
          <w:rFonts w:ascii="Maiandra GD" w:eastAsia="Times New Roman" w:hAnsi="Maiandra GD" w:cs="Consolas"/>
          <w:b/>
          <w:bCs/>
          <w:color w:val="6B7C8B"/>
          <w:sz w:val="24"/>
          <w:szCs w:val="24"/>
          <w:rPrChange w:id="1154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1543"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54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1545" w:author="Narendra" w:date="2021-08-21T13:02:00Z">
            <w:rPr>
              <w:rFonts w:ascii="inherit" w:eastAsia="Times New Roman" w:hAnsi="inherit" w:cs="Consolas"/>
              <w:color w:val="CFD5E0"/>
              <w:sz w:val="25"/>
            </w:rPr>
          </w:rPrChange>
        </w:rPr>
        <w:t>HttpClient client = HttpClientFactory.</w:t>
      </w:r>
      <w:r w:rsidRPr="008C6831">
        <w:rPr>
          <w:rFonts w:ascii="Maiandra GD" w:eastAsia="Times New Roman" w:hAnsi="Maiandra GD" w:cs="Consolas"/>
          <w:color w:val="4284AE"/>
          <w:sz w:val="24"/>
          <w:szCs w:val="24"/>
          <w:rPrChange w:id="11546" w:author="Narendra" w:date="2021-08-21T13:02:00Z">
            <w:rPr>
              <w:rFonts w:ascii="inherit" w:eastAsia="Times New Roman" w:hAnsi="inherit" w:cs="Consolas"/>
              <w:color w:val="4284AE"/>
              <w:sz w:val="25"/>
            </w:rPr>
          </w:rPrChange>
        </w:rPr>
        <w:t>Create</w:t>
      </w:r>
      <w:r w:rsidRPr="008C6831">
        <w:rPr>
          <w:rFonts w:ascii="Maiandra GD" w:eastAsia="Times New Roman" w:hAnsi="Maiandra GD" w:cs="Consolas"/>
          <w:b/>
          <w:bCs/>
          <w:color w:val="6B7C8B"/>
          <w:sz w:val="24"/>
          <w:szCs w:val="24"/>
          <w:rPrChange w:id="1154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1548" w:author="Narendra" w:date="2021-08-21T13:02:00Z">
            <w:rPr>
              <w:rFonts w:ascii="inherit" w:eastAsia="Times New Roman" w:hAnsi="inherit" w:cs="Consolas"/>
              <w:color w:val="CFD5E0"/>
              <w:sz w:val="25"/>
            </w:rPr>
          </w:rPrChange>
        </w:rPr>
        <w:t>customDelegatingHandler</w:t>
      </w:r>
      <w:r w:rsidRPr="008C6831">
        <w:rPr>
          <w:rFonts w:ascii="Maiandra GD" w:eastAsia="Times New Roman" w:hAnsi="Maiandra GD" w:cs="Consolas"/>
          <w:b/>
          <w:bCs/>
          <w:color w:val="6B7C8B"/>
          <w:sz w:val="24"/>
          <w:szCs w:val="24"/>
          <w:rPrChange w:id="1154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1550"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55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D19252"/>
          <w:sz w:val="24"/>
          <w:szCs w:val="24"/>
          <w:rPrChange w:id="11552" w:author="Narendra" w:date="2021-08-21T13:02:00Z">
            <w:rPr>
              <w:rFonts w:ascii="inherit" w:eastAsia="Times New Roman" w:hAnsi="inherit" w:cs="Consolas"/>
              <w:color w:val="D19252"/>
              <w:sz w:val="25"/>
            </w:rPr>
          </w:rPrChange>
        </w:rPr>
        <w:t>var</w:t>
      </w:r>
      <w:r w:rsidRPr="008C6831">
        <w:rPr>
          <w:rFonts w:ascii="Maiandra GD" w:eastAsia="Times New Roman" w:hAnsi="Maiandra GD" w:cs="Consolas"/>
          <w:color w:val="CFD5E0"/>
          <w:sz w:val="24"/>
          <w:szCs w:val="24"/>
          <w:rPrChange w:id="11553" w:author="Narendra" w:date="2021-08-21T13:02:00Z">
            <w:rPr>
              <w:rFonts w:ascii="inherit" w:eastAsia="Times New Roman" w:hAnsi="inherit" w:cs="Consolas"/>
              <w:color w:val="CFD5E0"/>
              <w:sz w:val="25"/>
            </w:rPr>
          </w:rPrChange>
        </w:rPr>
        <w:t xml:space="preserve"> order = </w:t>
      </w:r>
      <w:r w:rsidRPr="008C6831">
        <w:rPr>
          <w:rFonts w:ascii="Maiandra GD" w:eastAsia="Times New Roman" w:hAnsi="Maiandra GD" w:cs="Consolas"/>
          <w:color w:val="4284AE"/>
          <w:sz w:val="24"/>
          <w:szCs w:val="24"/>
          <w:rPrChange w:id="11554"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11555" w:author="Narendra" w:date="2021-08-21T13:02:00Z">
            <w:rPr>
              <w:rFonts w:ascii="inherit" w:eastAsia="Times New Roman" w:hAnsi="inherit" w:cs="Consolas"/>
              <w:color w:val="CFD5E0"/>
              <w:sz w:val="25"/>
            </w:rPr>
          </w:rPrChange>
        </w:rPr>
        <w:t xml:space="preserve"> Order</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55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1557"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55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1559" w:author="Narendra" w:date="2021-08-21T13:02:00Z">
            <w:rPr>
              <w:rFonts w:ascii="inherit" w:eastAsia="Times New Roman" w:hAnsi="inherit" w:cs="Consolas"/>
              <w:color w:val="CFD5E0"/>
              <w:sz w:val="25"/>
            </w:rPr>
          </w:rPrChange>
        </w:rPr>
        <w:t xml:space="preserve">OrderID = </w:t>
      </w:r>
      <w:r w:rsidRPr="008C6831">
        <w:rPr>
          <w:rFonts w:ascii="Maiandra GD" w:eastAsia="Times New Roman" w:hAnsi="Maiandra GD" w:cs="Consolas"/>
          <w:color w:val="D19A66"/>
          <w:sz w:val="24"/>
          <w:szCs w:val="24"/>
          <w:rPrChange w:id="11560" w:author="Narendra" w:date="2021-08-21T13:02:00Z">
            <w:rPr>
              <w:rFonts w:ascii="inherit" w:eastAsia="Times New Roman" w:hAnsi="inherit" w:cs="Consolas"/>
              <w:color w:val="D19A66"/>
              <w:sz w:val="25"/>
            </w:rPr>
          </w:rPrChange>
        </w:rPr>
        <w:t>10248</w:t>
      </w:r>
      <w:r w:rsidRPr="008C6831">
        <w:rPr>
          <w:rFonts w:ascii="Maiandra GD" w:eastAsia="Times New Roman" w:hAnsi="Maiandra GD" w:cs="Consolas"/>
          <w:color w:val="CFD5E0"/>
          <w:sz w:val="24"/>
          <w:szCs w:val="24"/>
          <w:rPrChange w:id="11561"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56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1563" w:author="Narendra" w:date="2021-08-21T13:02:00Z">
            <w:rPr>
              <w:rFonts w:ascii="inherit" w:eastAsia="Times New Roman" w:hAnsi="inherit" w:cs="Consolas"/>
              <w:color w:val="CFD5E0"/>
              <w:sz w:val="25"/>
            </w:rPr>
          </w:rPrChange>
        </w:rPr>
        <w:t xml:space="preserve">CustomerName = </w:t>
      </w:r>
      <w:r w:rsidRPr="008C6831">
        <w:rPr>
          <w:rFonts w:ascii="Maiandra GD" w:eastAsia="Times New Roman" w:hAnsi="Maiandra GD" w:cs="Consolas"/>
          <w:color w:val="7CC379"/>
          <w:sz w:val="24"/>
          <w:szCs w:val="24"/>
          <w:rPrChange w:id="11564" w:author="Narendra" w:date="2021-08-21T13:02:00Z">
            <w:rPr>
              <w:rFonts w:ascii="inherit" w:eastAsia="Times New Roman" w:hAnsi="inherit" w:cs="Consolas"/>
              <w:color w:val="7CC379"/>
              <w:sz w:val="25"/>
            </w:rPr>
          </w:rPrChange>
        </w:rPr>
        <w:t>"Pranaya Rout"</w:t>
      </w:r>
      <w:r w:rsidRPr="008C6831">
        <w:rPr>
          <w:rFonts w:ascii="Maiandra GD" w:eastAsia="Times New Roman" w:hAnsi="Maiandra GD" w:cs="Consolas"/>
          <w:color w:val="CFD5E0"/>
          <w:sz w:val="24"/>
          <w:szCs w:val="24"/>
          <w:rPrChange w:id="11565"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56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1567" w:author="Narendra" w:date="2021-08-21T13:02:00Z">
            <w:rPr>
              <w:rFonts w:ascii="inherit" w:eastAsia="Times New Roman" w:hAnsi="inherit" w:cs="Consolas"/>
              <w:color w:val="CFD5E0"/>
              <w:sz w:val="25"/>
            </w:rPr>
          </w:rPrChange>
        </w:rPr>
        <w:t xml:space="preserve">CustomerAddress = </w:t>
      </w:r>
      <w:r w:rsidRPr="008C6831">
        <w:rPr>
          <w:rFonts w:ascii="Maiandra GD" w:eastAsia="Times New Roman" w:hAnsi="Maiandra GD" w:cs="Consolas"/>
          <w:color w:val="7CC379"/>
          <w:sz w:val="24"/>
          <w:szCs w:val="24"/>
          <w:rPrChange w:id="11568" w:author="Narendra" w:date="2021-08-21T13:02:00Z">
            <w:rPr>
              <w:rFonts w:ascii="inherit" w:eastAsia="Times New Roman" w:hAnsi="inherit" w:cs="Consolas"/>
              <w:color w:val="7CC379"/>
              <w:sz w:val="25"/>
            </w:rPr>
          </w:rPrChange>
        </w:rPr>
        <w:t>"Mumbai|Mahatashtra|IN"</w:t>
      </w:r>
      <w:r w:rsidRPr="008C6831">
        <w:rPr>
          <w:rFonts w:ascii="Maiandra GD" w:eastAsia="Times New Roman" w:hAnsi="Maiandra GD" w:cs="Consolas"/>
          <w:color w:val="CFD5E0"/>
          <w:sz w:val="24"/>
          <w:szCs w:val="24"/>
          <w:rPrChange w:id="11569"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57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1571" w:author="Narendra" w:date="2021-08-21T13:02:00Z">
            <w:rPr>
              <w:rFonts w:ascii="inherit" w:eastAsia="Times New Roman" w:hAnsi="inherit" w:cs="Consolas"/>
              <w:color w:val="CFD5E0"/>
              <w:sz w:val="25"/>
            </w:rPr>
          </w:rPrChange>
        </w:rPr>
        <w:t xml:space="preserve">ContactNumber = </w:t>
      </w:r>
      <w:r w:rsidRPr="008C6831">
        <w:rPr>
          <w:rFonts w:ascii="Maiandra GD" w:eastAsia="Times New Roman" w:hAnsi="Maiandra GD" w:cs="Consolas"/>
          <w:color w:val="7CC379"/>
          <w:sz w:val="24"/>
          <w:szCs w:val="24"/>
          <w:rPrChange w:id="11572" w:author="Narendra" w:date="2021-08-21T13:02:00Z">
            <w:rPr>
              <w:rFonts w:ascii="inherit" w:eastAsia="Times New Roman" w:hAnsi="inherit" w:cs="Consolas"/>
              <w:color w:val="7CC379"/>
              <w:sz w:val="25"/>
            </w:rPr>
          </w:rPrChange>
        </w:rPr>
        <w:t>"1234567890"</w:t>
      </w:r>
      <w:r w:rsidRPr="008C6831">
        <w:rPr>
          <w:rFonts w:ascii="Maiandra GD" w:eastAsia="Times New Roman" w:hAnsi="Maiandra GD" w:cs="Consolas"/>
          <w:color w:val="CFD5E0"/>
          <w:sz w:val="24"/>
          <w:szCs w:val="24"/>
          <w:rPrChange w:id="11573"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57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1575" w:author="Narendra" w:date="2021-08-21T13:02:00Z">
            <w:rPr>
              <w:rFonts w:ascii="inherit" w:eastAsia="Times New Roman" w:hAnsi="inherit" w:cs="Consolas"/>
              <w:color w:val="CFD5E0"/>
              <w:sz w:val="25"/>
            </w:rPr>
          </w:rPrChange>
        </w:rPr>
        <w:t xml:space="preserve">IsShipped = </w:t>
      </w:r>
      <w:r w:rsidRPr="008C6831">
        <w:rPr>
          <w:rFonts w:ascii="Maiandra GD" w:eastAsia="Times New Roman" w:hAnsi="Maiandra GD" w:cs="Consolas"/>
          <w:b/>
          <w:bCs/>
          <w:color w:val="D171DD"/>
          <w:sz w:val="24"/>
          <w:szCs w:val="24"/>
          <w:rPrChange w:id="11576" w:author="Narendra" w:date="2021-08-21T13:02:00Z">
            <w:rPr>
              <w:rFonts w:ascii="inherit" w:eastAsia="Times New Roman" w:hAnsi="inherit" w:cs="Consolas"/>
              <w:b/>
              <w:bCs/>
              <w:color w:val="D171DD"/>
              <w:sz w:val="25"/>
            </w:rPr>
          </w:rPrChange>
        </w:rPr>
        <w:t>true</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57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157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1579"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58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1581" w:author="Narendra" w:date="2021-08-21T13:02:00Z">
            <w:rPr>
              <w:rFonts w:ascii="inherit" w:eastAsia="Times New Roman" w:hAnsi="inherit" w:cs="Consolas"/>
              <w:color w:val="CFD5E0"/>
              <w:sz w:val="25"/>
            </w:rPr>
          </w:rPrChange>
        </w:rPr>
        <w:t xml:space="preserve">HttpResponseMessage response = </w:t>
      </w:r>
      <w:r w:rsidRPr="008C6831">
        <w:rPr>
          <w:rFonts w:ascii="Maiandra GD" w:eastAsia="Times New Roman" w:hAnsi="Maiandra GD" w:cs="Consolas"/>
          <w:b/>
          <w:bCs/>
          <w:color w:val="D171DD"/>
          <w:sz w:val="24"/>
          <w:szCs w:val="24"/>
          <w:rPrChange w:id="11582" w:author="Narendra" w:date="2021-08-21T13:02:00Z">
            <w:rPr>
              <w:rFonts w:ascii="inherit" w:eastAsia="Times New Roman" w:hAnsi="inherit" w:cs="Consolas"/>
              <w:b/>
              <w:bCs/>
              <w:color w:val="D171DD"/>
              <w:sz w:val="25"/>
            </w:rPr>
          </w:rPrChange>
        </w:rPr>
        <w:t>await</w:t>
      </w:r>
      <w:r w:rsidRPr="008C6831">
        <w:rPr>
          <w:rFonts w:ascii="Maiandra GD" w:eastAsia="Times New Roman" w:hAnsi="Maiandra GD" w:cs="Consolas"/>
          <w:color w:val="CFD5E0"/>
          <w:sz w:val="24"/>
          <w:szCs w:val="24"/>
          <w:rPrChange w:id="11583" w:author="Narendra" w:date="2021-08-21T13:02:00Z">
            <w:rPr>
              <w:rFonts w:ascii="inherit" w:eastAsia="Times New Roman" w:hAnsi="inherit" w:cs="Consolas"/>
              <w:color w:val="CFD5E0"/>
              <w:sz w:val="25"/>
            </w:rPr>
          </w:rPrChange>
        </w:rPr>
        <w:t xml:space="preserve"> client.</w:t>
      </w:r>
      <w:r w:rsidRPr="008C6831">
        <w:rPr>
          <w:rFonts w:ascii="Maiandra GD" w:eastAsia="Times New Roman" w:hAnsi="Maiandra GD" w:cs="Consolas"/>
          <w:color w:val="4284AE"/>
          <w:sz w:val="24"/>
          <w:szCs w:val="24"/>
          <w:rPrChange w:id="11584" w:author="Narendra" w:date="2021-08-21T13:02:00Z">
            <w:rPr>
              <w:rFonts w:ascii="inherit" w:eastAsia="Times New Roman" w:hAnsi="inherit" w:cs="Consolas"/>
              <w:color w:val="4284AE"/>
              <w:sz w:val="25"/>
            </w:rPr>
          </w:rPrChange>
        </w:rPr>
        <w:t>PostAsJsonAsync</w:t>
      </w:r>
      <w:r w:rsidRPr="008C6831">
        <w:rPr>
          <w:rFonts w:ascii="Maiandra GD" w:eastAsia="Times New Roman" w:hAnsi="Maiandra GD" w:cs="Consolas"/>
          <w:b/>
          <w:bCs/>
          <w:color w:val="6B7C8B"/>
          <w:sz w:val="24"/>
          <w:szCs w:val="24"/>
          <w:rPrChange w:id="11585"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1586" w:author="Narendra" w:date="2021-08-21T13:02:00Z">
            <w:rPr>
              <w:rFonts w:ascii="inherit" w:eastAsia="Times New Roman" w:hAnsi="inherit" w:cs="Consolas"/>
              <w:color w:val="CFD5E0"/>
              <w:sz w:val="25"/>
            </w:rPr>
          </w:rPrChange>
        </w:rPr>
        <w:t xml:space="preserve">apiBaseAddress + </w:t>
      </w:r>
      <w:r w:rsidRPr="008C6831">
        <w:rPr>
          <w:rFonts w:ascii="Maiandra GD" w:eastAsia="Times New Roman" w:hAnsi="Maiandra GD" w:cs="Consolas"/>
          <w:color w:val="7CC379"/>
          <w:sz w:val="24"/>
          <w:szCs w:val="24"/>
          <w:rPrChange w:id="11587" w:author="Narendra" w:date="2021-08-21T13:02:00Z">
            <w:rPr>
              <w:rFonts w:ascii="inherit" w:eastAsia="Times New Roman" w:hAnsi="inherit" w:cs="Consolas"/>
              <w:color w:val="7CC379"/>
              <w:sz w:val="25"/>
            </w:rPr>
          </w:rPrChange>
        </w:rPr>
        <w:t>"api/orders"</w:t>
      </w:r>
      <w:r w:rsidRPr="008C6831">
        <w:rPr>
          <w:rFonts w:ascii="Maiandra GD" w:eastAsia="Times New Roman" w:hAnsi="Maiandra GD" w:cs="Consolas"/>
          <w:color w:val="CFD5E0"/>
          <w:sz w:val="24"/>
          <w:szCs w:val="24"/>
          <w:rPrChange w:id="11588" w:author="Narendra" w:date="2021-08-21T13:02:00Z">
            <w:rPr>
              <w:rFonts w:ascii="inherit" w:eastAsia="Times New Roman" w:hAnsi="inherit" w:cs="Consolas"/>
              <w:color w:val="CFD5E0"/>
              <w:sz w:val="25"/>
            </w:rPr>
          </w:rPrChange>
        </w:rPr>
        <w:t>, order</w:t>
      </w:r>
      <w:r w:rsidRPr="008C6831">
        <w:rPr>
          <w:rFonts w:ascii="Maiandra GD" w:eastAsia="Times New Roman" w:hAnsi="Maiandra GD" w:cs="Consolas"/>
          <w:b/>
          <w:bCs/>
          <w:color w:val="6B7C8B"/>
          <w:sz w:val="24"/>
          <w:szCs w:val="24"/>
          <w:rPrChange w:id="1158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1590"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59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1592" w:author="Narendra" w:date="2021-08-21T13:02:00Z">
            <w:rPr>
              <w:rFonts w:ascii="inherit" w:eastAsia="Times New Roman" w:hAnsi="inherit" w:cs="Consolas"/>
              <w:b/>
              <w:bCs/>
              <w:color w:val="D171DD"/>
              <w:sz w:val="25"/>
            </w:rPr>
          </w:rPrChange>
        </w:rPr>
        <w:t>if</w:t>
      </w:r>
      <w:r w:rsidRPr="008C6831">
        <w:rPr>
          <w:rFonts w:ascii="Maiandra GD" w:eastAsia="Times New Roman" w:hAnsi="Maiandra GD" w:cs="Consolas"/>
          <w:color w:val="CFD5E0"/>
          <w:sz w:val="24"/>
          <w:szCs w:val="24"/>
          <w:rPrChange w:id="11593"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11594"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1595" w:author="Narendra" w:date="2021-08-21T13:02:00Z">
            <w:rPr>
              <w:rFonts w:ascii="inherit" w:eastAsia="Times New Roman" w:hAnsi="inherit" w:cs="Consolas"/>
              <w:color w:val="CFD5E0"/>
              <w:sz w:val="25"/>
            </w:rPr>
          </w:rPrChange>
        </w:rPr>
        <w:t>response.</w:t>
      </w:r>
      <w:r w:rsidRPr="008C6831">
        <w:rPr>
          <w:rFonts w:ascii="Maiandra GD" w:eastAsia="Times New Roman" w:hAnsi="Maiandra GD" w:cs="Consolas"/>
          <w:color w:val="4284AE"/>
          <w:sz w:val="24"/>
          <w:szCs w:val="24"/>
          <w:rPrChange w:id="11596" w:author="Narendra" w:date="2021-08-21T13:02:00Z">
            <w:rPr>
              <w:rFonts w:ascii="inherit" w:eastAsia="Times New Roman" w:hAnsi="inherit" w:cs="Consolas"/>
              <w:color w:val="4284AE"/>
              <w:sz w:val="25"/>
            </w:rPr>
          </w:rPrChange>
        </w:rPr>
        <w:t>IsSuccessStatusCode</w:t>
      </w:r>
      <w:r w:rsidRPr="008C6831">
        <w:rPr>
          <w:rFonts w:ascii="Maiandra GD" w:eastAsia="Times New Roman" w:hAnsi="Maiandra GD" w:cs="Consolas"/>
          <w:b/>
          <w:bCs/>
          <w:color w:val="6B7C8B"/>
          <w:sz w:val="24"/>
          <w:szCs w:val="24"/>
          <w:rPrChange w:id="11597"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59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1599"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60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1601" w:author="Narendra" w:date="2021-08-21T13:02:00Z">
            <w:rPr>
              <w:rFonts w:ascii="inherit" w:eastAsia="Times New Roman" w:hAnsi="inherit" w:cs="Consolas"/>
              <w:color w:val="CFD5E0"/>
              <w:sz w:val="25"/>
            </w:rPr>
          </w:rPrChange>
        </w:rPr>
        <w:t xml:space="preserve">string responseString = </w:t>
      </w:r>
      <w:r w:rsidRPr="008C6831">
        <w:rPr>
          <w:rFonts w:ascii="Maiandra GD" w:eastAsia="Times New Roman" w:hAnsi="Maiandra GD" w:cs="Consolas"/>
          <w:b/>
          <w:bCs/>
          <w:color w:val="D171DD"/>
          <w:sz w:val="24"/>
          <w:szCs w:val="24"/>
          <w:rPrChange w:id="11602" w:author="Narendra" w:date="2021-08-21T13:02:00Z">
            <w:rPr>
              <w:rFonts w:ascii="inherit" w:eastAsia="Times New Roman" w:hAnsi="inherit" w:cs="Consolas"/>
              <w:b/>
              <w:bCs/>
              <w:color w:val="D171DD"/>
              <w:sz w:val="25"/>
            </w:rPr>
          </w:rPrChange>
        </w:rPr>
        <w:t>await</w:t>
      </w:r>
      <w:r w:rsidRPr="008C6831">
        <w:rPr>
          <w:rFonts w:ascii="Maiandra GD" w:eastAsia="Times New Roman" w:hAnsi="Maiandra GD" w:cs="Consolas"/>
          <w:color w:val="CFD5E0"/>
          <w:sz w:val="24"/>
          <w:szCs w:val="24"/>
          <w:rPrChange w:id="11603" w:author="Narendra" w:date="2021-08-21T13:02:00Z">
            <w:rPr>
              <w:rFonts w:ascii="inherit" w:eastAsia="Times New Roman" w:hAnsi="inherit" w:cs="Consolas"/>
              <w:color w:val="CFD5E0"/>
              <w:sz w:val="25"/>
            </w:rPr>
          </w:rPrChange>
        </w:rPr>
        <w:t xml:space="preserve"> response.</w:t>
      </w:r>
      <w:r w:rsidRPr="008C6831">
        <w:rPr>
          <w:rFonts w:ascii="Maiandra GD" w:eastAsia="Times New Roman" w:hAnsi="Maiandra GD" w:cs="Consolas"/>
          <w:color w:val="4284AE"/>
          <w:sz w:val="24"/>
          <w:szCs w:val="24"/>
          <w:rPrChange w:id="11604" w:author="Narendra" w:date="2021-08-21T13:02:00Z">
            <w:rPr>
              <w:rFonts w:ascii="inherit" w:eastAsia="Times New Roman" w:hAnsi="inherit" w:cs="Consolas"/>
              <w:color w:val="4284AE"/>
              <w:sz w:val="25"/>
            </w:rPr>
          </w:rPrChange>
        </w:rPr>
        <w:t>Content</w:t>
      </w:r>
      <w:r w:rsidRPr="008C6831">
        <w:rPr>
          <w:rFonts w:ascii="Maiandra GD" w:eastAsia="Times New Roman" w:hAnsi="Maiandra GD" w:cs="Consolas"/>
          <w:color w:val="CFD5E0"/>
          <w:sz w:val="24"/>
          <w:szCs w:val="24"/>
          <w:rPrChange w:id="11605"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11606" w:author="Narendra" w:date="2021-08-21T13:02:00Z">
            <w:rPr>
              <w:rFonts w:ascii="inherit" w:eastAsia="Times New Roman" w:hAnsi="inherit" w:cs="Consolas"/>
              <w:color w:val="4284AE"/>
              <w:sz w:val="25"/>
            </w:rPr>
          </w:rPrChange>
        </w:rPr>
        <w:t>ReadAsStringAsync</w:t>
      </w:r>
      <w:r w:rsidRPr="008C6831">
        <w:rPr>
          <w:rFonts w:ascii="Maiandra GD" w:eastAsia="Times New Roman" w:hAnsi="Maiandra GD" w:cs="Consolas"/>
          <w:b/>
          <w:bCs/>
          <w:color w:val="6B7C8B"/>
          <w:sz w:val="24"/>
          <w:szCs w:val="24"/>
          <w:rPrChange w:id="1160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1608"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60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1610" w:author="Narendra" w:date="2021-08-21T13:02:00Z">
            <w:rPr>
              <w:rFonts w:ascii="inherit" w:eastAsia="Times New Roman" w:hAnsi="inherit" w:cs="Consolas"/>
              <w:color w:val="CFD5E0"/>
              <w:sz w:val="25"/>
            </w:rPr>
          </w:rPrChange>
        </w:rPr>
        <w:lastRenderedPageBreak/>
        <w:t>Console.</w:t>
      </w:r>
      <w:r w:rsidRPr="008C6831">
        <w:rPr>
          <w:rFonts w:ascii="Maiandra GD" w:eastAsia="Times New Roman" w:hAnsi="Maiandra GD" w:cs="Consolas"/>
          <w:color w:val="4284AE"/>
          <w:sz w:val="24"/>
          <w:szCs w:val="24"/>
          <w:rPrChange w:id="11611" w:author="Narendra" w:date="2021-08-21T13:02:00Z">
            <w:rPr>
              <w:rFonts w:ascii="inherit" w:eastAsia="Times New Roman" w:hAnsi="inherit" w:cs="Consolas"/>
              <w:color w:val="4284AE"/>
              <w:sz w:val="25"/>
            </w:rPr>
          </w:rPrChange>
        </w:rPr>
        <w:t>WriteLine</w:t>
      </w:r>
      <w:r w:rsidRPr="008C6831">
        <w:rPr>
          <w:rFonts w:ascii="Maiandra GD" w:eastAsia="Times New Roman" w:hAnsi="Maiandra GD" w:cs="Consolas"/>
          <w:b/>
          <w:bCs/>
          <w:color w:val="6B7C8B"/>
          <w:sz w:val="24"/>
          <w:szCs w:val="24"/>
          <w:rPrChange w:id="1161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1613" w:author="Narendra" w:date="2021-08-21T13:02:00Z">
            <w:rPr>
              <w:rFonts w:ascii="inherit" w:eastAsia="Times New Roman" w:hAnsi="inherit" w:cs="Consolas"/>
              <w:color w:val="CFD5E0"/>
              <w:sz w:val="25"/>
            </w:rPr>
          </w:rPrChange>
        </w:rPr>
        <w:t>responseString</w:t>
      </w:r>
      <w:r w:rsidRPr="008C6831">
        <w:rPr>
          <w:rFonts w:ascii="Maiandra GD" w:eastAsia="Times New Roman" w:hAnsi="Maiandra GD" w:cs="Consolas"/>
          <w:b/>
          <w:bCs/>
          <w:color w:val="6B7C8B"/>
          <w:sz w:val="24"/>
          <w:szCs w:val="24"/>
          <w:rPrChange w:id="11614"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1615"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61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1617" w:author="Narendra" w:date="2021-08-21T13:02:00Z">
            <w:rPr>
              <w:rFonts w:ascii="inherit" w:eastAsia="Times New Roman" w:hAnsi="inherit" w:cs="Consolas"/>
              <w:color w:val="CFD5E0"/>
              <w:sz w:val="25"/>
            </w:rPr>
          </w:rPrChange>
        </w:rPr>
        <w:t>Console.</w:t>
      </w:r>
      <w:r w:rsidRPr="008C6831">
        <w:rPr>
          <w:rFonts w:ascii="Maiandra GD" w:eastAsia="Times New Roman" w:hAnsi="Maiandra GD" w:cs="Consolas"/>
          <w:color w:val="4284AE"/>
          <w:sz w:val="24"/>
          <w:szCs w:val="24"/>
          <w:rPrChange w:id="11618" w:author="Narendra" w:date="2021-08-21T13:02:00Z">
            <w:rPr>
              <w:rFonts w:ascii="inherit" w:eastAsia="Times New Roman" w:hAnsi="inherit" w:cs="Consolas"/>
              <w:color w:val="4284AE"/>
              <w:sz w:val="25"/>
            </w:rPr>
          </w:rPrChange>
        </w:rPr>
        <w:t>WriteLine</w:t>
      </w:r>
      <w:r w:rsidRPr="008C6831">
        <w:rPr>
          <w:rFonts w:ascii="Maiandra GD" w:eastAsia="Times New Roman" w:hAnsi="Maiandra GD" w:cs="Consolas"/>
          <w:b/>
          <w:bCs/>
          <w:color w:val="6B7C8B"/>
          <w:sz w:val="24"/>
          <w:szCs w:val="24"/>
          <w:rPrChange w:id="1161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7CC379"/>
          <w:sz w:val="24"/>
          <w:szCs w:val="24"/>
          <w:rPrChange w:id="11620" w:author="Narendra" w:date="2021-08-21T13:02:00Z">
            <w:rPr>
              <w:rFonts w:ascii="inherit" w:eastAsia="Times New Roman" w:hAnsi="inherit" w:cs="Consolas"/>
              <w:color w:val="7CC379"/>
              <w:sz w:val="25"/>
            </w:rPr>
          </w:rPrChange>
        </w:rPr>
        <w:t>"HTTP Status: {0}, Reason {1}. Press ENTER to exit"</w:t>
      </w:r>
      <w:r w:rsidRPr="008C6831">
        <w:rPr>
          <w:rFonts w:ascii="Maiandra GD" w:eastAsia="Times New Roman" w:hAnsi="Maiandra GD" w:cs="Consolas"/>
          <w:color w:val="CFD5E0"/>
          <w:sz w:val="24"/>
          <w:szCs w:val="24"/>
          <w:rPrChange w:id="11621" w:author="Narendra" w:date="2021-08-21T13:02:00Z">
            <w:rPr>
              <w:rFonts w:ascii="inherit" w:eastAsia="Times New Roman" w:hAnsi="inherit" w:cs="Consolas"/>
              <w:color w:val="CFD5E0"/>
              <w:sz w:val="25"/>
            </w:rPr>
          </w:rPrChange>
        </w:rPr>
        <w:t>, response.</w:t>
      </w:r>
      <w:r w:rsidRPr="008C6831">
        <w:rPr>
          <w:rFonts w:ascii="Maiandra GD" w:eastAsia="Times New Roman" w:hAnsi="Maiandra GD" w:cs="Consolas"/>
          <w:color w:val="4284AE"/>
          <w:sz w:val="24"/>
          <w:szCs w:val="24"/>
          <w:rPrChange w:id="11622" w:author="Narendra" w:date="2021-08-21T13:02:00Z">
            <w:rPr>
              <w:rFonts w:ascii="inherit" w:eastAsia="Times New Roman" w:hAnsi="inherit" w:cs="Consolas"/>
              <w:color w:val="4284AE"/>
              <w:sz w:val="25"/>
            </w:rPr>
          </w:rPrChange>
        </w:rPr>
        <w:t>StatusCode</w:t>
      </w:r>
      <w:r w:rsidRPr="008C6831">
        <w:rPr>
          <w:rFonts w:ascii="Maiandra GD" w:eastAsia="Times New Roman" w:hAnsi="Maiandra GD" w:cs="Consolas"/>
          <w:color w:val="CFD5E0"/>
          <w:sz w:val="24"/>
          <w:szCs w:val="24"/>
          <w:rPrChange w:id="11623" w:author="Narendra" w:date="2021-08-21T13:02:00Z">
            <w:rPr>
              <w:rFonts w:ascii="inherit" w:eastAsia="Times New Roman" w:hAnsi="inherit" w:cs="Consolas"/>
              <w:color w:val="CFD5E0"/>
              <w:sz w:val="25"/>
            </w:rPr>
          </w:rPrChange>
        </w:rPr>
        <w:t>, response.</w:t>
      </w:r>
      <w:r w:rsidRPr="008C6831">
        <w:rPr>
          <w:rFonts w:ascii="Maiandra GD" w:eastAsia="Times New Roman" w:hAnsi="Maiandra GD" w:cs="Consolas"/>
          <w:color w:val="4284AE"/>
          <w:sz w:val="24"/>
          <w:szCs w:val="24"/>
          <w:rPrChange w:id="11624" w:author="Narendra" w:date="2021-08-21T13:02:00Z">
            <w:rPr>
              <w:rFonts w:ascii="inherit" w:eastAsia="Times New Roman" w:hAnsi="inherit" w:cs="Consolas"/>
              <w:color w:val="4284AE"/>
              <w:sz w:val="25"/>
            </w:rPr>
          </w:rPrChange>
        </w:rPr>
        <w:t>ReasonPhrase</w:t>
      </w:r>
      <w:r w:rsidRPr="008C6831">
        <w:rPr>
          <w:rFonts w:ascii="Maiandra GD" w:eastAsia="Times New Roman" w:hAnsi="Maiandra GD" w:cs="Consolas"/>
          <w:b/>
          <w:bCs/>
          <w:color w:val="6B7C8B"/>
          <w:sz w:val="24"/>
          <w:szCs w:val="24"/>
          <w:rPrChange w:id="11625"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1626"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62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1628"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62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1630" w:author="Narendra" w:date="2021-08-21T13:02:00Z">
            <w:rPr>
              <w:rFonts w:ascii="inherit" w:eastAsia="Times New Roman" w:hAnsi="inherit" w:cs="Consolas"/>
              <w:b/>
              <w:bCs/>
              <w:color w:val="D171DD"/>
              <w:sz w:val="25"/>
            </w:rPr>
          </w:rPrChange>
        </w:rPr>
        <w:t>else</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63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1632"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63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1634" w:author="Narendra" w:date="2021-08-21T13:02:00Z">
            <w:rPr>
              <w:rFonts w:ascii="inherit" w:eastAsia="Times New Roman" w:hAnsi="inherit" w:cs="Consolas"/>
              <w:color w:val="CFD5E0"/>
              <w:sz w:val="25"/>
            </w:rPr>
          </w:rPrChange>
        </w:rPr>
        <w:t>Console.</w:t>
      </w:r>
      <w:r w:rsidRPr="008C6831">
        <w:rPr>
          <w:rFonts w:ascii="Maiandra GD" w:eastAsia="Times New Roman" w:hAnsi="Maiandra GD" w:cs="Consolas"/>
          <w:color w:val="4284AE"/>
          <w:sz w:val="24"/>
          <w:szCs w:val="24"/>
          <w:rPrChange w:id="11635" w:author="Narendra" w:date="2021-08-21T13:02:00Z">
            <w:rPr>
              <w:rFonts w:ascii="inherit" w:eastAsia="Times New Roman" w:hAnsi="inherit" w:cs="Consolas"/>
              <w:color w:val="4284AE"/>
              <w:sz w:val="25"/>
            </w:rPr>
          </w:rPrChange>
        </w:rPr>
        <w:t>WriteLine</w:t>
      </w:r>
      <w:r w:rsidRPr="008C6831">
        <w:rPr>
          <w:rFonts w:ascii="Maiandra GD" w:eastAsia="Times New Roman" w:hAnsi="Maiandra GD" w:cs="Consolas"/>
          <w:b/>
          <w:bCs/>
          <w:color w:val="6B7C8B"/>
          <w:sz w:val="24"/>
          <w:szCs w:val="24"/>
          <w:rPrChange w:id="11636"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7CC379"/>
          <w:sz w:val="24"/>
          <w:szCs w:val="24"/>
          <w:rPrChange w:id="11637" w:author="Narendra" w:date="2021-08-21T13:02:00Z">
            <w:rPr>
              <w:rFonts w:ascii="inherit" w:eastAsia="Times New Roman" w:hAnsi="inherit" w:cs="Consolas"/>
              <w:color w:val="7CC379"/>
              <w:sz w:val="25"/>
            </w:rPr>
          </w:rPrChange>
        </w:rPr>
        <w:t>"Failed to call the API. HTTP Status: {0}, Reason {1}"</w:t>
      </w:r>
      <w:r w:rsidRPr="008C6831">
        <w:rPr>
          <w:rFonts w:ascii="Maiandra GD" w:eastAsia="Times New Roman" w:hAnsi="Maiandra GD" w:cs="Consolas"/>
          <w:color w:val="CFD5E0"/>
          <w:sz w:val="24"/>
          <w:szCs w:val="24"/>
          <w:rPrChange w:id="11638" w:author="Narendra" w:date="2021-08-21T13:02:00Z">
            <w:rPr>
              <w:rFonts w:ascii="inherit" w:eastAsia="Times New Roman" w:hAnsi="inherit" w:cs="Consolas"/>
              <w:color w:val="CFD5E0"/>
              <w:sz w:val="25"/>
            </w:rPr>
          </w:rPrChange>
        </w:rPr>
        <w:t>, response.</w:t>
      </w:r>
      <w:r w:rsidRPr="008C6831">
        <w:rPr>
          <w:rFonts w:ascii="Maiandra GD" w:eastAsia="Times New Roman" w:hAnsi="Maiandra GD" w:cs="Consolas"/>
          <w:color w:val="4284AE"/>
          <w:sz w:val="24"/>
          <w:szCs w:val="24"/>
          <w:rPrChange w:id="11639" w:author="Narendra" w:date="2021-08-21T13:02:00Z">
            <w:rPr>
              <w:rFonts w:ascii="inherit" w:eastAsia="Times New Roman" w:hAnsi="inherit" w:cs="Consolas"/>
              <w:color w:val="4284AE"/>
              <w:sz w:val="25"/>
            </w:rPr>
          </w:rPrChange>
        </w:rPr>
        <w:t>StatusCode</w:t>
      </w:r>
      <w:r w:rsidRPr="008C6831">
        <w:rPr>
          <w:rFonts w:ascii="Maiandra GD" w:eastAsia="Times New Roman" w:hAnsi="Maiandra GD" w:cs="Consolas"/>
          <w:color w:val="CFD5E0"/>
          <w:sz w:val="24"/>
          <w:szCs w:val="24"/>
          <w:rPrChange w:id="11640" w:author="Narendra" w:date="2021-08-21T13:02:00Z">
            <w:rPr>
              <w:rFonts w:ascii="inherit" w:eastAsia="Times New Roman" w:hAnsi="inherit" w:cs="Consolas"/>
              <w:color w:val="CFD5E0"/>
              <w:sz w:val="25"/>
            </w:rPr>
          </w:rPrChange>
        </w:rPr>
        <w:t>, response.</w:t>
      </w:r>
      <w:r w:rsidRPr="008C6831">
        <w:rPr>
          <w:rFonts w:ascii="Maiandra GD" w:eastAsia="Times New Roman" w:hAnsi="Maiandra GD" w:cs="Consolas"/>
          <w:color w:val="4284AE"/>
          <w:sz w:val="24"/>
          <w:szCs w:val="24"/>
          <w:rPrChange w:id="11641" w:author="Narendra" w:date="2021-08-21T13:02:00Z">
            <w:rPr>
              <w:rFonts w:ascii="inherit" w:eastAsia="Times New Roman" w:hAnsi="inherit" w:cs="Consolas"/>
              <w:color w:val="4284AE"/>
              <w:sz w:val="25"/>
            </w:rPr>
          </w:rPrChange>
        </w:rPr>
        <w:t>ReasonPhrase</w:t>
      </w:r>
      <w:r w:rsidRPr="008C6831">
        <w:rPr>
          <w:rFonts w:ascii="Maiandra GD" w:eastAsia="Times New Roman" w:hAnsi="Maiandra GD" w:cs="Consolas"/>
          <w:b/>
          <w:bCs/>
          <w:color w:val="6B7C8B"/>
          <w:sz w:val="24"/>
          <w:szCs w:val="24"/>
          <w:rPrChange w:id="1164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1643"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64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1645"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64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1647"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64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1649"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line="384" w:lineRule="atLeast"/>
        <w:textAlignment w:val="baseline"/>
        <w:rPr>
          <w:rFonts w:ascii="Maiandra GD" w:eastAsia="Times New Roman" w:hAnsi="Maiandra GD" w:cs="Consolas"/>
          <w:color w:val="596174"/>
          <w:sz w:val="24"/>
          <w:szCs w:val="24"/>
          <w:rPrChange w:id="1165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1651"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FFFFFF"/>
        <w:spacing w:after="0" w:line="240" w:lineRule="auto"/>
        <w:jc w:val="both"/>
        <w:textAlignment w:val="baseline"/>
        <w:outlineLvl w:val="4"/>
        <w:rPr>
          <w:rFonts w:ascii="Maiandra GD" w:eastAsia="Times New Roman" w:hAnsi="Maiandra GD" w:cs="Segoe UI"/>
          <w:color w:val="3A3A3A"/>
          <w:sz w:val="24"/>
          <w:szCs w:val="24"/>
          <w:rPrChange w:id="11652" w:author="Narendra" w:date="2021-08-21T13:02:00Z">
            <w:rPr>
              <w:rFonts w:ascii="Segoe UI" w:eastAsia="Times New Roman" w:hAnsi="Segoe UI" w:cs="Segoe UI"/>
              <w:color w:val="3A3A3A"/>
              <w:sz w:val="20"/>
              <w:szCs w:val="20"/>
            </w:rPr>
          </w:rPrChange>
        </w:rPr>
      </w:pPr>
      <w:r w:rsidRPr="008C6831">
        <w:rPr>
          <w:rFonts w:ascii="Maiandra GD" w:eastAsia="Times New Roman" w:hAnsi="Maiandra GD" w:cs="Arial"/>
          <w:b/>
          <w:bCs/>
          <w:color w:val="000000"/>
          <w:sz w:val="24"/>
          <w:szCs w:val="24"/>
          <w:rPrChange w:id="11653" w:author="Narendra" w:date="2021-08-21T13:02:00Z">
            <w:rPr>
              <w:rFonts w:ascii="Arial" w:eastAsia="Times New Roman" w:hAnsi="Arial" w:cs="Arial"/>
              <w:b/>
              <w:bCs/>
              <w:color w:val="000000"/>
              <w:sz w:val="27"/>
            </w:rPr>
          </w:rPrChange>
        </w:rPr>
        <w:t>Explanation of the above code:</w:t>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11654"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1655" w:author="Narendra" w:date="2021-08-21T13:02:00Z">
            <w:rPr>
              <w:rFonts w:ascii="Arial" w:eastAsia="Times New Roman" w:hAnsi="Arial" w:cs="Arial"/>
              <w:color w:val="000000"/>
              <w:sz w:val="23"/>
              <w:szCs w:val="23"/>
              <w:bdr w:val="none" w:sz="0" w:space="0" w:color="auto" w:frame="1"/>
            </w:rPr>
          </w:rPrChange>
        </w:rPr>
        <w:t>What we implemented in the above class is very simple. Here we are issuing an HTTP Post request to the endpoint “</w:t>
      </w:r>
      <w:r w:rsidRPr="008C6831">
        <w:rPr>
          <w:rFonts w:ascii="Maiandra GD" w:eastAsia="Times New Roman" w:hAnsi="Maiandra GD" w:cs="Arial"/>
          <w:b/>
          <w:bCs/>
          <w:color w:val="000000"/>
          <w:sz w:val="24"/>
          <w:szCs w:val="24"/>
          <w:rPrChange w:id="11656" w:author="Narendra" w:date="2021-08-21T13:02:00Z">
            <w:rPr>
              <w:rFonts w:ascii="Arial" w:eastAsia="Times New Roman" w:hAnsi="Arial" w:cs="Arial"/>
              <w:b/>
              <w:bCs/>
              <w:color w:val="000000"/>
              <w:sz w:val="23"/>
            </w:rPr>
          </w:rPrChange>
        </w:rPr>
        <w:t>/api/orders</w:t>
      </w:r>
      <w:r w:rsidRPr="008C6831">
        <w:rPr>
          <w:rFonts w:ascii="Maiandra GD" w:eastAsia="Times New Roman" w:hAnsi="Maiandra GD" w:cs="Arial"/>
          <w:color w:val="000000"/>
          <w:sz w:val="24"/>
          <w:szCs w:val="24"/>
          <w:bdr w:val="none" w:sz="0" w:space="0" w:color="auto" w:frame="1"/>
          <w:rPrChange w:id="11657" w:author="Narendra" w:date="2021-08-21T13:02:00Z">
            <w:rPr>
              <w:rFonts w:ascii="Arial" w:eastAsia="Times New Roman" w:hAnsi="Arial" w:cs="Arial"/>
              <w:color w:val="000000"/>
              <w:sz w:val="23"/>
              <w:szCs w:val="23"/>
              <w:bdr w:val="none" w:sz="0" w:space="0" w:color="auto" w:frame="1"/>
            </w:rPr>
          </w:rPrChange>
        </w:rPr>
        <w:t>” including the serialized order object. This endpoint (“</w:t>
      </w:r>
      <w:r w:rsidRPr="008C6831">
        <w:rPr>
          <w:rFonts w:ascii="Maiandra GD" w:eastAsia="Times New Roman" w:hAnsi="Maiandra GD" w:cs="Arial"/>
          <w:b/>
          <w:bCs/>
          <w:color w:val="000000"/>
          <w:sz w:val="24"/>
          <w:szCs w:val="24"/>
          <w:rPrChange w:id="11658" w:author="Narendra" w:date="2021-08-21T13:02:00Z">
            <w:rPr>
              <w:rFonts w:ascii="Arial" w:eastAsia="Times New Roman" w:hAnsi="Arial" w:cs="Arial"/>
              <w:b/>
              <w:bCs/>
              <w:color w:val="000000"/>
              <w:sz w:val="23"/>
            </w:rPr>
          </w:rPrChange>
        </w:rPr>
        <w:t>/api/orders</w:t>
      </w:r>
      <w:r w:rsidRPr="008C6831">
        <w:rPr>
          <w:rFonts w:ascii="Maiandra GD" w:eastAsia="Times New Roman" w:hAnsi="Maiandra GD" w:cs="Arial"/>
          <w:color w:val="000000"/>
          <w:sz w:val="24"/>
          <w:szCs w:val="24"/>
          <w:bdr w:val="none" w:sz="0" w:space="0" w:color="auto" w:frame="1"/>
          <w:rPrChange w:id="11659" w:author="Narendra" w:date="2021-08-21T13:02:00Z">
            <w:rPr>
              <w:rFonts w:ascii="Arial" w:eastAsia="Times New Roman" w:hAnsi="Arial" w:cs="Arial"/>
              <w:color w:val="000000"/>
              <w:sz w:val="23"/>
              <w:szCs w:val="23"/>
              <w:bdr w:val="none" w:sz="0" w:space="0" w:color="auto" w:frame="1"/>
            </w:rPr>
          </w:rPrChange>
        </w:rPr>
        <w:t>“) is protected by the Web Server using the HMAC Authentication. Finally, if the returned response status is </w:t>
      </w:r>
      <w:r w:rsidRPr="008C6831">
        <w:rPr>
          <w:rFonts w:ascii="Maiandra GD" w:eastAsia="Times New Roman" w:hAnsi="Maiandra GD" w:cs="Arial"/>
          <w:b/>
          <w:bCs/>
          <w:color w:val="000000"/>
          <w:sz w:val="24"/>
          <w:szCs w:val="24"/>
          <w:rPrChange w:id="11660" w:author="Narendra" w:date="2021-08-21T13:02:00Z">
            <w:rPr>
              <w:rFonts w:ascii="Arial" w:eastAsia="Times New Roman" w:hAnsi="Arial" w:cs="Arial"/>
              <w:b/>
              <w:bCs/>
              <w:color w:val="000000"/>
              <w:sz w:val="23"/>
            </w:rPr>
          </w:rPrChange>
        </w:rPr>
        <w:t>200 OK</w:t>
      </w:r>
      <w:r w:rsidRPr="008C6831">
        <w:rPr>
          <w:rFonts w:ascii="Maiandra GD" w:eastAsia="Times New Roman" w:hAnsi="Maiandra GD" w:cs="Arial"/>
          <w:color w:val="000000"/>
          <w:sz w:val="24"/>
          <w:szCs w:val="24"/>
          <w:bdr w:val="none" w:sz="0" w:space="0" w:color="auto" w:frame="1"/>
          <w:rPrChange w:id="11661" w:author="Narendra" w:date="2021-08-21T13:02:00Z">
            <w:rPr>
              <w:rFonts w:ascii="Arial" w:eastAsia="Times New Roman" w:hAnsi="Arial" w:cs="Arial"/>
              <w:color w:val="000000"/>
              <w:sz w:val="23"/>
              <w:szCs w:val="23"/>
              <w:bdr w:val="none" w:sz="0" w:space="0" w:color="auto" w:frame="1"/>
            </w:rPr>
          </w:rPrChange>
        </w:rPr>
        <w:t>, then we are printing the response returned from Web API Server.</w:t>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11662"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1663" w:author="Narendra" w:date="2021-08-21T13:02:00Z">
            <w:rPr>
              <w:rFonts w:ascii="Arial" w:eastAsia="Times New Roman" w:hAnsi="Arial" w:cs="Arial"/>
              <w:color w:val="000000"/>
              <w:sz w:val="23"/>
              <w:szCs w:val="23"/>
              <w:bdr w:val="none" w:sz="0" w:space="0" w:color="auto" w:frame="1"/>
            </w:rPr>
          </w:rPrChange>
        </w:rPr>
        <w:t>The important thing to keep in mind is that here we are using a custom delegate handler with the name </w:t>
      </w:r>
      <w:r w:rsidRPr="008C6831">
        <w:rPr>
          <w:rFonts w:ascii="Maiandra GD" w:eastAsia="Times New Roman" w:hAnsi="Maiandra GD" w:cs="Arial"/>
          <w:b/>
          <w:bCs/>
          <w:color w:val="000000"/>
          <w:sz w:val="24"/>
          <w:szCs w:val="24"/>
          <w:rPrChange w:id="11664" w:author="Narendra" w:date="2021-08-21T13:02:00Z">
            <w:rPr>
              <w:rFonts w:ascii="Arial" w:eastAsia="Times New Roman" w:hAnsi="Arial" w:cs="Arial"/>
              <w:b/>
              <w:bCs/>
              <w:color w:val="000000"/>
              <w:sz w:val="23"/>
            </w:rPr>
          </w:rPrChange>
        </w:rPr>
        <w:t>HMACDelegatingHandler</w:t>
      </w:r>
      <w:r w:rsidRPr="008C6831">
        <w:rPr>
          <w:rFonts w:ascii="Maiandra GD" w:eastAsia="Times New Roman" w:hAnsi="Maiandra GD" w:cs="Arial"/>
          <w:color w:val="000000"/>
          <w:sz w:val="24"/>
          <w:szCs w:val="24"/>
          <w:bdr w:val="none" w:sz="0" w:space="0" w:color="auto" w:frame="1"/>
          <w:rPrChange w:id="11665" w:author="Narendra" w:date="2021-08-21T13:02:00Z">
            <w:rPr>
              <w:rFonts w:ascii="Arial" w:eastAsia="Times New Roman" w:hAnsi="Arial" w:cs="Arial"/>
              <w:color w:val="000000"/>
              <w:sz w:val="23"/>
              <w:szCs w:val="23"/>
              <w:bdr w:val="none" w:sz="0" w:space="0" w:color="auto" w:frame="1"/>
            </w:rPr>
          </w:rPrChange>
        </w:rPr>
        <w:t>. This is the handler which will help us to intercept the request before sending it to the Web API Server. And this is the handler where we need to write the HMAC Signature generation code and also the code that needs to attach the signature in the Authorization header.</w:t>
      </w:r>
    </w:p>
    <w:p w:rsidR="003B08DB" w:rsidRPr="008C6831" w:rsidRDefault="003B08DB" w:rsidP="003B08DB">
      <w:pPr>
        <w:shd w:val="clear" w:color="auto" w:fill="FFFFFF"/>
        <w:spacing w:after="0" w:line="240" w:lineRule="auto"/>
        <w:jc w:val="both"/>
        <w:textAlignment w:val="baseline"/>
        <w:outlineLvl w:val="4"/>
        <w:rPr>
          <w:rFonts w:ascii="Maiandra GD" w:eastAsia="Times New Roman" w:hAnsi="Maiandra GD" w:cs="Segoe UI"/>
          <w:color w:val="3A3A3A"/>
          <w:sz w:val="24"/>
          <w:szCs w:val="24"/>
          <w:rPrChange w:id="11666" w:author="Narendra" w:date="2021-08-21T13:02:00Z">
            <w:rPr>
              <w:rFonts w:ascii="Segoe UI" w:eastAsia="Times New Roman" w:hAnsi="Segoe UI" w:cs="Segoe UI"/>
              <w:color w:val="3A3A3A"/>
              <w:sz w:val="20"/>
              <w:szCs w:val="20"/>
            </w:rPr>
          </w:rPrChange>
        </w:rPr>
      </w:pPr>
      <w:r w:rsidRPr="008C6831">
        <w:rPr>
          <w:rFonts w:ascii="Maiandra GD" w:eastAsia="Times New Roman" w:hAnsi="Maiandra GD" w:cs="Arial"/>
          <w:b/>
          <w:bCs/>
          <w:color w:val="000000"/>
          <w:sz w:val="24"/>
          <w:szCs w:val="24"/>
          <w:rPrChange w:id="11667" w:author="Narendra" w:date="2021-08-21T13:02:00Z">
            <w:rPr>
              <w:rFonts w:ascii="Arial" w:eastAsia="Times New Roman" w:hAnsi="Arial" w:cs="Arial"/>
              <w:b/>
              <w:bCs/>
              <w:color w:val="000000"/>
              <w:sz w:val="27"/>
            </w:rPr>
          </w:rPrChange>
        </w:rPr>
        <w:t>Step4: Implement the HTTPClient Custom Handler (HMACDelegatingHandler)</w:t>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11668"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color w:val="000000"/>
          <w:sz w:val="24"/>
          <w:szCs w:val="24"/>
          <w:rPrChange w:id="11669" w:author="Narendra" w:date="2021-08-21T13:02:00Z">
            <w:rPr>
              <w:rFonts w:ascii="Arial" w:eastAsia="Times New Roman" w:hAnsi="Arial" w:cs="Arial"/>
              <w:b/>
              <w:bCs/>
              <w:color w:val="000000"/>
              <w:sz w:val="23"/>
            </w:rPr>
          </w:rPrChange>
        </w:rPr>
        <w:t>HTTPClient</w:t>
      </w:r>
      <w:r w:rsidRPr="008C6831">
        <w:rPr>
          <w:rFonts w:ascii="Maiandra GD" w:eastAsia="Times New Roman" w:hAnsi="Maiandra GD" w:cs="Arial"/>
          <w:color w:val="000000"/>
          <w:sz w:val="24"/>
          <w:szCs w:val="24"/>
          <w:bdr w:val="none" w:sz="0" w:space="0" w:color="auto" w:frame="1"/>
          <w:rPrChange w:id="11670" w:author="Narendra" w:date="2021-08-21T13:02:00Z">
            <w:rPr>
              <w:rFonts w:ascii="Arial" w:eastAsia="Times New Roman" w:hAnsi="Arial" w:cs="Arial"/>
              <w:color w:val="000000"/>
              <w:sz w:val="23"/>
              <w:szCs w:val="23"/>
              <w:bdr w:val="none" w:sz="0" w:space="0" w:color="auto" w:frame="1"/>
            </w:rPr>
          </w:rPrChange>
        </w:rPr>
        <w:t> allows us to create a custom message handler which will get created and added to the request message handlers chain. The important thing is that this handler allows us to write the logic as per our requirement. So here we need to write the logic to build the hash (</w:t>
      </w:r>
      <w:r w:rsidRPr="008C6831">
        <w:rPr>
          <w:rFonts w:ascii="Maiandra GD" w:eastAsia="Times New Roman" w:hAnsi="Maiandra GD" w:cs="Arial"/>
          <w:b/>
          <w:bCs/>
          <w:color w:val="000000"/>
          <w:sz w:val="24"/>
          <w:szCs w:val="24"/>
          <w:rPrChange w:id="11671" w:author="Narendra" w:date="2021-08-21T13:02:00Z">
            <w:rPr>
              <w:rFonts w:ascii="Arial" w:eastAsia="Times New Roman" w:hAnsi="Arial" w:cs="Arial"/>
              <w:b/>
              <w:bCs/>
              <w:color w:val="000000"/>
              <w:sz w:val="23"/>
            </w:rPr>
          </w:rPrChange>
        </w:rPr>
        <w:t>HMAC Signature</w:t>
      </w:r>
      <w:r w:rsidRPr="008C6831">
        <w:rPr>
          <w:rFonts w:ascii="Maiandra GD" w:eastAsia="Times New Roman" w:hAnsi="Maiandra GD" w:cs="Arial"/>
          <w:color w:val="000000"/>
          <w:sz w:val="24"/>
          <w:szCs w:val="24"/>
          <w:bdr w:val="none" w:sz="0" w:space="0" w:color="auto" w:frame="1"/>
          <w:rPrChange w:id="11672" w:author="Narendra" w:date="2021-08-21T13:02:00Z">
            <w:rPr>
              <w:rFonts w:ascii="Arial" w:eastAsia="Times New Roman" w:hAnsi="Arial" w:cs="Arial"/>
              <w:color w:val="000000"/>
              <w:sz w:val="23"/>
              <w:szCs w:val="23"/>
              <w:bdr w:val="none" w:sz="0" w:space="0" w:color="auto" w:frame="1"/>
            </w:rPr>
          </w:rPrChange>
        </w:rPr>
        <w:t>) and also the logic to set the </w:t>
      </w:r>
      <w:r w:rsidRPr="008C6831">
        <w:rPr>
          <w:rFonts w:ascii="Maiandra GD" w:eastAsia="Times New Roman" w:hAnsi="Maiandra GD" w:cs="Arial"/>
          <w:b/>
          <w:bCs/>
          <w:color w:val="000000"/>
          <w:sz w:val="24"/>
          <w:szCs w:val="24"/>
          <w:rPrChange w:id="11673" w:author="Narendra" w:date="2021-08-21T13:02:00Z">
            <w:rPr>
              <w:rFonts w:ascii="Arial" w:eastAsia="Times New Roman" w:hAnsi="Arial" w:cs="Arial"/>
              <w:b/>
              <w:bCs/>
              <w:color w:val="000000"/>
              <w:sz w:val="23"/>
            </w:rPr>
          </w:rPrChange>
        </w:rPr>
        <w:t>HMAC Signature in the Authorization header</w:t>
      </w:r>
      <w:r w:rsidRPr="008C6831">
        <w:rPr>
          <w:rFonts w:ascii="Maiandra GD" w:eastAsia="Times New Roman" w:hAnsi="Maiandra GD" w:cs="Arial"/>
          <w:color w:val="000000"/>
          <w:sz w:val="24"/>
          <w:szCs w:val="24"/>
          <w:bdr w:val="none" w:sz="0" w:space="0" w:color="auto" w:frame="1"/>
          <w:rPrChange w:id="11674" w:author="Narendra" w:date="2021-08-21T13:02:00Z">
            <w:rPr>
              <w:rFonts w:ascii="Arial" w:eastAsia="Times New Roman" w:hAnsi="Arial" w:cs="Arial"/>
              <w:color w:val="000000"/>
              <w:sz w:val="23"/>
              <w:szCs w:val="23"/>
              <w:bdr w:val="none" w:sz="0" w:space="0" w:color="auto" w:frame="1"/>
            </w:rPr>
          </w:rPrChange>
        </w:rPr>
        <w:t>.</w:t>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11675"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1676" w:author="Narendra" w:date="2021-08-21T13:02:00Z">
            <w:rPr>
              <w:rFonts w:ascii="Arial" w:eastAsia="Times New Roman" w:hAnsi="Arial" w:cs="Arial"/>
              <w:color w:val="000000"/>
              <w:sz w:val="23"/>
              <w:szCs w:val="23"/>
              <w:bdr w:val="none" w:sz="0" w:space="0" w:color="auto" w:frame="1"/>
            </w:rPr>
          </w:rPrChange>
        </w:rPr>
        <w:t>To do so, create a class file with the name </w:t>
      </w:r>
      <w:r w:rsidRPr="008C6831">
        <w:rPr>
          <w:rFonts w:ascii="Maiandra GD" w:eastAsia="Times New Roman" w:hAnsi="Maiandra GD" w:cs="Arial"/>
          <w:b/>
          <w:bCs/>
          <w:color w:val="000000"/>
          <w:sz w:val="24"/>
          <w:szCs w:val="24"/>
          <w:rPrChange w:id="11677" w:author="Narendra" w:date="2021-08-21T13:02:00Z">
            <w:rPr>
              <w:rFonts w:ascii="Arial" w:eastAsia="Times New Roman" w:hAnsi="Arial" w:cs="Arial"/>
              <w:b/>
              <w:bCs/>
              <w:color w:val="000000"/>
              <w:sz w:val="23"/>
            </w:rPr>
          </w:rPrChange>
        </w:rPr>
        <w:t>HMACDelegatingHandler</w:t>
      </w:r>
      <w:r w:rsidRPr="008C6831">
        <w:rPr>
          <w:rFonts w:ascii="Maiandra GD" w:eastAsia="Times New Roman" w:hAnsi="Maiandra GD" w:cs="Arial"/>
          <w:color w:val="000000"/>
          <w:sz w:val="24"/>
          <w:szCs w:val="24"/>
          <w:bdr w:val="none" w:sz="0" w:space="0" w:color="auto" w:frame="1"/>
          <w:rPrChange w:id="11678" w:author="Narendra" w:date="2021-08-21T13:02:00Z">
            <w:rPr>
              <w:rFonts w:ascii="Arial" w:eastAsia="Times New Roman" w:hAnsi="Arial" w:cs="Arial"/>
              <w:color w:val="000000"/>
              <w:sz w:val="23"/>
              <w:szCs w:val="23"/>
              <w:bdr w:val="none" w:sz="0" w:space="0" w:color="auto" w:frame="1"/>
            </w:rPr>
          </w:rPrChange>
        </w:rPr>
        <w:t> and then copy and paste the following code:</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67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1680"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11681" w:author="Narendra" w:date="2021-08-21T13:02:00Z">
            <w:rPr>
              <w:rFonts w:ascii="inherit" w:eastAsia="Times New Roman" w:hAnsi="inherit" w:cs="Consolas"/>
              <w:i/>
              <w:iCs/>
              <w:color w:val="4284AE"/>
              <w:sz w:val="25"/>
            </w:rPr>
          </w:rPrChange>
        </w:rPr>
        <w:t>System;</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68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1683"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11684" w:author="Narendra" w:date="2021-08-21T13:02:00Z">
            <w:rPr>
              <w:rFonts w:ascii="inherit" w:eastAsia="Times New Roman" w:hAnsi="inherit" w:cs="Consolas"/>
              <w:i/>
              <w:iCs/>
              <w:color w:val="4284AE"/>
              <w:sz w:val="25"/>
            </w:rPr>
          </w:rPrChange>
        </w:rPr>
        <w:t>System.Net.Http;</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68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1686"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11687" w:author="Narendra" w:date="2021-08-21T13:02:00Z">
            <w:rPr>
              <w:rFonts w:ascii="inherit" w:eastAsia="Times New Roman" w:hAnsi="inherit" w:cs="Consolas"/>
              <w:i/>
              <w:iCs/>
              <w:color w:val="4284AE"/>
              <w:sz w:val="25"/>
            </w:rPr>
          </w:rPrChange>
        </w:rPr>
        <w:t>System.Net.Http.Headers;</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68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1689"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11690" w:author="Narendra" w:date="2021-08-21T13:02:00Z">
            <w:rPr>
              <w:rFonts w:ascii="inherit" w:eastAsia="Times New Roman" w:hAnsi="inherit" w:cs="Consolas"/>
              <w:i/>
              <w:iCs/>
              <w:color w:val="4284AE"/>
              <w:sz w:val="25"/>
            </w:rPr>
          </w:rPrChange>
        </w:rPr>
        <w:t>System.Security.Cryptography;</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69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1692"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11693" w:author="Narendra" w:date="2021-08-21T13:02:00Z">
            <w:rPr>
              <w:rFonts w:ascii="inherit" w:eastAsia="Times New Roman" w:hAnsi="inherit" w:cs="Consolas"/>
              <w:i/>
              <w:iCs/>
              <w:color w:val="4284AE"/>
              <w:sz w:val="25"/>
            </w:rPr>
          </w:rPrChange>
        </w:rPr>
        <w:t>System.Text;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69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1695"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11696" w:author="Narendra" w:date="2021-08-21T13:02:00Z">
            <w:rPr>
              <w:rFonts w:ascii="inherit" w:eastAsia="Times New Roman" w:hAnsi="inherit" w:cs="Consolas"/>
              <w:i/>
              <w:iCs/>
              <w:color w:val="4284AE"/>
              <w:sz w:val="25"/>
            </w:rPr>
          </w:rPrChange>
        </w:rPr>
        <w:t>System.Threading;</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69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1698" w:author="Narendra" w:date="2021-08-21T13:02:00Z">
            <w:rPr>
              <w:rFonts w:ascii="inherit" w:eastAsia="Times New Roman" w:hAnsi="inherit" w:cs="Consolas"/>
              <w:b/>
              <w:bCs/>
              <w:color w:val="D171DD"/>
              <w:sz w:val="25"/>
            </w:rPr>
          </w:rPrChange>
        </w:rPr>
        <w:lastRenderedPageBreak/>
        <w:t xml:space="preserve">using </w:t>
      </w:r>
      <w:r w:rsidRPr="008C6831">
        <w:rPr>
          <w:rFonts w:ascii="Maiandra GD" w:eastAsia="Times New Roman" w:hAnsi="Maiandra GD" w:cs="Consolas"/>
          <w:i/>
          <w:iCs/>
          <w:color w:val="4284AE"/>
          <w:sz w:val="24"/>
          <w:szCs w:val="24"/>
          <w:rPrChange w:id="11699" w:author="Narendra" w:date="2021-08-21T13:02:00Z">
            <w:rPr>
              <w:rFonts w:ascii="inherit" w:eastAsia="Times New Roman" w:hAnsi="inherit" w:cs="Consolas"/>
              <w:i/>
              <w:iCs/>
              <w:color w:val="4284AE"/>
              <w:sz w:val="25"/>
            </w:rPr>
          </w:rPrChange>
        </w:rPr>
        <w:t>System.Threading.Tasks;</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70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1701"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11702" w:author="Narendra" w:date="2021-08-21T13:02:00Z">
            <w:rPr>
              <w:rFonts w:ascii="inherit" w:eastAsia="Times New Roman" w:hAnsi="inherit" w:cs="Consolas"/>
              <w:i/>
              <w:iCs/>
              <w:color w:val="4284AE"/>
              <w:sz w:val="25"/>
            </w:rPr>
          </w:rPrChange>
        </w:rPr>
        <w:t>System.Web;</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70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1704" w:author="Narendra" w:date="2021-08-21T13:02:00Z">
            <w:rPr>
              <w:rFonts w:ascii="inherit" w:eastAsia="Times New Roman" w:hAnsi="inherit" w:cs="Consolas"/>
              <w:b/>
              <w:bCs/>
              <w:color w:val="D171DD"/>
              <w:sz w:val="25"/>
            </w:rPr>
          </w:rPrChange>
        </w:rPr>
        <w:t xml:space="preserve">namespace </w:t>
      </w:r>
      <w:r w:rsidRPr="008C6831">
        <w:rPr>
          <w:rFonts w:ascii="Maiandra GD" w:eastAsia="Times New Roman" w:hAnsi="Maiandra GD" w:cs="Consolas"/>
          <w:i/>
          <w:iCs/>
          <w:color w:val="4284AE"/>
          <w:sz w:val="24"/>
          <w:szCs w:val="24"/>
          <w:rPrChange w:id="11705" w:author="Narendra" w:date="2021-08-21T13:02:00Z">
            <w:rPr>
              <w:rFonts w:ascii="inherit" w:eastAsia="Times New Roman" w:hAnsi="inherit" w:cs="Consolas"/>
              <w:i/>
              <w:iCs/>
              <w:color w:val="4284AE"/>
              <w:sz w:val="25"/>
            </w:rPr>
          </w:rPrChange>
        </w:rPr>
        <w:t>HMACClient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70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1707"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70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1709"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11710"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1711" w:author="Narendra" w:date="2021-08-21T13:02:00Z">
            <w:rPr>
              <w:rFonts w:ascii="inherit" w:eastAsia="Times New Roman" w:hAnsi="inherit" w:cs="Consolas"/>
              <w:b/>
              <w:bCs/>
              <w:color w:val="D171DD"/>
              <w:sz w:val="25"/>
            </w:rPr>
          </w:rPrChange>
        </w:rPr>
        <w:t>class</w:t>
      </w:r>
      <w:r w:rsidRPr="008C6831">
        <w:rPr>
          <w:rFonts w:ascii="Maiandra GD" w:eastAsia="Times New Roman" w:hAnsi="Maiandra GD" w:cs="Consolas"/>
          <w:color w:val="CFD5E0"/>
          <w:sz w:val="24"/>
          <w:szCs w:val="24"/>
          <w:rPrChange w:id="11712" w:author="Narendra" w:date="2021-08-21T13:02:00Z">
            <w:rPr>
              <w:rFonts w:ascii="inherit" w:eastAsia="Times New Roman" w:hAnsi="inherit" w:cs="Consolas"/>
              <w:color w:val="CFD5E0"/>
              <w:sz w:val="25"/>
            </w:rPr>
          </w:rPrChange>
        </w:rPr>
        <w:t xml:space="preserve"> HMACDelegatingHandler : DelegatingHandler</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71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1714"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71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11716" w:author="Narendra" w:date="2021-08-21T13:02:00Z">
            <w:rPr>
              <w:rFonts w:ascii="inherit" w:eastAsia="Times New Roman" w:hAnsi="inherit" w:cs="Consolas"/>
              <w:color w:val="6B7C8B"/>
              <w:sz w:val="25"/>
            </w:rPr>
          </w:rPrChange>
        </w:rPr>
        <w:t>// First obtained the APP ID and API Key from the server</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71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11718" w:author="Narendra" w:date="2021-08-21T13:02:00Z">
            <w:rPr>
              <w:rFonts w:ascii="inherit" w:eastAsia="Times New Roman" w:hAnsi="inherit" w:cs="Consolas"/>
              <w:color w:val="6B7C8B"/>
              <w:sz w:val="25"/>
            </w:rPr>
          </w:rPrChange>
        </w:rPr>
        <w:t>// The APIKey MUST be stored securely in db or in the App.Config</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71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1720" w:author="Narendra" w:date="2021-08-21T13:02:00Z">
            <w:rPr>
              <w:rFonts w:ascii="inherit" w:eastAsia="Times New Roman" w:hAnsi="inherit" w:cs="Consolas"/>
              <w:b/>
              <w:bCs/>
              <w:color w:val="D171DD"/>
              <w:sz w:val="25"/>
            </w:rPr>
          </w:rPrChange>
        </w:rPr>
        <w:t>private</w:t>
      </w:r>
      <w:r w:rsidRPr="008C6831">
        <w:rPr>
          <w:rFonts w:ascii="Maiandra GD" w:eastAsia="Times New Roman" w:hAnsi="Maiandra GD" w:cs="Consolas"/>
          <w:color w:val="CFD5E0"/>
          <w:sz w:val="24"/>
          <w:szCs w:val="24"/>
          <w:rPrChange w:id="11721" w:author="Narendra" w:date="2021-08-21T13:02:00Z">
            <w:rPr>
              <w:rFonts w:ascii="inherit" w:eastAsia="Times New Roman" w:hAnsi="inherit" w:cs="Consolas"/>
              <w:color w:val="CFD5E0"/>
              <w:sz w:val="25"/>
            </w:rPr>
          </w:rPrChange>
        </w:rPr>
        <w:t xml:space="preserve"> string APPId = </w:t>
      </w:r>
      <w:r w:rsidRPr="008C6831">
        <w:rPr>
          <w:rFonts w:ascii="Maiandra GD" w:eastAsia="Times New Roman" w:hAnsi="Maiandra GD" w:cs="Consolas"/>
          <w:color w:val="7CC379"/>
          <w:sz w:val="24"/>
          <w:szCs w:val="24"/>
          <w:rPrChange w:id="11722" w:author="Narendra" w:date="2021-08-21T13:02:00Z">
            <w:rPr>
              <w:rFonts w:ascii="inherit" w:eastAsia="Times New Roman" w:hAnsi="inherit" w:cs="Consolas"/>
              <w:color w:val="7CC379"/>
              <w:sz w:val="25"/>
            </w:rPr>
          </w:rPrChange>
        </w:rPr>
        <w:t>"65d3a4f0-0239-404c-8394-21b94ff50604"</w:t>
      </w:r>
      <w:r w:rsidRPr="008C6831">
        <w:rPr>
          <w:rFonts w:ascii="Maiandra GD" w:eastAsia="Times New Roman" w:hAnsi="Maiandra GD" w:cs="Consolas"/>
          <w:color w:val="CFD5E0"/>
          <w:sz w:val="24"/>
          <w:szCs w:val="24"/>
          <w:rPrChange w:id="11723"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72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1725" w:author="Narendra" w:date="2021-08-21T13:02:00Z">
            <w:rPr>
              <w:rFonts w:ascii="inherit" w:eastAsia="Times New Roman" w:hAnsi="inherit" w:cs="Consolas"/>
              <w:b/>
              <w:bCs/>
              <w:color w:val="D171DD"/>
              <w:sz w:val="25"/>
            </w:rPr>
          </w:rPrChange>
        </w:rPr>
        <w:t>private</w:t>
      </w:r>
      <w:r w:rsidRPr="008C6831">
        <w:rPr>
          <w:rFonts w:ascii="Maiandra GD" w:eastAsia="Times New Roman" w:hAnsi="Maiandra GD" w:cs="Consolas"/>
          <w:color w:val="CFD5E0"/>
          <w:sz w:val="24"/>
          <w:szCs w:val="24"/>
          <w:rPrChange w:id="11726" w:author="Narendra" w:date="2021-08-21T13:02:00Z">
            <w:rPr>
              <w:rFonts w:ascii="inherit" w:eastAsia="Times New Roman" w:hAnsi="inherit" w:cs="Consolas"/>
              <w:color w:val="CFD5E0"/>
              <w:sz w:val="25"/>
            </w:rPr>
          </w:rPrChange>
        </w:rPr>
        <w:t xml:space="preserve"> string APIKey = </w:t>
      </w:r>
      <w:r w:rsidRPr="008C6831">
        <w:rPr>
          <w:rFonts w:ascii="Maiandra GD" w:eastAsia="Times New Roman" w:hAnsi="Maiandra GD" w:cs="Consolas"/>
          <w:color w:val="7CC379"/>
          <w:sz w:val="24"/>
          <w:szCs w:val="24"/>
          <w:rPrChange w:id="11727" w:author="Narendra" w:date="2021-08-21T13:02:00Z">
            <w:rPr>
              <w:rFonts w:ascii="inherit" w:eastAsia="Times New Roman" w:hAnsi="inherit" w:cs="Consolas"/>
              <w:color w:val="7CC379"/>
              <w:sz w:val="25"/>
            </w:rPr>
          </w:rPrChange>
        </w:rPr>
        <w:t>"WLUEWeL3so2hdHhHM5ZYnvzsOUBzSGH4+T3EgrQ91KI="</w:t>
      </w:r>
      <w:r w:rsidRPr="008C6831">
        <w:rPr>
          <w:rFonts w:ascii="Maiandra GD" w:eastAsia="Times New Roman" w:hAnsi="Maiandra GD" w:cs="Consolas"/>
          <w:color w:val="CFD5E0"/>
          <w:sz w:val="24"/>
          <w:szCs w:val="24"/>
          <w:rPrChange w:id="11728"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72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1730" w:author="Narendra" w:date="2021-08-21T13:02:00Z">
            <w:rPr>
              <w:rFonts w:ascii="inherit" w:eastAsia="Times New Roman" w:hAnsi="inherit" w:cs="Consolas"/>
              <w:b/>
              <w:bCs/>
              <w:color w:val="D171DD"/>
              <w:sz w:val="25"/>
            </w:rPr>
          </w:rPrChange>
        </w:rPr>
        <w:t>protected</w:t>
      </w:r>
      <w:r w:rsidRPr="008C6831">
        <w:rPr>
          <w:rFonts w:ascii="Maiandra GD" w:eastAsia="Times New Roman" w:hAnsi="Maiandra GD" w:cs="Consolas"/>
          <w:color w:val="CFD5E0"/>
          <w:sz w:val="24"/>
          <w:szCs w:val="24"/>
          <w:rPrChange w:id="11731"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1732" w:author="Narendra" w:date="2021-08-21T13:02:00Z">
            <w:rPr>
              <w:rFonts w:ascii="inherit" w:eastAsia="Times New Roman" w:hAnsi="inherit" w:cs="Consolas"/>
              <w:b/>
              <w:bCs/>
              <w:color w:val="D171DD"/>
              <w:sz w:val="25"/>
            </w:rPr>
          </w:rPrChange>
        </w:rPr>
        <w:t>async</w:t>
      </w:r>
      <w:r w:rsidRPr="008C6831">
        <w:rPr>
          <w:rFonts w:ascii="Maiandra GD" w:eastAsia="Times New Roman" w:hAnsi="Maiandra GD" w:cs="Consolas"/>
          <w:color w:val="CFD5E0"/>
          <w:sz w:val="24"/>
          <w:szCs w:val="24"/>
          <w:rPrChange w:id="11733"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1734" w:author="Narendra" w:date="2021-08-21T13:02:00Z">
            <w:rPr>
              <w:rFonts w:ascii="inherit" w:eastAsia="Times New Roman" w:hAnsi="inherit" w:cs="Consolas"/>
              <w:b/>
              <w:bCs/>
              <w:color w:val="D171DD"/>
              <w:sz w:val="25"/>
            </w:rPr>
          </w:rPrChange>
        </w:rPr>
        <w:t>override</w:t>
      </w:r>
      <w:r w:rsidRPr="008C6831">
        <w:rPr>
          <w:rFonts w:ascii="Maiandra GD" w:eastAsia="Times New Roman" w:hAnsi="Maiandra GD" w:cs="Consolas"/>
          <w:color w:val="CFD5E0"/>
          <w:sz w:val="24"/>
          <w:szCs w:val="24"/>
          <w:rPrChange w:id="11735" w:author="Narendra" w:date="2021-08-21T13:02:00Z">
            <w:rPr>
              <w:rFonts w:ascii="inherit" w:eastAsia="Times New Roman" w:hAnsi="inherit" w:cs="Consolas"/>
              <w:color w:val="CFD5E0"/>
              <w:sz w:val="25"/>
            </w:rPr>
          </w:rPrChange>
        </w:rPr>
        <w:t xml:space="preserve"> Task</w:t>
      </w:r>
      <w:r w:rsidRPr="008C6831">
        <w:rPr>
          <w:rFonts w:ascii="Maiandra GD" w:eastAsia="Times New Roman" w:hAnsi="Maiandra GD" w:cs="Consolas"/>
          <w:b/>
          <w:bCs/>
          <w:color w:val="6B7C8B"/>
          <w:sz w:val="24"/>
          <w:szCs w:val="24"/>
          <w:rPrChange w:id="11736" w:author="Narendra" w:date="2021-08-21T13:02:00Z">
            <w:rPr>
              <w:rFonts w:ascii="inherit" w:eastAsia="Times New Roman" w:hAnsi="inherit" w:cs="Consolas"/>
              <w:b/>
              <w:bCs/>
              <w:color w:val="6B7C8B"/>
              <w:sz w:val="25"/>
            </w:rPr>
          </w:rPrChange>
        </w:rPr>
        <w:t>&lt;</w:t>
      </w:r>
      <w:r w:rsidRPr="008C6831">
        <w:rPr>
          <w:rFonts w:ascii="Maiandra GD" w:eastAsia="Times New Roman" w:hAnsi="Maiandra GD" w:cs="Consolas"/>
          <w:color w:val="CFD5E0"/>
          <w:sz w:val="24"/>
          <w:szCs w:val="24"/>
          <w:rPrChange w:id="11737" w:author="Narendra" w:date="2021-08-21T13:02:00Z">
            <w:rPr>
              <w:rFonts w:ascii="inherit" w:eastAsia="Times New Roman" w:hAnsi="inherit" w:cs="Consolas"/>
              <w:color w:val="CFD5E0"/>
              <w:sz w:val="25"/>
            </w:rPr>
          </w:rPrChange>
        </w:rPr>
        <w:t>HttpResponseMessage</w:t>
      </w:r>
      <w:r w:rsidRPr="008C6831">
        <w:rPr>
          <w:rFonts w:ascii="Maiandra GD" w:eastAsia="Times New Roman" w:hAnsi="Maiandra GD" w:cs="Consolas"/>
          <w:b/>
          <w:bCs/>
          <w:color w:val="6B7C8B"/>
          <w:sz w:val="24"/>
          <w:szCs w:val="24"/>
          <w:rPrChange w:id="11738" w:author="Narendra" w:date="2021-08-21T13:02:00Z">
            <w:rPr>
              <w:rFonts w:ascii="inherit" w:eastAsia="Times New Roman" w:hAnsi="inherit" w:cs="Consolas"/>
              <w:b/>
              <w:bCs/>
              <w:color w:val="6B7C8B"/>
              <w:sz w:val="25"/>
            </w:rPr>
          </w:rPrChange>
        </w:rPr>
        <w:t>&gt;</w:t>
      </w:r>
      <w:r w:rsidRPr="008C6831">
        <w:rPr>
          <w:rFonts w:ascii="Maiandra GD" w:eastAsia="Times New Roman" w:hAnsi="Maiandra GD" w:cs="Consolas"/>
          <w:color w:val="CFD5E0"/>
          <w:sz w:val="24"/>
          <w:szCs w:val="24"/>
          <w:rPrChange w:id="11739"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11740" w:author="Narendra" w:date="2021-08-21T13:02:00Z">
            <w:rPr>
              <w:rFonts w:ascii="inherit" w:eastAsia="Times New Roman" w:hAnsi="inherit" w:cs="Consolas"/>
              <w:color w:val="4284AE"/>
              <w:sz w:val="25"/>
            </w:rPr>
          </w:rPrChange>
        </w:rPr>
        <w:t>SendAsync</w:t>
      </w:r>
      <w:r w:rsidRPr="008C6831">
        <w:rPr>
          <w:rFonts w:ascii="Maiandra GD" w:eastAsia="Times New Roman" w:hAnsi="Maiandra GD" w:cs="Consolas"/>
          <w:b/>
          <w:bCs/>
          <w:color w:val="6B7C8B"/>
          <w:sz w:val="24"/>
          <w:szCs w:val="24"/>
          <w:rPrChange w:id="1174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1742" w:author="Narendra" w:date="2021-08-21T13:02:00Z">
            <w:rPr>
              <w:rFonts w:ascii="inherit" w:eastAsia="Times New Roman" w:hAnsi="inherit" w:cs="Consolas"/>
              <w:color w:val="CFD5E0"/>
              <w:sz w:val="25"/>
            </w:rPr>
          </w:rPrChange>
        </w:rPr>
        <w:t>HttpRequestMessage request, CancellationToken cancellationToken</w:t>
      </w:r>
      <w:r w:rsidRPr="008C6831">
        <w:rPr>
          <w:rFonts w:ascii="Maiandra GD" w:eastAsia="Times New Roman" w:hAnsi="Maiandra GD" w:cs="Consolas"/>
          <w:b/>
          <w:bCs/>
          <w:color w:val="6B7C8B"/>
          <w:sz w:val="24"/>
          <w:szCs w:val="24"/>
          <w:rPrChange w:id="11743"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74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1745"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74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1747" w:author="Narendra" w:date="2021-08-21T13:02:00Z">
            <w:rPr>
              <w:rFonts w:ascii="inherit" w:eastAsia="Times New Roman" w:hAnsi="inherit" w:cs="Consolas"/>
              <w:color w:val="CFD5E0"/>
              <w:sz w:val="25"/>
            </w:rPr>
          </w:rPrChange>
        </w:rPr>
        <w:t xml:space="preserve">HttpResponseMessage response = </w:t>
      </w:r>
      <w:r w:rsidRPr="008C6831">
        <w:rPr>
          <w:rFonts w:ascii="Maiandra GD" w:eastAsia="Times New Roman" w:hAnsi="Maiandra GD" w:cs="Consolas"/>
          <w:b/>
          <w:bCs/>
          <w:color w:val="D171DD"/>
          <w:sz w:val="24"/>
          <w:szCs w:val="24"/>
          <w:rPrChange w:id="11748" w:author="Narendra" w:date="2021-08-21T13:02:00Z">
            <w:rPr>
              <w:rFonts w:ascii="inherit" w:eastAsia="Times New Roman" w:hAnsi="inherit" w:cs="Consolas"/>
              <w:b/>
              <w:bCs/>
              <w:color w:val="D171DD"/>
              <w:sz w:val="25"/>
            </w:rPr>
          </w:rPrChange>
        </w:rPr>
        <w:t>null</w:t>
      </w:r>
      <w:r w:rsidRPr="008C6831">
        <w:rPr>
          <w:rFonts w:ascii="Maiandra GD" w:eastAsia="Times New Roman" w:hAnsi="Maiandra GD" w:cs="Consolas"/>
          <w:color w:val="CFD5E0"/>
          <w:sz w:val="24"/>
          <w:szCs w:val="24"/>
          <w:rPrChange w:id="11749"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75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1751" w:author="Narendra" w:date="2021-08-21T13:02:00Z">
            <w:rPr>
              <w:rFonts w:ascii="inherit" w:eastAsia="Times New Roman" w:hAnsi="inherit" w:cs="Consolas"/>
              <w:color w:val="CFD5E0"/>
              <w:sz w:val="25"/>
            </w:rPr>
          </w:rPrChange>
        </w:rPr>
        <w:t>string requestContentBase64String = string.</w:t>
      </w:r>
      <w:r w:rsidRPr="008C6831">
        <w:rPr>
          <w:rFonts w:ascii="Maiandra GD" w:eastAsia="Times New Roman" w:hAnsi="Maiandra GD" w:cs="Consolas"/>
          <w:color w:val="4284AE"/>
          <w:sz w:val="24"/>
          <w:szCs w:val="24"/>
          <w:rPrChange w:id="11752" w:author="Narendra" w:date="2021-08-21T13:02:00Z">
            <w:rPr>
              <w:rFonts w:ascii="inherit" w:eastAsia="Times New Roman" w:hAnsi="inherit" w:cs="Consolas"/>
              <w:color w:val="4284AE"/>
              <w:sz w:val="25"/>
            </w:rPr>
          </w:rPrChange>
        </w:rPr>
        <w:t>Empty</w:t>
      </w:r>
      <w:r w:rsidRPr="008C6831">
        <w:rPr>
          <w:rFonts w:ascii="Maiandra GD" w:eastAsia="Times New Roman" w:hAnsi="Maiandra GD" w:cs="Consolas"/>
          <w:color w:val="CFD5E0"/>
          <w:sz w:val="24"/>
          <w:szCs w:val="24"/>
          <w:rPrChange w:id="11753"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75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11755" w:author="Narendra" w:date="2021-08-21T13:02:00Z">
            <w:rPr>
              <w:rFonts w:ascii="inherit" w:eastAsia="Times New Roman" w:hAnsi="inherit" w:cs="Consolas"/>
              <w:color w:val="6B7C8B"/>
              <w:sz w:val="25"/>
            </w:rPr>
          </w:rPrChange>
        </w:rPr>
        <w:t>//Get the Request URI</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75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1757" w:author="Narendra" w:date="2021-08-21T13:02:00Z">
            <w:rPr>
              <w:rFonts w:ascii="inherit" w:eastAsia="Times New Roman" w:hAnsi="inherit" w:cs="Consolas"/>
              <w:color w:val="CFD5E0"/>
              <w:sz w:val="25"/>
            </w:rPr>
          </w:rPrChange>
        </w:rPr>
        <w:t>string requestUri = HttpUtility.</w:t>
      </w:r>
      <w:r w:rsidRPr="008C6831">
        <w:rPr>
          <w:rFonts w:ascii="Maiandra GD" w:eastAsia="Times New Roman" w:hAnsi="Maiandra GD" w:cs="Consolas"/>
          <w:color w:val="4284AE"/>
          <w:sz w:val="24"/>
          <w:szCs w:val="24"/>
          <w:rPrChange w:id="11758" w:author="Narendra" w:date="2021-08-21T13:02:00Z">
            <w:rPr>
              <w:rFonts w:ascii="inherit" w:eastAsia="Times New Roman" w:hAnsi="inherit" w:cs="Consolas"/>
              <w:color w:val="4284AE"/>
              <w:sz w:val="25"/>
            </w:rPr>
          </w:rPrChange>
        </w:rPr>
        <w:t>UrlEncode</w:t>
      </w:r>
      <w:r w:rsidRPr="008C6831">
        <w:rPr>
          <w:rFonts w:ascii="Maiandra GD" w:eastAsia="Times New Roman" w:hAnsi="Maiandra GD" w:cs="Consolas"/>
          <w:b/>
          <w:bCs/>
          <w:color w:val="6B7C8B"/>
          <w:sz w:val="24"/>
          <w:szCs w:val="24"/>
          <w:rPrChange w:id="1175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1760" w:author="Narendra" w:date="2021-08-21T13:02:00Z">
            <w:rPr>
              <w:rFonts w:ascii="inherit" w:eastAsia="Times New Roman" w:hAnsi="inherit" w:cs="Consolas"/>
              <w:color w:val="CFD5E0"/>
              <w:sz w:val="25"/>
            </w:rPr>
          </w:rPrChange>
        </w:rPr>
        <w:t>request.</w:t>
      </w:r>
      <w:r w:rsidRPr="008C6831">
        <w:rPr>
          <w:rFonts w:ascii="Maiandra GD" w:eastAsia="Times New Roman" w:hAnsi="Maiandra GD" w:cs="Consolas"/>
          <w:color w:val="4284AE"/>
          <w:sz w:val="24"/>
          <w:szCs w:val="24"/>
          <w:rPrChange w:id="11761" w:author="Narendra" w:date="2021-08-21T13:02:00Z">
            <w:rPr>
              <w:rFonts w:ascii="inherit" w:eastAsia="Times New Roman" w:hAnsi="inherit" w:cs="Consolas"/>
              <w:color w:val="4284AE"/>
              <w:sz w:val="25"/>
            </w:rPr>
          </w:rPrChange>
        </w:rPr>
        <w:t>RequestUri</w:t>
      </w:r>
      <w:r w:rsidRPr="008C6831">
        <w:rPr>
          <w:rFonts w:ascii="Maiandra GD" w:eastAsia="Times New Roman" w:hAnsi="Maiandra GD" w:cs="Consolas"/>
          <w:color w:val="CFD5E0"/>
          <w:sz w:val="24"/>
          <w:szCs w:val="24"/>
          <w:rPrChange w:id="11762"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11763" w:author="Narendra" w:date="2021-08-21T13:02:00Z">
            <w:rPr>
              <w:rFonts w:ascii="inherit" w:eastAsia="Times New Roman" w:hAnsi="inherit" w:cs="Consolas"/>
              <w:color w:val="4284AE"/>
              <w:sz w:val="25"/>
            </w:rPr>
          </w:rPrChange>
        </w:rPr>
        <w:t>AbsoluteUri</w:t>
      </w:r>
      <w:r w:rsidRPr="008C6831">
        <w:rPr>
          <w:rFonts w:ascii="Maiandra GD" w:eastAsia="Times New Roman" w:hAnsi="Maiandra GD" w:cs="Consolas"/>
          <w:color w:val="CFD5E0"/>
          <w:sz w:val="24"/>
          <w:szCs w:val="24"/>
          <w:rPrChange w:id="11764"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11765" w:author="Narendra" w:date="2021-08-21T13:02:00Z">
            <w:rPr>
              <w:rFonts w:ascii="inherit" w:eastAsia="Times New Roman" w:hAnsi="inherit" w:cs="Consolas"/>
              <w:color w:val="4284AE"/>
              <w:sz w:val="25"/>
            </w:rPr>
          </w:rPrChange>
        </w:rPr>
        <w:t>ToLower</w:t>
      </w:r>
      <w:r w:rsidRPr="008C6831">
        <w:rPr>
          <w:rFonts w:ascii="Maiandra GD" w:eastAsia="Times New Roman" w:hAnsi="Maiandra GD" w:cs="Consolas"/>
          <w:b/>
          <w:bCs/>
          <w:color w:val="6B7C8B"/>
          <w:sz w:val="24"/>
          <w:szCs w:val="24"/>
          <w:rPrChange w:id="11766"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1767"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76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11769" w:author="Narendra" w:date="2021-08-21T13:02:00Z">
            <w:rPr>
              <w:rFonts w:ascii="inherit" w:eastAsia="Times New Roman" w:hAnsi="inherit" w:cs="Consolas"/>
              <w:color w:val="6B7C8B"/>
              <w:sz w:val="25"/>
            </w:rPr>
          </w:rPrChange>
        </w:rPr>
        <w:t>//Get the Request HTTP Method type</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77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1771" w:author="Narendra" w:date="2021-08-21T13:02:00Z">
            <w:rPr>
              <w:rFonts w:ascii="inherit" w:eastAsia="Times New Roman" w:hAnsi="inherit" w:cs="Consolas"/>
              <w:color w:val="CFD5E0"/>
              <w:sz w:val="25"/>
            </w:rPr>
          </w:rPrChange>
        </w:rPr>
        <w:t>string requestHttpMethod = request.</w:t>
      </w:r>
      <w:r w:rsidRPr="008C6831">
        <w:rPr>
          <w:rFonts w:ascii="Maiandra GD" w:eastAsia="Times New Roman" w:hAnsi="Maiandra GD" w:cs="Consolas"/>
          <w:color w:val="4284AE"/>
          <w:sz w:val="24"/>
          <w:szCs w:val="24"/>
          <w:rPrChange w:id="11772" w:author="Narendra" w:date="2021-08-21T13:02:00Z">
            <w:rPr>
              <w:rFonts w:ascii="inherit" w:eastAsia="Times New Roman" w:hAnsi="inherit" w:cs="Consolas"/>
              <w:color w:val="4284AE"/>
              <w:sz w:val="25"/>
            </w:rPr>
          </w:rPrChange>
        </w:rPr>
        <w:t>Method</w:t>
      </w:r>
      <w:r w:rsidRPr="008C6831">
        <w:rPr>
          <w:rFonts w:ascii="Maiandra GD" w:eastAsia="Times New Roman" w:hAnsi="Maiandra GD" w:cs="Consolas"/>
          <w:color w:val="CFD5E0"/>
          <w:sz w:val="24"/>
          <w:szCs w:val="24"/>
          <w:rPrChange w:id="11773"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11774" w:author="Narendra" w:date="2021-08-21T13:02:00Z">
            <w:rPr>
              <w:rFonts w:ascii="inherit" w:eastAsia="Times New Roman" w:hAnsi="inherit" w:cs="Consolas"/>
              <w:color w:val="4284AE"/>
              <w:sz w:val="25"/>
            </w:rPr>
          </w:rPrChange>
        </w:rPr>
        <w:t>Method</w:t>
      </w:r>
      <w:r w:rsidRPr="008C6831">
        <w:rPr>
          <w:rFonts w:ascii="Maiandra GD" w:eastAsia="Times New Roman" w:hAnsi="Maiandra GD" w:cs="Consolas"/>
          <w:color w:val="CFD5E0"/>
          <w:sz w:val="24"/>
          <w:szCs w:val="24"/>
          <w:rPrChange w:id="11775"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77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11777" w:author="Narendra" w:date="2021-08-21T13:02:00Z">
            <w:rPr>
              <w:rFonts w:ascii="inherit" w:eastAsia="Times New Roman" w:hAnsi="inherit" w:cs="Consolas"/>
              <w:color w:val="6B7C8B"/>
              <w:sz w:val="25"/>
            </w:rPr>
          </w:rPrChange>
        </w:rPr>
        <w:t>//Calculate UNIX time</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77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1779" w:author="Narendra" w:date="2021-08-21T13:02:00Z">
            <w:rPr>
              <w:rFonts w:ascii="inherit" w:eastAsia="Times New Roman" w:hAnsi="inherit" w:cs="Consolas"/>
              <w:color w:val="CFD5E0"/>
              <w:sz w:val="25"/>
            </w:rPr>
          </w:rPrChange>
        </w:rPr>
        <w:t xml:space="preserve">DateTime epochStart = </w:t>
      </w:r>
      <w:r w:rsidRPr="008C6831">
        <w:rPr>
          <w:rFonts w:ascii="Maiandra GD" w:eastAsia="Times New Roman" w:hAnsi="Maiandra GD" w:cs="Consolas"/>
          <w:color w:val="4284AE"/>
          <w:sz w:val="24"/>
          <w:szCs w:val="24"/>
          <w:rPrChange w:id="11780"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11781"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11782" w:author="Narendra" w:date="2021-08-21T13:02:00Z">
            <w:rPr>
              <w:rFonts w:ascii="inherit" w:eastAsia="Times New Roman" w:hAnsi="inherit" w:cs="Consolas"/>
              <w:color w:val="4284AE"/>
              <w:sz w:val="25"/>
            </w:rPr>
          </w:rPrChange>
        </w:rPr>
        <w:t>DateTime</w:t>
      </w:r>
      <w:r w:rsidRPr="008C6831">
        <w:rPr>
          <w:rFonts w:ascii="Maiandra GD" w:eastAsia="Times New Roman" w:hAnsi="Maiandra GD" w:cs="Consolas"/>
          <w:b/>
          <w:bCs/>
          <w:color w:val="6B7C8B"/>
          <w:sz w:val="24"/>
          <w:szCs w:val="24"/>
          <w:rPrChange w:id="1178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D19A66"/>
          <w:sz w:val="24"/>
          <w:szCs w:val="24"/>
          <w:rPrChange w:id="11784" w:author="Narendra" w:date="2021-08-21T13:02:00Z">
            <w:rPr>
              <w:rFonts w:ascii="inherit" w:eastAsia="Times New Roman" w:hAnsi="inherit" w:cs="Consolas"/>
              <w:color w:val="D19A66"/>
              <w:sz w:val="25"/>
            </w:rPr>
          </w:rPrChange>
        </w:rPr>
        <w:t>1970</w:t>
      </w:r>
      <w:r w:rsidRPr="008C6831">
        <w:rPr>
          <w:rFonts w:ascii="Maiandra GD" w:eastAsia="Times New Roman" w:hAnsi="Maiandra GD" w:cs="Consolas"/>
          <w:color w:val="CFD5E0"/>
          <w:sz w:val="24"/>
          <w:szCs w:val="24"/>
          <w:rPrChange w:id="11785"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D19A66"/>
          <w:sz w:val="24"/>
          <w:szCs w:val="24"/>
          <w:rPrChange w:id="11786" w:author="Narendra" w:date="2021-08-21T13:02:00Z">
            <w:rPr>
              <w:rFonts w:ascii="inherit" w:eastAsia="Times New Roman" w:hAnsi="inherit" w:cs="Consolas"/>
              <w:color w:val="D19A66"/>
              <w:sz w:val="25"/>
            </w:rPr>
          </w:rPrChange>
        </w:rPr>
        <w:t>01</w:t>
      </w:r>
      <w:r w:rsidRPr="008C6831">
        <w:rPr>
          <w:rFonts w:ascii="Maiandra GD" w:eastAsia="Times New Roman" w:hAnsi="Maiandra GD" w:cs="Consolas"/>
          <w:color w:val="CFD5E0"/>
          <w:sz w:val="24"/>
          <w:szCs w:val="24"/>
          <w:rPrChange w:id="11787"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D19A66"/>
          <w:sz w:val="24"/>
          <w:szCs w:val="24"/>
          <w:rPrChange w:id="11788" w:author="Narendra" w:date="2021-08-21T13:02:00Z">
            <w:rPr>
              <w:rFonts w:ascii="inherit" w:eastAsia="Times New Roman" w:hAnsi="inherit" w:cs="Consolas"/>
              <w:color w:val="D19A66"/>
              <w:sz w:val="25"/>
            </w:rPr>
          </w:rPrChange>
        </w:rPr>
        <w:t>01</w:t>
      </w:r>
      <w:r w:rsidRPr="008C6831">
        <w:rPr>
          <w:rFonts w:ascii="Maiandra GD" w:eastAsia="Times New Roman" w:hAnsi="Maiandra GD" w:cs="Consolas"/>
          <w:color w:val="CFD5E0"/>
          <w:sz w:val="24"/>
          <w:szCs w:val="24"/>
          <w:rPrChange w:id="11789"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D19A66"/>
          <w:sz w:val="24"/>
          <w:szCs w:val="24"/>
          <w:rPrChange w:id="11790" w:author="Narendra" w:date="2021-08-21T13:02:00Z">
            <w:rPr>
              <w:rFonts w:ascii="inherit" w:eastAsia="Times New Roman" w:hAnsi="inherit" w:cs="Consolas"/>
              <w:color w:val="D19A66"/>
              <w:sz w:val="25"/>
            </w:rPr>
          </w:rPrChange>
        </w:rPr>
        <w:t>0</w:t>
      </w:r>
      <w:r w:rsidRPr="008C6831">
        <w:rPr>
          <w:rFonts w:ascii="Maiandra GD" w:eastAsia="Times New Roman" w:hAnsi="Maiandra GD" w:cs="Consolas"/>
          <w:color w:val="CFD5E0"/>
          <w:sz w:val="24"/>
          <w:szCs w:val="24"/>
          <w:rPrChange w:id="11791"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D19A66"/>
          <w:sz w:val="24"/>
          <w:szCs w:val="24"/>
          <w:rPrChange w:id="11792" w:author="Narendra" w:date="2021-08-21T13:02:00Z">
            <w:rPr>
              <w:rFonts w:ascii="inherit" w:eastAsia="Times New Roman" w:hAnsi="inherit" w:cs="Consolas"/>
              <w:color w:val="D19A66"/>
              <w:sz w:val="25"/>
            </w:rPr>
          </w:rPrChange>
        </w:rPr>
        <w:t>0</w:t>
      </w:r>
      <w:r w:rsidRPr="008C6831">
        <w:rPr>
          <w:rFonts w:ascii="Maiandra GD" w:eastAsia="Times New Roman" w:hAnsi="Maiandra GD" w:cs="Consolas"/>
          <w:color w:val="CFD5E0"/>
          <w:sz w:val="24"/>
          <w:szCs w:val="24"/>
          <w:rPrChange w:id="11793"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D19A66"/>
          <w:sz w:val="24"/>
          <w:szCs w:val="24"/>
          <w:rPrChange w:id="11794" w:author="Narendra" w:date="2021-08-21T13:02:00Z">
            <w:rPr>
              <w:rFonts w:ascii="inherit" w:eastAsia="Times New Roman" w:hAnsi="inherit" w:cs="Consolas"/>
              <w:color w:val="D19A66"/>
              <w:sz w:val="25"/>
            </w:rPr>
          </w:rPrChange>
        </w:rPr>
        <w:t>0</w:t>
      </w:r>
      <w:r w:rsidRPr="008C6831">
        <w:rPr>
          <w:rFonts w:ascii="Maiandra GD" w:eastAsia="Times New Roman" w:hAnsi="Maiandra GD" w:cs="Consolas"/>
          <w:color w:val="CFD5E0"/>
          <w:sz w:val="24"/>
          <w:szCs w:val="24"/>
          <w:rPrChange w:id="11795"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D19A66"/>
          <w:sz w:val="24"/>
          <w:szCs w:val="24"/>
          <w:rPrChange w:id="11796" w:author="Narendra" w:date="2021-08-21T13:02:00Z">
            <w:rPr>
              <w:rFonts w:ascii="inherit" w:eastAsia="Times New Roman" w:hAnsi="inherit" w:cs="Consolas"/>
              <w:color w:val="D19A66"/>
              <w:sz w:val="25"/>
            </w:rPr>
          </w:rPrChange>
        </w:rPr>
        <w:t>0</w:t>
      </w:r>
      <w:r w:rsidRPr="008C6831">
        <w:rPr>
          <w:rFonts w:ascii="Maiandra GD" w:eastAsia="Times New Roman" w:hAnsi="Maiandra GD" w:cs="Consolas"/>
          <w:color w:val="CFD5E0"/>
          <w:sz w:val="24"/>
          <w:szCs w:val="24"/>
          <w:rPrChange w:id="11797" w:author="Narendra" w:date="2021-08-21T13:02:00Z">
            <w:rPr>
              <w:rFonts w:ascii="inherit" w:eastAsia="Times New Roman" w:hAnsi="inherit" w:cs="Consolas"/>
              <w:color w:val="CFD5E0"/>
              <w:sz w:val="25"/>
            </w:rPr>
          </w:rPrChange>
        </w:rPr>
        <w:t>, DateTimeKind.</w:t>
      </w:r>
      <w:r w:rsidRPr="008C6831">
        <w:rPr>
          <w:rFonts w:ascii="Maiandra GD" w:eastAsia="Times New Roman" w:hAnsi="Maiandra GD" w:cs="Consolas"/>
          <w:color w:val="4284AE"/>
          <w:sz w:val="24"/>
          <w:szCs w:val="24"/>
          <w:rPrChange w:id="11798" w:author="Narendra" w:date="2021-08-21T13:02:00Z">
            <w:rPr>
              <w:rFonts w:ascii="inherit" w:eastAsia="Times New Roman" w:hAnsi="inherit" w:cs="Consolas"/>
              <w:color w:val="4284AE"/>
              <w:sz w:val="25"/>
            </w:rPr>
          </w:rPrChange>
        </w:rPr>
        <w:t>Utc</w:t>
      </w:r>
      <w:r w:rsidRPr="008C6831">
        <w:rPr>
          <w:rFonts w:ascii="Maiandra GD" w:eastAsia="Times New Roman" w:hAnsi="Maiandra GD" w:cs="Consolas"/>
          <w:b/>
          <w:bCs/>
          <w:color w:val="6B7C8B"/>
          <w:sz w:val="24"/>
          <w:szCs w:val="24"/>
          <w:rPrChange w:id="1179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1800"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80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1802" w:author="Narendra" w:date="2021-08-21T13:02:00Z">
            <w:rPr>
              <w:rFonts w:ascii="inherit" w:eastAsia="Times New Roman" w:hAnsi="inherit" w:cs="Consolas"/>
              <w:color w:val="CFD5E0"/>
              <w:sz w:val="25"/>
            </w:rPr>
          </w:rPrChange>
        </w:rPr>
        <w:t>TimeSpan timeSpan = DateTime.</w:t>
      </w:r>
      <w:r w:rsidRPr="008C6831">
        <w:rPr>
          <w:rFonts w:ascii="Maiandra GD" w:eastAsia="Times New Roman" w:hAnsi="Maiandra GD" w:cs="Consolas"/>
          <w:color w:val="4284AE"/>
          <w:sz w:val="24"/>
          <w:szCs w:val="24"/>
          <w:rPrChange w:id="11803" w:author="Narendra" w:date="2021-08-21T13:02:00Z">
            <w:rPr>
              <w:rFonts w:ascii="inherit" w:eastAsia="Times New Roman" w:hAnsi="inherit" w:cs="Consolas"/>
              <w:color w:val="4284AE"/>
              <w:sz w:val="25"/>
            </w:rPr>
          </w:rPrChange>
        </w:rPr>
        <w:t>UtcNow</w:t>
      </w:r>
      <w:r w:rsidRPr="008C6831">
        <w:rPr>
          <w:rFonts w:ascii="Maiandra GD" w:eastAsia="Times New Roman" w:hAnsi="Maiandra GD" w:cs="Consolas"/>
          <w:color w:val="CFD5E0"/>
          <w:sz w:val="24"/>
          <w:szCs w:val="24"/>
          <w:rPrChange w:id="11804" w:author="Narendra" w:date="2021-08-21T13:02:00Z">
            <w:rPr>
              <w:rFonts w:ascii="inherit" w:eastAsia="Times New Roman" w:hAnsi="inherit" w:cs="Consolas"/>
              <w:color w:val="CFD5E0"/>
              <w:sz w:val="25"/>
            </w:rPr>
          </w:rPrChange>
        </w:rPr>
        <w:t xml:space="preserve"> - epochStart;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80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1806" w:author="Narendra" w:date="2021-08-21T13:02:00Z">
            <w:rPr>
              <w:rFonts w:ascii="inherit" w:eastAsia="Times New Roman" w:hAnsi="inherit" w:cs="Consolas"/>
              <w:color w:val="CFD5E0"/>
              <w:sz w:val="25"/>
            </w:rPr>
          </w:rPrChange>
        </w:rPr>
        <w:t>string requestTimeStamp = Convert.</w:t>
      </w:r>
      <w:r w:rsidRPr="008C6831">
        <w:rPr>
          <w:rFonts w:ascii="Maiandra GD" w:eastAsia="Times New Roman" w:hAnsi="Maiandra GD" w:cs="Consolas"/>
          <w:color w:val="4284AE"/>
          <w:sz w:val="24"/>
          <w:szCs w:val="24"/>
          <w:rPrChange w:id="11807" w:author="Narendra" w:date="2021-08-21T13:02:00Z">
            <w:rPr>
              <w:rFonts w:ascii="inherit" w:eastAsia="Times New Roman" w:hAnsi="inherit" w:cs="Consolas"/>
              <w:color w:val="4284AE"/>
              <w:sz w:val="25"/>
            </w:rPr>
          </w:rPrChange>
        </w:rPr>
        <w:t>ToUInt64</w:t>
      </w:r>
      <w:r w:rsidRPr="008C6831">
        <w:rPr>
          <w:rFonts w:ascii="Maiandra GD" w:eastAsia="Times New Roman" w:hAnsi="Maiandra GD" w:cs="Consolas"/>
          <w:b/>
          <w:bCs/>
          <w:color w:val="6B7C8B"/>
          <w:sz w:val="24"/>
          <w:szCs w:val="24"/>
          <w:rPrChange w:id="1180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1809" w:author="Narendra" w:date="2021-08-21T13:02:00Z">
            <w:rPr>
              <w:rFonts w:ascii="inherit" w:eastAsia="Times New Roman" w:hAnsi="inherit" w:cs="Consolas"/>
              <w:color w:val="CFD5E0"/>
              <w:sz w:val="25"/>
            </w:rPr>
          </w:rPrChange>
        </w:rPr>
        <w:t>timeSpan.</w:t>
      </w:r>
      <w:r w:rsidRPr="008C6831">
        <w:rPr>
          <w:rFonts w:ascii="Maiandra GD" w:eastAsia="Times New Roman" w:hAnsi="Maiandra GD" w:cs="Consolas"/>
          <w:color w:val="4284AE"/>
          <w:sz w:val="24"/>
          <w:szCs w:val="24"/>
          <w:rPrChange w:id="11810" w:author="Narendra" w:date="2021-08-21T13:02:00Z">
            <w:rPr>
              <w:rFonts w:ascii="inherit" w:eastAsia="Times New Roman" w:hAnsi="inherit" w:cs="Consolas"/>
              <w:color w:val="4284AE"/>
              <w:sz w:val="25"/>
            </w:rPr>
          </w:rPrChange>
        </w:rPr>
        <w:t>TotalSeconds</w:t>
      </w:r>
      <w:r w:rsidRPr="008C6831">
        <w:rPr>
          <w:rFonts w:ascii="Maiandra GD" w:eastAsia="Times New Roman" w:hAnsi="Maiandra GD" w:cs="Consolas"/>
          <w:b/>
          <w:bCs/>
          <w:color w:val="6B7C8B"/>
          <w:sz w:val="24"/>
          <w:szCs w:val="24"/>
          <w:rPrChange w:id="1181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1812"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11813" w:author="Narendra" w:date="2021-08-21T13:02:00Z">
            <w:rPr>
              <w:rFonts w:ascii="inherit" w:eastAsia="Times New Roman" w:hAnsi="inherit" w:cs="Consolas"/>
              <w:color w:val="4284AE"/>
              <w:sz w:val="25"/>
            </w:rPr>
          </w:rPrChange>
        </w:rPr>
        <w:t>ToString</w:t>
      </w:r>
      <w:r w:rsidRPr="008C6831">
        <w:rPr>
          <w:rFonts w:ascii="Maiandra GD" w:eastAsia="Times New Roman" w:hAnsi="Maiandra GD" w:cs="Consolas"/>
          <w:b/>
          <w:bCs/>
          <w:color w:val="6B7C8B"/>
          <w:sz w:val="24"/>
          <w:szCs w:val="24"/>
          <w:rPrChange w:id="11814"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1815"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81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11817" w:author="Narendra" w:date="2021-08-21T13:02:00Z">
            <w:rPr>
              <w:rFonts w:ascii="inherit" w:eastAsia="Times New Roman" w:hAnsi="inherit" w:cs="Consolas"/>
              <w:color w:val="6B7C8B"/>
              <w:sz w:val="25"/>
            </w:rPr>
          </w:rPrChange>
        </w:rPr>
        <w:t>//Create the random nonce for each request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81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1819" w:author="Narendra" w:date="2021-08-21T13:02:00Z">
            <w:rPr>
              <w:rFonts w:ascii="inherit" w:eastAsia="Times New Roman" w:hAnsi="inherit" w:cs="Consolas"/>
              <w:color w:val="CFD5E0"/>
              <w:sz w:val="25"/>
            </w:rPr>
          </w:rPrChange>
        </w:rPr>
        <w:t>string nonce = Guid.</w:t>
      </w:r>
      <w:r w:rsidRPr="008C6831">
        <w:rPr>
          <w:rFonts w:ascii="Maiandra GD" w:eastAsia="Times New Roman" w:hAnsi="Maiandra GD" w:cs="Consolas"/>
          <w:color w:val="4284AE"/>
          <w:sz w:val="24"/>
          <w:szCs w:val="24"/>
          <w:rPrChange w:id="11820" w:author="Narendra" w:date="2021-08-21T13:02:00Z">
            <w:rPr>
              <w:rFonts w:ascii="inherit" w:eastAsia="Times New Roman" w:hAnsi="inherit" w:cs="Consolas"/>
              <w:color w:val="4284AE"/>
              <w:sz w:val="25"/>
            </w:rPr>
          </w:rPrChange>
        </w:rPr>
        <w:t>NewGuid</w:t>
      </w:r>
      <w:r w:rsidRPr="008C6831">
        <w:rPr>
          <w:rFonts w:ascii="Maiandra GD" w:eastAsia="Times New Roman" w:hAnsi="Maiandra GD" w:cs="Consolas"/>
          <w:b/>
          <w:bCs/>
          <w:color w:val="6B7C8B"/>
          <w:sz w:val="24"/>
          <w:szCs w:val="24"/>
          <w:rPrChange w:id="1182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1822"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11823" w:author="Narendra" w:date="2021-08-21T13:02:00Z">
            <w:rPr>
              <w:rFonts w:ascii="inherit" w:eastAsia="Times New Roman" w:hAnsi="inherit" w:cs="Consolas"/>
              <w:color w:val="4284AE"/>
              <w:sz w:val="25"/>
            </w:rPr>
          </w:rPrChange>
        </w:rPr>
        <w:t>ToString</w:t>
      </w:r>
      <w:r w:rsidRPr="008C6831">
        <w:rPr>
          <w:rFonts w:ascii="Maiandra GD" w:eastAsia="Times New Roman" w:hAnsi="Maiandra GD" w:cs="Consolas"/>
          <w:b/>
          <w:bCs/>
          <w:color w:val="6B7C8B"/>
          <w:sz w:val="24"/>
          <w:szCs w:val="24"/>
          <w:rPrChange w:id="11824"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7CC379"/>
          <w:sz w:val="24"/>
          <w:szCs w:val="24"/>
          <w:rPrChange w:id="11825" w:author="Narendra" w:date="2021-08-21T13:02:00Z">
            <w:rPr>
              <w:rFonts w:ascii="inherit" w:eastAsia="Times New Roman" w:hAnsi="inherit" w:cs="Consolas"/>
              <w:color w:val="7CC379"/>
              <w:sz w:val="25"/>
            </w:rPr>
          </w:rPrChange>
        </w:rPr>
        <w:t>"N"</w:t>
      </w:r>
      <w:r w:rsidRPr="008C6831">
        <w:rPr>
          <w:rFonts w:ascii="Maiandra GD" w:eastAsia="Times New Roman" w:hAnsi="Maiandra GD" w:cs="Consolas"/>
          <w:b/>
          <w:bCs/>
          <w:color w:val="6B7C8B"/>
          <w:sz w:val="24"/>
          <w:szCs w:val="24"/>
          <w:rPrChange w:id="11826"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1827"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82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11829" w:author="Narendra" w:date="2021-08-21T13:02:00Z">
            <w:rPr>
              <w:rFonts w:ascii="inherit" w:eastAsia="Times New Roman" w:hAnsi="inherit" w:cs="Consolas"/>
              <w:color w:val="6B7C8B"/>
              <w:sz w:val="25"/>
            </w:rPr>
          </w:rPrChange>
        </w:rPr>
        <w:t>//Checking if the request contains body, usually will be null wiht HTTP GET and DELETE</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83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1831" w:author="Narendra" w:date="2021-08-21T13:02:00Z">
            <w:rPr>
              <w:rFonts w:ascii="inherit" w:eastAsia="Times New Roman" w:hAnsi="inherit" w:cs="Consolas"/>
              <w:b/>
              <w:bCs/>
              <w:color w:val="D171DD"/>
              <w:sz w:val="25"/>
            </w:rPr>
          </w:rPrChange>
        </w:rPr>
        <w:t>if</w:t>
      </w:r>
      <w:r w:rsidRPr="008C6831">
        <w:rPr>
          <w:rFonts w:ascii="Maiandra GD" w:eastAsia="Times New Roman" w:hAnsi="Maiandra GD" w:cs="Consolas"/>
          <w:color w:val="CFD5E0"/>
          <w:sz w:val="24"/>
          <w:szCs w:val="24"/>
          <w:rPrChange w:id="11832"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1183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1834" w:author="Narendra" w:date="2021-08-21T13:02:00Z">
            <w:rPr>
              <w:rFonts w:ascii="inherit" w:eastAsia="Times New Roman" w:hAnsi="inherit" w:cs="Consolas"/>
              <w:color w:val="CFD5E0"/>
              <w:sz w:val="25"/>
            </w:rPr>
          </w:rPrChange>
        </w:rPr>
        <w:t>request.</w:t>
      </w:r>
      <w:r w:rsidRPr="008C6831">
        <w:rPr>
          <w:rFonts w:ascii="Maiandra GD" w:eastAsia="Times New Roman" w:hAnsi="Maiandra GD" w:cs="Consolas"/>
          <w:color w:val="4284AE"/>
          <w:sz w:val="24"/>
          <w:szCs w:val="24"/>
          <w:rPrChange w:id="11835" w:author="Narendra" w:date="2021-08-21T13:02:00Z">
            <w:rPr>
              <w:rFonts w:ascii="inherit" w:eastAsia="Times New Roman" w:hAnsi="inherit" w:cs="Consolas"/>
              <w:color w:val="4284AE"/>
              <w:sz w:val="25"/>
            </w:rPr>
          </w:rPrChange>
        </w:rPr>
        <w:t>Content</w:t>
      </w:r>
      <w:r w:rsidRPr="008C6831">
        <w:rPr>
          <w:rFonts w:ascii="Maiandra GD" w:eastAsia="Times New Roman" w:hAnsi="Maiandra GD" w:cs="Consolas"/>
          <w:color w:val="CFD5E0"/>
          <w:sz w:val="24"/>
          <w:szCs w:val="24"/>
          <w:rPrChange w:id="11836" w:author="Narendra" w:date="2021-08-21T13:02:00Z">
            <w:rPr>
              <w:rFonts w:ascii="inherit" w:eastAsia="Times New Roman" w:hAnsi="inherit" w:cs="Consolas"/>
              <w:color w:val="CFD5E0"/>
              <w:sz w:val="25"/>
            </w:rPr>
          </w:rPrChange>
        </w:rPr>
        <w:t xml:space="preserve"> != </w:t>
      </w:r>
      <w:r w:rsidRPr="008C6831">
        <w:rPr>
          <w:rFonts w:ascii="Maiandra GD" w:eastAsia="Times New Roman" w:hAnsi="Maiandra GD" w:cs="Consolas"/>
          <w:b/>
          <w:bCs/>
          <w:color w:val="D171DD"/>
          <w:sz w:val="24"/>
          <w:szCs w:val="24"/>
          <w:rPrChange w:id="11837" w:author="Narendra" w:date="2021-08-21T13:02:00Z">
            <w:rPr>
              <w:rFonts w:ascii="inherit" w:eastAsia="Times New Roman" w:hAnsi="inherit" w:cs="Consolas"/>
              <w:b/>
              <w:bCs/>
              <w:color w:val="D171DD"/>
              <w:sz w:val="25"/>
            </w:rPr>
          </w:rPrChange>
        </w:rPr>
        <w:t>null</w:t>
      </w:r>
      <w:r w:rsidRPr="008C6831">
        <w:rPr>
          <w:rFonts w:ascii="Maiandra GD" w:eastAsia="Times New Roman" w:hAnsi="Maiandra GD" w:cs="Consolas"/>
          <w:b/>
          <w:bCs/>
          <w:color w:val="6B7C8B"/>
          <w:sz w:val="24"/>
          <w:szCs w:val="24"/>
          <w:rPrChange w:id="11838"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83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1840"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84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11842" w:author="Narendra" w:date="2021-08-21T13:02:00Z">
            <w:rPr>
              <w:rFonts w:ascii="inherit" w:eastAsia="Times New Roman" w:hAnsi="inherit" w:cs="Consolas"/>
              <w:color w:val="6B7C8B"/>
              <w:sz w:val="25"/>
            </w:rPr>
          </w:rPrChange>
        </w:rPr>
        <w:t>// Hashing the request body, so any change in request body will result a different hash</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84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11844" w:author="Narendra" w:date="2021-08-21T13:02:00Z">
            <w:rPr>
              <w:rFonts w:ascii="inherit" w:eastAsia="Times New Roman" w:hAnsi="inherit" w:cs="Consolas"/>
              <w:color w:val="6B7C8B"/>
              <w:sz w:val="25"/>
            </w:rPr>
          </w:rPrChange>
        </w:rPr>
        <w:t>// we will achieve message integrity</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84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1846" w:author="Narendra" w:date="2021-08-21T13:02:00Z">
            <w:rPr>
              <w:rFonts w:ascii="inherit" w:eastAsia="Times New Roman" w:hAnsi="inherit" w:cs="Consolas"/>
              <w:b/>
              <w:bCs/>
              <w:color w:val="D171DD"/>
              <w:sz w:val="25"/>
            </w:rPr>
          </w:rPrChange>
        </w:rPr>
        <w:t>byte</w:t>
      </w:r>
      <w:r w:rsidRPr="008C6831">
        <w:rPr>
          <w:rFonts w:ascii="Maiandra GD" w:eastAsia="Times New Roman" w:hAnsi="Maiandra GD" w:cs="Consolas"/>
          <w:b/>
          <w:bCs/>
          <w:color w:val="6B7C8B"/>
          <w:sz w:val="24"/>
          <w:szCs w:val="24"/>
          <w:rPrChange w:id="1184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1848" w:author="Narendra" w:date="2021-08-21T13:02:00Z">
            <w:rPr>
              <w:rFonts w:ascii="inherit" w:eastAsia="Times New Roman" w:hAnsi="inherit" w:cs="Consolas"/>
              <w:color w:val="CFD5E0"/>
              <w:sz w:val="25"/>
            </w:rPr>
          </w:rPrChange>
        </w:rPr>
        <w:t xml:space="preserve"> content = </w:t>
      </w:r>
      <w:r w:rsidRPr="008C6831">
        <w:rPr>
          <w:rFonts w:ascii="Maiandra GD" w:eastAsia="Times New Roman" w:hAnsi="Maiandra GD" w:cs="Consolas"/>
          <w:b/>
          <w:bCs/>
          <w:color w:val="D171DD"/>
          <w:sz w:val="24"/>
          <w:szCs w:val="24"/>
          <w:rPrChange w:id="11849" w:author="Narendra" w:date="2021-08-21T13:02:00Z">
            <w:rPr>
              <w:rFonts w:ascii="inherit" w:eastAsia="Times New Roman" w:hAnsi="inherit" w:cs="Consolas"/>
              <w:b/>
              <w:bCs/>
              <w:color w:val="D171DD"/>
              <w:sz w:val="25"/>
            </w:rPr>
          </w:rPrChange>
        </w:rPr>
        <w:t>await</w:t>
      </w:r>
      <w:r w:rsidRPr="008C6831">
        <w:rPr>
          <w:rFonts w:ascii="Maiandra GD" w:eastAsia="Times New Roman" w:hAnsi="Maiandra GD" w:cs="Consolas"/>
          <w:color w:val="CFD5E0"/>
          <w:sz w:val="24"/>
          <w:szCs w:val="24"/>
          <w:rPrChange w:id="11850" w:author="Narendra" w:date="2021-08-21T13:02:00Z">
            <w:rPr>
              <w:rFonts w:ascii="inherit" w:eastAsia="Times New Roman" w:hAnsi="inherit" w:cs="Consolas"/>
              <w:color w:val="CFD5E0"/>
              <w:sz w:val="25"/>
            </w:rPr>
          </w:rPrChange>
        </w:rPr>
        <w:t xml:space="preserve"> request.</w:t>
      </w:r>
      <w:r w:rsidRPr="008C6831">
        <w:rPr>
          <w:rFonts w:ascii="Maiandra GD" w:eastAsia="Times New Roman" w:hAnsi="Maiandra GD" w:cs="Consolas"/>
          <w:color w:val="4284AE"/>
          <w:sz w:val="24"/>
          <w:szCs w:val="24"/>
          <w:rPrChange w:id="11851" w:author="Narendra" w:date="2021-08-21T13:02:00Z">
            <w:rPr>
              <w:rFonts w:ascii="inherit" w:eastAsia="Times New Roman" w:hAnsi="inherit" w:cs="Consolas"/>
              <w:color w:val="4284AE"/>
              <w:sz w:val="25"/>
            </w:rPr>
          </w:rPrChange>
        </w:rPr>
        <w:t>Content</w:t>
      </w:r>
      <w:r w:rsidRPr="008C6831">
        <w:rPr>
          <w:rFonts w:ascii="Maiandra GD" w:eastAsia="Times New Roman" w:hAnsi="Maiandra GD" w:cs="Consolas"/>
          <w:color w:val="CFD5E0"/>
          <w:sz w:val="24"/>
          <w:szCs w:val="24"/>
          <w:rPrChange w:id="11852"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11853" w:author="Narendra" w:date="2021-08-21T13:02:00Z">
            <w:rPr>
              <w:rFonts w:ascii="inherit" w:eastAsia="Times New Roman" w:hAnsi="inherit" w:cs="Consolas"/>
              <w:color w:val="4284AE"/>
              <w:sz w:val="25"/>
            </w:rPr>
          </w:rPrChange>
        </w:rPr>
        <w:t>ReadAsByteArrayAsync</w:t>
      </w:r>
      <w:r w:rsidRPr="008C6831">
        <w:rPr>
          <w:rFonts w:ascii="Maiandra GD" w:eastAsia="Times New Roman" w:hAnsi="Maiandra GD" w:cs="Consolas"/>
          <w:b/>
          <w:bCs/>
          <w:color w:val="6B7C8B"/>
          <w:sz w:val="24"/>
          <w:szCs w:val="24"/>
          <w:rPrChange w:id="11854"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1855"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85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1857" w:author="Narendra" w:date="2021-08-21T13:02:00Z">
            <w:rPr>
              <w:rFonts w:ascii="inherit" w:eastAsia="Times New Roman" w:hAnsi="inherit" w:cs="Consolas"/>
              <w:color w:val="CFD5E0"/>
              <w:sz w:val="25"/>
            </w:rPr>
          </w:rPrChange>
        </w:rPr>
        <w:t>MD5 md5 = MD5.</w:t>
      </w:r>
      <w:r w:rsidRPr="008C6831">
        <w:rPr>
          <w:rFonts w:ascii="Maiandra GD" w:eastAsia="Times New Roman" w:hAnsi="Maiandra GD" w:cs="Consolas"/>
          <w:color w:val="4284AE"/>
          <w:sz w:val="24"/>
          <w:szCs w:val="24"/>
          <w:rPrChange w:id="11858" w:author="Narendra" w:date="2021-08-21T13:02:00Z">
            <w:rPr>
              <w:rFonts w:ascii="inherit" w:eastAsia="Times New Roman" w:hAnsi="inherit" w:cs="Consolas"/>
              <w:color w:val="4284AE"/>
              <w:sz w:val="25"/>
            </w:rPr>
          </w:rPrChange>
        </w:rPr>
        <w:t>Create</w:t>
      </w:r>
      <w:r w:rsidRPr="008C6831">
        <w:rPr>
          <w:rFonts w:ascii="Maiandra GD" w:eastAsia="Times New Roman" w:hAnsi="Maiandra GD" w:cs="Consolas"/>
          <w:b/>
          <w:bCs/>
          <w:color w:val="6B7C8B"/>
          <w:sz w:val="24"/>
          <w:szCs w:val="24"/>
          <w:rPrChange w:id="1185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1860"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86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1862" w:author="Narendra" w:date="2021-08-21T13:02:00Z">
            <w:rPr>
              <w:rFonts w:ascii="inherit" w:eastAsia="Times New Roman" w:hAnsi="inherit" w:cs="Consolas"/>
              <w:b/>
              <w:bCs/>
              <w:color w:val="D171DD"/>
              <w:sz w:val="25"/>
            </w:rPr>
          </w:rPrChange>
        </w:rPr>
        <w:t>byte</w:t>
      </w:r>
      <w:r w:rsidRPr="008C6831">
        <w:rPr>
          <w:rFonts w:ascii="Maiandra GD" w:eastAsia="Times New Roman" w:hAnsi="Maiandra GD" w:cs="Consolas"/>
          <w:b/>
          <w:bCs/>
          <w:color w:val="6B7C8B"/>
          <w:sz w:val="24"/>
          <w:szCs w:val="24"/>
          <w:rPrChange w:id="1186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1864" w:author="Narendra" w:date="2021-08-21T13:02:00Z">
            <w:rPr>
              <w:rFonts w:ascii="inherit" w:eastAsia="Times New Roman" w:hAnsi="inherit" w:cs="Consolas"/>
              <w:color w:val="CFD5E0"/>
              <w:sz w:val="25"/>
            </w:rPr>
          </w:rPrChange>
        </w:rPr>
        <w:t xml:space="preserve"> requestContentHash = md5.</w:t>
      </w:r>
      <w:r w:rsidRPr="008C6831">
        <w:rPr>
          <w:rFonts w:ascii="Maiandra GD" w:eastAsia="Times New Roman" w:hAnsi="Maiandra GD" w:cs="Consolas"/>
          <w:color w:val="4284AE"/>
          <w:sz w:val="24"/>
          <w:szCs w:val="24"/>
          <w:rPrChange w:id="11865" w:author="Narendra" w:date="2021-08-21T13:02:00Z">
            <w:rPr>
              <w:rFonts w:ascii="inherit" w:eastAsia="Times New Roman" w:hAnsi="inherit" w:cs="Consolas"/>
              <w:color w:val="4284AE"/>
              <w:sz w:val="25"/>
            </w:rPr>
          </w:rPrChange>
        </w:rPr>
        <w:t>ComputeHash</w:t>
      </w:r>
      <w:r w:rsidRPr="008C6831">
        <w:rPr>
          <w:rFonts w:ascii="Maiandra GD" w:eastAsia="Times New Roman" w:hAnsi="Maiandra GD" w:cs="Consolas"/>
          <w:b/>
          <w:bCs/>
          <w:color w:val="6B7C8B"/>
          <w:sz w:val="24"/>
          <w:szCs w:val="24"/>
          <w:rPrChange w:id="11866"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1867" w:author="Narendra" w:date="2021-08-21T13:02:00Z">
            <w:rPr>
              <w:rFonts w:ascii="inherit" w:eastAsia="Times New Roman" w:hAnsi="inherit" w:cs="Consolas"/>
              <w:color w:val="CFD5E0"/>
              <w:sz w:val="25"/>
            </w:rPr>
          </w:rPrChange>
        </w:rPr>
        <w:t>content</w:t>
      </w:r>
      <w:r w:rsidRPr="008C6831">
        <w:rPr>
          <w:rFonts w:ascii="Maiandra GD" w:eastAsia="Times New Roman" w:hAnsi="Maiandra GD" w:cs="Consolas"/>
          <w:b/>
          <w:bCs/>
          <w:color w:val="6B7C8B"/>
          <w:sz w:val="24"/>
          <w:szCs w:val="24"/>
          <w:rPrChange w:id="1186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1869"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87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1871" w:author="Narendra" w:date="2021-08-21T13:02:00Z">
            <w:rPr>
              <w:rFonts w:ascii="inherit" w:eastAsia="Times New Roman" w:hAnsi="inherit" w:cs="Consolas"/>
              <w:color w:val="CFD5E0"/>
              <w:sz w:val="25"/>
            </w:rPr>
          </w:rPrChange>
        </w:rPr>
        <w:lastRenderedPageBreak/>
        <w:t>requestContentBase64String = Convert.</w:t>
      </w:r>
      <w:r w:rsidRPr="008C6831">
        <w:rPr>
          <w:rFonts w:ascii="Maiandra GD" w:eastAsia="Times New Roman" w:hAnsi="Maiandra GD" w:cs="Consolas"/>
          <w:color w:val="4284AE"/>
          <w:sz w:val="24"/>
          <w:szCs w:val="24"/>
          <w:rPrChange w:id="11872" w:author="Narendra" w:date="2021-08-21T13:02:00Z">
            <w:rPr>
              <w:rFonts w:ascii="inherit" w:eastAsia="Times New Roman" w:hAnsi="inherit" w:cs="Consolas"/>
              <w:color w:val="4284AE"/>
              <w:sz w:val="25"/>
            </w:rPr>
          </w:rPrChange>
        </w:rPr>
        <w:t>ToBase64String</w:t>
      </w:r>
      <w:r w:rsidRPr="008C6831">
        <w:rPr>
          <w:rFonts w:ascii="Maiandra GD" w:eastAsia="Times New Roman" w:hAnsi="Maiandra GD" w:cs="Consolas"/>
          <w:b/>
          <w:bCs/>
          <w:color w:val="6B7C8B"/>
          <w:sz w:val="24"/>
          <w:szCs w:val="24"/>
          <w:rPrChange w:id="1187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1874" w:author="Narendra" w:date="2021-08-21T13:02:00Z">
            <w:rPr>
              <w:rFonts w:ascii="inherit" w:eastAsia="Times New Roman" w:hAnsi="inherit" w:cs="Consolas"/>
              <w:color w:val="CFD5E0"/>
              <w:sz w:val="25"/>
            </w:rPr>
          </w:rPrChange>
        </w:rPr>
        <w:t>requestContentHash</w:t>
      </w:r>
      <w:r w:rsidRPr="008C6831">
        <w:rPr>
          <w:rFonts w:ascii="Maiandra GD" w:eastAsia="Times New Roman" w:hAnsi="Maiandra GD" w:cs="Consolas"/>
          <w:b/>
          <w:bCs/>
          <w:color w:val="6B7C8B"/>
          <w:sz w:val="24"/>
          <w:szCs w:val="24"/>
          <w:rPrChange w:id="11875"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1876"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87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1878"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87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11880" w:author="Narendra" w:date="2021-08-21T13:02:00Z">
            <w:rPr>
              <w:rFonts w:ascii="inherit" w:eastAsia="Times New Roman" w:hAnsi="inherit" w:cs="Consolas"/>
              <w:color w:val="6B7C8B"/>
              <w:sz w:val="25"/>
            </w:rPr>
          </w:rPrChange>
        </w:rPr>
        <w:t>//Creating the raw signature string by combinging</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88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11882" w:author="Narendra" w:date="2021-08-21T13:02:00Z">
            <w:rPr>
              <w:rFonts w:ascii="inherit" w:eastAsia="Times New Roman" w:hAnsi="inherit" w:cs="Consolas"/>
              <w:color w:val="6B7C8B"/>
              <w:sz w:val="25"/>
            </w:rPr>
          </w:rPrChange>
        </w:rPr>
        <w:t>//APPId, request Http Method, request Uri, request TimeStamp, nonce, request Content Base64 String</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88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1884" w:author="Narendra" w:date="2021-08-21T13:02:00Z">
            <w:rPr>
              <w:rFonts w:ascii="inherit" w:eastAsia="Times New Roman" w:hAnsi="inherit" w:cs="Consolas"/>
              <w:color w:val="CFD5E0"/>
              <w:sz w:val="25"/>
            </w:rPr>
          </w:rPrChange>
        </w:rPr>
        <w:t>string signatureRawData = String.</w:t>
      </w:r>
      <w:r w:rsidRPr="008C6831">
        <w:rPr>
          <w:rFonts w:ascii="Maiandra GD" w:eastAsia="Times New Roman" w:hAnsi="Maiandra GD" w:cs="Consolas"/>
          <w:color w:val="4284AE"/>
          <w:sz w:val="24"/>
          <w:szCs w:val="24"/>
          <w:rPrChange w:id="11885" w:author="Narendra" w:date="2021-08-21T13:02:00Z">
            <w:rPr>
              <w:rFonts w:ascii="inherit" w:eastAsia="Times New Roman" w:hAnsi="inherit" w:cs="Consolas"/>
              <w:color w:val="4284AE"/>
              <w:sz w:val="25"/>
            </w:rPr>
          </w:rPrChange>
        </w:rPr>
        <w:t>Format</w:t>
      </w:r>
      <w:r w:rsidRPr="008C6831">
        <w:rPr>
          <w:rFonts w:ascii="Maiandra GD" w:eastAsia="Times New Roman" w:hAnsi="Maiandra GD" w:cs="Consolas"/>
          <w:b/>
          <w:bCs/>
          <w:color w:val="6B7C8B"/>
          <w:sz w:val="24"/>
          <w:szCs w:val="24"/>
          <w:rPrChange w:id="11886"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7CC379"/>
          <w:sz w:val="24"/>
          <w:szCs w:val="24"/>
          <w:rPrChange w:id="11887" w:author="Narendra" w:date="2021-08-21T13:02:00Z">
            <w:rPr>
              <w:rFonts w:ascii="inherit" w:eastAsia="Times New Roman" w:hAnsi="inherit" w:cs="Consolas"/>
              <w:color w:val="7CC379"/>
              <w:sz w:val="25"/>
            </w:rPr>
          </w:rPrChange>
        </w:rPr>
        <w:t>"{0}{1}{2}{3}{4}{5}"</w:t>
      </w:r>
      <w:r w:rsidRPr="008C6831">
        <w:rPr>
          <w:rFonts w:ascii="Maiandra GD" w:eastAsia="Times New Roman" w:hAnsi="Maiandra GD" w:cs="Consolas"/>
          <w:color w:val="CFD5E0"/>
          <w:sz w:val="24"/>
          <w:szCs w:val="24"/>
          <w:rPrChange w:id="11888" w:author="Narendra" w:date="2021-08-21T13:02:00Z">
            <w:rPr>
              <w:rFonts w:ascii="inherit" w:eastAsia="Times New Roman" w:hAnsi="inherit" w:cs="Consolas"/>
              <w:color w:val="CFD5E0"/>
              <w:sz w:val="25"/>
            </w:rPr>
          </w:rPrChange>
        </w:rPr>
        <w:t>, APPId, requestHttpMethod, requestUri, requestTimeStamp, nonce, requestContentBase64String</w:t>
      </w:r>
      <w:r w:rsidRPr="008C6831">
        <w:rPr>
          <w:rFonts w:ascii="Maiandra GD" w:eastAsia="Times New Roman" w:hAnsi="Maiandra GD" w:cs="Consolas"/>
          <w:b/>
          <w:bCs/>
          <w:color w:val="6B7C8B"/>
          <w:sz w:val="24"/>
          <w:szCs w:val="24"/>
          <w:rPrChange w:id="1188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1890"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89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11892" w:author="Narendra" w:date="2021-08-21T13:02:00Z">
            <w:rPr>
              <w:rFonts w:ascii="inherit" w:eastAsia="Times New Roman" w:hAnsi="inherit" w:cs="Consolas"/>
              <w:color w:val="6B7C8B"/>
              <w:sz w:val="25"/>
            </w:rPr>
          </w:rPrChange>
        </w:rPr>
        <w:t>//Converting the APIKey into byte array</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89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D19252"/>
          <w:sz w:val="24"/>
          <w:szCs w:val="24"/>
          <w:rPrChange w:id="11894" w:author="Narendra" w:date="2021-08-21T13:02:00Z">
            <w:rPr>
              <w:rFonts w:ascii="inherit" w:eastAsia="Times New Roman" w:hAnsi="inherit" w:cs="Consolas"/>
              <w:color w:val="D19252"/>
              <w:sz w:val="25"/>
            </w:rPr>
          </w:rPrChange>
        </w:rPr>
        <w:t>var</w:t>
      </w:r>
      <w:r w:rsidRPr="008C6831">
        <w:rPr>
          <w:rFonts w:ascii="Maiandra GD" w:eastAsia="Times New Roman" w:hAnsi="Maiandra GD" w:cs="Consolas"/>
          <w:color w:val="CFD5E0"/>
          <w:sz w:val="24"/>
          <w:szCs w:val="24"/>
          <w:rPrChange w:id="11895" w:author="Narendra" w:date="2021-08-21T13:02:00Z">
            <w:rPr>
              <w:rFonts w:ascii="inherit" w:eastAsia="Times New Roman" w:hAnsi="inherit" w:cs="Consolas"/>
              <w:color w:val="CFD5E0"/>
              <w:sz w:val="25"/>
            </w:rPr>
          </w:rPrChange>
        </w:rPr>
        <w:t xml:space="preserve"> secretKeyByteArray = Convert.</w:t>
      </w:r>
      <w:r w:rsidRPr="008C6831">
        <w:rPr>
          <w:rFonts w:ascii="Maiandra GD" w:eastAsia="Times New Roman" w:hAnsi="Maiandra GD" w:cs="Consolas"/>
          <w:color w:val="4284AE"/>
          <w:sz w:val="24"/>
          <w:szCs w:val="24"/>
          <w:rPrChange w:id="11896" w:author="Narendra" w:date="2021-08-21T13:02:00Z">
            <w:rPr>
              <w:rFonts w:ascii="inherit" w:eastAsia="Times New Roman" w:hAnsi="inherit" w:cs="Consolas"/>
              <w:color w:val="4284AE"/>
              <w:sz w:val="25"/>
            </w:rPr>
          </w:rPrChange>
        </w:rPr>
        <w:t>FromBase64String</w:t>
      </w:r>
      <w:r w:rsidRPr="008C6831">
        <w:rPr>
          <w:rFonts w:ascii="Maiandra GD" w:eastAsia="Times New Roman" w:hAnsi="Maiandra GD" w:cs="Consolas"/>
          <w:b/>
          <w:bCs/>
          <w:color w:val="6B7C8B"/>
          <w:sz w:val="24"/>
          <w:szCs w:val="24"/>
          <w:rPrChange w:id="1189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1898" w:author="Narendra" w:date="2021-08-21T13:02:00Z">
            <w:rPr>
              <w:rFonts w:ascii="inherit" w:eastAsia="Times New Roman" w:hAnsi="inherit" w:cs="Consolas"/>
              <w:color w:val="CFD5E0"/>
              <w:sz w:val="25"/>
            </w:rPr>
          </w:rPrChange>
        </w:rPr>
        <w:t>APIKey</w:t>
      </w:r>
      <w:r w:rsidRPr="008C6831">
        <w:rPr>
          <w:rFonts w:ascii="Maiandra GD" w:eastAsia="Times New Roman" w:hAnsi="Maiandra GD" w:cs="Consolas"/>
          <w:b/>
          <w:bCs/>
          <w:color w:val="6B7C8B"/>
          <w:sz w:val="24"/>
          <w:szCs w:val="24"/>
          <w:rPrChange w:id="1189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1900"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90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11902" w:author="Narendra" w:date="2021-08-21T13:02:00Z">
            <w:rPr>
              <w:rFonts w:ascii="inherit" w:eastAsia="Times New Roman" w:hAnsi="inherit" w:cs="Consolas"/>
              <w:color w:val="6B7C8B"/>
              <w:sz w:val="25"/>
            </w:rPr>
          </w:rPrChange>
        </w:rPr>
        <w:t>//Converting the signatureRawData into byte array</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90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1904" w:author="Narendra" w:date="2021-08-21T13:02:00Z">
            <w:rPr>
              <w:rFonts w:ascii="inherit" w:eastAsia="Times New Roman" w:hAnsi="inherit" w:cs="Consolas"/>
              <w:b/>
              <w:bCs/>
              <w:color w:val="D171DD"/>
              <w:sz w:val="25"/>
            </w:rPr>
          </w:rPrChange>
        </w:rPr>
        <w:t>byte</w:t>
      </w:r>
      <w:r w:rsidRPr="008C6831">
        <w:rPr>
          <w:rFonts w:ascii="Maiandra GD" w:eastAsia="Times New Roman" w:hAnsi="Maiandra GD" w:cs="Consolas"/>
          <w:b/>
          <w:bCs/>
          <w:color w:val="6B7C8B"/>
          <w:sz w:val="24"/>
          <w:szCs w:val="24"/>
          <w:rPrChange w:id="11905"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1906" w:author="Narendra" w:date="2021-08-21T13:02:00Z">
            <w:rPr>
              <w:rFonts w:ascii="inherit" w:eastAsia="Times New Roman" w:hAnsi="inherit" w:cs="Consolas"/>
              <w:color w:val="CFD5E0"/>
              <w:sz w:val="25"/>
            </w:rPr>
          </w:rPrChange>
        </w:rPr>
        <w:t xml:space="preserve"> signature = Encoding.</w:t>
      </w:r>
      <w:r w:rsidRPr="008C6831">
        <w:rPr>
          <w:rFonts w:ascii="Maiandra GD" w:eastAsia="Times New Roman" w:hAnsi="Maiandra GD" w:cs="Consolas"/>
          <w:color w:val="4284AE"/>
          <w:sz w:val="24"/>
          <w:szCs w:val="24"/>
          <w:rPrChange w:id="11907" w:author="Narendra" w:date="2021-08-21T13:02:00Z">
            <w:rPr>
              <w:rFonts w:ascii="inherit" w:eastAsia="Times New Roman" w:hAnsi="inherit" w:cs="Consolas"/>
              <w:color w:val="4284AE"/>
              <w:sz w:val="25"/>
            </w:rPr>
          </w:rPrChange>
        </w:rPr>
        <w:t>UTF8</w:t>
      </w:r>
      <w:r w:rsidRPr="008C6831">
        <w:rPr>
          <w:rFonts w:ascii="Maiandra GD" w:eastAsia="Times New Roman" w:hAnsi="Maiandra GD" w:cs="Consolas"/>
          <w:color w:val="CFD5E0"/>
          <w:sz w:val="24"/>
          <w:szCs w:val="24"/>
          <w:rPrChange w:id="11908"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11909" w:author="Narendra" w:date="2021-08-21T13:02:00Z">
            <w:rPr>
              <w:rFonts w:ascii="inherit" w:eastAsia="Times New Roman" w:hAnsi="inherit" w:cs="Consolas"/>
              <w:color w:val="4284AE"/>
              <w:sz w:val="25"/>
            </w:rPr>
          </w:rPrChange>
        </w:rPr>
        <w:t>GetBytes</w:t>
      </w:r>
      <w:r w:rsidRPr="008C6831">
        <w:rPr>
          <w:rFonts w:ascii="Maiandra GD" w:eastAsia="Times New Roman" w:hAnsi="Maiandra GD" w:cs="Consolas"/>
          <w:b/>
          <w:bCs/>
          <w:color w:val="6B7C8B"/>
          <w:sz w:val="24"/>
          <w:szCs w:val="24"/>
          <w:rPrChange w:id="11910"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1911" w:author="Narendra" w:date="2021-08-21T13:02:00Z">
            <w:rPr>
              <w:rFonts w:ascii="inherit" w:eastAsia="Times New Roman" w:hAnsi="inherit" w:cs="Consolas"/>
              <w:color w:val="CFD5E0"/>
              <w:sz w:val="25"/>
            </w:rPr>
          </w:rPrChange>
        </w:rPr>
        <w:t>signatureRawData</w:t>
      </w:r>
      <w:r w:rsidRPr="008C6831">
        <w:rPr>
          <w:rFonts w:ascii="Maiandra GD" w:eastAsia="Times New Roman" w:hAnsi="Maiandra GD" w:cs="Consolas"/>
          <w:b/>
          <w:bCs/>
          <w:color w:val="6B7C8B"/>
          <w:sz w:val="24"/>
          <w:szCs w:val="24"/>
          <w:rPrChange w:id="1191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1913"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91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11915" w:author="Narendra" w:date="2021-08-21T13:02:00Z">
            <w:rPr>
              <w:rFonts w:ascii="inherit" w:eastAsia="Times New Roman" w:hAnsi="inherit" w:cs="Consolas"/>
              <w:color w:val="6B7C8B"/>
              <w:sz w:val="25"/>
            </w:rPr>
          </w:rPrChange>
        </w:rPr>
        <w:t>//Generate the hmac signature and set it in the Authorization header</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91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1917" w:author="Narendra" w:date="2021-08-21T13:02:00Z">
            <w:rPr>
              <w:rFonts w:ascii="inherit" w:eastAsia="Times New Roman" w:hAnsi="inherit" w:cs="Consolas"/>
              <w:b/>
              <w:bCs/>
              <w:color w:val="D171DD"/>
              <w:sz w:val="25"/>
            </w:rPr>
          </w:rPrChange>
        </w:rPr>
        <w:t>using</w:t>
      </w:r>
      <w:r w:rsidRPr="008C6831">
        <w:rPr>
          <w:rFonts w:ascii="Maiandra GD" w:eastAsia="Times New Roman" w:hAnsi="Maiandra GD" w:cs="Consolas"/>
          <w:color w:val="CFD5E0"/>
          <w:sz w:val="24"/>
          <w:szCs w:val="24"/>
          <w:rPrChange w:id="11918"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1191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1920" w:author="Narendra" w:date="2021-08-21T13:02:00Z">
            <w:rPr>
              <w:rFonts w:ascii="inherit" w:eastAsia="Times New Roman" w:hAnsi="inherit" w:cs="Consolas"/>
              <w:color w:val="CFD5E0"/>
              <w:sz w:val="25"/>
            </w:rPr>
          </w:rPrChange>
        </w:rPr>
        <w:t xml:space="preserve">HMACSHA256 hmac = </w:t>
      </w:r>
      <w:r w:rsidRPr="008C6831">
        <w:rPr>
          <w:rFonts w:ascii="Maiandra GD" w:eastAsia="Times New Roman" w:hAnsi="Maiandra GD" w:cs="Consolas"/>
          <w:color w:val="4284AE"/>
          <w:sz w:val="24"/>
          <w:szCs w:val="24"/>
          <w:rPrChange w:id="11921"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11922"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11923" w:author="Narendra" w:date="2021-08-21T13:02:00Z">
            <w:rPr>
              <w:rFonts w:ascii="inherit" w:eastAsia="Times New Roman" w:hAnsi="inherit" w:cs="Consolas"/>
              <w:color w:val="4284AE"/>
              <w:sz w:val="25"/>
            </w:rPr>
          </w:rPrChange>
        </w:rPr>
        <w:t>HMACSHA256</w:t>
      </w:r>
      <w:r w:rsidRPr="008C6831">
        <w:rPr>
          <w:rFonts w:ascii="Maiandra GD" w:eastAsia="Times New Roman" w:hAnsi="Maiandra GD" w:cs="Consolas"/>
          <w:b/>
          <w:bCs/>
          <w:color w:val="6B7C8B"/>
          <w:sz w:val="24"/>
          <w:szCs w:val="24"/>
          <w:rPrChange w:id="11924"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1925" w:author="Narendra" w:date="2021-08-21T13:02:00Z">
            <w:rPr>
              <w:rFonts w:ascii="inherit" w:eastAsia="Times New Roman" w:hAnsi="inherit" w:cs="Consolas"/>
              <w:color w:val="CFD5E0"/>
              <w:sz w:val="25"/>
            </w:rPr>
          </w:rPrChange>
        </w:rPr>
        <w:t>secretKeyByteArray</w:t>
      </w:r>
      <w:r w:rsidRPr="008C6831">
        <w:rPr>
          <w:rFonts w:ascii="Maiandra GD" w:eastAsia="Times New Roman" w:hAnsi="Maiandra GD" w:cs="Consolas"/>
          <w:b/>
          <w:bCs/>
          <w:color w:val="6B7C8B"/>
          <w:sz w:val="24"/>
          <w:szCs w:val="24"/>
          <w:rPrChange w:id="11926"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92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1928"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92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1930" w:author="Narendra" w:date="2021-08-21T13:02:00Z">
            <w:rPr>
              <w:rFonts w:ascii="inherit" w:eastAsia="Times New Roman" w:hAnsi="inherit" w:cs="Consolas"/>
              <w:b/>
              <w:bCs/>
              <w:color w:val="D171DD"/>
              <w:sz w:val="25"/>
            </w:rPr>
          </w:rPrChange>
        </w:rPr>
        <w:t>byte</w:t>
      </w:r>
      <w:r w:rsidRPr="008C6831">
        <w:rPr>
          <w:rFonts w:ascii="Maiandra GD" w:eastAsia="Times New Roman" w:hAnsi="Maiandra GD" w:cs="Consolas"/>
          <w:b/>
          <w:bCs/>
          <w:color w:val="6B7C8B"/>
          <w:sz w:val="24"/>
          <w:szCs w:val="24"/>
          <w:rPrChange w:id="1193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1932" w:author="Narendra" w:date="2021-08-21T13:02:00Z">
            <w:rPr>
              <w:rFonts w:ascii="inherit" w:eastAsia="Times New Roman" w:hAnsi="inherit" w:cs="Consolas"/>
              <w:color w:val="CFD5E0"/>
              <w:sz w:val="25"/>
            </w:rPr>
          </w:rPrChange>
        </w:rPr>
        <w:t xml:space="preserve"> signatureBytes = hmac.</w:t>
      </w:r>
      <w:r w:rsidRPr="008C6831">
        <w:rPr>
          <w:rFonts w:ascii="Maiandra GD" w:eastAsia="Times New Roman" w:hAnsi="Maiandra GD" w:cs="Consolas"/>
          <w:color w:val="4284AE"/>
          <w:sz w:val="24"/>
          <w:szCs w:val="24"/>
          <w:rPrChange w:id="11933" w:author="Narendra" w:date="2021-08-21T13:02:00Z">
            <w:rPr>
              <w:rFonts w:ascii="inherit" w:eastAsia="Times New Roman" w:hAnsi="inherit" w:cs="Consolas"/>
              <w:color w:val="4284AE"/>
              <w:sz w:val="25"/>
            </w:rPr>
          </w:rPrChange>
        </w:rPr>
        <w:t>ComputeHash</w:t>
      </w:r>
      <w:r w:rsidRPr="008C6831">
        <w:rPr>
          <w:rFonts w:ascii="Maiandra GD" w:eastAsia="Times New Roman" w:hAnsi="Maiandra GD" w:cs="Consolas"/>
          <w:b/>
          <w:bCs/>
          <w:color w:val="6B7C8B"/>
          <w:sz w:val="24"/>
          <w:szCs w:val="24"/>
          <w:rPrChange w:id="11934"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1935" w:author="Narendra" w:date="2021-08-21T13:02:00Z">
            <w:rPr>
              <w:rFonts w:ascii="inherit" w:eastAsia="Times New Roman" w:hAnsi="inherit" w:cs="Consolas"/>
              <w:color w:val="CFD5E0"/>
              <w:sz w:val="25"/>
            </w:rPr>
          </w:rPrChange>
        </w:rPr>
        <w:t>signature</w:t>
      </w:r>
      <w:r w:rsidRPr="008C6831">
        <w:rPr>
          <w:rFonts w:ascii="Maiandra GD" w:eastAsia="Times New Roman" w:hAnsi="Maiandra GD" w:cs="Consolas"/>
          <w:b/>
          <w:bCs/>
          <w:color w:val="6B7C8B"/>
          <w:sz w:val="24"/>
          <w:szCs w:val="24"/>
          <w:rPrChange w:id="11936"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1937"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93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1939" w:author="Narendra" w:date="2021-08-21T13:02:00Z">
            <w:rPr>
              <w:rFonts w:ascii="inherit" w:eastAsia="Times New Roman" w:hAnsi="inherit" w:cs="Consolas"/>
              <w:color w:val="CFD5E0"/>
              <w:sz w:val="25"/>
            </w:rPr>
          </w:rPrChange>
        </w:rPr>
        <w:t>string requestSignatureBase64String = Convert.</w:t>
      </w:r>
      <w:r w:rsidRPr="008C6831">
        <w:rPr>
          <w:rFonts w:ascii="Maiandra GD" w:eastAsia="Times New Roman" w:hAnsi="Maiandra GD" w:cs="Consolas"/>
          <w:color w:val="4284AE"/>
          <w:sz w:val="24"/>
          <w:szCs w:val="24"/>
          <w:rPrChange w:id="11940" w:author="Narendra" w:date="2021-08-21T13:02:00Z">
            <w:rPr>
              <w:rFonts w:ascii="inherit" w:eastAsia="Times New Roman" w:hAnsi="inherit" w:cs="Consolas"/>
              <w:color w:val="4284AE"/>
              <w:sz w:val="25"/>
            </w:rPr>
          </w:rPrChange>
        </w:rPr>
        <w:t>ToBase64String</w:t>
      </w:r>
      <w:r w:rsidRPr="008C6831">
        <w:rPr>
          <w:rFonts w:ascii="Maiandra GD" w:eastAsia="Times New Roman" w:hAnsi="Maiandra GD" w:cs="Consolas"/>
          <w:b/>
          <w:bCs/>
          <w:color w:val="6B7C8B"/>
          <w:sz w:val="24"/>
          <w:szCs w:val="24"/>
          <w:rPrChange w:id="1194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1942" w:author="Narendra" w:date="2021-08-21T13:02:00Z">
            <w:rPr>
              <w:rFonts w:ascii="inherit" w:eastAsia="Times New Roman" w:hAnsi="inherit" w:cs="Consolas"/>
              <w:color w:val="CFD5E0"/>
              <w:sz w:val="25"/>
            </w:rPr>
          </w:rPrChange>
        </w:rPr>
        <w:t>signatureBytes</w:t>
      </w:r>
      <w:r w:rsidRPr="008C6831">
        <w:rPr>
          <w:rFonts w:ascii="Maiandra GD" w:eastAsia="Times New Roman" w:hAnsi="Maiandra GD" w:cs="Consolas"/>
          <w:b/>
          <w:bCs/>
          <w:color w:val="6B7C8B"/>
          <w:sz w:val="24"/>
          <w:szCs w:val="24"/>
          <w:rPrChange w:id="1194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1944"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94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6B7C8B"/>
          <w:sz w:val="24"/>
          <w:szCs w:val="24"/>
          <w:rPrChange w:id="11946" w:author="Narendra" w:date="2021-08-21T13:02:00Z">
            <w:rPr>
              <w:rFonts w:ascii="inherit" w:eastAsia="Times New Roman" w:hAnsi="inherit" w:cs="Consolas"/>
              <w:color w:val="6B7C8B"/>
              <w:sz w:val="25"/>
            </w:rPr>
          </w:rPrChange>
        </w:rPr>
        <w:t>//Setting the values in the Authorization header using custom scheme (hmacauth)</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94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1948" w:author="Narendra" w:date="2021-08-21T13:02:00Z">
            <w:rPr>
              <w:rFonts w:ascii="inherit" w:eastAsia="Times New Roman" w:hAnsi="inherit" w:cs="Consolas"/>
              <w:color w:val="CFD5E0"/>
              <w:sz w:val="25"/>
            </w:rPr>
          </w:rPrChange>
        </w:rPr>
        <w:t>request.</w:t>
      </w:r>
      <w:r w:rsidRPr="008C6831">
        <w:rPr>
          <w:rFonts w:ascii="Maiandra GD" w:eastAsia="Times New Roman" w:hAnsi="Maiandra GD" w:cs="Consolas"/>
          <w:color w:val="4284AE"/>
          <w:sz w:val="24"/>
          <w:szCs w:val="24"/>
          <w:rPrChange w:id="11949" w:author="Narendra" w:date="2021-08-21T13:02:00Z">
            <w:rPr>
              <w:rFonts w:ascii="inherit" w:eastAsia="Times New Roman" w:hAnsi="inherit" w:cs="Consolas"/>
              <w:color w:val="4284AE"/>
              <w:sz w:val="25"/>
            </w:rPr>
          </w:rPrChange>
        </w:rPr>
        <w:t>Headers</w:t>
      </w:r>
      <w:r w:rsidRPr="008C6831">
        <w:rPr>
          <w:rFonts w:ascii="Maiandra GD" w:eastAsia="Times New Roman" w:hAnsi="Maiandra GD" w:cs="Consolas"/>
          <w:color w:val="CFD5E0"/>
          <w:sz w:val="24"/>
          <w:szCs w:val="24"/>
          <w:rPrChange w:id="11950"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11951" w:author="Narendra" w:date="2021-08-21T13:02:00Z">
            <w:rPr>
              <w:rFonts w:ascii="inherit" w:eastAsia="Times New Roman" w:hAnsi="inherit" w:cs="Consolas"/>
              <w:color w:val="4284AE"/>
              <w:sz w:val="25"/>
            </w:rPr>
          </w:rPrChange>
        </w:rPr>
        <w:t>Authorization</w:t>
      </w:r>
      <w:r w:rsidRPr="008C6831">
        <w:rPr>
          <w:rFonts w:ascii="Maiandra GD" w:eastAsia="Times New Roman" w:hAnsi="Maiandra GD" w:cs="Consolas"/>
          <w:color w:val="CFD5E0"/>
          <w:sz w:val="24"/>
          <w:szCs w:val="24"/>
          <w:rPrChange w:id="11952" w:author="Narendra" w:date="2021-08-21T13:02:00Z">
            <w:rPr>
              <w:rFonts w:ascii="inherit" w:eastAsia="Times New Roman" w:hAnsi="inherit" w:cs="Consolas"/>
              <w:color w:val="CFD5E0"/>
              <w:sz w:val="25"/>
            </w:rPr>
          </w:rPrChange>
        </w:rPr>
        <w:t xml:space="preserve"> = </w:t>
      </w:r>
      <w:r w:rsidRPr="008C6831">
        <w:rPr>
          <w:rFonts w:ascii="Maiandra GD" w:eastAsia="Times New Roman" w:hAnsi="Maiandra GD" w:cs="Consolas"/>
          <w:color w:val="4284AE"/>
          <w:sz w:val="24"/>
          <w:szCs w:val="24"/>
          <w:rPrChange w:id="11953"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11954"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11955" w:author="Narendra" w:date="2021-08-21T13:02:00Z">
            <w:rPr>
              <w:rFonts w:ascii="inherit" w:eastAsia="Times New Roman" w:hAnsi="inherit" w:cs="Consolas"/>
              <w:color w:val="4284AE"/>
              <w:sz w:val="25"/>
            </w:rPr>
          </w:rPrChange>
        </w:rPr>
        <w:t>AuthenticationHeaderValue</w:t>
      </w:r>
      <w:r w:rsidRPr="008C6831">
        <w:rPr>
          <w:rFonts w:ascii="Maiandra GD" w:eastAsia="Times New Roman" w:hAnsi="Maiandra GD" w:cs="Consolas"/>
          <w:b/>
          <w:bCs/>
          <w:color w:val="6B7C8B"/>
          <w:sz w:val="24"/>
          <w:szCs w:val="24"/>
          <w:rPrChange w:id="11956"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7CC379"/>
          <w:sz w:val="24"/>
          <w:szCs w:val="24"/>
          <w:rPrChange w:id="11957" w:author="Narendra" w:date="2021-08-21T13:02:00Z">
            <w:rPr>
              <w:rFonts w:ascii="inherit" w:eastAsia="Times New Roman" w:hAnsi="inherit" w:cs="Consolas"/>
              <w:color w:val="7CC379"/>
              <w:sz w:val="25"/>
            </w:rPr>
          </w:rPrChange>
        </w:rPr>
        <w:t>"hmacauth"</w:t>
      </w:r>
      <w:r w:rsidRPr="008C6831">
        <w:rPr>
          <w:rFonts w:ascii="Maiandra GD" w:eastAsia="Times New Roman" w:hAnsi="Maiandra GD" w:cs="Consolas"/>
          <w:color w:val="CFD5E0"/>
          <w:sz w:val="24"/>
          <w:szCs w:val="24"/>
          <w:rPrChange w:id="11958" w:author="Narendra" w:date="2021-08-21T13:02:00Z">
            <w:rPr>
              <w:rFonts w:ascii="inherit" w:eastAsia="Times New Roman" w:hAnsi="inherit" w:cs="Consolas"/>
              <w:color w:val="CFD5E0"/>
              <w:sz w:val="25"/>
            </w:rPr>
          </w:rPrChange>
        </w:rPr>
        <w:t>, string.</w:t>
      </w:r>
      <w:r w:rsidRPr="008C6831">
        <w:rPr>
          <w:rFonts w:ascii="Maiandra GD" w:eastAsia="Times New Roman" w:hAnsi="Maiandra GD" w:cs="Consolas"/>
          <w:color w:val="4284AE"/>
          <w:sz w:val="24"/>
          <w:szCs w:val="24"/>
          <w:rPrChange w:id="11959" w:author="Narendra" w:date="2021-08-21T13:02:00Z">
            <w:rPr>
              <w:rFonts w:ascii="inherit" w:eastAsia="Times New Roman" w:hAnsi="inherit" w:cs="Consolas"/>
              <w:color w:val="4284AE"/>
              <w:sz w:val="25"/>
            </w:rPr>
          </w:rPrChange>
        </w:rPr>
        <w:t>Format</w:t>
      </w:r>
      <w:r w:rsidRPr="008C6831">
        <w:rPr>
          <w:rFonts w:ascii="Maiandra GD" w:eastAsia="Times New Roman" w:hAnsi="Maiandra GD" w:cs="Consolas"/>
          <w:b/>
          <w:bCs/>
          <w:color w:val="6B7C8B"/>
          <w:sz w:val="24"/>
          <w:szCs w:val="24"/>
          <w:rPrChange w:id="11960"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7CC379"/>
          <w:sz w:val="24"/>
          <w:szCs w:val="24"/>
          <w:rPrChange w:id="11961" w:author="Narendra" w:date="2021-08-21T13:02:00Z">
            <w:rPr>
              <w:rFonts w:ascii="inherit" w:eastAsia="Times New Roman" w:hAnsi="inherit" w:cs="Consolas"/>
              <w:color w:val="7CC379"/>
              <w:sz w:val="25"/>
            </w:rPr>
          </w:rPrChange>
        </w:rPr>
        <w:t>"{0}:{1}:{2}:{3}"</w:t>
      </w:r>
      <w:r w:rsidRPr="008C6831">
        <w:rPr>
          <w:rFonts w:ascii="Maiandra GD" w:eastAsia="Times New Roman" w:hAnsi="Maiandra GD" w:cs="Consolas"/>
          <w:color w:val="CFD5E0"/>
          <w:sz w:val="24"/>
          <w:szCs w:val="24"/>
          <w:rPrChange w:id="11962" w:author="Narendra" w:date="2021-08-21T13:02:00Z">
            <w:rPr>
              <w:rFonts w:ascii="inherit" w:eastAsia="Times New Roman" w:hAnsi="inherit" w:cs="Consolas"/>
              <w:color w:val="CFD5E0"/>
              <w:sz w:val="25"/>
            </w:rPr>
          </w:rPrChange>
        </w:rPr>
        <w:t>, APPId, requestSignatureBase64String, nonce, requestTimeStamp</w:t>
      </w:r>
      <w:r w:rsidRPr="008C6831">
        <w:rPr>
          <w:rFonts w:ascii="Maiandra GD" w:eastAsia="Times New Roman" w:hAnsi="Maiandra GD" w:cs="Consolas"/>
          <w:b/>
          <w:bCs/>
          <w:color w:val="6B7C8B"/>
          <w:sz w:val="24"/>
          <w:szCs w:val="24"/>
          <w:rPrChange w:id="1196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1964"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96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1966"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96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1968" w:author="Narendra" w:date="2021-08-21T13:02:00Z">
            <w:rPr>
              <w:rFonts w:ascii="inherit" w:eastAsia="Times New Roman" w:hAnsi="inherit" w:cs="Consolas"/>
              <w:color w:val="CFD5E0"/>
              <w:sz w:val="25"/>
            </w:rPr>
          </w:rPrChange>
        </w:rPr>
        <w:t xml:space="preserve">response = </w:t>
      </w:r>
      <w:r w:rsidRPr="008C6831">
        <w:rPr>
          <w:rFonts w:ascii="Maiandra GD" w:eastAsia="Times New Roman" w:hAnsi="Maiandra GD" w:cs="Consolas"/>
          <w:b/>
          <w:bCs/>
          <w:color w:val="D171DD"/>
          <w:sz w:val="24"/>
          <w:szCs w:val="24"/>
          <w:rPrChange w:id="11969" w:author="Narendra" w:date="2021-08-21T13:02:00Z">
            <w:rPr>
              <w:rFonts w:ascii="inherit" w:eastAsia="Times New Roman" w:hAnsi="inherit" w:cs="Consolas"/>
              <w:b/>
              <w:bCs/>
              <w:color w:val="D171DD"/>
              <w:sz w:val="25"/>
            </w:rPr>
          </w:rPrChange>
        </w:rPr>
        <w:t>await</w:t>
      </w:r>
      <w:r w:rsidRPr="008C6831">
        <w:rPr>
          <w:rFonts w:ascii="Maiandra GD" w:eastAsia="Times New Roman" w:hAnsi="Maiandra GD" w:cs="Consolas"/>
          <w:color w:val="CFD5E0"/>
          <w:sz w:val="24"/>
          <w:szCs w:val="24"/>
          <w:rPrChange w:id="11970"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1971" w:author="Narendra" w:date="2021-08-21T13:02:00Z">
            <w:rPr>
              <w:rFonts w:ascii="inherit" w:eastAsia="Times New Roman" w:hAnsi="inherit" w:cs="Consolas"/>
              <w:b/>
              <w:bCs/>
              <w:color w:val="D171DD"/>
              <w:sz w:val="25"/>
            </w:rPr>
          </w:rPrChange>
        </w:rPr>
        <w:t>base</w:t>
      </w:r>
      <w:r w:rsidRPr="008C6831">
        <w:rPr>
          <w:rFonts w:ascii="Maiandra GD" w:eastAsia="Times New Roman" w:hAnsi="Maiandra GD" w:cs="Consolas"/>
          <w:color w:val="CFD5E0"/>
          <w:sz w:val="24"/>
          <w:szCs w:val="24"/>
          <w:rPrChange w:id="11972"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11973" w:author="Narendra" w:date="2021-08-21T13:02:00Z">
            <w:rPr>
              <w:rFonts w:ascii="inherit" w:eastAsia="Times New Roman" w:hAnsi="inherit" w:cs="Consolas"/>
              <w:color w:val="4284AE"/>
              <w:sz w:val="25"/>
            </w:rPr>
          </w:rPrChange>
        </w:rPr>
        <w:t>SendAsync</w:t>
      </w:r>
      <w:r w:rsidRPr="008C6831">
        <w:rPr>
          <w:rFonts w:ascii="Maiandra GD" w:eastAsia="Times New Roman" w:hAnsi="Maiandra GD" w:cs="Consolas"/>
          <w:b/>
          <w:bCs/>
          <w:color w:val="6B7C8B"/>
          <w:sz w:val="24"/>
          <w:szCs w:val="24"/>
          <w:rPrChange w:id="11974"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1975" w:author="Narendra" w:date="2021-08-21T13:02:00Z">
            <w:rPr>
              <w:rFonts w:ascii="inherit" w:eastAsia="Times New Roman" w:hAnsi="inherit" w:cs="Consolas"/>
              <w:color w:val="CFD5E0"/>
              <w:sz w:val="25"/>
            </w:rPr>
          </w:rPrChange>
        </w:rPr>
        <w:t>request, cancellationToken</w:t>
      </w:r>
      <w:r w:rsidRPr="008C6831">
        <w:rPr>
          <w:rFonts w:ascii="Maiandra GD" w:eastAsia="Times New Roman" w:hAnsi="Maiandra GD" w:cs="Consolas"/>
          <w:b/>
          <w:bCs/>
          <w:color w:val="6B7C8B"/>
          <w:sz w:val="24"/>
          <w:szCs w:val="24"/>
          <w:rPrChange w:id="11976"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1977"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97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1979" w:author="Narendra" w:date="2021-08-21T13:02:00Z">
            <w:rPr>
              <w:rFonts w:ascii="inherit" w:eastAsia="Times New Roman" w:hAnsi="inherit" w:cs="Consolas"/>
              <w:b/>
              <w:bCs/>
              <w:color w:val="D171DD"/>
              <w:sz w:val="25"/>
            </w:rPr>
          </w:rPrChange>
        </w:rPr>
        <w:t>return</w:t>
      </w:r>
      <w:r w:rsidRPr="008C6831">
        <w:rPr>
          <w:rFonts w:ascii="Maiandra GD" w:eastAsia="Times New Roman" w:hAnsi="Maiandra GD" w:cs="Consolas"/>
          <w:color w:val="CFD5E0"/>
          <w:sz w:val="24"/>
          <w:szCs w:val="24"/>
          <w:rPrChange w:id="11980" w:author="Narendra" w:date="2021-08-21T13:02:00Z">
            <w:rPr>
              <w:rFonts w:ascii="inherit" w:eastAsia="Times New Roman" w:hAnsi="inherit" w:cs="Consolas"/>
              <w:color w:val="CFD5E0"/>
              <w:sz w:val="25"/>
            </w:rPr>
          </w:rPrChange>
        </w:rPr>
        <w:t xml:space="preserve"> response;</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98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1982"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198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1984"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line="384" w:lineRule="atLeast"/>
        <w:textAlignment w:val="baseline"/>
        <w:rPr>
          <w:rFonts w:ascii="Maiandra GD" w:eastAsia="Times New Roman" w:hAnsi="Maiandra GD" w:cs="Consolas"/>
          <w:color w:val="596174"/>
          <w:sz w:val="24"/>
          <w:szCs w:val="24"/>
          <w:rPrChange w:id="1198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1986"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FFFFFF"/>
        <w:spacing w:after="0" w:line="240" w:lineRule="auto"/>
        <w:jc w:val="both"/>
        <w:textAlignment w:val="baseline"/>
        <w:outlineLvl w:val="4"/>
        <w:rPr>
          <w:rFonts w:ascii="Maiandra GD" w:eastAsia="Times New Roman" w:hAnsi="Maiandra GD" w:cs="Segoe UI"/>
          <w:color w:val="3A3A3A"/>
          <w:sz w:val="24"/>
          <w:szCs w:val="24"/>
          <w:rPrChange w:id="11987" w:author="Narendra" w:date="2021-08-21T13:02:00Z">
            <w:rPr>
              <w:rFonts w:ascii="Segoe UI" w:eastAsia="Times New Roman" w:hAnsi="Segoe UI" w:cs="Segoe UI"/>
              <w:color w:val="3A3A3A"/>
              <w:sz w:val="20"/>
              <w:szCs w:val="20"/>
            </w:rPr>
          </w:rPrChange>
        </w:rPr>
      </w:pPr>
      <w:r w:rsidRPr="008C6831">
        <w:rPr>
          <w:rFonts w:ascii="Maiandra GD" w:eastAsia="Times New Roman" w:hAnsi="Maiandra GD" w:cs="Arial"/>
          <w:b/>
          <w:bCs/>
          <w:color w:val="000000"/>
          <w:sz w:val="24"/>
          <w:szCs w:val="24"/>
          <w:rPrChange w:id="11988" w:author="Narendra" w:date="2021-08-21T13:02:00Z">
            <w:rPr>
              <w:rFonts w:ascii="Arial" w:eastAsia="Times New Roman" w:hAnsi="Arial" w:cs="Arial"/>
              <w:b/>
              <w:bCs/>
              <w:color w:val="000000"/>
              <w:sz w:val="27"/>
            </w:rPr>
          </w:rPrChange>
        </w:rPr>
        <w:t>Explanation of the above code:</w:t>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11989"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1990" w:author="Narendra" w:date="2021-08-21T13:02:00Z">
            <w:rPr>
              <w:rFonts w:ascii="Arial" w:eastAsia="Times New Roman" w:hAnsi="Arial" w:cs="Arial"/>
              <w:color w:val="000000"/>
              <w:sz w:val="23"/>
              <w:szCs w:val="23"/>
              <w:bdr w:val="none" w:sz="0" w:space="0" w:color="auto" w:frame="1"/>
            </w:rPr>
          </w:rPrChange>
        </w:rPr>
        <w:t>In the above example, for the simplicity of this demo and to focus of </w:t>
      </w:r>
      <w:r w:rsidRPr="008C6831">
        <w:rPr>
          <w:rFonts w:ascii="Maiandra GD" w:eastAsia="Times New Roman" w:hAnsi="Maiandra GD" w:cs="Arial"/>
          <w:b/>
          <w:bCs/>
          <w:color w:val="000000"/>
          <w:sz w:val="24"/>
          <w:szCs w:val="24"/>
          <w:rPrChange w:id="11991" w:author="Narendra" w:date="2021-08-21T13:02:00Z">
            <w:rPr>
              <w:rFonts w:ascii="Arial" w:eastAsia="Times New Roman" w:hAnsi="Arial" w:cs="Arial"/>
              <w:b/>
              <w:bCs/>
              <w:color w:val="000000"/>
              <w:sz w:val="23"/>
            </w:rPr>
          </w:rPrChange>
        </w:rPr>
        <w:t>HMAC Authentication</w:t>
      </w:r>
      <w:r w:rsidRPr="008C6831">
        <w:rPr>
          <w:rFonts w:ascii="Maiandra GD" w:eastAsia="Times New Roman" w:hAnsi="Maiandra GD" w:cs="Arial"/>
          <w:color w:val="000000"/>
          <w:sz w:val="24"/>
          <w:szCs w:val="24"/>
          <w:bdr w:val="none" w:sz="0" w:space="0" w:color="auto" w:frame="1"/>
          <w:rPrChange w:id="11992" w:author="Narendra" w:date="2021-08-21T13:02:00Z">
            <w:rPr>
              <w:rFonts w:ascii="Arial" w:eastAsia="Times New Roman" w:hAnsi="Arial" w:cs="Arial"/>
              <w:color w:val="000000"/>
              <w:sz w:val="23"/>
              <w:szCs w:val="23"/>
              <w:bdr w:val="none" w:sz="0" w:space="0" w:color="auto" w:frame="1"/>
            </w:rPr>
          </w:rPrChange>
        </w:rPr>
        <w:t>, we have hardcoded the </w:t>
      </w:r>
      <w:r w:rsidRPr="008C6831">
        <w:rPr>
          <w:rFonts w:ascii="Maiandra GD" w:eastAsia="Times New Roman" w:hAnsi="Maiandra GD" w:cs="Arial"/>
          <w:b/>
          <w:bCs/>
          <w:color w:val="000000"/>
          <w:sz w:val="24"/>
          <w:szCs w:val="24"/>
          <w:rPrChange w:id="11993" w:author="Narendra" w:date="2021-08-21T13:02:00Z">
            <w:rPr>
              <w:rFonts w:ascii="Arial" w:eastAsia="Times New Roman" w:hAnsi="Arial" w:cs="Arial"/>
              <w:b/>
              <w:bCs/>
              <w:color w:val="000000"/>
              <w:sz w:val="23"/>
            </w:rPr>
          </w:rPrChange>
        </w:rPr>
        <w:t>APP Id</w:t>
      </w:r>
      <w:r w:rsidRPr="008C6831">
        <w:rPr>
          <w:rFonts w:ascii="Maiandra GD" w:eastAsia="Times New Roman" w:hAnsi="Maiandra GD" w:cs="Arial"/>
          <w:color w:val="000000"/>
          <w:sz w:val="24"/>
          <w:szCs w:val="24"/>
          <w:bdr w:val="none" w:sz="0" w:space="0" w:color="auto" w:frame="1"/>
          <w:rPrChange w:id="11994" w:author="Narendra" w:date="2021-08-21T13:02:00Z">
            <w:rPr>
              <w:rFonts w:ascii="Arial" w:eastAsia="Times New Roman" w:hAnsi="Arial" w:cs="Arial"/>
              <w:color w:val="000000"/>
              <w:sz w:val="23"/>
              <w:szCs w:val="23"/>
              <w:bdr w:val="none" w:sz="0" w:space="0" w:color="auto" w:frame="1"/>
            </w:rPr>
          </w:rPrChange>
        </w:rPr>
        <w:t> and </w:t>
      </w:r>
      <w:r w:rsidRPr="008C6831">
        <w:rPr>
          <w:rFonts w:ascii="Maiandra GD" w:eastAsia="Times New Roman" w:hAnsi="Maiandra GD" w:cs="Arial"/>
          <w:b/>
          <w:bCs/>
          <w:color w:val="000000"/>
          <w:sz w:val="24"/>
          <w:szCs w:val="24"/>
          <w:rPrChange w:id="11995" w:author="Narendra" w:date="2021-08-21T13:02:00Z">
            <w:rPr>
              <w:rFonts w:ascii="Arial" w:eastAsia="Times New Roman" w:hAnsi="Arial" w:cs="Arial"/>
              <w:b/>
              <w:bCs/>
              <w:color w:val="000000"/>
              <w:sz w:val="23"/>
            </w:rPr>
          </w:rPrChange>
        </w:rPr>
        <w:t>API Key</w:t>
      </w:r>
      <w:r w:rsidRPr="008C6831">
        <w:rPr>
          <w:rFonts w:ascii="Maiandra GD" w:eastAsia="Times New Roman" w:hAnsi="Maiandra GD" w:cs="Arial"/>
          <w:color w:val="000000"/>
          <w:sz w:val="24"/>
          <w:szCs w:val="24"/>
          <w:bdr w:val="none" w:sz="0" w:space="0" w:color="auto" w:frame="1"/>
          <w:rPrChange w:id="11996" w:author="Narendra" w:date="2021-08-21T13:02:00Z">
            <w:rPr>
              <w:rFonts w:ascii="Arial" w:eastAsia="Times New Roman" w:hAnsi="Arial" w:cs="Arial"/>
              <w:color w:val="000000"/>
              <w:sz w:val="23"/>
              <w:szCs w:val="23"/>
              <w:bdr w:val="none" w:sz="0" w:space="0" w:color="auto" w:frame="1"/>
            </w:rPr>
          </w:rPrChange>
        </w:rPr>
        <w:t> values which we already obtained from the server, but in real-time, we need to store those values in some secure repository like a database or in the config file. The following code does this.</w:t>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11997"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noProof/>
          <w:color w:val="212529"/>
          <w:sz w:val="24"/>
          <w:szCs w:val="24"/>
          <w:bdr w:val="none" w:sz="0" w:space="0" w:color="auto" w:frame="1"/>
          <w:rPrChange w:id="11998" w:author="Narendra" w:date="2021-08-21T13:02:00Z">
            <w:rPr>
              <w:rFonts w:ascii="Arial" w:eastAsia="Times New Roman" w:hAnsi="Arial" w:cs="Arial"/>
              <w:noProof/>
              <w:color w:val="212529"/>
              <w:sz w:val="23"/>
              <w:szCs w:val="23"/>
              <w:bdr w:val="none" w:sz="0" w:space="0" w:color="auto" w:frame="1"/>
            </w:rPr>
          </w:rPrChange>
        </w:rPr>
        <w:drawing>
          <wp:inline distT="0" distB="0" distL="0" distR="0">
            <wp:extent cx="5000625" cy="349414"/>
            <wp:effectExtent l="19050" t="0" r="9525" b="0"/>
            <wp:docPr id="168" name="Picture 168" descr="What is HMAC Authentication in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What is HMAC Authentication in WEB API?"/>
                    <pic:cNvPicPr>
                      <a:picLocks noChangeAspect="1" noChangeArrowheads="1"/>
                    </pic:cNvPicPr>
                  </pic:nvPicPr>
                  <pic:blipFill>
                    <a:blip r:embed="rId84"/>
                    <a:srcRect/>
                    <a:stretch>
                      <a:fillRect/>
                    </a:stretch>
                  </pic:blipFill>
                  <pic:spPr bwMode="auto">
                    <a:xfrm>
                      <a:off x="0" y="0"/>
                      <a:ext cx="5000625" cy="349414"/>
                    </a:xfrm>
                    <a:prstGeom prst="rect">
                      <a:avLst/>
                    </a:prstGeom>
                    <a:noFill/>
                    <a:ln w="9525">
                      <a:noFill/>
                      <a:miter lim="800000"/>
                      <a:headEnd/>
                      <a:tailEnd/>
                    </a:ln>
                  </pic:spPr>
                </pic:pic>
              </a:graphicData>
            </a:graphic>
          </wp:inline>
        </w:drawing>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11999"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2000" w:author="Narendra" w:date="2021-08-21T13:02:00Z">
            <w:rPr>
              <w:rFonts w:ascii="Arial" w:eastAsia="Times New Roman" w:hAnsi="Arial" w:cs="Arial"/>
              <w:color w:val="000000"/>
              <w:sz w:val="23"/>
              <w:szCs w:val="23"/>
              <w:bdr w:val="none" w:sz="0" w:space="0" w:color="auto" w:frame="1"/>
            </w:rPr>
          </w:rPrChange>
        </w:rPr>
        <w:t xml:space="preserve">We have got the full request URI and then we safely Encoded the URL. We need to do this because if there are any query strings sent with the request, then they will be safely </w:t>
      </w:r>
      <w:r w:rsidRPr="008C6831">
        <w:rPr>
          <w:rFonts w:ascii="Maiandra GD" w:eastAsia="Times New Roman" w:hAnsi="Maiandra GD" w:cs="Arial"/>
          <w:color w:val="000000"/>
          <w:sz w:val="24"/>
          <w:szCs w:val="24"/>
          <w:bdr w:val="none" w:sz="0" w:space="0" w:color="auto" w:frame="1"/>
          <w:rPrChange w:id="12001" w:author="Narendra" w:date="2021-08-21T13:02:00Z">
            <w:rPr>
              <w:rFonts w:ascii="Arial" w:eastAsia="Times New Roman" w:hAnsi="Arial" w:cs="Arial"/>
              <w:color w:val="000000"/>
              <w:sz w:val="23"/>
              <w:szCs w:val="23"/>
              <w:bdr w:val="none" w:sz="0" w:space="0" w:color="auto" w:frame="1"/>
            </w:rPr>
          </w:rPrChange>
        </w:rPr>
        <w:lastRenderedPageBreak/>
        <w:t>encoded. Then we read the HTTP Method type from the request object, in our case, the HTTP Method type will be POST. The following code shows this</w:t>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12002"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noProof/>
          <w:color w:val="212529"/>
          <w:sz w:val="24"/>
          <w:szCs w:val="24"/>
          <w:bdr w:val="none" w:sz="0" w:space="0" w:color="auto" w:frame="1"/>
          <w:rPrChange w:id="12003" w:author="Narendra" w:date="2021-08-21T13:02:00Z">
            <w:rPr>
              <w:rFonts w:ascii="Arial" w:eastAsia="Times New Roman" w:hAnsi="Arial" w:cs="Arial"/>
              <w:noProof/>
              <w:color w:val="212529"/>
              <w:sz w:val="23"/>
              <w:szCs w:val="23"/>
              <w:bdr w:val="none" w:sz="0" w:space="0" w:color="auto" w:frame="1"/>
            </w:rPr>
          </w:rPrChange>
        </w:rPr>
        <w:drawing>
          <wp:inline distT="0" distB="0" distL="0" distR="0">
            <wp:extent cx="6066581" cy="395520"/>
            <wp:effectExtent l="19050" t="0" r="0" b="0"/>
            <wp:docPr id="169" name="Picture 169" descr="Why we need HMAC Authentication in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Why we need HMAC Authentication in WEB API?"/>
                    <pic:cNvPicPr>
                      <a:picLocks noChangeAspect="1" noChangeArrowheads="1"/>
                    </pic:cNvPicPr>
                  </pic:nvPicPr>
                  <pic:blipFill>
                    <a:blip r:embed="rId85"/>
                    <a:srcRect/>
                    <a:stretch>
                      <a:fillRect/>
                    </a:stretch>
                  </pic:blipFill>
                  <pic:spPr bwMode="auto">
                    <a:xfrm>
                      <a:off x="0" y="0"/>
                      <a:ext cx="6091013" cy="397113"/>
                    </a:xfrm>
                    <a:prstGeom prst="rect">
                      <a:avLst/>
                    </a:prstGeom>
                    <a:noFill/>
                    <a:ln w="9525">
                      <a:noFill/>
                      <a:miter lim="800000"/>
                      <a:headEnd/>
                      <a:tailEnd/>
                    </a:ln>
                  </pic:spPr>
                </pic:pic>
              </a:graphicData>
            </a:graphic>
          </wp:inline>
        </w:drawing>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12004"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2005" w:author="Narendra" w:date="2021-08-21T13:02:00Z">
            <w:rPr>
              <w:rFonts w:ascii="Arial" w:eastAsia="Times New Roman" w:hAnsi="Arial" w:cs="Arial"/>
              <w:color w:val="000000"/>
              <w:sz w:val="23"/>
              <w:szCs w:val="23"/>
              <w:bdr w:val="none" w:sz="0" w:space="0" w:color="auto" w:frame="1"/>
            </w:rPr>
          </w:rPrChange>
        </w:rPr>
        <w:t>Then we have calculated the time stamp value for the request using the </w:t>
      </w:r>
      <w:r w:rsidRPr="008C6831">
        <w:rPr>
          <w:rFonts w:ascii="Maiandra GD" w:eastAsia="Times New Roman" w:hAnsi="Maiandra GD" w:cs="Arial"/>
          <w:color w:val="000000"/>
          <w:sz w:val="24"/>
          <w:szCs w:val="24"/>
          <w:bdr w:val="none" w:sz="0" w:space="0" w:color="auto" w:frame="1"/>
          <w:rPrChange w:id="12006" w:author="Narendra" w:date="2021-08-21T13:02:00Z">
            <w:rPr>
              <w:rFonts w:ascii="Arial" w:eastAsia="Times New Roman" w:hAnsi="Arial" w:cs="Arial"/>
              <w:color w:val="000000"/>
              <w:sz w:val="23"/>
              <w:szCs w:val="23"/>
              <w:bdr w:val="none" w:sz="0" w:space="0" w:color="auto" w:frame="1"/>
            </w:rPr>
          </w:rPrChange>
        </w:rPr>
        <w:fldChar w:fldCharType="begin"/>
      </w:r>
      <w:r w:rsidRPr="008C6831">
        <w:rPr>
          <w:rFonts w:ascii="Maiandra GD" w:eastAsia="Times New Roman" w:hAnsi="Maiandra GD" w:cs="Arial"/>
          <w:color w:val="000000"/>
          <w:sz w:val="24"/>
          <w:szCs w:val="24"/>
          <w:bdr w:val="none" w:sz="0" w:space="0" w:color="auto" w:frame="1"/>
          <w:rPrChange w:id="12007" w:author="Narendra" w:date="2021-08-21T13:02:00Z">
            <w:rPr>
              <w:rFonts w:ascii="Arial" w:eastAsia="Times New Roman" w:hAnsi="Arial" w:cs="Arial"/>
              <w:color w:val="000000"/>
              <w:sz w:val="23"/>
              <w:szCs w:val="23"/>
              <w:bdr w:val="none" w:sz="0" w:space="0" w:color="auto" w:frame="1"/>
            </w:rPr>
          </w:rPrChange>
        </w:rPr>
        <w:instrText xml:space="preserve"> HYPERLINK "http://en.wikipedia.org/wiki/Unix_time" \t "_blank" </w:instrText>
      </w:r>
      <w:r w:rsidRPr="008C6831">
        <w:rPr>
          <w:rFonts w:ascii="Maiandra GD" w:eastAsia="Times New Roman" w:hAnsi="Maiandra GD" w:cs="Arial"/>
          <w:color w:val="000000"/>
          <w:sz w:val="24"/>
          <w:szCs w:val="24"/>
          <w:bdr w:val="none" w:sz="0" w:space="0" w:color="auto" w:frame="1"/>
          <w:rPrChange w:id="12008" w:author="Narendra" w:date="2021-08-21T13:02:00Z">
            <w:rPr>
              <w:rFonts w:ascii="Arial" w:eastAsia="Times New Roman" w:hAnsi="Arial" w:cs="Arial"/>
              <w:color w:val="000000"/>
              <w:sz w:val="23"/>
              <w:szCs w:val="23"/>
              <w:bdr w:val="none" w:sz="0" w:space="0" w:color="auto" w:frame="1"/>
            </w:rPr>
          </w:rPrChange>
        </w:rPr>
        <w:fldChar w:fldCharType="separate"/>
      </w:r>
      <w:r w:rsidRPr="008C6831">
        <w:rPr>
          <w:rFonts w:ascii="Maiandra GD" w:eastAsia="Times New Roman" w:hAnsi="Maiandra GD" w:cs="Arial"/>
          <w:color w:val="000000"/>
          <w:sz w:val="24"/>
          <w:szCs w:val="24"/>
          <w:u w:val="single"/>
          <w:rPrChange w:id="12009" w:author="Narendra" w:date="2021-08-21T13:02:00Z">
            <w:rPr>
              <w:rFonts w:ascii="Arial" w:eastAsia="Times New Roman" w:hAnsi="Arial" w:cs="Arial"/>
              <w:color w:val="000000"/>
              <w:sz w:val="23"/>
              <w:u w:val="single"/>
            </w:rPr>
          </w:rPrChange>
        </w:rPr>
        <w:t>UNIX timing</w:t>
      </w:r>
      <w:r w:rsidRPr="008C6831">
        <w:rPr>
          <w:rFonts w:ascii="Maiandra GD" w:eastAsia="Times New Roman" w:hAnsi="Maiandra GD" w:cs="Arial"/>
          <w:color w:val="000000"/>
          <w:sz w:val="24"/>
          <w:szCs w:val="24"/>
          <w:bdr w:val="none" w:sz="0" w:space="0" w:color="auto" w:frame="1"/>
          <w:rPrChange w:id="12010" w:author="Narendra" w:date="2021-08-21T13:02:00Z">
            <w:rPr>
              <w:rFonts w:ascii="Arial" w:eastAsia="Times New Roman" w:hAnsi="Arial" w:cs="Arial"/>
              <w:color w:val="000000"/>
              <w:sz w:val="23"/>
              <w:szCs w:val="23"/>
              <w:bdr w:val="none" w:sz="0" w:space="0" w:color="auto" w:frame="1"/>
            </w:rPr>
          </w:rPrChange>
        </w:rPr>
        <w:fldChar w:fldCharType="end"/>
      </w:r>
      <w:r w:rsidRPr="008C6831">
        <w:rPr>
          <w:rFonts w:ascii="Maiandra GD" w:eastAsia="Times New Roman" w:hAnsi="Maiandra GD" w:cs="Arial"/>
          <w:color w:val="000000"/>
          <w:sz w:val="24"/>
          <w:szCs w:val="24"/>
          <w:bdr w:val="none" w:sz="0" w:space="0" w:color="auto" w:frame="1"/>
          <w:rPrChange w:id="12011" w:author="Narendra" w:date="2021-08-21T13:02:00Z">
            <w:rPr>
              <w:rFonts w:ascii="Arial" w:eastAsia="Times New Roman" w:hAnsi="Arial" w:cs="Arial"/>
              <w:color w:val="000000"/>
              <w:sz w:val="23"/>
              <w:szCs w:val="23"/>
              <w:bdr w:val="none" w:sz="0" w:space="0" w:color="auto" w:frame="1"/>
            </w:rPr>
          </w:rPrChange>
        </w:rPr>
        <w:t> (number of seconds since Jan. 1st 1970). This will help us to avoid any issues that might happen if the client and the server reside in two different time zones. The following code does this.</w:t>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12012"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noProof/>
          <w:color w:val="212529"/>
          <w:sz w:val="24"/>
          <w:szCs w:val="24"/>
          <w:bdr w:val="none" w:sz="0" w:space="0" w:color="auto" w:frame="1"/>
          <w:rPrChange w:id="12013" w:author="Narendra" w:date="2021-08-21T13:02:00Z">
            <w:rPr>
              <w:rFonts w:ascii="Arial" w:eastAsia="Times New Roman" w:hAnsi="Arial" w:cs="Arial"/>
              <w:noProof/>
              <w:color w:val="212529"/>
              <w:sz w:val="23"/>
              <w:szCs w:val="23"/>
              <w:bdr w:val="none" w:sz="0" w:space="0" w:color="auto" w:frame="1"/>
            </w:rPr>
          </w:rPrChange>
        </w:rPr>
        <w:drawing>
          <wp:inline distT="0" distB="0" distL="0" distR="0">
            <wp:extent cx="5905500" cy="528134"/>
            <wp:effectExtent l="19050" t="0" r="0" b="0"/>
            <wp:docPr id="170" name="Picture 170" descr="What are the Uses of HMAC Authentication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What are the Uses of HMAC Authentication in C#?"/>
                    <pic:cNvPicPr>
                      <a:picLocks noChangeAspect="1" noChangeArrowheads="1"/>
                    </pic:cNvPicPr>
                  </pic:nvPicPr>
                  <pic:blipFill>
                    <a:blip r:embed="rId86"/>
                    <a:srcRect/>
                    <a:stretch>
                      <a:fillRect/>
                    </a:stretch>
                  </pic:blipFill>
                  <pic:spPr bwMode="auto">
                    <a:xfrm>
                      <a:off x="0" y="0"/>
                      <a:ext cx="5905500" cy="528134"/>
                    </a:xfrm>
                    <a:prstGeom prst="rect">
                      <a:avLst/>
                    </a:prstGeom>
                    <a:noFill/>
                    <a:ln w="9525">
                      <a:noFill/>
                      <a:miter lim="800000"/>
                      <a:headEnd/>
                      <a:tailEnd/>
                    </a:ln>
                  </pic:spPr>
                </pic:pic>
              </a:graphicData>
            </a:graphic>
          </wp:inline>
        </w:drawing>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12014"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2015" w:author="Narendra" w:date="2021-08-21T13:02:00Z">
            <w:rPr>
              <w:rFonts w:ascii="Arial" w:eastAsia="Times New Roman" w:hAnsi="Arial" w:cs="Arial"/>
              <w:color w:val="000000"/>
              <w:sz w:val="23"/>
              <w:szCs w:val="23"/>
              <w:bdr w:val="none" w:sz="0" w:space="0" w:color="auto" w:frame="1"/>
            </w:rPr>
          </w:rPrChange>
        </w:rPr>
        <w:t>Next, we have generated a </w:t>
      </w:r>
      <w:r w:rsidRPr="008C6831">
        <w:rPr>
          <w:rFonts w:ascii="Maiandra GD" w:eastAsia="Times New Roman" w:hAnsi="Maiandra GD" w:cs="Arial"/>
          <w:b/>
          <w:bCs/>
          <w:color w:val="000000"/>
          <w:sz w:val="24"/>
          <w:szCs w:val="24"/>
          <w:rPrChange w:id="12016" w:author="Narendra" w:date="2021-08-21T13:02:00Z">
            <w:rPr>
              <w:rFonts w:ascii="Arial" w:eastAsia="Times New Roman" w:hAnsi="Arial" w:cs="Arial"/>
              <w:b/>
              <w:bCs/>
              <w:color w:val="000000"/>
              <w:sz w:val="23"/>
            </w:rPr>
          </w:rPrChange>
        </w:rPr>
        <w:t>nonce</w:t>
      </w:r>
      <w:r w:rsidRPr="008C6831">
        <w:rPr>
          <w:rFonts w:ascii="Maiandra GD" w:eastAsia="Times New Roman" w:hAnsi="Maiandra GD" w:cs="Arial"/>
          <w:color w:val="000000"/>
          <w:sz w:val="24"/>
          <w:szCs w:val="24"/>
          <w:bdr w:val="none" w:sz="0" w:space="0" w:color="auto" w:frame="1"/>
          <w:rPrChange w:id="12017" w:author="Narendra" w:date="2021-08-21T13:02:00Z">
            <w:rPr>
              <w:rFonts w:ascii="Arial" w:eastAsia="Times New Roman" w:hAnsi="Arial" w:cs="Arial"/>
              <w:color w:val="000000"/>
              <w:sz w:val="23"/>
              <w:szCs w:val="23"/>
              <w:bdr w:val="none" w:sz="0" w:space="0" w:color="auto" w:frame="1"/>
            </w:rPr>
          </w:rPrChange>
        </w:rPr>
        <w:t> value by using </w:t>
      </w:r>
      <w:r w:rsidRPr="008C6831">
        <w:rPr>
          <w:rFonts w:ascii="Maiandra GD" w:eastAsia="Times New Roman" w:hAnsi="Maiandra GD" w:cs="Arial"/>
          <w:b/>
          <w:bCs/>
          <w:color w:val="000000"/>
          <w:sz w:val="24"/>
          <w:szCs w:val="24"/>
          <w:rPrChange w:id="12018" w:author="Narendra" w:date="2021-08-21T13:02:00Z">
            <w:rPr>
              <w:rFonts w:ascii="Arial" w:eastAsia="Times New Roman" w:hAnsi="Arial" w:cs="Arial"/>
              <w:b/>
              <w:bCs/>
              <w:color w:val="000000"/>
              <w:sz w:val="23"/>
            </w:rPr>
          </w:rPrChange>
        </w:rPr>
        <w:t>GUID</w:t>
      </w:r>
      <w:r w:rsidRPr="008C6831">
        <w:rPr>
          <w:rFonts w:ascii="Maiandra GD" w:eastAsia="Times New Roman" w:hAnsi="Maiandra GD" w:cs="Arial"/>
          <w:color w:val="000000"/>
          <w:sz w:val="24"/>
          <w:szCs w:val="24"/>
          <w:bdr w:val="none" w:sz="0" w:space="0" w:color="auto" w:frame="1"/>
          <w:rPrChange w:id="12019" w:author="Narendra" w:date="2021-08-21T13:02:00Z">
            <w:rPr>
              <w:rFonts w:ascii="Arial" w:eastAsia="Times New Roman" w:hAnsi="Arial" w:cs="Arial"/>
              <w:color w:val="000000"/>
              <w:sz w:val="23"/>
              <w:szCs w:val="23"/>
              <w:bdr w:val="none" w:sz="0" w:space="0" w:color="auto" w:frame="1"/>
            </w:rPr>
          </w:rPrChange>
        </w:rPr>
        <w:t> and this value needs to be unique for each request. The following line of code does the same.</w:t>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12020"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noProof/>
          <w:color w:val="212529"/>
          <w:sz w:val="24"/>
          <w:szCs w:val="24"/>
          <w:bdr w:val="none" w:sz="0" w:space="0" w:color="auto" w:frame="1"/>
          <w:rPrChange w:id="12021" w:author="Narendra" w:date="2021-08-21T13:02:00Z">
            <w:rPr>
              <w:rFonts w:ascii="Arial" w:eastAsia="Times New Roman" w:hAnsi="Arial" w:cs="Arial"/>
              <w:noProof/>
              <w:color w:val="212529"/>
              <w:sz w:val="23"/>
              <w:szCs w:val="23"/>
              <w:bdr w:val="none" w:sz="0" w:space="0" w:color="auto" w:frame="1"/>
            </w:rPr>
          </w:rPrChange>
        </w:rPr>
        <w:drawing>
          <wp:inline distT="0" distB="0" distL="0" distR="0">
            <wp:extent cx="5343525" cy="371475"/>
            <wp:effectExtent l="19050" t="0" r="9525" b="0"/>
            <wp:docPr id="171" name="Picture 171" descr="How does the HMAC Authentication wor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ow does the HMAC Authentication work?  "/>
                    <pic:cNvPicPr>
                      <a:picLocks noChangeAspect="1" noChangeArrowheads="1"/>
                    </pic:cNvPicPr>
                  </pic:nvPicPr>
                  <pic:blipFill>
                    <a:blip r:embed="rId87"/>
                    <a:srcRect/>
                    <a:stretch>
                      <a:fillRect/>
                    </a:stretch>
                  </pic:blipFill>
                  <pic:spPr bwMode="auto">
                    <a:xfrm>
                      <a:off x="0" y="0"/>
                      <a:ext cx="5343525" cy="371475"/>
                    </a:xfrm>
                    <a:prstGeom prst="rect">
                      <a:avLst/>
                    </a:prstGeom>
                    <a:noFill/>
                    <a:ln w="9525">
                      <a:noFill/>
                      <a:miter lim="800000"/>
                      <a:headEnd/>
                      <a:tailEnd/>
                    </a:ln>
                  </pic:spPr>
                </pic:pic>
              </a:graphicData>
            </a:graphic>
          </wp:inline>
        </w:drawing>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12022"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2023" w:author="Narendra" w:date="2021-08-21T13:02:00Z">
            <w:rPr>
              <w:rFonts w:ascii="Arial" w:eastAsia="Times New Roman" w:hAnsi="Arial" w:cs="Arial"/>
              <w:color w:val="000000"/>
              <w:sz w:val="23"/>
              <w:szCs w:val="23"/>
              <w:bdr w:val="none" w:sz="0" w:space="0" w:color="auto" w:frame="1"/>
            </w:rPr>
          </w:rPrChange>
        </w:rPr>
        <w:t>Then we have checked whether the request contains a body or not. If the request type is POST or PUT, then it will contain a body. In our example the request type is POST, so it contains a body. If the request contains a body then we need to do the following things;</w:t>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12024"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2025" w:author="Narendra" w:date="2021-08-21T13:02:00Z">
            <w:rPr>
              <w:rFonts w:ascii="Arial" w:eastAsia="Times New Roman" w:hAnsi="Arial" w:cs="Arial"/>
              <w:color w:val="000000"/>
              <w:sz w:val="23"/>
              <w:szCs w:val="23"/>
              <w:bdr w:val="none" w:sz="0" w:space="0" w:color="auto" w:frame="1"/>
            </w:rPr>
          </w:rPrChange>
        </w:rPr>
        <w:t>First, we need to use any hashing algorithm to hash the body content. Here we are using the </w:t>
      </w:r>
      <w:r w:rsidRPr="008C6831">
        <w:rPr>
          <w:rFonts w:ascii="Maiandra GD" w:eastAsia="Times New Roman" w:hAnsi="Maiandra GD" w:cs="Arial"/>
          <w:b/>
          <w:bCs/>
          <w:color w:val="000000"/>
          <w:sz w:val="24"/>
          <w:szCs w:val="24"/>
          <w:rPrChange w:id="12026" w:author="Narendra" w:date="2021-08-21T13:02:00Z">
            <w:rPr>
              <w:rFonts w:ascii="Arial" w:eastAsia="Times New Roman" w:hAnsi="Arial" w:cs="Arial"/>
              <w:b/>
              <w:bCs/>
              <w:color w:val="000000"/>
              <w:sz w:val="23"/>
            </w:rPr>
          </w:rPrChange>
        </w:rPr>
        <w:t>MD5 hashing algorithm</w:t>
      </w:r>
      <w:r w:rsidRPr="008C6831">
        <w:rPr>
          <w:rFonts w:ascii="Maiandra GD" w:eastAsia="Times New Roman" w:hAnsi="Maiandra GD" w:cs="Arial"/>
          <w:color w:val="000000"/>
          <w:sz w:val="24"/>
          <w:szCs w:val="24"/>
          <w:bdr w:val="none" w:sz="0" w:space="0" w:color="auto" w:frame="1"/>
          <w:rPrChange w:id="12027" w:author="Narendra" w:date="2021-08-21T13:02:00Z">
            <w:rPr>
              <w:rFonts w:ascii="Arial" w:eastAsia="Times New Roman" w:hAnsi="Arial" w:cs="Arial"/>
              <w:color w:val="000000"/>
              <w:sz w:val="23"/>
              <w:szCs w:val="23"/>
              <w:bdr w:val="none" w:sz="0" w:space="0" w:color="auto" w:frame="1"/>
            </w:rPr>
          </w:rPrChange>
        </w:rPr>
        <w:t> to hash the body content. Once the hash is generated, then we need to convert that hash into a Base64 string. The following code does the same.</w:t>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12028"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noProof/>
          <w:color w:val="212529"/>
          <w:sz w:val="24"/>
          <w:szCs w:val="24"/>
          <w:bdr w:val="none" w:sz="0" w:space="0" w:color="auto" w:frame="1"/>
          <w:rPrChange w:id="12029" w:author="Narendra" w:date="2021-08-21T13:02:00Z">
            <w:rPr>
              <w:rFonts w:ascii="Arial" w:eastAsia="Times New Roman" w:hAnsi="Arial" w:cs="Arial"/>
              <w:noProof/>
              <w:color w:val="212529"/>
              <w:sz w:val="23"/>
              <w:szCs w:val="23"/>
              <w:bdr w:val="none" w:sz="0" w:space="0" w:color="auto" w:frame="1"/>
            </w:rPr>
          </w:rPrChange>
        </w:rPr>
        <w:drawing>
          <wp:inline distT="0" distB="0" distL="0" distR="0">
            <wp:extent cx="5297032" cy="1133475"/>
            <wp:effectExtent l="19050" t="0" r="0" b="0"/>
            <wp:docPr id="172" name="Picture 172" descr="How to implement HMAC Authentication in ASP.NET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ow to implement HMAC Authentication in ASP.NET Web API?"/>
                    <pic:cNvPicPr>
                      <a:picLocks noChangeAspect="1" noChangeArrowheads="1"/>
                    </pic:cNvPicPr>
                  </pic:nvPicPr>
                  <pic:blipFill>
                    <a:blip r:embed="rId88"/>
                    <a:srcRect/>
                    <a:stretch>
                      <a:fillRect/>
                    </a:stretch>
                  </pic:blipFill>
                  <pic:spPr bwMode="auto">
                    <a:xfrm>
                      <a:off x="0" y="0"/>
                      <a:ext cx="5297032" cy="1133475"/>
                    </a:xfrm>
                    <a:prstGeom prst="rect">
                      <a:avLst/>
                    </a:prstGeom>
                    <a:noFill/>
                    <a:ln w="9525">
                      <a:noFill/>
                      <a:miter lim="800000"/>
                      <a:headEnd/>
                      <a:tailEnd/>
                    </a:ln>
                  </pic:spPr>
                </pic:pic>
              </a:graphicData>
            </a:graphic>
          </wp:inline>
        </w:drawing>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12030"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2031" w:author="Narendra" w:date="2021-08-21T13:02:00Z">
            <w:rPr>
              <w:rFonts w:ascii="Arial" w:eastAsia="Times New Roman" w:hAnsi="Arial" w:cs="Arial"/>
              <w:color w:val="000000"/>
              <w:sz w:val="23"/>
              <w:szCs w:val="23"/>
              <w:bdr w:val="none" w:sz="0" w:space="0" w:color="auto" w:frame="1"/>
            </w:rPr>
          </w:rPrChange>
        </w:rPr>
        <w:t>Then, we need to build the </w:t>
      </w:r>
      <w:r w:rsidRPr="008C6831">
        <w:rPr>
          <w:rFonts w:ascii="Maiandra GD" w:eastAsia="Times New Roman" w:hAnsi="Maiandra GD" w:cs="Arial"/>
          <w:b/>
          <w:bCs/>
          <w:color w:val="000000"/>
          <w:sz w:val="24"/>
          <w:szCs w:val="24"/>
          <w:rPrChange w:id="12032" w:author="Narendra" w:date="2021-08-21T13:02:00Z">
            <w:rPr>
              <w:rFonts w:ascii="Arial" w:eastAsia="Times New Roman" w:hAnsi="Arial" w:cs="Arial"/>
              <w:b/>
              <w:bCs/>
              <w:color w:val="000000"/>
              <w:sz w:val="23"/>
            </w:rPr>
          </w:rPrChange>
        </w:rPr>
        <w:t>signature raw data</w:t>
      </w:r>
      <w:r w:rsidRPr="008C6831">
        <w:rPr>
          <w:rFonts w:ascii="Maiandra GD" w:eastAsia="Times New Roman" w:hAnsi="Maiandra GD" w:cs="Arial"/>
          <w:color w:val="000000"/>
          <w:sz w:val="24"/>
          <w:szCs w:val="24"/>
          <w:bdr w:val="none" w:sz="0" w:space="0" w:color="auto" w:frame="1"/>
          <w:rPrChange w:id="12033" w:author="Narendra" w:date="2021-08-21T13:02:00Z">
            <w:rPr>
              <w:rFonts w:ascii="Arial" w:eastAsia="Times New Roman" w:hAnsi="Arial" w:cs="Arial"/>
              <w:color w:val="000000"/>
              <w:sz w:val="23"/>
              <w:szCs w:val="23"/>
              <w:bdr w:val="none" w:sz="0" w:space="0" w:color="auto" w:frame="1"/>
            </w:rPr>
          </w:rPrChange>
        </w:rPr>
        <w:t> by combining the parameters such as </w:t>
      </w:r>
      <w:r w:rsidRPr="008C6831">
        <w:rPr>
          <w:rFonts w:ascii="Maiandra GD" w:eastAsia="Times New Roman" w:hAnsi="Maiandra GD" w:cs="Arial"/>
          <w:b/>
          <w:bCs/>
          <w:color w:val="000000"/>
          <w:sz w:val="24"/>
          <w:szCs w:val="24"/>
          <w:rPrChange w:id="12034" w:author="Narendra" w:date="2021-08-21T13:02:00Z">
            <w:rPr>
              <w:rFonts w:ascii="Arial" w:eastAsia="Times New Roman" w:hAnsi="Arial" w:cs="Arial"/>
              <w:b/>
              <w:bCs/>
              <w:color w:val="000000"/>
              <w:sz w:val="23"/>
            </w:rPr>
          </w:rPrChange>
        </w:rPr>
        <w:t>APP Id, request HTTP Method Type, request URI, request timestamp, nonce, and requestContentBase64String</w:t>
      </w:r>
      <w:r w:rsidRPr="008C6831">
        <w:rPr>
          <w:rFonts w:ascii="Maiandra GD" w:eastAsia="Times New Roman" w:hAnsi="Maiandra GD" w:cs="Arial"/>
          <w:color w:val="000000"/>
          <w:sz w:val="24"/>
          <w:szCs w:val="24"/>
          <w:bdr w:val="none" w:sz="0" w:space="0" w:color="auto" w:frame="1"/>
          <w:rPrChange w:id="12035" w:author="Narendra" w:date="2021-08-21T13:02:00Z">
            <w:rPr>
              <w:rFonts w:ascii="Arial" w:eastAsia="Times New Roman" w:hAnsi="Arial" w:cs="Arial"/>
              <w:color w:val="000000"/>
              <w:sz w:val="23"/>
              <w:szCs w:val="23"/>
              <w:bdr w:val="none" w:sz="0" w:space="0" w:color="auto" w:frame="1"/>
            </w:rPr>
          </w:rPrChange>
        </w:rPr>
        <w:t> without any delimiters. The following code does this.</w:t>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12036"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noProof/>
          <w:color w:val="212529"/>
          <w:sz w:val="24"/>
          <w:szCs w:val="24"/>
          <w:bdr w:val="none" w:sz="0" w:space="0" w:color="auto" w:frame="1"/>
          <w:rPrChange w:id="12037" w:author="Narendra" w:date="2021-08-21T13:02:00Z">
            <w:rPr>
              <w:rFonts w:ascii="Arial" w:eastAsia="Times New Roman" w:hAnsi="Arial" w:cs="Arial"/>
              <w:noProof/>
              <w:color w:val="212529"/>
              <w:sz w:val="23"/>
              <w:szCs w:val="23"/>
              <w:bdr w:val="none" w:sz="0" w:space="0" w:color="auto" w:frame="1"/>
            </w:rPr>
          </w:rPrChange>
        </w:rPr>
        <w:drawing>
          <wp:inline distT="0" distB="0" distL="0" distR="0">
            <wp:extent cx="6696075" cy="385148"/>
            <wp:effectExtent l="19050" t="0" r="9525" b="0"/>
            <wp:docPr id="173" name="Picture 173" descr="How to implement HMAC Authentication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ow to implement HMAC Authentication in C#?"/>
                    <pic:cNvPicPr>
                      <a:picLocks noChangeAspect="1" noChangeArrowheads="1"/>
                    </pic:cNvPicPr>
                  </pic:nvPicPr>
                  <pic:blipFill>
                    <a:blip r:embed="rId89"/>
                    <a:srcRect/>
                    <a:stretch>
                      <a:fillRect/>
                    </a:stretch>
                  </pic:blipFill>
                  <pic:spPr bwMode="auto">
                    <a:xfrm>
                      <a:off x="0" y="0"/>
                      <a:ext cx="6696075" cy="385148"/>
                    </a:xfrm>
                    <a:prstGeom prst="rect">
                      <a:avLst/>
                    </a:prstGeom>
                    <a:noFill/>
                    <a:ln w="9525">
                      <a:noFill/>
                      <a:miter lim="800000"/>
                      <a:headEnd/>
                      <a:tailEnd/>
                    </a:ln>
                  </pic:spPr>
                </pic:pic>
              </a:graphicData>
            </a:graphic>
          </wp:inline>
        </w:drawing>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12038"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rPrChange w:id="12039" w:author="Narendra" w:date="2021-08-21T13:02:00Z">
            <w:rPr>
              <w:rFonts w:ascii="Arial" w:eastAsia="Times New Roman" w:hAnsi="Arial" w:cs="Arial"/>
              <w:color w:val="000000"/>
              <w:sz w:val="23"/>
            </w:rPr>
          </w:rPrChange>
        </w:rPr>
        <w:t>Then we need to convert the </w:t>
      </w:r>
      <w:r w:rsidRPr="008C6831">
        <w:rPr>
          <w:rFonts w:ascii="Maiandra GD" w:eastAsia="Times New Roman" w:hAnsi="Maiandra GD" w:cs="Arial"/>
          <w:b/>
          <w:bCs/>
          <w:color w:val="000000"/>
          <w:sz w:val="24"/>
          <w:szCs w:val="24"/>
          <w:rPrChange w:id="12040" w:author="Narendra" w:date="2021-08-21T13:02:00Z">
            <w:rPr>
              <w:rFonts w:ascii="Arial" w:eastAsia="Times New Roman" w:hAnsi="Arial" w:cs="Arial"/>
              <w:b/>
              <w:bCs/>
              <w:color w:val="000000"/>
              <w:sz w:val="23"/>
            </w:rPr>
          </w:rPrChange>
        </w:rPr>
        <w:t>signature raw data</w:t>
      </w:r>
      <w:r w:rsidRPr="008C6831">
        <w:rPr>
          <w:rFonts w:ascii="Maiandra GD" w:eastAsia="Times New Roman" w:hAnsi="Maiandra GD" w:cs="Arial"/>
          <w:color w:val="000000"/>
          <w:sz w:val="24"/>
          <w:szCs w:val="24"/>
          <w:rPrChange w:id="12041" w:author="Narendra" w:date="2021-08-21T13:02:00Z">
            <w:rPr>
              <w:rFonts w:ascii="Arial" w:eastAsia="Times New Roman" w:hAnsi="Arial" w:cs="Arial"/>
              <w:color w:val="000000"/>
              <w:sz w:val="23"/>
            </w:rPr>
          </w:rPrChange>
        </w:rPr>
        <w:t> into a </w:t>
      </w:r>
      <w:r w:rsidRPr="008C6831">
        <w:rPr>
          <w:rFonts w:ascii="Maiandra GD" w:eastAsia="Times New Roman" w:hAnsi="Maiandra GD" w:cs="Arial"/>
          <w:b/>
          <w:bCs/>
          <w:color w:val="000000"/>
          <w:sz w:val="24"/>
          <w:szCs w:val="24"/>
          <w:rPrChange w:id="12042" w:author="Narendra" w:date="2021-08-21T13:02:00Z">
            <w:rPr>
              <w:rFonts w:ascii="Arial" w:eastAsia="Times New Roman" w:hAnsi="Arial" w:cs="Arial"/>
              <w:b/>
              <w:bCs/>
              <w:color w:val="000000"/>
              <w:sz w:val="23"/>
            </w:rPr>
          </w:rPrChange>
        </w:rPr>
        <w:t>byte array. </w:t>
      </w:r>
      <w:r w:rsidRPr="008C6831">
        <w:rPr>
          <w:rFonts w:ascii="Maiandra GD" w:eastAsia="Times New Roman" w:hAnsi="Maiandra GD" w:cs="Arial"/>
          <w:color w:val="000000"/>
          <w:sz w:val="24"/>
          <w:szCs w:val="24"/>
          <w:rPrChange w:id="12043" w:author="Narendra" w:date="2021-08-21T13:02:00Z">
            <w:rPr>
              <w:rFonts w:ascii="Arial" w:eastAsia="Times New Roman" w:hAnsi="Arial" w:cs="Arial"/>
              <w:color w:val="000000"/>
              <w:sz w:val="23"/>
            </w:rPr>
          </w:rPrChange>
        </w:rPr>
        <w:t>The following code does the same.</w:t>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12044"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color w:val="0000FF"/>
          <w:sz w:val="24"/>
          <w:szCs w:val="24"/>
          <w:rPrChange w:id="12045" w:author="Narendra" w:date="2021-08-21T13:02:00Z">
            <w:rPr>
              <w:rFonts w:ascii="Arial" w:eastAsia="Times New Roman" w:hAnsi="Arial" w:cs="Arial"/>
              <w:b/>
              <w:bCs/>
              <w:color w:val="0000FF"/>
              <w:sz w:val="23"/>
            </w:rPr>
          </w:rPrChange>
        </w:rPr>
        <w:t>byte[]</w:t>
      </w:r>
      <w:r w:rsidRPr="008C6831">
        <w:rPr>
          <w:rFonts w:ascii="Maiandra GD" w:eastAsia="Times New Roman" w:hAnsi="Maiandra GD" w:cs="Arial"/>
          <w:b/>
          <w:bCs/>
          <w:sz w:val="24"/>
          <w:szCs w:val="24"/>
          <w:rPrChange w:id="12046" w:author="Narendra" w:date="2021-08-21T13:02:00Z">
            <w:rPr>
              <w:rFonts w:ascii="Arial" w:eastAsia="Times New Roman" w:hAnsi="Arial" w:cs="Arial"/>
              <w:b/>
              <w:bCs/>
              <w:sz w:val="23"/>
            </w:rPr>
          </w:rPrChange>
        </w:rPr>
        <w:t> signature = Encoding.UTF8.</w:t>
      </w:r>
      <w:r w:rsidRPr="008C6831">
        <w:rPr>
          <w:rFonts w:ascii="Maiandra GD" w:eastAsia="Times New Roman" w:hAnsi="Maiandra GD" w:cs="Arial"/>
          <w:b/>
          <w:bCs/>
          <w:color w:val="0000FF"/>
          <w:sz w:val="24"/>
          <w:szCs w:val="24"/>
          <w:rPrChange w:id="12047" w:author="Narendra" w:date="2021-08-21T13:02:00Z">
            <w:rPr>
              <w:rFonts w:ascii="Arial" w:eastAsia="Times New Roman" w:hAnsi="Arial" w:cs="Arial"/>
              <w:b/>
              <w:bCs/>
              <w:color w:val="0000FF"/>
              <w:sz w:val="23"/>
            </w:rPr>
          </w:rPrChange>
        </w:rPr>
        <w:t>GetBytes(</w:t>
      </w:r>
      <w:r w:rsidRPr="008C6831">
        <w:rPr>
          <w:rFonts w:ascii="Maiandra GD" w:eastAsia="Times New Roman" w:hAnsi="Maiandra GD" w:cs="Arial"/>
          <w:b/>
          <w:bCs/>
          <w:sz w:val="24"/>
          <w:szCs w:val="24"/>
          <w:rPrChange w:id="12048" w:author="Narendra" w:date="2021-08-21T13:02:00Z">
            <w:rPr>
              <w:rFonts w:ascii="Arial" w:eastAsia="Times New Roman" w:hAnsi="Arial" w:cs="Arial"/>
              <w:b/>
              <w:bCs/>
              <w:sz w:val="23"/>
            </w:rPr>
          </w:rPrChange>
        </w:rPr>
        <w:t>signatureRawData</w:t>
      </w:r>
      <w:r w:rsidRPr="008C6831">
        <w:rPr>
          <w:rFonts w:ascii="Maiandra GD" w:eastAsia="Times New Roman" w:hAnsi="Maiandra GD" w:cs="Arial"/>
          <w:b/>
          <w:bCs/>
          <w:color w:val="0000FF"/>
          <w:sz w:val="24"/>
          <w:szCs w:val="24"/>
          <w:rPrChange w:id="12049" w:author="Narendra" w:date="2021-08-21T13:02:00Z">
            <w:rPr>
              <w:rFonts w:ascii="Arial" w:eastAsia="Times New Roman" w:hAnsi="Arial" w:cs="Arial"/>
              <w:b/>
              <w:bCs/>
              <w:color w:val="0000FF"/>
              <w:sz w:val="23"/>
            </w:rPr>
          </w:rPrChange>
        </w:rPr>
        <w:t>)</w:t>
      </w:r>
      <w:r w:rsidRPr="008C6831">
        <w:rPr>
          <w:rFonts w:ascii="Maiandra GD" w:eastAsia="Times New Roman" w:hAnsi="Maiandra GD" w:cs="Arial"/>
          <w:b/>
          <w:bCs/>
          <w:sz w:val="24"/>
          <w:szCs w:val="24"/>
          <w:rPrChange w:id="12050" w:author="Narendra" w:date="2021-08-21T13:02:00Z">
            <w:rPr>
              <w:rFonts w:ascii="Arial" w:eastAsia="Times New Roman" w:hAnsi="Arial" w:cs="Arial"/>
              <w:b/>
              <w:bCs/>
              <w:sz w:val="23"/>
            </w:rPr>
          </w:rPrChange>
        </w:rPr>
        <w:t>;</w:t>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12051"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2052" w:author="Narendra" w:date="2021-08-21T13:02:00Z">
            <w:rPr>
              <w:rFonts w:ascii="Arial" w:eastAsia="Times New Roman" w:hAnsi="Arial" w:cs="Arial"/>
              <w:color w:val="000000"/>
              <w:sz w:val="23"/>
              <w:szCs w:val="23"/>
              <w:bdr w:val="none" w:sz="0" w:space="0" w:color="auto" w:frame="1"/>
            </w:rPr>
          </w:rPrChange>
        </w:rPr>
        <w:t>Finally, we have applied the hashing algorithm using the shared secret </w:t>
      </w:r>
      <w:r w:rsidRPr="008C6831">
        <w:rPr>
          <w:rFonts w:ascii="Maiandra GD" w:eastAsia="Times New Roman" w:hAnsi="Maiandra GD" w:cs="Arial"/>
          <w:b/>
          <w:bCs/>
          <w:color w:val="000000"/>
          <w:sz w:val="24"/>
          <w:szCs w:val="24"/>
          <w:rPrChange w:id="12053" w:author="Narendra" w:date="2021-08-21T13:02:00Z">
            <w:rPr>
              <w:rFonts w:ascii="Arial" w:eastAsia="Times New Roman" w:hAnsi="Arial" w:cs="Arial"/>
              <w:b/>
              <w:bCs/>
              <w:color w:val="000000"/>
              <w:sz w:val="23"/>
            </w:rPr>
          </w:rPrChange>
        </w:rPr>
        <w:t>API Key</w:t>
      </w:r>
      <w:r w:rsidRPr="008C6831">
        <w:rPr>
          <w:rFonts w:ascii="Maiandra GD" w:eastAsia="Times New Roman" w:hAnsi="Maiandra GD" w:cs="Arial"/>
          <w:color w:val="000000"/>
          <w:sz w:val="24"/>
          <w:szCs w:val="24"/>
          <w:bdr w:val="none" w:sz="0" w:space="0" w:color="auto" w:frame="1"/>
          <w:rPrChange w:id="12054" w:author="Narendra" w:date="2021-08-21T13:02:00Z">
            <w:rPr>
              <w:rFonts w:ascii="Arial" w:eastAsia="Times New Roman" w:hAnsi="Arial" w:cs="Arial"/>
              <w:color w:val="000000"/>
              <w:sz w:val="23"/>
              <w:szCs w:val="23"/>
              <w:bdr w:val="none" w:sz="0" w:space="0" w:color="auto" w:frame="1"/>
            </w:rPr>
          </w:rPrChange>
        </w:rPr>
        <w:t> and convert the result into the base64 format and combined the</w:t>
      </w:r>
      <w:r w:rsidRPr="008C6831">
        <w:rPr>
          <w:rFonts w:ascii="Maiandra GD" w:eastAsia="Times New Roman" w:hAnsi="Maiandra GD" w:cs="Arial"/>
          <w:color w:val="212529"/>
          <w:sz w:val="24"/>
          <w:szCs w:val="24"/>
          <w:bdr w:val="none" w:sz="0" w:space="0" w:color="auto" w:frame="1"/>
          <w:rPrChange w:id="12055" w:author="Narendra" w:date="2021-08-21T13:02:00Z">
            <w:rPr>
              <w:rFonts w:ascii="Arial" w:eastAsia="Times New Roman" w:hAnsi="Arial" w:cs="Arial"/>
              <w:color w:val="212529"/>
              <w:sz w:val="23"/>
              <w:szCs w:val="23"/>
              <w:bdr w:val="none" w:sz="0" w:space="0" w:color="auto" w:frame="1"/>
            </w:rPr>
          </w:rPrChange>
        </w:rPr>
        <w:t> (</w:t>
      </w:r>
      <w:r w:rsidRPr="008C6831">
        <w:rPr>
          <w:rFonts w:ascii="Maiandra GD" w:eastAsia="Times New Roman" w:hAnsi="Maiandra GD" w:cs="Arial"/>
          <w:b/>
          <w:bCs/>
          <w:sz w:val="24"/>
          <w:szCs w:val="24"/>
          <w:rPrChange w:id="12056" w:author="Narendra" w:date="2021-08-21T13:02:00Z">
            <w:rPr>
              <w:rFonts w:ascii="Arial" w:eastAsia="Times New Roman" w:hAnsi="Arial" w:cs="Arial"/>
              <w:b/>
              <w:bCs/>
              <w:sz w:val="23"/>
            </w:rPr>
          </w:rPrChange>
        </w:rPr>
        <w:t>APPId:requestSignatureBase64String:nonce:requestTimeStamp</w:t>
      </w:r>
      <w:r w:rsidRPr="008C6831">
        <w:rPr>
          <w:rFonts w:ascii="Maiandra GD" w:eastAsia="Times New Roman" w:hAnsi="Maiandra GD" w:cs="Arial"/>
          <w:color w:val="212529"/>
          <w:sz w:val="24"/>
          <w:szCs w:val="24"/>
          <w:bdr w:val="none" w:sz="0" w:space="0" w:color="auto" w:frame="1"/>
          <w:rPrChange w:id="12057" w:author="Narendra" w:date="2021-08-21T13:02:00Z">
            <w:rPr>
              <w:rFonts w:ascii="Arial" w:eastAsia="Times New Roman" w:hAnsi="Arial" w:cs="Arial"/>
              <w:color w:val="212529"/>
              <w:sz w:val="23"/>
              <w:szCs w:val="23"/>
              <w:bdr w:val="none" w:sz="0" w:space="0" w:color="auto" w:frame="1"/>
            </w:rPr>
          </w:rPrChange>
        </w:rPr>
        <w:t>) </w:t>
      </w:r>
      <w:r w:rsidRPr="008C6831">
        <w:rPr>
          <w:rFonts w:ascii="Maiandra GD" w:eastAsia="Times New Roman" w:hAnsi="Maiandra GD" w:cs="Arial"/>
          <w:color w:val="000000"/>
          <w:sz w:val="24"/>
          <w:szCs w:val="24"/>
          <w:bdr w:val="none" w:sz="0" w:space="0" w:color="auto" w:frame="1"/>
          <w:rPrChange w:id="12058" w:author="Narendra" w:date="2021-08-21T13:02:00Z">
            <w:rPr>
              <w:rFonts w:ascii="Arial" w:eastAsia="Times New Roman" w:hAnsi="Arial" w:cs="Arial"/>
              <w:color w:val="000000"/>
              <w:sz w:val="23"/>
              <w:szCs w:val="23"/>
              <w:bdr w:val="none" w:sz="0" w:space="0" w:color="auto" w:frame="1"/>
            </w:rPr>
          </w:rPrChange>
        </w:rPr>
        <w:t>using ‘:’ colon delimiter and set this combined string in the Authorization header for the request using a custom scheme named “hmacauth”. The following code does the same thing.</w:t>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12059"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noProof/>
          <w:color w:val="212529"/>
          <w:sz w:val="24"/>
          <w:szCs w:val="24"/>
          <w:bdr w:val="none" w:sz="0" w:space="0" w:color="auto" w:frame="1"/>
          <w:rPrChange w:id="12060" w:author="Narendra" w:date="2021-08-21T13:02:00Z">
            <w:rPr>
              <w:rFonts w:ascii="Arial" w:eastAsia="Times New Roman" w:hAnsi="Arial" w:cs="Arial"/>
              <w:noProof/>
              <w:color w:val="212529"/>
              <w:sz w:val="23"/>
              <w:szCs w:val="23"/>
              <w:bdr w:val="none" w:sz="0" w:space="0" w:color="auto" w:frame="1"/>
            </w:rPr>
          </w:rPrChange>
        </w:rPr>
        <w:lastRenderedPageBreak/>
        <w:drawing>
          <wp:inline distT="0" distB="0" distL="0" distR="0">
            <wp:extent cx="6648672" cy="1091879"/>
            <wp:effectExtent l="19050" t="0" r="0" b="0"/>
            <wp:docPr id="174" name="Picture 174" descr="ASP.NET Web API with HMAC Authent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ASP.NET Web API with HMAC Authentication"/>
                    <pic:cNvPicPr>
                      <a:picLocks noChangeAspect="1" noChangeArrowheads="1"/>
                    </pic:cNvPicPr>
                  </pic:nvPicPr>
                  <pic:blipFill>
                    <a:blip r:embed="rId90"/>
                    <a:srcRect/>
                    <a:stretch>
                      <a:fillRect/>
                    </a:stretch>
                  </pic:blipFill>
                  <pic:spPr bwMode="auto">
                    <a:xfrm>
                      <a:off x="0" y="0"/>
                      <a:ext cx="6663455" cy="1094307"/>
                    </a:xfrm>
                    <a:prstGeom prst="rect">
                      <a:avLst/>
                    </a:prstGeom>
                    <a:noFill/>
                    <a:ln w="9525">
                      <a:noFill/>
                      <a:miter lim="800000"/>
                      <a:headEnd/>
                      <a:tailEnd/>
                    </a:ln>
                  </pic:spPr>
                </pic:pic>
              </a:graphicData>
            </a:graphic>
          </wp:inline>
        </w:drawing>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12061"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2062" w:author="Narendra" w:date="2021-08-21T13:02:00Z">
            <w:rPr>
              <w:rFonts w:ascii="Arial" w:eastAsia="Times New Roman" w:hAnsi="Arial" w:cs="Arial"/>
              <w:color w:val="000000"/>
              <w:sz w:val="23"/>
              <w:szCs w:val="23"/>
              <w:bdr w:val="none" w:sz="0" w:space="0" w:color="auto" w:frame="1"/>
            </w:rPr>
          </w:rPrChange>
        </w:rPr>
        <w:t>Notice that the nonce and the timestamp values are also included in creating the request signature as well as they are sent as plain text values so that they can be validated on the server to protect our API from replay attacks. In the latter part of this article, we will discuss what are reply attacks and how to avoid them?</w:t>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12063"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2064" w:author="Narendra" w:date="2021-08-21T13:02:00Z">
            <w:rPr>
              <w:rFonts w:ascii="Arial" w:eastAsia="Times New Roman" w:hAnsi="Arial" w:cs="Arial"/>
              <w:color w:val="000000"/>
              <w:sz w:val="23"/>
              <w:szCs w:val="23"/>
              <w:bdr w:val="none" w:sz="0" w:space="0" w:color="auto" w:frame="1"/>
            </w:rPr>
          </w:rPrChange>
        </w:rPr>
        <w:t>That’s it. We have done the implementation of the client application. Now let’s move to build the Web API application (server) which will be protected using the HMAC Authentication.</w:t>
      </w:r>
    </w:p>
    <w:p w:rsidR="003B08DB" w:rsidRPr="008C6831" w:rsidRDefault="003B08DB" w:rsidP="003B08DB">
      <w:pPr>
        <w:shd w:val="clear" w:color="auto" w:fill="FFFFFF"/>
        <w:spacing w:after="0" w:line="240" w:lineRule="auto"/>
        <w:textAlignment w:val="baseline"/>
        <w:outlineLvl w:val="4"/>
        <w:rPr>
          <w:rFonts w:ascii="Maiandra GD" w:eastAsia="Times New Roman" w:hAnsi="Maiandra GD" w:cs="Segoe UI"/>
          <w:color w:val="3A3A3A"/>
          <w:sz w:val="24"/>
          <w:szCs w:val="24"/>
          <w:rPrChange w:id="12065" w:author="Narendra" w:date="2021-08-21T13:02:00Z">
            <w:rPr>
              <w:rFonts w:ascii="Segoe UI" w:eastAsia="Times New Roman" w:hAnsi="Segoe UI" w:cs="Segoe UI"/>
              <w:color w:val="3A3A3A"/>
              <w:sz w:val="20"/>
              <w:szCs w:val="20"/>
            </w:rPr>
          </w:rPrChange>
        </w:rPr>
      </w:pPr>
      <w:r w:rsidRPr="008C6831">
        <w:rPr>
          <w:rFonts w:ascii="Maiandra GD" w:eastAsia="Times New Roman" w:hAnsi="Maiandra GD" w:cs="Arial"/>
          <w:b/>
          <w:bCs/>
          <w:color w:val="000000"/>
          <w:sz w:val="24"/>
          <w:szCs w:val="24"/>
          <w:rPrChange w:id="12066" w:author="Narendra" w:date="2021-08-21T13:02:00Z">
            <w:rPr>
              <w:rFonts w:ascii="Arial" w:eastAsia="Times New Roman" w:hAnsi="Arial" w:cs="Arial"/>
              <w:b/>
              <w:bCs/>
              <w:color w:val="000000"/>
              <w:sz w:val="27"/>
            </w:rPr>
          </w:rPrChange>
        </w:rPr>
        <w:t>Section3: Building the Server (Backend API)</w:t>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12067"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2068" w:author="Narendra" w:date="2021-08-21T13:02:00Z">
            <w:rPr>
              <w:rFonts w:ascii="Arial" w:eastAsia="Times New Roman" w:hAnsi="Arial" w:cs="Arial"/>
              <w:color w:val="000000"/>
              <w:sz w:val="23"/>
              <w:szCs w:val="23"/>
              <w:bdr w:val="none" w:sz="0" w:space="0" w:color="auto" w:frame="1"/>
            </w:rPr>
          </w:rPrChange>
        </w:rPr>
        <w:t>As a Web Server, here we are going to create a Web API application which will be protected using the </w:t>
      </w:r>
      <w:r w:rsidRPr="008C6831">
        <w:rPr>
          <w:rFonts w:ascii="Maiandra GD" w:eastAsia="Times New Roman" w:hAnsi="Maiandra GD" w:cs="Arial"/>
          <w:b/>
          <w:bCs/>
          <w:color w:val="000000"/>
          <w:sz w:val="24"/>
          <w:szCs w:val="24"/>
          <w:rPrChange w:id="12069" w:author="Narendra" w:date="2021-08-21T13:02:00Z">
            <w:rPr>
              <w:rFonts w:ascii="Arial" w:eastAsia="Times New Roman" w:hAnsi="Arial" w:cs="Arial"/>
              <w:b/>
              <w:bCs/>
              <w:color w:val="000000"/>
              <w:sz w:val="23"/>
            </w:rPr>
          </w:rPrChange>
        </w:rPr>
        <w:t>HMAC Authentication</w:t>
      </w:r>
      <w:r w:rsidRPr="008C6831">
        <w:rPr>
          <w:rFonts w:ascii="Maiandra GD" w:eastAsia="Times New Roman" w:hAnsi="Maiandra GD" w:cs="Arial"/>
          <w:color w:val="000000"/>
          <w:sz w:val="24"/>
          <w:szCs w:val="24"/>
          <w:bdr w:val="none" w:sz="0" w:space="0" w:color="auto" w:frame="1"/>
          <w:rPrChange w:id="12070" w:author="Narendra" w:date="2021-08-21T13:02:00Z">
            <w:rPr>
              <w:rFonts w:ascii="Arial" w:eastAsia="Times New Roman" w:hAnsi="Arial" w:cs="Arial"/>
              <w:color w:val="000000"/>
              <w:sz w:val="23"/>
              <w:szCs w:val="23"/>
              <w:bdr w:val="none" w:sz="0" w:space="0" w:color="auto" w:frame="1"/>
            </w:rPr>
          </w:rPrChange>
        </w:rPr>
        <w:t>. Let’s discuss the step by step procedure to implement this.</w:t>
      </w:r>
    </w:p>
    <w:p w:rsidR="003B08DB" w:rsidRPr="008C6831" w:rsidRDefault="003B08DB" w:rsidP="003B08DB">
      <w:pPr>
        <w:shd w:val="clear" w:color="auto" w:fill="FFFFFF"/>
        <w:spacing w:after="0" w:line="240" w:lineRule="auto"/>
        <w:jc w:val="both"/>
        <w:textAlignment w:val="baseline"/>
        <w:outlineLvl w:val="5"/>
        <w:rPr>
          <w:rFonts w:ascii="Maiandra GD" w:eastAsia="Times New Roman" w:hAnsi="Maiandra GD" w:cs="Segoe UI"/>
          <w:color w:val="3A3A3A"/>
          <w:sz w:val="24"/>
          <w:szCs w:val="24"/>
          <w:rPrChange w:id="12071" w:author="Narendra" w:date="2021-08-21T13:02:00Z">
            <w:rPr>
              <w:rFonts w:ascii="Segoe UI" w:eastAsia="Times New Roman" w:hAnsi="Segoe UI" w:cs="Segoe UI"/>
              <w:color w:val="3A3A3A"/>
              <w:sz w:val="15"/>
              <w:szCs w:val="15"/>
            </w:rPr>
          </w:rPrChange>
        </w:rPr>
      </w:pPr>
      <w:r w:rsidRPr="008C6831">
        <w:rPr>
          <w:rFonts w:ascii="Maiandra GD" w:eastAsia="Times New Roman" w:hAnsi="Maiandra GD" w:cs="Arial"/>
          <w:b/>
          <w:bCs/>
          <w:color w:val="000000"/>
          <w:sz w:val="24"/>
          <w:szCs w:val="24"/>
          <w:rPrChange w:id="12072" w:author="Narendra" w:date="2021-08-21T13:02:00Z">
            <w:rPr>
              <w:rFonts w:ascii="Arial" w:eastAsia="Times New Roman" w:hAnsi="Arial" w:cs="Arial"/>
              <w:b/>
              <w:bCs/>
              <w:color w:val="000000"/>
              <w:sz w:val="23"/>
            </w:rPr>
          </w:rPrChange>
        </w:rPr>
        <w:t>Step1: Add an empty Web API Application</w:t>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12073"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2074" w:author="Narendra" w:date="2021-08-21T13:02:00Z">
            <w:rPr>
              <w:rFonts w:ascii="Arial" w:eastAsia="Times New Roman" w:hAnsi="Arial" w:cs="Arial"/>
              <w:color w:val="000000"/>
              <w:sz w:val="23"/>
              <w:szCs w:val="23"/>
              <w:bdr w:val="none" w:sz="0" w:space="0" w:color="auto" w:frame="1"/>
            </w:rPr>
          </w:rPrChange>
        </w:rPr>
        <w:t>Create an empty Web API application with the name “</w:t>
      </w:r>
      <w:r w:rsidRPr="008C6831">
        <w:rPr>
          <w:rFonts w:ascii="Maiandra GD" w:eastAsia="Times New Roman" w:hAnsi="Maiandra GD" w:cs="Arial"/>
          <w:b/>
          <w:bCs/>
          <w:color w:val="000000"/>
          <w:sz w:val="24"/>
          <w:szCs w:val="24"/>
          <w:rPrChange w:id="12075" w:author="Narendra" w:date="2021-08-21T13:02:00Z">
            <w:rPr>
              <w:rFonts w:ascii="Arial" w:eastAsia="Times New Roman" w:hAnsi="Arial" w:cs="Arial"/>
              <w:b/>
              <w:bCs/>
              <w:color w:val="000000"/>
              <w:sz w:val="23"/>
            </w:rPr>
          </w:rPrChange>
        </w:rPr>
        <w:t>HMACAuthenticationWebApi</w:t>
      </w:r>
      <w:r w:rsidRPr="008C6831">
        <w:rPr>
          <w:rFonts w:ascii="Maiandra GD" w:eastAsia="Times New Roman" w:hAnsi="Maiandra GD" w:cs="Arial"/>
          <w:color w:val="000000"/>
          <w:sz w:val="24"/>
          <w:szCs w:val="24"/>
          <w:bdr w:val="none" w:sz="0" w:space="0" w:color="auto" w:frame="1"/>
          <w:rPrChange w:id="12076" w:author="Narendra" w:date="2021-08-21T13:02:00Z">
            <w:rPr>
              <w:rFonts w:ascii="Arial" w:eastAsia="Times New Roman" w:hAnsi="Arial" w:cs="Arial"/>
              <w:color w:val="000000"/>
              <w:sz w:val="23"/>
              <w:szCs w:val="23"/>
              <w:bdr w:val="none" w:sz="0" w:space="0" w:color="auto" w:frame="1"/>
            </w:rPr>
          </w:rPrChange>
        </w:rPr>
        <w:t>” as shown in the image below.</w:t>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12077"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noProof/>
          <w:color w:val="212529"/>
          <w:sz w:val="24"/>
          <w:szCs w:val="24"/>
          <w:bdr w:val="none" w:sz="0" w:space="0" w:color="auto" w:frame="1"/>
          <w:rPrChange w:id="12078" w:author="Narendra" w:date="2021-08-21T13:02:00Z">
            <w:rPr>
              <w:rFonts w:ascii="Arial" w:eastAsia="Times New Roman" w:hAnsi="Arial" w:cs="Arial"/>
              <w:noProof/>
              <w:color w:val="212529"/>
              <w:sz w:val="23"/>
              <w:szCs w:val="23"/>
              <w:bdr w:val="none" w:sz="0" w:space="0" w:color="auto" w:frame="1"/>
            </w:rPr>
          </w:rPrChange>
        </w:rPr>
        <w:lastRenderedPageBreak/>
        <w:drawing>
          <wp:inline distT="0" distB="0" distL="0" distR="0">
            <wp:extent cx="5970790" cy="4619625"/>
            <wp:effectExtent l="19050" t="0" r="0" b="0"/>
            <wp:docPr id="175" name="Picture 175" descr="HMAC Authentication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MAC Authentication in C#"/>
                    <pic:cNvPicPr>
                      <a:picLocks noChangeAspect="1" noChangeArrowheads="1"/>
                    </pic:cNvPicPr>
                  </pic:nvPicPr>
                  <pic:blipFill>
                    <a:blip r:embed="rId91"/>
                    <a:srcRect/>
                    <a:stretch>
                      <a:fillRect/>
                    </a:stretch>
                  </pic:blipFill>
                  <pic:spPr bwMode="auto">
                    <a:xfrm>
                      <a:off x="0" y="0"/>
                      <a:ext cx="5970790" cy="4619625"/>
                    </a:xfrm>
                    <a:prstGeom prst="rect">
                      <a:avLst/>
                    </a:prstGeom>
                    <a:noFill/>
                    <a:ln w="9525">
                      <a:noFill/>
                      <a:miter lim="800000"/>
                      <a:headEnd/>
                      <a:tailEnd/>
                    </a:ln>
                  </pic:spPr>
                </pic:pic>
              </a:graphicData>
            </a:graphic>
          </wp:inline>
        </w:drawing>
      </w:r>
    </w:p>
    <w:p w:rsidR="003B08DB" w:rsidRPr="008C6831" w:rsidRDefault="003B08DB" w:rsidP="003B08DB">
      <w:pPr>
        <w:shd w:val="clear" w:color="auto" w:fill="FFFFFF"/>
        <w:spacing w:after="0" w:line="240" w:lineRule="auto"/>
        <w:jc w:val="both"/>
        <w:textAlignment w:val="baseline"/>
        <w:outlineLvl w:val="4"/>
        <w:rPr>
          <w:rFonts w:ascii="Maiandra GD" w:eastAsia="Times New Roman" w:hAnsi="Maiandra GD" w:cs="Segoe UI"/>
          <w:color w:val="3A3A3A"/>
          <w:sz w:val="24"/>
          <w:szCs w:val="24"/>
          <w:rPrChange w:id="12079" w:author="Narendra" w:date="2021-08-21T13:02:00Z">
            <w:rPr>
              <w:rFonts w:ascii="Segoe UI" w:eastAsia="Times New Roman" w:hAnsi="Segoe UI" w:cs="Segoe UI"/>
              <w:color w:val="3A3A3A"/>
              <w:sz w:val="20"/>
              <w:szCs w:val="20"/>
            </w:rPr>
          </w:rPrChange>
        </w:rPr>
      </w:pPr>
      <w:r w:rsidRPr="008C6831">
        <w:rPr>
          <w:rFonts w:ascii="Maiandra GD" w:eastAsia="Times New Roman" w:hAnsi="Maiandra GD" w:cs="Arial"/>
          <w:b/>
          <w:bCs/>
          <w:color w:val="000000"/>
          <w:sz w:val="24"/>
          <w:szCs w:val="24"/>
          <w:rPrChange w:id="12080" w:author="Narendra" w:date="2021-08-21T13:02:00Z">
            <w:rPr>
              <w:rFonts w:ascii="Arial" w:eastAsia="Times New Roman" w:hAnsi="Arial" w:cs="Arial"/>
              <w:b/>
              <w:bCs/>
              <w:color w:val="000000"/>
              <w:sz w:val="27"/>
            </w:rPr>
          </w:rPrChange>
        </w:rPr>
        <w:t>Step2: Adding Order Model</w:t>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12081"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2082" w:author="Narendra" w:date="2021-08-21T13:02:00Z">
            <w:rPr>
              <w:rFonts w:ascii="Arial" w:eastAsia="Times New Roman" w:hAnsi="Arial" w:cs="Arial"/>
              <w:color w:val="000000"/>
              <w:sz w:val="23"/>
              <w:szCs w:val="23"/>
              <w:bdr w:val="none" w:sz="0" w:space="0" w:color="auto" w:frame="1"/>
            </w:rPr>
          </w:rPrChange>
        </w:rPr>
        <w:t>Create a class file within the Models folder with the name </w:t>
      </w:r>
      <w:r w:rsidRPr="008C6831">
        <w:rPr>
          <w:rFonts w:ascii="Maiandra GD" w:eastAsia="Times New Roman" w:hAnsi="Maiandra GD" w:cs="Arial"/>
          <w:b/>
          <w:bCs/>
          <w:color w:val="000000"/>
          <w:sz w:val="24"/>
          <w:szCs w:val="24"/>
          <w:rPrChange w:id="12083" w:author="Narendra" w:date="2021-08-21T13:02:00Z">
            <w:rPr>
              <w:rFonts w:ascii="Arial" w:eastAsia="Times New Roman" w:hAnsi="Arial" w:cs="Arial"/>
              <w:b/>
              <w:bCs/>
              <w:color w:val="000000"/>
              <w:sz w:val="23"/>
            </w:rPr>
          </w:rPrChange>
        </w:rPr>
        <w:t>Order</w:t>
      </w:r>
      <w:r w:rsidRPr="008C6831">
        <w:rPr>
          <w:rFonts w:ascii="Maiandra GD" w:eastAsia="Times New Roman" w:hAnsi="Maiandra GD" w:cs="Arial"/>
          <w:color w:val="000000"/>
          <w:sz w:val="24"/>
          <w:szCs w:val="24"/>
          <w:bdr w:val="none" w:sz="0" w:space="0" w:color="auto" w:frame="1"/>
          <w:rPrChange w:id="12084" w:author="Narendra" w:date="2021-08-21T13:02:00Z">
            <w:rPr>
              <w:rFonts w:ascii="Arial" w:eastAsia="Times New Roman" w:hAnsi="Arial" w:cs="Arial"/>
              <w:color w:val="000000"/>
              <w:sz w:val="23"/>
              <w:szCs w:val="23"/>
              <w:bdr w:val="none" w:sz="0" w:space="0" w:color="auto" w:frame="1"/>
            </w:rPr>
          </w:rPrChange>
        </w:rPr>
        <w:t> which will exactly the same Orders class that we created in the Client application. So copy and paste the following code within </w:t>
      </w:r>
      <w:r w:rsidRPr="008C6831">
        <w:rPr>
          <w:rFonts w:ascii="Maiandra GD" w:eastAsia="Times New Roman" w:hAnsi="Maiandra GD" w:cs="Arial"/>
          <w:b/>
          <w:bCs/>
          <w:color w:val="000000"/>
          <w:sz w:val="24"/>
          <w:szCs w:val="24"/>
          <w:rPrChange w:id="12085" w:author="Narendra" w:date="2021-08-21T13:02:00Z">
            <w:rPr>
              <w:rFonts w:ascii="Arial" w:eastAsia="Times New Roman" w:hAnsi="Arial" w:cs="Arial"/>
              <w:b/>
              <w:bCs/>
              <w:color w:val="000000"/>
              <w:sz w:val="23"/>
            </w:rPr>
          </w:rPrChange>
        </w:rPr>
        <w:t>Order.cs</w:t>
      </w:r>
      <w:r w:rsidRPr="008C6831">
        <w:rPr>
          <w:rFonts w:ascii="Maiandra GD" w:eastAsia="Times New Roman" w:hAnsi="Maiandra GD" w:cs="Arial"/>
          <w:color w:val="000000"/>
          <w:sz w:val="24"/>
          <w:szCs w:val="24"/>
          <w:bdr w:val="none" w:sz="0" w:space="0" w:color="auto" w:frame="1"/>
          <w:rPrChange w:id="12086" w:author="Narendra" w:date="2021-08-21T13:02:00Z">
            <w:rPr>
              <w:rFonts w:ascii="Arial" w:eastAsia="Times New Roman" w:hAnsi="Arial" w:cs="Arial"/>
              <w:color w:val="000000"/>
              <w:sz w:val="23"/>
              <w:szCs w:val="23"/>
              <w:bdr w:val="none" w:sz="0" w:space="0" w:color="auto" w:frame="1"/>
            </w:rPr>
          </w:rPrChange>
        </w:rPr>
        <w:t> file</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08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2088"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12089" w:author="Narendra" w:date="2021-08-21T13:02:00Z">
            <w:rPr>
              <w:rFonts w:ascii="inherit" w:eastAsia="Times New Roman" w:hAnsi="inherit" w:cs="Consolas"/>
              <w:i/>
              <w:iCs/>
              <w:color w:val="4284AE"/>
              <w:sz w:val="25"/>
            </w:rPr>
          </w:rPrChange>
        </w:rPr>
        <w:t>System;</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09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2091"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12092" w:author="Narendra" w:date="2021-08-21T13:02:00Z">
            <w:rPr>
              <w:rFonts w:ascii="inherit" w:eastAsia="Times New Roman" w:hAnsi="inherit" w:cs="Consolas"/>
              <w:i/>
              <w:iCs/>
              <w:color w:val="4284AE"/>
              <w:sz w:val="25"/>
            </w:rPr>
          </w:rPrChange>
        </w:rPr>
        <w:t>System.Collections.Generic;</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09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2094" w:author="Narendra" w:date="2021-08-21T13:02:00Z">
            <w:rPr>
              <w:rFonts w:ascii="inherit" w:eastAsia="Times New Roman" w:hAnsi="inherit" w:cs="Consolas"/>
              <w:b/>
              <w:bCs/>
              <w:color w:val="D171DD"/>
              <w:sz w:val="25"/>
            </w:rPr>
          </w:rPrChange>
        </w:rPr>
        <w:t xml:space="preserve">namespace </w:t>
      </w:r>
      <w:r w:rsidRPr="008C6831">
        <w:rPr>
          <w:rFonts w:ascii="Maiandra GD" w:eastAsia="Times New Roman" w:hAnsi="Maiandra GD" w:cs="Consolas"/>
          <w:i/>
          <w:iCs/>
          <w:color w:val="4284AE"/>
          <w:sz w:val="24"/>
          <w:szCs w:val="24"/>
          <w:rPrChange w:id="12095" w:author="Narendra" w:date="2021-08-21T13:02:00Z">
            <w:rPr>
              <w:rFonts w:ascii="inherit" w:eastAsia="Times New Roman" w:hAnsi="inherit" w:cs="Consolas"/>
              <w:i/>
              <w:iCs/>
              <w:color w:val="4284AE"/>
              <w:sz w:val="25"/>
            </w:rPr>
          </w:rPrChange>
        </w:rPr>
        <w:t>HMACAuthenticationWebApi.Models</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09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2097"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09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2099"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12100"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2101" w:author="Narendra" w:date="2021-08-21T13:02:00Z">
            <w:rPr>
              <w:rFonts w:ascii="inherit" w:eastAsia="Times New Roman" w:hAnsi="inherit" w:cs="Consolas"/>
              <w:b/>
              <w:bCs/>
              <w:color w:val="D171DD"/>
              <w:sz w:val="25"/>
            </w:rPr>
          </w:rPrChange>
        </w:rPr>
        <w:t>class</w:t>
      </w:r>
      <w:r w:rsidRPr="008C6831">
        <w:rPr>
          <w:rFonts w:ascii="Maiandra GD" w:eastAsia="Times New Roman" w:hAnsi="Maiandra GD" w:cs="Consolas"/>
          <w:color w:val="CFD5E0"/>
          <w:sz w:val="24"/>
          <w:szCs w:val="24"/>
          <w:rPrChange w:id="12102" w:author="Narendra" w:date="2021-08-21T13:02:00Z">
            <w:rPr>
              <w:rFonts w:ascii="inherit" w:eastAsia="Times New Roman" w:hAnsi="inherit" w:cs="Consolas"/>
              <w:color w:val="CFD5E0"/>
              <w:sz w:val="25"/>
            </w:rPr>
          </w:rPrChange>
        </w:rPr>
        <w:t xml:space="preserve"> Order</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10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2104"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10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2106"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12107"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2108" w:author="Narendra" w:date="2021-08-21T13:02:00Z">
            <w:rPr>
              <w:rFonts w:ascii="inherit" w:eastAsia="Times New Roman" w:hAnsi="inherit" w:cs="Consolas"/>
              <w:b/>
              <w:bCs/>
              <w:color w:val="D171DD"/>
              <w:sz w:val="25"/>
            </w:rPr>
          </w:rPrChange>
        </w:rPr>
        <w:t>int</w:t>
      </w:r>
      <w:r w:rsidRPr="008C6831">
        <w:rPr>
          <w:rFonts w:ascii="Maiandra GD" w:eastAsia="Times New Roman" w:hAnsi="Maiandra GD" w:cs="Consolas"/>
          <w:color w:val="CFD5E0"/>
          <w:sz w:val="24"/>
          <w:szCs w:val="24"/>
          <w:rPrChange w:id="12109" w:author="Narendra" w:date="2021-08-21T13:02:00Z">
            <w:rPr>
              <w:rFonts w:ascii="inherit" w:eastAsia="Times New Roman" w:hAnsi="inherit" w:cs="Consolas"/>
              <w:color w:val="CFD5E0"/>
              <w:sz w:val="25"/>
            </w:rPr>
          </w:rPrChange>
        </w:rPr>
        <w:t xml:space="preserve"> OrderID </w:t>
      </w:r>
      <w:r w:rsidRPr="008C6831">
        <w:rPr>
          <w:rFonts w:ascii="Maiandra GD" w:eastAsia="Times New Roman" w:hAnsi="Maiandra GD" w:cs="Consolas"/>
          <w:b/>
          <w:bCs/>
          <w:color w:val="6B7C8B"/>
          <w:sz w:val="24"/>
          <w:szCs w:val="24"/>
          <w:rPrChange w:id="12110"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2111"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2112" w:author="Narendra" w:date="2021-08-21T13:02:00Z">
            <w:rPr>
              <w:rFonts w:ascii="inherit" w:eastAsia="Times New Roman" w:hAnsi="inherit" w:cs="Consolas"/>
              <w:b/>
              <w:bCs/>
              <w:color w:val="D171DD"/>
              <w:sz w:val="25"/>
            </w:rPr>
          </w:rPrChange>
        </w:rPr>
        <w:t>get</w:t>
      </w:r>
      <w:r w:rsidRPr="008C6831">
        <w:rPr>
          <w:rFonts w:ascii="Maiandra GD" w:eastAsia="Times New Roman" w:hAnsi="Maiandra GD" w:cs="Consolas"/>
          <w:color w:val="CFD5E0"/>
          <w:sz w:val="24"/>
          <w:szCs w:val="24"/>
          <w:rPrChange w:id="12113"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2114" w:author="Narendra" w:date="2021-08-21T13:02:00Z">
            <w:rPr>
              <w:rFonts w:ascii="inherit" w:eastAsia="Times New Roman" w:hAnsi="inherit" w:cs="Consolas"/>
              <w:b/>
              <w:bCs/>
              <w:color w:val="D171DD"/>
              <w:sz w:val="25"/>
            </w:rPr>
          </w:rPrChange>
        </w:rPr>
        <w:t>set</w:t>
      </w:r>
      <w:r w:rsidRPr="008C6831">
        <w:rPr>
          <w:rFonts w:ascii="Maiandra GD" w:eastAsia="Times New Roman" w:hAnsi="Maiandra GD" w:cs="Consolas"/>
          <w:color w:val="CFD5E0"/>
          <w:sz w:val="24"/>
          <w:szCs w:val="24"/>
          <w:rPrChange w:id="12115"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12116"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11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2118"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12119" w:author="Narendra" w:date="2021-08-21T13:02:00Z">
            <w:rPr>
              <w:rFonts w:ascii="inherit" w:eastAsia="Times New Roman" w:hAnsi="inherit" w:cs="Consolas"/>
              <w:color w:val="CFD5E0"/>
              <w:sz w:val="25"/>
            </w:rPr>
          </w:rPrChange>
        </w:rPr>
        <w:t xml:space="preserve"> string CustomerName </w:t>
      </w:r>
      <w:r w:rsidRPr="008C6831">
        <w:rPr>
          <w:rFonts w:ascii="Maiandra GD" w:eastAsia="Times New Roman" w:hAnsi="Maiandra GD" w:cs="Consolas"/>
          <w:b/>
          <w:bCs/>
          <w:color w:val="6B7C8B"/>
          <w:sz w:val="24"/>
          <w:szCs w:val="24"/>
          <w:rPrChange w:id="12120"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2121"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2122" w:author="Narendra" w:date="2021-08-21T13:02:00Z">
            <w:rPr>
              <w:rFonts w:ascii="inherit" w:eastAsia="Times New Roman" w:hAnsi="inherit" w:cs="Consolas"/>
              <w:b/>
              <w:bCs/>
              <w:color w:val="D171DD"/>
              <w:sz w:val="25"/>
            </w:rPr>
          </w:rPrChange>
        </w:rPr>
        <w:t>get</w:t>
      </w:r>
      <w:r w:rsidRPr="008C6831">
        <w:rPr>
          <w:rFonts w:ascii="Maiandra GD" w:eastAsia="Times New Roman" w:hAnsi="Maiandra GD" w:cs="Consolas"/>
          <w:color w:val="CFD5E0"/>
          <w:sz w:val="24"/>
          <w:szCs w:val="24"/>
          <w:rPrChange w:id="12123"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2124" w:author="Narendra" w:date="2021-08-21T13:02:00Z">
            <w:rPr>
              <w:rFonts w:ascii="inherit" w:eastAsia="Times New Roman" w:hAnsi="inherit" w:cs="Consolas"/>
              <w:b/>
              <w:bCs/>
              <w:color w:val="D171DD"/>
              <w:sz w:val="25"/>
            </w:rPr>
          </w:rPrChange>
        </w:rPr>
        <w:t>set</w:t>
      </w:r>
      <w:r w:rsidRPr="008C6831">
        <w:rPr>
          <w:rFonts w:ascii="Maiandra GD" w:eastAsia="Times New Roman" w:hAnsi="Maiandra GD" w:cs="Consolas"/>
          <w:color w:val="CFD5E0"/>
          <w:sz w:val="24"/>
          <w:szCs w:val="24"/>
          <w:rPrChange w:id="12125"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12126"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12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2128"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12129" w:author="Narendra" w:date="2021-08-21T13:02:00Z">
            <w:rPr>
              <w:rFonts w:ascii="inherit" w:eastAsia="Times New Roman" w:hAnsi="inherit" w:cs="Consolas"/>
              <w:color w:val="CFD5E0"/>
              <w:sz w:val="25"/>
            </w:rPr>
          </w:rPrChange>
        </w:rPr>
        <w:t xml:space="preserve"> string CustomerAddress </w:t>
      </w:r>
      <w:r w:rsidRPr="008C6831">
        <w:rPr>
          <w:rFonts w:ascii="Maiandra GD" w:eastAsia="Times New Roman" w:hAnsi="Maiandra GD" w:cs="Consolas"/>
          <w:b/>
          <w:bCs/>
          <w:color w:val="6B7C8B"/>
          <w:sz w:val="24"/>
          <w:szCs w:val="24"/>
          <w:rPrChange w:id="12130"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2131"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2132" w:author="Narendra" w:date="2021-08-21T13:02:00Z">
            <w:rPr>
              <w:rFonts w:ascii="inherit" w:eastAsia="Times New Roman" w:hAnsi="inherit" w:cs="Consolas"/>
              <w:b/>
              <w:bCs/>
              <w:color w:val="D171DD"/>
              <w:sz w:val="25"/>
            </w:rPr>
          </w:rPrChange>
        </w:rPr>
        <w:t>get</w:t>
      </w:r>
      <w:r w:rsidRPr="008C6831">
        <w:rPr>
          <w:rFonts w:ascii="Maiandra GD" w:eastAsia="Times New Roman" w:hAnsi="Maiandra GD" w:cs="Consolas"/>
          <w:color w:val="CFD5E0"/>
          <w:sz w:val="24"/>
          <w:szCs w:val="24"/>
          <w:rPrChange w:id="12133"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2134" w:author="Narendra" w:date="2021-08-21T13:02:00Z">
            <w:rPr>
              <w:rFonts w:ascii="inherit" w:eastAsia="Times New Roman" w:hAnsi="inherit" w:cs="Consolas"/>
              <w:b/>
              <w:bCs/>
              <w:color w:val="D171DD"/>
              <w:sz w:val="25"/>
            </w:rPr>
          </w:rPrChange>
        </w:rPr>
        <w:t>set</w:t>
      </w:r>
      <w:r w:rsidRPr="008C6831">
        <w:rPr>
          <w:rFonts w:ascii="Maiandra GD" w:eastAsia="Times New Roman" w:hAnsi="Maiandra GD" w:cs="Consolas"/>
          <w:color w:val="CFD5E0"/>
          <w:sz w:val="24"/>
          <w:szCs w:val="24"/>
          <w:rPrChange w:id="12135"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12136"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13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2138"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12139" w:author="Narendra" w:date="2021-08-21T13:02:00Z">
            <w:rPr>
              <w:rFonts w:ascii="inherit" w:eastAsia="Times New Roman" w:hAnsi="inherit" w:cs="Consolas"/>
              <w:color w:val="CFD5E0"/>
              <w:sz w:val="25"/>
            </w:rPr>
          </w:rPrChange>
        </w:rPr>
        <w:t xml:space="preserve"> string ContactNumber </w:t>
      </w:r>
      <w:r w:rsidRPr="008C6831">
        <w:rPr>
          <w:rFonts w:ascii="Maiandra GD" w:eastAsia="Times New Roman" w:hAnsi="Maiandra GD" w:cs="Consolas"/>
          <w:b/>
          <w:bCs/>
          <w:color w:val="6B7C8B"/>
          <w:sz w:val="24"/>
          <w:szCs w:val="24"/>
          <w:rPrChange w:id="12140"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2141"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2142" w:author="Narendra" w:date="2021-08-21T13:02:00Z">
            <w:rPr>
              <w:rFonts w:ascii="inherit" w:eastAsia="Times New Roman" w:hAnsi="inherit" w:cs="Consolas"/>
              <w:b/>
              <w:bCs/>
              <w:color w:val="D171DD"/>
              <w:sz w:val="25"/>
            </w:rPr>
          </w:rPrChange>
        </w:rPr>
        <w:t>get</w:t>
      </w:r>
      <w:r w:rsidRPr="008C6831">
        <w:rPr>
          <w:rFonts w:ascii="Maiandra GD" w:eastAsia="Times New Roman" w:hAnsi="Maiandra GD" w:cs="Consolas"/>
          <w:color w:val="CFD5E0"/>
          <w:sz w:val="24"/>
          <w:szCs w:val="24"/>
          <w:rPrChange w:id="12143"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2144" w:author="Narendra" w:date="2021-08-21T13:02:00Z">
            <w:rPr>
              <w:rFonts w:ascii="inherit" w:eastAsia="Times New Roman" w:hAnsi="inherit" w:cs="Consolas"/>
              <w:b/>
              <w:bCs/>
              <w:color w:val="D171DD"/>
              <w:sz w:val="25"/>
            </w:rPr>
          </w:rPrChange>
        </w:rPr>
        <w:t>set</w:t>
      </w:r>
      <w:r w:rsidRPr="008C6831">
        <w:rPr>
          <w:rFonts w:ascii="Maiandra GD" w:eastAsia="Times New Roman" w:hAnsi="Maiandra GD" w:cs="Consolas"/>
          <w:color w:val="CFD5E0"/>
          <w:sz w:val="24"/>
          <w:szCs w:val="24"/>
          <w:rPrChange w:id="12145"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12146"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14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2148"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12149" w:author="Narendra" w:date="2021-08-21T13:02:00Z">
            <w:rPr>
              <w:rFonts w:ascii="inherit" w:eastAsia="Times New Roman" w:hAnsi="inherit" w:cs="Consolas"/>
              <w:color w:val="CFD5E0"/>
              <w:sz w:val="25"/>
            </w:rPr>
          </w:rPrChange>
        </w:rPr>
        <w:t xml:space="preserve"> Boolean IsShipped </w:t>
      </w:r>
      <w:r w:rsidRPr="008C6831">
        <w:rPr>
          <w:rFonts w:ascii="Maiandra GD" w:eastAsia="Times New Roman" w:hAnsi="Maiandra GD" w:cs="Consolas"/>
          <w:b/>
          <w:bCs/>
          <w:color w:val="6B7C8B"/>
          <w:sz w:val="24"/>
          <w:szCs w:val="24"/>
          <w:rPrChange w:id="12150"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2151"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2152" w:author="Narendra" w:date="2021-08-21T13:02:00Z">
            <w:rPr>
              <w:rFonts w:ascii="inherit" w:eastAsia="Times New Roman" w:hAnsi="inherit" w:cs="Consolas"/>
              <w:b/>
              <w:bCs/>
              <w:color w:val="D171DD"/>
              <w:sz w:val="25"/>
            </w:rPr>
          </w:rPrChange>
        </w:rPr>
        <w:t>get</w:t>
      </w:r>
      <w:r w:rsidRPr="008C6831">
        <w:rPr>
          <w:rFonts w:ascii="Maiandra GD" w:eastAsia="Times New Roman" w:hAnsi="Maiandra GD" w:cs="Consolas"/>
          <w:color w:val="CFD5E0"/>
          <w:sz w:val="24"/>
          <w:szCs w:val="24"/>
          <w:rPrChange w:id="12153"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2154" w:author="Narendra" w:date="2021-08-21T13:02:00Z">
            <w:rPr>
              <w:rFonts w:ascii="inherit" w:eastAsia="Times New Roman" w:hAnsi="inherit" w:cs="Consolas"/>
              <w:b/>
              <w:bCs/>
              <w:color w:val="D171DD"/>
              <w:sz w:val="25"/>
            </w:rPr>
          </w:rPrChange>
        </w:rPr>
        <w:t>set</w:t>
      </w:r>
      <w:r w:rsidRPr="008C6831">
        <w:rPr>
          <w:rFonts w:ascii="Maiandra GD" w:eastAsia="Times New Roman" w:hAnsi="Maiandra GD" w:cs="Consolas"/>
          <w:color w:val="CFD5E0"/>
          <w:sz w:val="24"/>
          <w:szCs w:val="24"/>
          <w:rPrChange w:id="12155"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12156"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15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2158" w:author="Narendra" w:date="2021-08-21T13:02:00Z">
            <w:rPr>
              <w:rFonts w:ascii="inherit" w:eastAsia="Times New Roman" w:hAnsi="inherit" w:cs="Consolas"/>
              <w:b/>
              <w:bCs/>
              <w:color w:val="D171DD"/>
              <w:sz w:val="25"/>
            </w:rPr>
          </w:rPrChange>
        </w:rPr>
        <w:lastRenderedPageBreak/>
        <w:t>public</w:t>
      </w:r>
      <w:r w:rsidRPr="008C6831">
        <w:rPr>
          <w:rFonts w:ascii="Maiandra GD" w:eastAsia="Times New Roman" w:hAnsi="Maiandra GD" w:cs="Consolas"/>
          <w:color w:val="CFD5E0"/>
          <w:sz w:val="24"/>
          <w:szCs w:val="24"/>
          <w:rPrChange w:id="12159"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2160" w:author="Narendra" w:date="2021-08-21T13:02:00Z">
            <w:rPr>
              <w:rFonts w:ascii="inherit" w:eastAsia="Times New Roman" w:hAnsi="inherit" w:cs="Consolas"/>
              <w:b/>
              <w:bCs/>
              <w:color w:val="D171DD"/>
              <w:sz w:val="25"/>
            </w:rPr>
          </w:rPrChange>
        </w:rPr>
        <w:t>static</w:t>
      </w:r>
      <w:r w:rsidRPr="008C6831">
        <w:rPr>
          <w:rFonts w:ascii="Maiandra GD" w:eastAsia="Times New Roman" w:hAnsi="Maiandra GD" w:cs="Consolas"/>
          <w:color w:val="CFD5E0"/>
          <w:sz w:val="24"/>
          <w:szCs w:val="24"/>
          <w:rPrChange w:id="12161" w:author="Narendra" w:date="2021-08-21T13:02:00Z">
            <w:rPr>
              <w:rFonts w:ascii="inherit" w:eastAsia="Times New Roman" w:hAnsi="inherit" w:cs="Consolas"/>
              <w:color w:val="CFD5E0"/>
              <w:sz w:val="25"/>
            </w:rPr>
          </w:rPrChange>
        </w:rPr>
        <w:t xml:space="preserve"> List</w:t>
      </w:r>
      <w:r w:rsidRPr="008C6831">
        <w:rPr>
          <w:rFonts w:ascii="Maiandra GD" w:eastAsia="Times New Roman" w:hAnsi="Maiandra GD" w:cs="Consolas"/>
          <w:b/>
          <w:bCs/>
          <w:color w:val="6B7C8B"/>
          <w:sz w:val="24"/>
          <w:szCs w:val="24"/>
          <w:rPrChange w:id="12162" w:author="Narendra" w:date="2021-08-21T13:02:00Z">
            <w:rPr>
              <w:rFonts w:ascii="inherit" w:eastAsia="Times New Roman" w:hAnsi="inherit" w:cs="Consolas"/>
              <w:b/>
              <w:bCs/>
              <w:color w:val="6B7C8B"/>
              <w:sz w:val="25"/>
            </w:rPr>
          </w:rPrChange>
        </w:rPr>
        <w:t>&lt;</w:t>
      </w:r>
      <w:r w:rsidRPr="008C6831">
        <w:rPr>
          <w:rFonts w:ascii="Maiandra GD" w:eastAsia="Times New Roman" w:hAnsi="Maiandra GD" w:cs="Consolas"/>
          <w:color w:val="CFD5E0"/>
          <w:sz w:val="24"/>
          <w:szCs w:val="24"/>
          <w:rPrChange w:id="12163" w:author="Narendra" w:date="2021-08-21T13:02:00Z">
            <w:rPr>
              <w:rFonts w:ascii="inherit" w:eastAsia="Times New Roman" w:hAnsi="inherit" w:cs="Consolas"/>
              <w:color w:val="CFD5E0"/>
              <w:sz w:val="25"/>
            </w:rPr>
          </w:rPrChange>
        </w:rPr>
        <w:t>Order</w:t>
      </w:r>
      <w:r w:rsidRPr="008C6831">
        <w:rPr>
          <w:rFonts w:ascii="Maiandra GD" w:eastAsia="Times New Roman" w:hAnsi="Maiandra GD" w:cs="Consolas"/>
          <w:b/>
          <w:bCs/>
          <w:color w:val="6B7C8B"/>
          <w:sz w:val="24"/>
          <w:szCs w:val="24"/>
          <w:rPrChange w:id="12164" w:author="Narendra" w:date="2021-08-21T13:02:00Z">
            <w:rPr>
              <w:rFonts w:ascii="inherit" w:eastAsia="Times New Roman" w:hAnsi="inherit" w:cs="Consolas"/>
              <w:b/>
              <w:bCs/>
              <w:color w:val="6B7C8B"/>
              <w:sz w:val="25"/>
            </w:rPr>
          </w:rPrChange>
        </w:rPr>
        <w:t>&gt;</w:t>
      </w:r>
      <w:r w:rsidRPr="008C6831">
        <w:rPr>
          <w:rFonts w:ascii="Maiandra GD" w:eastAsia="Times New Roman" w:hAnsi="Maiandra GD" w:cs="Consolas"/>
          <w:color w:val="CFD5E0"/>
          <w:sz w:val="24"/>
          <w:szCs w:val="24"/>
          <w:rPrChange w:id="12165"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12166" w:author="Narendra" w:date="2021-08-21T13:02:00Z">
            <w:rPr>
              <w:rFonts w:ascii="inherit" w:eastAsia="Times New Roman" w:hAnsi="inherit" w:cs="Consolas"/>
              <w:color w:val="4284AE"/>
              <w:sz w:val="25"/>
            </w:rPr>
          </w:rPrChange>
        </w:rPr>
        <w:t>GetOrders</w:t>
      </w:r>
      <w:r w:rsidRPr="008C6831">
        <w:rPr>
          <w:rFonts w:ascii="Maiandra GD" w:eastAsia="Times New Roman" w:hAnsi="Maiandra GD" w:cs="Consolas"/>
          <w:b/>
          <w:bCs/>
          <w:color w:val="6B7C8B"/>
          <w:sz w:val="24"/>
          <w:szCs w:val="24"/>
          <w:rPrChange w:id="12167"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16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2169"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17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2171" w:author="Narendra" w:date="2021-08-21T13:02:00Z">
            <w:rPr>
              <w:rFonts w:ascii="inherit" w:eastAsia="Times New Roman" w:hAnsi="inherit" w:cs="Consolas"/>
              <w:color w:val="CFD5E0"/>
              <w:sz w:val="25"/>
            </w:rPr>
          </w:rPrChange>
        </w:rPr>
        <w:t>List</w:t>
      </w:r>
      <w:r w:rsidRPr="008C6831">
        <w:rPr>
          <w:rFonts w:ascii="Maiandra GD" w:eastAsia="Times New Roman" w:hAnsi="Maiandra GD" w:cs="Consolas"/>
          <w:b/>
          <w:bCs/>
          <w:color w:val="6B7C8B"/>
          <w:sz w:val="24"/>
          <w:szCs w:val="24"/>
          <w:rPrChange w:id="12172" w:author="Narendra" w:date="2021-08-21T13:02:00Z">
            <w:rPr>
              <w:rFonts w:ascii="inherit" w:eastAsia="Times New Roman" w:hAnsi="inherit" w:cs="Consolas"/>
              <w:b/>
              <w:bCs/>
              <w:color w:val="6B7C8B"/>
              <w:sz w:val="25"/>
            </w:rPr>
          </w:rPrChange>
        </w:rPr>
        <w:t>&lt;</w:t>
      </w:r>
      <w:r w:rsidRPr="008C6831">
        <w:rPr>
          <w:rFonts w:ascii="Maiandra GD" w:eastAsia="Times New Roman" w:hAnsi="Maiandra GD" w:cs="Consolas"/>
          <w:color w:val="CFD5E0"/>
          <w:sz w:val="24"/>
          <w:szCs w:val="24"/>
          <w:rPrChange w:id="12173" w:author="Narendra" w:date="2021-08-21T13:02:00Z">
            <w:rPr>
              <w:rFonts w:ascii="inherit" w:eastAsia="Times New Roman" w:hAnsi="inherit" w:cs="Consolas"/>
              <w:color w:val="CFD5E0"/>
              <w:sz w:val="25"/>
            </w:rPr>
          </w:rPrChange>
        </w:rPr>
        <w:t>Order</w:t>
      </w:r>
      <w:r w:rsidRPr="008C6831">
        <w:rPr>
          <w:rFonts w:ascii="Maiandra GD" w:eastAsia="Times New Roman" w:hAnsi="Maiandra GD" w:cs="Consolas"/>
          <w:b/>
          <w:bCs/>
          <w:color w:val="6B7C8B"/>
          <w:sz w:val="24"/>
          <w:szCs w:val="24"/>
          <w:rPrChange w:id="12174" w:author="Narendra" w:date="2021-08-21T13:02:00Z">
            <w:rPr>
              <w:rFonts w:ascii="inherit" w:eastAsia="Times New Roman" w:hAnsi="inherit" w:cs="Consolas"/>
              <w:b/>
              <w:bCs/>
              <w:color w:val="6B7C8B"/>
              <w:sz w:val="25"/>
            </w:rPr>
          </w:rPrChange>
        </w:rPr>
        <w:t>&gt;</w:t>
      </w:r>
      <w:r w:rsidRPr="008C6831">
        <w:rPr>
          <w:rFonts w:ascii="Maiandra GD" w:eastAsia="Times New Roman" w:hAnsi="Maiandra GD" w:cs="Consolas"/>
          <w:color w:val="CFD5E0"/>
          <w:sz w:val="24"/>
          <w:szCs w:val="24"/>
          <w:rPrChange w:id="12175" w:author="Narendra" w:date="2021-08-21T13:02:00Z">
            <w:rPr>
              <w:rFonts w:ascii="inherit" w:eastAsia="Times New Roman" w:hAnsi="inherit" w:cs="Consolas"/>
              <w:color w:val="CFD5E0"/>
              <w:sz w:val="25"/>
            </w:rPr>
          </w:rPrChange>
        </w:rPr>
        <w:t xml:space="preserve"> OrderList = </w:t>
      </w:r>
      <w:r w:rsidRPr="008C6831">
        <w:rPr>
          <w:rFonts w:ascii="Maiandra GD" w:eastAsia="Times New Roman" w:hAnsi="Maiandra GD" w:cs="Consolas"/>
          <w:color w:val="4284AE"/>
          <w:sz w:val="24"/>
          <w:szCs w:val="24"/>
          <w:rPrChange w:id="12176"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12177" w:author="Narendra" w:date="2021-08-21T13:02:00Z">
            <w:rPr>
              <w:rFonts w:ascii="inherit" w:eastAsia="Times New Roman" w:hAnsi="inherit" w:cs="Consolas"/>
              <w:color w:val="CFD5E0"/>
              <w:sz w:val="25"/>
            </w:rPr>
          </w:rPrChange>
        </w:rPr>
        <w:t xml:space="preserve"> List</w:t>
      </w:r>
      <w:r w:rsidRPr="008C6831">
        <w:rPr>
          <w:rFonts w:ascii="Maiandra GD" w:eastAsia="Times New Roman" w:hAnsi="Maiandra GD" w:cs="Consolas"/>
          <w:b/>
          <w:bCs/>
          <w:color w:val="6B7C8B"/>
          <w:sz w:val="24"/>
          <w:szCs w:val="24"/>
          <w:rPrChange w:id="12178" w:author="Narendra" w:date="2021-08-21T13:02:00Z">
            <w:rPr>
              <w:rFonts w:ascii="inherit" w:eastAsia="Times New Roman" w:hAnsi="inherit" w:cs="Consolas"/>
              <w:b/>
              <w:bCs/>
              <w:color w:val="6B7C8B"/>
              <w:sz w:val="25"/>
            </w:rPr>
          </w:rPrChange>
        </w:rPr>
        <w:t>&lt;</w:t>
      </w:r>
      <w:r w:rsidRPr="008C6831">
        <w:rPr>
          <w:rFonts w:ascii="Maiandra GD" w:eastAsia="Times New Roman" w:hAnsi="Maiandra GD" w:cs="Consolas"/>
          <w:color w:val="CFD5E0"/>
          <w:sz w:val="24"/>
          <w:szCs w:val="24"/>
          <w:rPrChange w:id="12179" w:author="Narendra" w:date="2021-08-21T13:02:00Z">
            <w:rPr>
              <w:rFonts w:ascii="inherit" w:eastAsia="Times New Roman" w:hAnsi="inherit" w:cs="Consolas"/>
              <w:color w:val="CFD5E0"/>
              <w:sz w:val="25"/>
            </w:rPr>
          </w:rPrChange>
        </w:rPr>
        <w:t>Order</w:t>
      </w:r>
      <w:r w:rsidRPr="008C6831">
        <w:rPr>
          <w:rFonts w:ascii="Maiandra GD" w:eastAsia="Times New Roman" w:hAnsi="Maiandra GD" w:cs="Consolas"/>
          <w:b/>
          <w:bCs/>
          <w:color w:val="6B7C8B"/>
          <w:sz w:val="24"/>
          <w:szCs w:val="24"/>
          <w:rPrChange w:id="12180" w:author="Narendra" w:date="2021-08-21T13:02:00Z">
            <w:rPr>
              <w:rFonts w:ascii="inherit" w:eastAsia="Times New Roman" w:hAnsi="inherit" w:cs="Consolas"/>
              <w:b/>
              <w:bCs/>
              <w:color w:val="6B7C8B"/>
              <w:sz w:val="25"/>
            </w:rPr>
          </w:rPrChange>
        </w:rPr>
        <w:t>&gt;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18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2182"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18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4284AE"/>
          <w:sz w:val="24"/>
          <w:szCs w:val="24"/>
          <w:rPrChange w:id="12184"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12185" w:author="Narendra" w:date="2021-08-21T13:02:00Z">
            <w:rPr>
              <w:rFonts w:ascii="inherit" w:eastAsia="Times New Roman" w:hAnsi="inherit" w:cs="Consolas"/>
              <w:color w:val="CFD5E0"/>
              <w:sz w:val="25"/>
            </w:rPr>
          </w:rPrChange>
        </w:rPr>
        <w:t xml:space="preserve"> Order </w:t>
      </w:r>
      <w:r w:rsidRPr="008C6831">
        <w:rPr>
          <w:rFonts w:ascii="Maiandra GD" w:eastAsia="Times New Roman" w:hAnsi="Maiandra GD" w:cs="Consolas"/>
          <w:b/>
          <w:bCs/>
          <w:color w:val="6B7C8B"/>
          <w:sz w:val="24"/>
          <w:szCs w:val="24"/>
          <w:rPrChange w:id="12186"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2187" w:author="Narendra" w:date="2021-08-21T13:02:00Z">
            <w:rPr>
              <w:rFonts w:ascii="inherit" w:eastAsia="Times New Roman" w:hAnsi="inherit" w:cs="Consolas"/>
              <w:color w:val="CFD5E0"/>
              <w:sz w:val="25"/>
            </w:rPr>
          </w:rPrChange>
        </w:rPr>
        <w:t xml:space="preserve">OrderID = </w:t>
      </w:r>
      <w:r w:rsidRPr="008C6831">
        <w:rPr>
          <w:rFonts w:ascii="Maiandra GD" w:eastAsia="Times New Roman" w:hAnsi="Maiandra GD" w:cs="Consolas"/>
          <w:color w:val="D19A66"/>
          <w:sz w:val="24"/>
          <w:szCs w:val="24"/>
          <w:rPrChange w:id="12188" w:author="Narendra" w:date="2021-08-21T13:02:00Z">
            <w:rPr>
              <w:rFonts w:ascii="inherit" w:eastAsia="Times New Roman" w:hAnsi="inherit" w:cs="Consolas"/>
              <w:color w:val="D19A66"/>
              <w:sz w:val="25"/>
            </w:rPr>
          </w:rPrChange>
        </w:rPr>
        <w:t>101</w:t>
      </w:r>
      <w:r w:rsidRPr="008C6831">
        <w:rPr>
          <w:rFonts w:ascii="Maiandra GD" w:eastAsia="Times New Roman" w:hAnsi="Maiandra GD" w:cs="Consolas"/>
          <w:color w:val="CFD5E0"/>
          <w:sz w:val="24"/>
          <w:szCs w:val="24"/>
          <w:rPrChange w:id="12189" w:author="Narendra" w:date="2021-08-21T13:02:00Z">
            <w:rPr>
              <w:rFonts w:ascii="inherit" w:eastAsia="Times New Roman" w:hAnsi="inherit" w:cs="Consolas"/>
              <w:color w:val="CFD5E0"/>
              <w:sz w:val="25"/>
            </w:rPr>
          </w:rPrChange>
        </w:rPr>
        <w:t xml:space="preserve">, CustomerName = </w:t>
      </w:r>
      <w:r w:rsidRPr="008C6831">
        <w:rPr>
          <w:rFonts w:ascii="Maiandra GD" w:eastAsia="Times New Roman" w:hAnsi="Maiandra GD" w:cs="Consolas"/>
          <w:color w:val="7CC379"/>
          <w:sz w:val="24"/>
          <w:szCs w:val="24"/>
          <w:rPrChange w:id="12190" w:author="Narendra" w:date="2021-08-21T13:02:00Z">
            <w:rPr>
              <w:rFonts w:ascii="inherit" w:eastAsia="Times New Roman" w:hAnsi="inherit" w:cs="Consolas"/>
              <w:color w:val="7CC379"/>
              <w:sz w:val="25"/>
            </w:rPr>
          </w:rPrChange>
        </w:rPr>
        <w:t>"Pranaya"</w:t>
      </w:r>
      <w:r w:rsidRPr="008C6831">
        <w:rPr>
          <w:rFonts w:ascii="Maiandra GD" w:eastAsia="Times New Roman" w:hAnsi="Maiandra GD" w:cs="Consolas"/>
          <w:color w:val="CFD5E0"/>
          <w:sz w:val="24"/>
          <w:szCs w:val="24"/>
          <w:rPrChange w:id="12191" w:author="Narendra" w:date="2021-08-21T13:02:00Z">
            <w:rPr>
              <w:rFonts w:ascii="inherit" w:eastAsia="Times New Roman" w:hAnsi="inherit" w:cs="Consolas"/>
              <w:color w:val="CFD5E0"/>
              <w:sz w:val="25"/>
            </w:rPr>
          </w:rPrChange>
        </w:rPr>
        <w:t xml:space="preserve">, CustomerAddress = </w:t>
      </w:r>
      <w:r w:rsidRPr="008C6831">
        <w:rPr>
          <w:rFonts w:ascii="Maiandra GD" w:eastAsia="Times New Roman" w:hAnsi="Maiandra GD" w:cs="Consolas"/>
          <w:color w:val="7CC379"/>
          <w:sz w:val="24"/>
          <w:szCs w:val="24"/>
          <w:rPrChange w:id="12192" w:author="Narendra" w:date="2021-08-21T13:02:00Z">
            <w:rPr>
              <w:rFonts w:ascii="inherit" w:eastAsia="Times New Roman" w:hAnsi="inherit" w:cs="Consolas"/>
              <w:color w:val="7CC379"/>
              <w:sz w:val="25"/>
            </w:rPr>
          </w:rPrChange>
        </w:rPr>
        <w:t>"Amman"</w:t>
      </w:r>
      <w:r w:rsidRPr="008C6831">
        <w:rPr>
          <w:rFonts w:ascii="Maiandra GD" w:eastAsia="Times New Roman" w:hAnsi="Maiandra GD" w:cs="Consolas"/>
          <w:color w:val="CFD5E0"/>
          <w:sz w:val="24"/>
          <w:szCs w:val="24"/>
          <w:rPrChange w:id="12193" w:author="Narendra" w:date="2021-08-21T13:02:00Z">
            <w:rPr>
              <w:rFonts w:ascii="inherit" w:eastAsia="Times New Roman" w:hAnsi="inherit" w:cs="Consolas"/>
              <w:color w:val="CFD5E0"/>
              <w:sz w:val="25"/>
            </w:rPr>
          </w:rPrChange>
        </w:rPr>
        <w:t xml:space="preserve">, ContactNumber = </w:t>
      </w:r>
      <w:r w:rsidRPr="008C6831">
        <w:rPr>
          <w:rFonts w:ascii="Maiandra GD" w:eastAsia="Times New Roman" w:hAnsi="Maiandra GD" w:cs="Consolas"/>
          <w:color w:val="7CC379"/>
          <w:sz w:val="24"/>
          <w:szCs w:val="24"/>
          <w:rPrChange w:id="12194" w:author="Narendra" w:date="2021-08-21T13:02:00Z">
            <w:rPr>
              <w:rFonts w:ascii="inherit" w:eastAsia="Times New Roman" w:hAnsi="inherit" w:cs="Consolas"/>
              <w:color w:val="7CC379"/>
              <w:sz w:val="25"/>
            </w:rPr>
          </w:rPrChange>
        </w:rPr>
        <w:t>"9876543210"</w:t>
      </w:r>
      <w:r w:rsidRPr="008C6831">
        <w:rPr>
          <w:rFonts w:ascii="Maiandra GD" w:eastAsia="Times New Roman" w:hAnsi="Maiandra GD" w:cs="Consolas"/>
          <w:color w:val="CFD5E0"/>
          <w:sz w:val="24"/>
          <w:szCs w:val="24"/>
          <w:rPrChange w:id="12195" w:author="Narendra" w:date="2021-08-21T13:02:00Z">
            <w:rPr>
              <w:rFonts w:ascii="inherit" w:eastAsia="Times New Roman" w:hAnsi="inherit" w:cs="Consolas"/>
              <w:color w:val="CFD5E0"/>
              <w:sz w:val="25"/>
            </w:rPr>
          </w:rPrChange>
        </w:rPr>
        <w:t xml:space="preserve">, IsShipped = </w:t>
      </w:r>
      <w:r w:rsidRPr="008C6831">
        <w:rPr>
          <w:rFonts w:ascii="Maiandra GD" w:eastAsia="Times New Roman" w:hAnsi="Maiandra GD" w:cs="Consolas"/>
          <w:b/>
          <w:bCs/>
          <w:color w:val="D171DD"/>
          <w:sz w:val="24"/>
          <w:szCs w:val="24"/>
          <w:rPrChange w:id="12196" w:author="Narendra" w:date="2021-08-21T13:02:00Z">
            <w:rPr>
              <w:rFonts w:ascii="inherit" w:eastAsia="Times New Roman" w:hAnsi="inherit" w:cs="Consolas"/>
              <w:b/>
              <w:bCs/>
              <w:color w:val="D171DD"/>
              <w:sz w:val="25"/>
            </w:rPr>
          </w:rPrChange>
        </w:rPr>
        <w:t>true</w:t>
      </w:r>
      <w:r w:rsidRPr="008C6831">
        <w:rPr>
          <w:rFonts w:ascii="Maiandra GD" w:eastAsia="Times New Roman" w:hAnsi="Maiandra GD" w:cs="Consolas"/>
          <w:color w:val="CFD5E0"/>
          <w:sz w:val="24"/>
          <w:szCs w:val="24"/>
          <w:rPrChange w:id="12197"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1219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2199"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20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4284AE"/>
          <w:sz w:val="24"/>
          <w:szCs w:val="24"/>
          <w:rPrChange w:id="12201"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12202" w:author="Narendra" w:date="2021-08-21T13:02:00Z">
            <w:rPr>
              <w:rFonts w:ascii="inherit" w:eastAsia="Times New Roman" w:hAnsi="inherit" w:cs="Consolas"/>
              <w:color w:val="CFD5E0"/>
              <w:sz w:val="25"/>
            </w:rPr>
          </w:rPrChange>
        </w:rPr>
        <w:t xml:space="preserve"> Order </w:t>
      </w:r>
      <w:r w:rsidRPr="008C6831">
        <w:rPr>
          <w:rFonts w:ascii="Maiandra GD" w:eastAsia="Times New Roman" w:hAnsi="Maiandra GD" w:cs="Consolas"/>
          <w:b/>
          <w:bCs/>
          <w:color w:val="6B7C8B"/>
          <w:sz w:val="24"/>
          <w:szCs w:val="24"/>
          <w:rPrChange w:id="1220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2204" w:author="Narendra" w:date="2021-08-21T13:02:00Z">
            <w:rPr>
              <w:rFonts w:ascii="inherit" w:eastAsia="Times New Roman" w:hAnsi="inherit" w:cs="Consolas"/>
              <w:color w:val="CFD5E0"/>
              <w:sz w:val="25"/>
            </w:rPr>
          </w:rPrChange>
        </w:rPr>
        <w:t xml:space="preserve">OrderID = </w:t>
      </w:r>
      <w:r w:rsidRPr="008C6831">
        <w:rPr>
          <w:rFonts w:ascii="Maiandra GD" w:eastAsia="Times New Roman" w:hAnsi="Maiandra GD" w:cs="Consolas"/>
          <w:color w:val="D19A66"/>
          <w:sz w:val="24"/>
          <w:szCs w:val="24"/>
          <w:rPrChange w:id="12205" w:author="Narendra" w:date="2021-08-21T13:02:00Z">
            <w:rPr>
              <w:rFonts w:ascii="inherit" w:eastAsia="Times New Roman" w:hAnsi="inherit" w:cs="Consolas"/>
              <w:color w:val="D19A66"/>
              <w:sz w:val="25"/>
            </w:rPr>
          </w:rPrChange>
        </w:rPr>
        <w:t>102</w:t>
      </w:r>
      <w:r w:rsidRPr="008C6831">
        <w:rPr>
          <w:rFonts w:ascii="Maiandra GD" w:eastAsia="Times New Roman" w:hAnsi="Maiandra GD" w:cs="Consolas"/>
          <w:color w:val="CFD5E0"/>
          <w:sz w:val="24"/>
          <w:szCs w:val="24"/>
          <w:rPrChange w:id="12206" w:author="Narendra" w:date="2021-08-21T13:02:00Z">
            <w:rPr>
              <w:rFonts w:ascii="inherit" w:eastAsia="Times New Roman" w:hAnsi="inherit" w:cs="Consolas"/>
              <w:color w:val="CFD5E0"/>
              <w:sz w:val="25"/>
            </w:rPr>
          </w:rPrChange>
        </w:rPr>
        <w:t xml:space="preserve">, CustomerName = </w:t>
      </w:r>
      <w:r w:rsidRPr="008C6831">
        <w:rPr>
          <w:rFonts w:ascii="Maiandra GD" w:eastAsia="Times New Roman" w:hAnsi="Maiandra GD" w:cs="Consolas"/>
          <w:color w:val="7CC379"/>
          <w:sz w:val="24"/>
          <w:szCs w:val="24"/>
          <w:rPrChange w:id="12207" w:author="Narendra" w:date="2021-08-21T13:02:00Z">
            <w:rPr>
              <w:rFonts w:ascii="inherit" w:eastAsia="Times New Roman" w:hAnsi="inherit" w:cs="Consolas"/>
              <w:color w:val="7CC379"/>
              <w:sz w:val="25"/>
            </w:rPr>
          </w:rPrChange>
        </w:rPr>
        <w:t>"Anurag"</w:t>
      </w:r>
      <w:r w:rsidRPr="008C6831">
        <w:rPr>
          <w:rFonts w:ascii="Maiandra GD" w:eastAsia="Times New Roman" w:hAnsi="Maiandra GD" w:cs="Consolas"/>
          <w:color w:val="CFD5E0"/>
          <w:sz w:val="24"/>
          <w:szCs w:val="24"/>
          <w:rPrChange w:id="12208" w:author="Narendra" w:date="2021-08-21T13:02:00Z">
            <w:rPr>
              <w:rFonts w:ascii="inherit" w:eastAsia="Times New Roman" w:hAnsi="inherit" w:cs="Consolas"/>
              <w:color w:val="CFD5E0"/>
              <w:sz w:val="25"/>
            </w:rPr>
          </w:rPrChange>
        </w:rPr>
        <w:t xml:space="preserve">, CustomerAddress = </w:t>
      </w:r>
      <w:r w:rsidRPr="008C6831">
        <w:rPr>
          <w:rFonts w:ascii="Maiandra GD" w:eastAsia="Times New Roman" w:hAnsi="Maiandra GD" w:cs="Consolas"/>
          <w:color w:val="7CC379"/>
          <w:sz w:val="24"/>
          <w:szCs w:val="24"/>
          <w:rPrChange w:id="12209" w:author="Narendra" w:date="2021-08-21T13:02:00Z">
            <w:rPr>
              <w:rFonts w:ascii="inherit" w:eastAsia="Times New Roman" w:hAnsi="inherit" w:cs="Consolas"/>
              <w:color w:val="7CC379"/>
              <w:sz w:val="25"/>
            </w:rPr>
          </w:rPrChange>
        </w:rPr>
        <w:t>"Dubai"</w:t>
      </w:r>
      <w:r w:rsidRPr="008C6831">
        <w:rPr>
          <w:rFonts w:ascii="Maiandra GD" w:eastAsia="Times New Roman" w:hAnsi="Maiandra GD" w:cs="Consolas"/>
          <w:color w:val="CFD5E0"/>
          <w:sz w:val="24"/>
          <w:szCs w:val="24"/>
          <w:rPrChange w:id="12210" w:author="Narendra" w:date="2021-08-21T13:02:00Z">
            <w:rPr>
              <w:rFonts w:ascii="inherit" w:eastAsia="Times New Roman" w:hAnsi="inherit" w:cs="Consolas"/>
              <w:color w:val="CFD5E0"/>
              <w:sz w:val="25"/>
            </w:rPr>
          </w:rPrChange>
        </w:rPr>
        <w:t xml:space="preserve">,ContactNumber = </w:t>
      </w:r>
      <w:r w:rsidRPr="008C6831">
        <w:rPr>
          <w:rFonts w:ascii="Maiandra GD" w:eastAsia="Times New Roman" w:hAnsi="Maiandra GD" w:cs="Consolas"/>
          <w:color w:val="7CC379"/>
          <w:sz w:val="24"/>
          <w:szCs w:val="24"/>
          <w:rPrChange w:id="12211" w:author="Narendra" w:date="2021-08-21T13:02:00Z">
            <w:rPr>
              <w:rFonts w:ascii="inherit" w:eastAsia="Times New Roman" w:hAnsi="inherit" w:cs="Consolas"/>
              <w:color w:val="7CC379"/>
              <w:sz w:val="25"/>
            </w:rPr>
          </w:rPrChange>
        </w:rPr>
        <w:t>"9876543210"</w:t>
      </w:r>
      <w:r w:rsidRPr="008C6831">
        <w:rPr>
          <w:rFonts w:ascii="Maiandra GD" w:eastAsia="Times New Roman" w:hAnsi="Maiandra GD" w:cs="Consolas"/>
          <w:color w:val="CFD5E0"/>
          <w:sz w:val="24"/>
          <w:szCs w:val="24"/>
          <w:rPrChange w:id="12212" w:author="Narendra" w:date="2021-08-21T13:02:00Z">
            <w:rPr>
              <w:rFonts w:ascii="inherit" w:eastAsia="Times New Roman" w:hAnsi="inherit" w:cs="Consolas"/>
              <w:color w:val="CFD5E0"/>
              <w:sz w:val="25"/>
            </w:rPr>
          </w:rPrChange>
        </w:rPr>
        <w:t xml:space="preserve">, IsShipped = </w:t>
      </w:r>
      <w:r w:rsidRPr="008C6831">
        <w:rPr>
          <w:rFonts w:ascii="Maiandra GD" w:eastAsia="Times New Roman" w:hAnsi="Maiandra GD" w:cs="Consolas"/>
          <w:b/>
          <w:bCs/>
          <w:color w:val="D171DD"/>
          <w:sz w:val="24"/>
          <w:szCs w:val="24"/>
          <w:rPrChange w:id="12213" w:author="Narendra" w:date="2021-08-21T13:02:00Z">
            <w:rPr>
              <w:rFonts w:ascii="inherit" w:eastAsia="Times New Roman" w:hAnsi="inherit" w:cs="Consolas"/>
              <w:b/>
              <w:bCs/>
              <w:color w:val="D171DD"/>
              <w:sz w:val="25"/>
            </w:rPr>
          </w:rPrChange>
        </w:rPr>
        <w:t>false</w:t>
      </w:r>
      <w:r w:rsidRPr="008C6831">
        <w:rPr>
          <w:rFonts w:ascii="Maiandra GD" w:eastAsia="Times New Roman" w:hAnsi="Maiandra GD" w:cs="Consolas"/>
          <w:b/>
          <w:bCs/>
          <w:color w:val="6B7C8B"/>
          <w:sz w:val="24"/>
          <w:szCs w:val="24"/>
          <w:rPrChange w:id="12214"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2215"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21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4284AE"/>
          <w:sz w:val="24"/>
          <w:szCs w:val="24"/>
          <w:rPrChange w:id="12217"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12218" w:author="Narendra" w:date="2021-08-21T13:02:00Z">
            <w:rPr>
              <w:rFonts w:ascii="inherit" w:eastAsia="Times New Roman" w:hAnsi="inherit" w:cs="Consolas"/>
              <w:color w:val="CFD5E0"/>
              <w:sz w:val="25"/>
            </w:rPr>
          </w:rPrChange>
        </w:rPr>
        <w:t xml:space="preserve"> Order </w:t>
      </w:r>
      <w:r w:rsidRPr="008C6831">
        <w:rPr>
          <w:rFonts w:ascii="Maiandra GD" w:eastAsia="Times New Roman" w:hAnsi="Maiandra GD" w:cs="Consolas"/>
          <w:b/>
          <w:bCs/>
          <w:color w:val="6B7C8B"/>
          <w:sz w:val="24"/>
          <w:szCs w:val="24"/>
          <w:rPrChange w:id="1221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2220" w:author="Narendra" w:date="2021-08-21T13:02:00Z">
            <w:rPr>
              <w:rFonts w:ascii="inherit" w:eastAsia="Times New Roman" w:hAnsi="inherit" w:cs="Consolas"/>
              <w:color w:val="CFD5E0"/>
              <w:sz w:val="25"/>
            </w:rPr>
          </w:rPrChange>
        </w:rPr>
        <w:t xml:space="preserve">OrderID = </w:t>
      </w:r>
      <w:r w:rsidRPr="008C6831">
        <w:rPr>
          <w:rFonts w:ascii="Maiandra GD" w:eastAsia="Times New Roman" w:hAnsi="Maiandra GD" w:cs="Consolas"/>
          <w:color w:val="D19A66"/>
          <w:sz w:val="24"/>
          <w:szCs w:val="24"/>
          <w:rPrChange w:id="12221" w:author="Narendra" w:date="2021-08-21T13:02:00Z">
            <w:rPr>
              <w:rFonts w:ascii="inherit" w:eastAsia="Times New Roman" w:hAnsi="inherit" w:cs="Consolas"/>
              <w:color w:val="D19A66"/>
              <w:sz w:val="25"/>
            </w:rPr>
          </w:rPrChange>
        </w:rPr>
        <w:t>103</w:t>
      </w:r>
      <w:r w:rsidRPr="008C6831">
        <w:rPr>
          <w:rFonts w:ascii="Maiandra GD" w:eastAsia="Times New Roman" w:hAnsi="Maiandra GD" w:cs="Consolas"/>
          <w:color w:val="CFD5E0"/>
          <w:sz w:val="24"/>
          <w:szCs w:val="24"/>
          <w:rPrChange w:id="12222" w:author="Narendra" w:date="2021-08-21T13:02:00Z">
            <w:rPr>
              <w:rFonts w:ascii="inherit" w:eastAsia="Times New Roman" w:hAnsi="inherit" w:cs="Consolas"/>
              <w:color w:val="CFD5E0"/>
              <w:sz w:val="25"/>
            </w:rPr>
          </w:rPrChange>
        </w:rPr>
        <w:t xml:space="preserve">, CustomerName = </w:t>
      </w:r>
      <w:r w:rsidRPr="008C6831">
        <w:rPr>
          <w:rFonts w:ascii="Maiandra GD" w:eastAsia="Times New Roman" w:hAnsi="Maiandra GD" w:cs="Consolas"/>
          <w:color w:val="7CC379"/>
          <w:sz w:val="24"/>
          <w:szCs w:val="24"/>
          <w:rPrChange w:id="12223" w:author="Narendra" w:date="2021-08-21T13:02:00Z">
            <w:rPr>
              <w:rFonts w:ascii="inherit" w:eastAsia="Times New Roman" w:hAnsi="inherit" w:cs="Consolas"/>
              <w:color w:val="7CC379"/>
              <w:sz w:val="25"/>
            </w:rPr>
          </w:rPrChange>
        </w:rPr>
        <w:t>"Priyanka"</w:t>
      </w:r>
      <w:r w:rsidRPr="008C6831">
        <w:rPr>
          <w:rFonts w:ascii="Maiandra GD" w:eastAsia="Times New Roman" w:hAnsi="Maiandra GD" w:cs="Consolas"/>
          <w:color w:val="CFD5E0"/>
          <w:sz w:val="24"/>
          <w:szCs w:val="24"/>
          <w:rPrChange w:id="12224" w:author="Narendra" w:date="2021-08-21T13:02:00Z">
            <w:rPr>
              <w:rFonts w:ascii="inherit" w:eastAsia="Times New Roman" w:hAnsi="inherit" w:cs="Consolas"/>
              <w:color w:val="CFD5E0"/>
              <w:sz w:val="25"/>
            </w:rPr>
          </w:rPrChange>
        </w:rPr>
        <w:t xml:space="preserve">, CustomerAddress = </w:t>
      </w:r>
      <w:r w:rsidRPr="008C6831">
        <w:rPr>
          <w:rFonts w:ascii="Maiandra GD" w:eastAsia="Times New Roman" w:hAnsi="Maiandra GD" w:cs="Consolas"/>
          <w:color w:val="7CC379"/>
          <w:sz w:val="24"/>
          <w:szCs w:val="24"/>
          <w:rPrChange w:id="12225" w:author="Narendra" w:date="2021-08-21T13:02:00Z">
            <w:rPr>
              <w:rFonts w:ascii="inherit" w:eastAsia="Times New Roman" w:hAnsi="inherit" w:cs="Consolas"/>
              <w:color w:val="7CC379"/>
              <w:sz w:val="25"/>
            </w:rPr>
          </w:rPrChange>
        </w:rPr>
        <w:t>"Jeddah"</w:t>
      </w:r>
      <w:r w:rsidRPr="008C6831">
        <w:rPr>
          <w:rFonts w:ascii="Maiandra GD" w:eastAsia="Times New Roman" w:hAnsi="Maiandra GD" w:cs="Consolas"/>
          <w:color w:val="CFD5E0"/>
          <w:sz w:val="24"/>
          <w:szCs w:val="24"/>
          <w:rPrChange w:id="12226" w:author="Narendra" w:date="2021-08-21T13:02:00Z">
            <w:rPr>
              <w:rFonts w:ascii="inherit" w:eastAsia="Times New Roman" w:hAnsi="inherit" w:cs="Consolas"/>
              <w:color w:val="CFD5E0"/>
              <w:sz w:val="25"/>
            </w:rPr>
          </w:rPrChange>
        </w:rPr>
        <w:t xml:space="preserve">, ContactNumber = </w:t>
      </w:r>
      <w:r w:rsidRPr="008C6831">
        <w:rPr>
          <w:rFonts w:ascii="Maiandra GD" w:eastAsia="Times New Roman" w:hAnsi="Maiandra GD" w:cs="Consolas"/>
          <w:color w:val="7CC379"/>
          <w:sz w:val="24"/>
          <w:szCs w:val="24"/>
          <w:rPrChange w:id="12227" w:author="Narendra" w:date="2021-08-21T13:02:00Z">
            <w:rPr>
              <w:rFonts w:ascii="inherit" w:eastAsia="Times New Roman" w:hAnsi="inherit" w:cs="Consolas"/>
              <w:color w:val="7CC379"/>
              <w:sz w:val="25"/>
            </w:rPr>
          </w:rPrChange>
        </w:rPr>
        <w:t>"9876543210"</w:t>
      </w:r>
      <w:r w:rsidRPr="008C6831">
        <w:rPr>
          <w:rFonts w:ascii="Maiandra GD" w:eastAsia="Times New Roman" w:hAnsi="Maiandra GD" w:cs="Consolas"/>
          <w:color w:val="CFD5E0"/>
          <w:sz w:val="24"/>
          <w:szCs w:val="24"/>
          <w:rPrChange w:id="12228" w:author="Narendra" w:date="2021-08-21T13:02:00Z">
            <w:rPr>
              <w:rFonts w:ascii="inherit" w:eastAsia="Times New Roman" w:hAnsi="inherit" w:cs="Consolas"/>
              <w:color w:val="CFD5E0"/>
              <w:sz w:val="25"/>
            </w:rPr>
          </w:rPrChange>
        </w:rPr>
        <w:t xml:space="preserve">, IsShipped = </w:t>
      </w:r>
      <w:r w:rsidRPr="008C6831">
        <w:rPr>
          <w:rFonts w:ascii="Maiandra GD" w:eastAsia="Times New Roman" w:hAnsi="Maiandra GD" w:cs="Consolas"/>
          <w:b/>
          <w:bCs/>
          <w:color w:val="D171DD"/>
          <w:sz w:val="24"/>
          <w:szCs w:val="24"/>
          <w:rPrChange w:id="12229" w:author="Narendra" w:date="2021-08-21T13:02:00Z">
            <w:rPr>
              <w:rFonts w:ascii="inherit" w:eastAsia="Times New Roman" w:hAnsi="inherit" w:cs="Consolas"/>
              <w:b/>
              <w:bCs/>
              <w:color w:val="D171DD"/>
              <w:sz w:val="25"/>
            </w:rPr>
          </w:rPrChange>
        </w:rPr>
        <w:t>false</w:t>
      </w:r>
      <w:r w:rsidRPr="008C6831">
        <w:rPr>
          <w:rFonts w:ascii="Maiandra GD" w:eastAsia="Times New Roman" w:hAnsi="Maiandra GD" w:cs="Consolas"/>
          <w:color w:val="CFD5E0"/>
          <w:sz w:val="24"/>
          <w:szCs w:val="24"/>
          <w:rPrChange w:id="12230"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1223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2232"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23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4284AE"/>
          <w:sz w:val="24"/>
          <w:szCs w:val="24"/>
          <w:rPrChange w:id="12234"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12235" w:author="Narendra" w:date="2021-08-21T13:02:00Z">
            <w:rPr>
              <w:rFonts w:ascii="inherit" w:eastAsia="Times New Roman" w:hAnsi="inherit" w:cs="Consolas"/>
              <w:color w:val="CFD5E0"/>
              <w:sz w:val="25"/>
            </w:rPr>
          </w:rPrChange>
        </w:rPr>
        <w:t xml:space="preserve"> Order </w:t>
      </w:r>
      <w:r w:rsidRPr="008C6831">
        <w:rPr>
          <w:rFonts w:ascii="Maiandra GD" w:eastAsia="Times New Roman" w:hAnsi="Maiandra GD" w:cs="Consolas"/>
          <w:b/>
          <w:bCs/>
          <w:color w:val="6B7C8B"/>
          <w:sz w:val="24"/>
          <w:szCs w:val="24"/>
          <w:rPrChange w:id="12236"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2237" w:author="Narendra" w:date="2021-08-21T13:02:00Z">
            <w:rPr>
              <w:rFonts w:ascii="inherit" w:eastAsia="Times New Roman" w:hAnsi="inherit" w:cs="Consolas"/>
              <w:color w:val="CFD5E0"/>
              <w:sz w:val="25"/>
            </w:rPr>
          </w:rPrChange>
        </w:rPr>
        <w:t xml:space="preserve">OrderID = </w:t>
      </w:r>
      <w:r w:rsidRPr="008C6831">
        <w:rPr>
          <w:rFonts w:ascii="Maiandra GD" w:eastAsia="Times New Roman" w:hAnsi="Maiandra GD" w:cs="Consolas"/>
          <w:color w:val="D19A66"/>
          <w:sz w:val="24"/>
          <w:szCs w:val="24"/>
          <w:rPrChange w:id="12238" w:author="Narendra" w:date="2021-08-21T13:02:00Z">
            <w:rPr>
              <w:rFonts w:ascii="inherit" w:eastAsia="Times New Roman" w:hAnsi="inherit" w:cs="Consolas"/>
              <w:color w:val="D19A66"/>
              <w:sz w:val="25"/>
            </w:rPr>
          </w:rPrChange>
        </w:rPr>
        <w:t>104</w:t>
      </w:r>
      <w:r w:rsidRPr="008C6831">
        <w:rPr>
          <w:rFonts w:ascii="Maiandra GD" w:eastAsia="Times New Roman" w:hAnsi="Maiandra GD" w:cs="Consolas"/>
          <w:color w:val="CFD5E0"/>
          <w:sz w:val="24"/>
          <w:szCs w:val="24"/>
          <w:rPrChange w:id="12239" w:author="Narendra" w:date="2021-08-21T13:02:00Z">
            <w:rPr>
              <w:rFonts w:ascii="inherit" w:eastAsia="Times New Roman" w:hAnsi="inherit" w:cs="Consolas"/>
              <w:color w:val="CFD5E0"/>
              <w:sz w:val="25"/>
            </w:rPr>
          </w:rPrChange>
        </w:rPr>
        <w:t xml:space="preserve">, CustomerName = </w:t>
      </w:r>
      <w:r w:rsidRPr="008C6831">
        <w:rPr>
          <w:rFonts w:ascii="Maiandra GD" w:eastAsia="Times New Roman" w:hAnsi="Maiandra GD" w:cs="Consolas"/>
          <w:color w:val="7CC379"/>
          <w:sz w:val="24"/>
          <w:szCs w:val="24"/>
          <w:rPrChange w:id="12240" w:author="Narendra" w:date="2021-08-21T13:02:00Z">
            <w:rPr>
              <w:rFonts w:ascii="inherit" w:eastAsia="Times New Roman" w:hAnsi="inherit" w:cs="Consolas"/>
              <w:color w:val="7CC379"/>
              <w:sz w:val="25"/>
            </w:rPr>
          </w:rPrChange>
        </w:rPr>
        <w:t>"Hina"</w:t>
      </w:r>
      <w:r w:rsidRPr="008C6831">
        <w:rPr>
          <w:rFonts w:ascii="Maiandra GD" w:eastAsia="Times New Roman" w:hAnsi="Maiandra GD" w:cs="Consolas"/>
          <w:color w:val="CFD5E0"/>
          <w:sz w:val="24"/>
          <w:szCs w:val="24"/>
          <w:rPrChange w:id="12241" w:author="Narendra" w:date="2021-08-21T13:02:00Z">
            <w:rPr>
              <w:rFonts w:ascii="inherit" w:eastAsia="Times New Roman" w:hAnsi="inherit" w:cs="Consolas"/>
              <w:color w:val="CFD5E0"/>
              <w:sz w:val="25"/>
            </w:rPr>
          </w:rPrChange>
        </w:rPr>
        <w:t xml:space="preserve">, CustomerAddress = </w:t>
      </w:r>
      <w:r w:rsidRPr="008C6831">
        <w:rPr>
          <w:rFonts w:ascii="Maiandra GD" w:eastAsia="Times New Roman" w:hAnsi="Maiandra GD" w:cs="Consolas"/>
          <w:color w:val="7CC379"/>
          <w:sz w:val="24"/>
          <w:szCs w:val="24"/>
          <w:rPrChange w:id="12242" w:author="Narendra" w:date="2021-08-21T13:02:00Z">
            <w:rPr>
              <w:rFonts w:ascii="inherit" w:eastAsia="Times New Roman" w:hAnsi="inherit" w:cs="Consolas"/>
              <w:color w:val="7CC379"/>
              <w:sz w:val="25"/>
            </w:rPr>
          </w:rPrChange>
        </w:rPr>
        <w:t>"Abu Dhabi"</w:t>
      </w:r>
      <w:r w:rsidRPr="008C6831">
        <w:rPr>
          <w:rFonts w:ascii="Maiandra GD" w:eastAsia="Times New Roman" w:hAnsi="Maiandra GD" w:cs="Consolas"/>
          <w:color w:val="CFD5E0"/>
          <w:sz w:val="24"/>
          <w:szCs w:val="24"/>
          <w:rPrChange w:id="12243" w:author="Narendra" w:date="2021-08-21T13:02:00Z">
            <w:rPr>
              <w:rFonts w:ascii="inherit" w:eastAsia="Times New Roman" w:hAnsi="inherit" w:cs="Consolas"/>
              <w:color w:val="CFD5E0"/>
              <w:sz w:val="25"/>
            </w:rPr>
          </w:rPrChange>
        </w:rPr>
        <w:t xml:space="preserve">,ContactNumber = </w:t>
      </w:r>
      <w:r w:rsidRPr="008C6831">
        <w:rPr>
          <w:rFonts w:ascii="Maiandra GD" w:eastAsia="Times New Roman" w:hAnsi="Maiandra GD" w:cs="Consolas"/>
          <w:color w:val="7CC379"/>
          <w:sz w:val="24"/>
          <w:szCs w:val="24"/>
          <w:rPrChange w:id="12244" w:author="Narendra" w:date="2021-08-21T13:02:00Z">
            <w:rPr>
              <w:rFonts w:ascii="inherit" w:eastAsia="Times New Roman" w:hAnsi="inherit" w:cs="Consolas"/>
              <w:color w:val="7CC379"/>
              <w:sz w:val="25"/>
            </w:rPr>
          </w:rPrChange>
        </w:rPr>
        <w:t>"9876543210"</w:t>
      </w:r>
      <w:r w:rsidRPr="008C6831">
        <w:rPr>
          <w:rFonts w:ascii="Maiandra GD" w:eastAsia="Times New Roman" w:hAnsi="Maiandra GD" w:cs="Consolas"/>
          <w:color w:val="CFD5E0"/>
          <w:sz w:val="24"/>
          <w:szCs w:val="24"/>
          <w:rPrChange w:id="12245" w:author="Narendra" w:date="2021-08-21T13:02:00Z">
            <w:rPr>
              <w:rFonts w:ascii="inherit" w:eastAsia="Times New Roman" w:hAnsi="inherit" w:cs="Consolas"/>
              <w:color w:val="CFD5E0"/>
              <w:sz w:val="25"/>
            </w:rPr>
          </w:rPrChange>
        </w:rPr>
        <w:t xml:space="preserve">, IsShipped = </w:t>
      </w:r>
      <w:r w:rsidRPr="008C6831">
        <w:rPr>
          <w:rFonts w:ascii="Maiandra GD" w:eastAsia="Times New Roman" w:hAnsi="Maiandra GD" w:cs="Consolas"/>
          <w:b/>
          <w:bCs/>
          <w:color w:val="D171DD"/>
          <w:sz w:val="24"/>
          <w:szCs w:val="24"/>
          <w:rPrChange w:id="12246" w:author="Narendra" w:date="2021-08-21T13:02:00Z">
            <w:rPr>
              <w:rFonts w:ascii="inherit" w:eastAsia="Times New Roman" w:hAnsi="inherit" w:cs="Consolas"/>
              <w:b/>
              <w:bCs/>
              <w:color w:val="D171DD"/>
              <w:sz w:val="25"/>
            </w:rPr>
          </w:rPrChange>
        </w:rPr>
        <w:t>false</w:t>
      </w:r>
      <w:r w:rsidRPr="008C6831">
        <w:rPr>
          <w:rFonts w:ascii="Maiandra GD" w:eastAsia="Times New Roman" w:hAnsi="Maiandra GD" w:cs="Consolas"/>
          <w:b/>
          <w:bCs/>
          <w:color w:val="6B7C8B"/>
          <w:sz w:val="24"/>
          <w:szCs w:val="24"/>
          <w:rPrChange w:id="1224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2248"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24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4284AE"/>
          <w:sz w:val="24"/>
          <w:szCs w:val="24"/>
          <w:rPrChange w:id="12250"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12251" w:author="Narendra" w:date="2021-08-21T13:02:00Z">
            <w:rPr>
              <w:rFonts w:ascii="inherit" w:eastAsia="Times New Roman" w:hAnsi="inherit" w:cs="Consolas"/>
              <w:color w:val="CFD5E0"/>
              <w:sz w:val="25"/>
            </w:rPr>
          </w:rPrChange>
        </w:rPr>
        <w:t xml:space="preserve"> Order </w:t>
      </w:r>
      <w:r w:rsidRPr="008C6831">
        <w:rPr>
          <w:rFonts w:ascii="Maiandra GD" w:eastAsia="Times New Roman" w:hAnsi="Maiandra GD" w:cs="Consolas"/>
          <w:b/>
          <w:bCs/>
          <w:color w:val="6B7C8B"/>
          <w:sz w:val="24"/>
          <w:szCs w:val="24"/>
          <w:rPrChange w:id="1225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2253" w:author="Narendra" w:date="2021-08-21T13:02:00Z">
            <w:rPr>
              <w:rFonts w:ascii="inherit" w:eastAsia="Times New Roman" w:hAnsi="inherit" w:cs="Consolas"/>
              <w:color w:val="CFD5E0"/>
              <w:sz w:val="25"/>
            </w:rPr>
          </w:rPrChange>
        </w:rPr>
        <w:t xml:space="preserve">OrderID = </w:t>
      </w:r>
      <w:r w:rsidRPr="008C6831">
        <w:rPr>
          <w:rFonts w:ascii="Maiandra GD" w:eastAsia="Times New Roman" w:hAnsi="Maiandra GD" w:cs="Consolas"/>
          <w:color w:val="D19A66"/>
          <w:sz w:val="24"/>
          <w:szCs w:val="24"/>
          <w:rPrChange w:id="12254" w:author="Narendra" w:date="2021-08-21T13:02:00Z">
            <w:rPr>
              <w:rFonts w:ascii="inherit" w:eastAsia="Times New Roman" w:hAnsi="inherit" w:cs="Consolas"/>
              <w:color w:val="D19A66"/>
              <w:sz w:val="25"/>
            </w:rPr>
          </w:rPrChange>
        </w:rPr>
        <w:t>104</w:t>
      </w:r>
      <w:r w:rsidRPr="008C6831">
        <w:rPr>
          <w:rFonts w:ascii="Maiandra GD" w:eastAsia="Times New Roman" w:hAnsi="Maiandra GD" w:cs="Consolas"/>
          <w:color w:val="CFD5E0"/>
          <w:sz w:val="24"/>
          <w:szCs w:val="24"/>
          <w:rPrChange w:id="12255" w:author="Narendra" w:date="2021-08-21T13:02:00Z">
            <w:rPr>
              <w:rFonts w:ascii="inherit" w:eastAsia="Times New Roman" w:hAnsi="inherit" w:cs="Consolas"/>
              <w:color w:val="CFD5E0"/>
              <w:sz w:val="25"/>
            </w:rPr>
          </w:rPrChange>
        </w:rPr>
        <w:t xml:space="preserve">, CustomerName = </w:t>
      </w:r>
      <w:r w:rsidRPr="008C6831">
        <w:rPr>
          <w:rFonts w:ascii="Maiandra GD" w:eastAsia="Times New Roman" w:hAnsi="Maiandra GD" w:cs="Consolas"/>
          <w:color w:val="7CC379"/>
          <w:sz w:val="24"/>
          <w:szCs w:val="24"/>
          <w:rPrChange w:id="12256" w:author="Narendra" w:date="2021-08-21T13:02:00Z">
            <w:rPr>
              <w:rFonts w:ascii="inherit" w:eastAsia="Times New Roman" w:hAnsi="inherit" w:cs="Consolas"/>
              <w:color w:val="7CC379"/>
              <w:sz w:val="25"/>
            </w:rPr>
          </w:rPrChange>
        </w:rPr>
        <w:t>"Sambit"</w:t>
      </w:r>
      <w:r w:rsidRPr="008C6831">
        <w:rPr>
          <w:rFonts w:ascii="Maiandra GD" w:eastAsia="Times New Roman" w:hAnsi="Maiandra GD" w:cs="Consolas"/>
          <w:color w:val="CFD5E0"/>
          <w:sz w:val="24"/>
          <w:szCs w:val="24"/>
          <w:rPrChange w:id="12257" w:author="Narendra" w:date="2021-08-21T13:02:00Z">
            <w:rPr>
              <w:rFonts w:ascii="inherit" w:eastAsia="Times New Roman" w:hAnsi="inherit" w:cs="Consolas"/>
              <w:color w:val="CFD5E0"/>
              <w:sz w:val="25"/>
            </w:rPr>
          </w:rPrChange>
        </w:rPr>
        <w:t xml:space="preserve">, CustomerAddress = </w:t>
      </w:r>
      <w:r w:rsidRPr="008C6831">
        <w:rPr>
          <w:rFonts w:ascii="Maiandra GD" w:eastAsia="Times New Roman" w:hAnsi="Maiandra GD" w:cs="Consolas"/>
          <w:color w:val="7CC379"/>
          <w:sz w:val="24"/>
          <w:szCs w:val="24"/>
          <w:rPrChange w:id="12258" w:author="Narendra" w:date="2021-08-21T13:02:00Z">
            <w:rPr>
              <w:rFonts w:ascii="inherit" w:eastAsia="Times New Roman" w:hAnsi="inherit" w:cs="Consolas"/>
              <w:color w:val="7CC379"/>
              <w:sz w:val="25"/>
            </w:rPr>
          </w:rPrChange>
        </w:rPr>
        <w:t>"Kuwait"</w:t>
      </w:r>
      <w:r w:rsidRPr="008C6831">
        <w:rPr>
          <w:rFonts w:ascii="Maiandra GD" w:eastAsia="Times New Roman" w:hAnsi="Maiandra GD" w:cs="Consolas"/>
          <w:color w:val="CFD5E0"/>
          <w:sz w:val="24"/>
          <w:szCs w:val="24"/>
          <w:rPrChange w:id="12259" w:author="Narendra" w:date="2021-08-21T13:02:00Z">
            <w:rPr>
              <w:rFonts w:ascii="inherit" w:eastAsia="Times New Roman" w:hAnsi="inherit" w:cs="Consolas"/>
              <w:color w:val="CFD5E0"/>
              <w:sz w:val="25"/>
            </w:rPr>
          </w:rPrChange>
        </w:rPr>
        <w:t xml:space="preserve">, ContactNumber = </w:t>
      </w:r>
      <w:r w:rsidRPr="008C6831">
        <w:rPr>
          <w:rFonts w:ascii="Maiandra GD" w:eastAsia="Times New Roman" w:hAnsi="Maiandra GD" w:cs="Consolas"/>
          <w:color w:val="7CC379"/>
          <w:sz w:val="24"/>
          <w:szCs w:val="24"/>
          <w:rPrChange w:id="12260" w:author="Narendra" w:date="2021-08-21T13:02:00Z">
            <w:rPr>
              <w:rFonts w:ascii="inherit" w:eastAsia="Times New Roman" w:hAnsi="inherit" w:cs="Consolas"/>
              <w:color w:val="7CC379"/>
              <w:sz w:val="25"/>
            </w:rPr>
          </w:rPrChange>
        </w:rPr>
        <w:t>"9876543210"</w:t>
      </w:r>
      <w:r w:rsidRPr="008C6831">
        <w:rPr>
          <w:rFonts w:ascii="Maiandra GD" w:eastAsia="Times New Roman" w:hAnsi="Maiandra GD" w:cs="Consolas"/>
          <w:color w:val="CFD5E0"/>
          <w:sz w:val="24"/>
          <w:szCs w:val="24"/>
          <w:rPrChange w:id="12261" w:author="Narendra" w:date="2021-08-21T13:02:00Z">
            <w:rPr>
              <w:rFonts w:ascii="inherit" w:eastAsia="Times New Roman" w:hAnsi="inherit" w:cs="Consolas"/>
              <w:color w:val="CFD5E0"/>
              <w:sz w:val="25"/>
            </w:rPr>
          </w:rPrChange>
        </w:rPr>
        <w:t xml:space="preserve">,IsShipped = </w:t>
      </w:r>
      <w:r w:rsidRPr="008C6831">
        <w:rPr>
          <w:rFonts w:ascii="Maiandra GD" w:eastAsia="Times New Roman" w:hAnsi="Maiandra GD" w:cs="Consolas"/>
          <w:b/>
          <w:bCs/>
          <w:color w:val="D171DD"/>
          <w:sz w:val="24"/>
          <w:szCs w:val="24"/>
          <w:rPrChange w:id="12262" w:author="Narendra" w:date="2021-08-21T13:02:00Z">
            <w:rPr>
              <w:rFonts w:ascii="inherit" w:eastAsia="Times New Roman" w:hAnsi="inherit" w:cs="Consolas"/>
              <w:b/>
              <w:bCs/>
              <w:color w:val="D171DD"/>
              <w:sz w:val="25"/>
            </w:rPr>
          </w:rPrChange>
        </w:rPr>
        <w:t>true</w:t>
      </w:r>
      <w:r w:rsidRPr="008C6831">
        <w:rPr>
          <w:rFonts w:ascii="Maiandra GD" w:eastAsia="Times New Roman" w:hAnsi="Maiandra GD" w:cs="Consolas"/>
          <w:b/>
          <w:bCs/>
          <w:color w:val="6B7C8B"/>
          <w:sz w:val="24"/>
          <w:szCs w:val="24"/>
          <w:rPrChange w:id="12263"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26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2265"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2266"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26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2268" w:author="Narendra" w:date="2021-08-21T13:02:00Z">
            <w:rPr>
              <w:rFonts w:ascii="inherit" w:eastAsia="Times New Roman" w:hAnsi="inherit" w:cs="Consolas"/>
              <w:b/>
              <w:bCs/>
              <w:color w:val="D171DD"/>
              <w:sz w:val="25"/>
            </w:rPr>
          </w:rPrChange>
        </w:rPr>
        <w:t>return</w:t>
      </w:r>
      <w:r w:rsidRPr="008C6831">
        <w:rPr>
          <w:rFonts w:ascii="Maiandra GD" w:eastAsia="Times New Roman" w:hAnsi="Maiandra GD" w:cs="Consolas"/>
          <w:color w:val="CFD5E0"/>
          <w:sz w:val="24"/>
          <w:szCs w:val="24"/>
          <w:rPrChange w:id="12269" w:author="Narendra" w:date="2021-08-21T13:02:00Z">
            <w:rPr>
              <w:rFonts w:ascii="inherit" w:eastAsia="Times New Roman" w:hAnsi="inherit" w:cs="Consolas"/>
              <w:color w:val="CFD5E0"/>
              <w:sz w:val="25"/>
            </w:rPr>
          </w:rPrChange>
        </w:rPr>
        <w:t xml:space="preserve"> OrderList;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27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2271"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27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2273"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line="384" w:lineRule="atLeast"/>
        <w:textAlignment w:val="baseline"/>
        <w:rPr>
          <w:rFonts w:ascii="Maiandra GD" w:eastAsia="Times New Roman" w:hAnsi="Maiandra GD" w:cs="Consolas"/>
          <w:color w:val="596174"/>
          <w:sz w:val="24"/>
          <w:szCs w:val="24"/>
          <w:rPrChange w:id="1227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2275"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12276"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2277" w:author="Narendra" w:date="2021-08-21T13:02:00Z">
            <w:rPr>
              <w:rFonts w:ascii="Arial" w:eastAsia="Times New Roman" w:hAnsi="Arial" w:cs="Arial"/>
              <w:color w:val="000000"/>
              <w:sz w:val="23"/>
              <w:szCs w:val="23"/>
              <w:bdr w:val="none" w:sz="0" w:space="0" w:color="auto" w:frame="1"/>
            </w:rPr>
          </w:rPrChange>
        </w:rPr>
        <w:t>The above Order class implementation is very simple and straightforward. We have one method which will return the list of orders.</w:t>
      </w:r>
    </w:p>
    <w:p w:rsidR="003B08DB" w:rsidRPr="008C6831" w:rsidRDefault="003B08DB" w:rsidP="003B08DB">
      <w:pPr>
        <w:shd w:val="clear" w:color="auto" w:fill="FFFFFF"/>
        <w:spacing w:after="0" w:line="240" w:lineRule="auto"/>
        <w:jc w:val="both"/>
        <w:textAlignment w:val="baseline"/>
        <w:outlineLvl w:val="4"/>
        <w:rPr>
          <w:rFonts w:ascii="Maiandra GD" w:eastAsia="Times New Roman" w:hAnsi="Maiandra GD" w:cs="Segoe UI"/>
          <w:color w:val="3A3A3A"/>
          <w:sz w:val="24"/>
          <w:szCs w:val="24"/>
          <w:rPrChange w:id="12278" w:author="Narendra" w:date="2021-08-21T13:02:00Z">
            <w:rPr>
              <w:rFonts w:ascii="Segoe UI" w:eastAsia="Times New Roman" w:hAnsi="Segoe UI" w:cs="Segoe UI"/>
              <w:color w:val="3A3A3A"/>
              <w:sz w:val="20"/>
              <w:szCs w:val="20"/>
            </w:rPr>
          </w:rPrChange>
        </w:rPr>
      </w:pPr>
      <w:r w:rsidRPr="008C6831">
        <w:rPr>
          <w:rFonts w:ascii="Maiandra GD" w:eastAsia="Times New Roman" w:hAnsi="Maiandra GD" w:cs="Arial"/>
          <w:b/>
          <w:bCs/>
          <w:color w:val="000000"/>
          <w:sz w:val="24"/>
          <w:szCs w:val="24"/>
          <w:rPrChange w:id="12279" w:author="Narendra" w:date="2021-08-21T13:02:00Z">
            <w:rPr>
              <w:rFonts w:ascii="Arial" w:eastAsia="Times New Roman" w:hAnsi="Arial" w:cs="Arial"/>
              <w:b/>
              <w:bCs/>
              <w:color w:val="000000"/>
              <w:sz w:val="27"/>
            </w:rPr>
          </w:rPrChange>
        </w:rPr>
        <w:t>Step3: Adding Orders Web API Controller</w:t>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12280"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2281" w:author="Narendra" w:date="2021-08-21T13:02:00Z">
            <w:rPr>
              <w:rFonts w:ascii="Arial" w:eastAsia="Times New Roman" w:hAnsi="Arial" w:cs="Arial"/>
              <w:color w:val="000000"/>
              <w:sz w:val="23"/>
              <w:szCs w:val="23"/>
              <w:bdr w:val="none" w:sz="0" w:space="0" w:color="auto" w:frame="1"/>
            </w:rPr>
          </w:rPrChange>
        </w:rPr>
        <w:t>Here we will add an </w:t>
      </w:r>
      <w:r w:rsidRPr="008C6831">
        <w:rPr>
          <w:rFonts w:ascii="Maiandra GD" w:eastAsia="Times New Roman" w:hAnsi="Maiandra GD" w:cs="Arial"/>
          <w:b/>
          <w:bCs/>
          <w:color w:val="000000"/>
          <w:sz w:val="24"/>
          <w:szCs w:val="24"/>
          <w:rPrChange w:id="12282" w:author="Narendra" w:date="2021-08-21T13:02:00Z">
            <w:rPr>
              <w:rFonts w:ascii="Arial" w:eastAsia="Times New Roman" w:hAnsi="Arial" w:cs="Arial"/>
              <w:b/>
              <w:bCs/>
              <w:color w:val="000000"/>
              <w:sz w:val="23"/>
            </w:rPr>
          </w:rPrChange>
        </w:rPr>
        <w:t>empty Web API Controller </w:t>
      </w:r>
      <w:r w:rsidRPr="008C6831">
        <w:rPr>
          <w:rFonts w:ascii="Maiandra GD" w:eastAsia="Times New Roman" w:hAnsi="Maiandra GD" w:cs="Arial"/>
          <w:color w:val="000000"/>
          <w:sz w:val="24"/>
          <w:szCs w:val="24"/>
          <w:bdr w:val="none" w:sz="0" w:space="0" w:color="auto" w:frame="1"/>
          <w:rPrChange w:id="12283" w:author="Narendra" w:date="2021-08-21T13:02:00Z">
            <w:rPr>
              <w:rFonts w:ascii="Arial" w:eastAsia="Times New Roman" w:hAnsi="Arial" w:cs="Arial"/>
              <w:color w:val="000000"/>
              <w:sz w:val="23"/>
              <w:szCs w:val="23"/>
              <w:bdr w:val="none" w:sz="0" w:space="0" w:color="auto" w:frame="1"/>
            </w:rPr>
          </w:rPrChange>
        </w:rPr>
        <w:t>with the name “</w:t>
      </w:r>
      <w:r w:rsidRPr="008C6831">
        <w:rPr>
          <w:rFonts w:ascii="Maiandra GD" w:eastAsia="Times New Roman" w:hAnsi="Maiandra GD" w:cs="Arial"/>
          <w:b/>
          <w:bCs/>
          <w:color w:val="000000"/>
          <w:sz w:val="24"/>
          <w:szCs w:val="24"/>
          <w:rPrChange w:id="12284" w:author="Narendra" w:date="2021-08-21T13:02:00Z">
            <w:rPr>
              <w:rFonts w:ascii="Arial" w:eastAsia="Times New Roman" w:hAnsi="Arial" w:cs="Arial"/>
              <w:b/>
              <w:bCs/>
              <w:color w:val="000000"/>
              <w:sz w:val="23"/>
            </w:rPr>
          </w:rPrChange>
        </w:rPr>
        <w:t>Orders</w:t>
      </w:r>
      <w:r w:rsidRPr="008C6831">
        <w:rPr>
          <w:rFonts w:ascii="Maiandra GD" w:eastAsia="Times New Roman" w:hAnsi="Maiandra GD" w:cs="Arial"/>
          <w:color w:val="000000"/>
          <w:sz w:val="24"/>
          <w:szCs w:val="24"/>
          <w:bdr w:val="none" w:sz="0" w:space="0" w:color="auto" w:frame="1"/>
          <w:rPrChange w:id="12285" w:author="Narendra" w:date="2021-08-21T13:02:00Z">
            <w:rPr>
              <w:rFonts w:ascii="Arial" w:eastAsia="Times New Roman" w:hAnsi="Arial" w:cs="Arial"/>
              <w:color w:val="000000"/>
              <w:sz w:val="23"/>
              <w:szCs w:val="23"/>
              <w:bdr w:val="none" w:sz="0" w:space="0" w:color="auto" w:frame="1"/>
            </w:rPr>
          </w:rPrChange>
        </w:rPr>
        <w:t>” within the </w:t>
      </w:r>
      <w:r w:rsidRPr="008C6831">
        <w:rPr>
          <w:rFonts w:ascii="Maiandra GD" w:eastAsia="Times New Roman" w:hAnsi="Maiandra GD" w:cs="Arial"/>
          <w:b/>
          <w:bCs/>
          <w:color w:val="000000"/>
          <w:sz w:val="24"/>
          <w:szCs w:val="24"/>
          <w:rPrChange w:id="12286" w:author="Narendra" w:date="2021-08-21T13:02:00Z">
            <w:rPr>
              <w:rFonts w:ascii="Arial" w:eastAsia="Times New Roman" w:hAnsi="Arial" w:cs="Arial"/>
              <w:b/>
              <w:bCs/>
              <w:color w:val="000000"/>
              <w:sz w:val="23"/>
            </w:rPr>
          </w:rPrChange>
        </w:rPr>
        <w:t>Controllers</w:t>
      </w:r>
      <w:r w:rsidRPr="008C6831">
        <w:rPr>
          <w:rFonts w:ascii="Maiandra GD" w:eastAsia="Times New Roman" w:hAnsi="Maiandra GD" w:cs="Arial"/>
          <w:color w:val="000000"/>
          <w:sz w:val="24"/>
          <w:szCs w:val="24"/>
          <w:bdr w:val="none" w:sz="0" w:space="0" w:color="auto" w:frame="1"/>
          <w:rPrChange w:id="12287" w:author="Narendra" w:date="2021-08-21T13:02:00Z">
            <w:rPr>
              <w:rFonts w:ascii="Arial" w:eastAsia="Times New Roman" w:hAnsi="Arial" w:cs="Arial"/>
              <w:color w:val="000000"/>
              <w:sz w:val="23"/>
              <w:szCs w:val="23"/>
              <w:bdr w:val="none" w:sz="0" w:space="0" w:color="auto" w:frame="1"/>
            </w:rPr>
          </w:rPrChange>
        </w:rPr>
        <w:t> Folder and then we will create two simple HTTP methods. So, create the Orders Controller and then copy and paste the following code in it.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28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2289"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12290" w:author="Narendra" w:date="2021-08-21T13:02:00Z">
            <w:rPr>
              <w:rFonts w:ascii="inherit" w:eastAsia="Times New Roman" w:hAnsi="inherit" w:cs="Consolas"/>
              <w:i/>
              <w:iCs/>
              <w:color w:val="4284AE"/>
              <w:sz w:val="25"/>
            </w:rPr>
          </w:rPrChange>
        </w:rPr>
        <w:t>HMACAuthenticationWebApi.Models;</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29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2292"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12293" w:author="Narendra" w:date="2021-08-21T13:02:00Z">
            <w:rPr>
              <w:rFonts w:ascii="inherit" w:eastAsia="Times New Roman" w:hAnsi="inherit" w:cs="Consolas"/>
              <w:i/>
              <w:iCs/>
              <w:color w:val="4284AE"/>
              <w:sz w:val="25"/>
            </w:rPr>
          </w:rPrChange>
        </w:rPr>
        <w:t>System.Net.Http;</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29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2295"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12296" w:author="Narendra" w:date="2021-08-21T13:02:00Z">
            <w:rPr>
              <w:rFonts w:ascii="inherit" w:eastAsia="Times New Roman" w:hAnsi="inherit" w:cs="Consolas"/>
              <w:i/>
              <w:iCs/>
              <w:color w:val="4284AE"/>
              <w:sz w:val="25"/>
            </w:rPr>
          </w:rPrChange>
        </w:rPr>
        <w:t>System.Security.Claims;</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29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2298"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12299" w:author="Narendra" w:date="2021-08-21T13:02:00Z">
            <w:rPr>
              <w:rFonts w:ascii="inherit" w:eastAsia="Times New Roman" w:hAnsi="inherit" w:cs="Consolas"/>
              <w:i/>
              <w:iCs/>
              <w:color w:val="4284AE"/>
              <w:sz w:val="25"/>
            </w:rPr>
          </w:rPrChange>
        </w:rPr>
        <w:t>System.Web.Http;</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30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2301" w:author="Narendra" w:date="2021-08-21T13:02:00Z">
            <w:rPr>
              <w:rFonts w:ascii="inherit" w:eastAsia="Times New Roman" w:hAnsi="inherit" w:cs="Consolas"/>
              <w:b/>
              <w:bCs/>
              <w:color w:val="D171DD"/>
              <w:sz w:val="25"/>
            </w:rPr>
          </w:rPrChange>
        </w:rPr>
        <w:t xml:space="preserve">namespace </w:t>
      </w:r>
      <w:r w:rsidRPr="008C6831">
        <w:rPr>
          <w:rFonts w:ascii="Maiandra GD" w:eastAsia="Times New Roman" w:hAnsi="Maiandra GD" w:cs="Consolas"/>
          <w:i/>
          <w:iCs/>
          <w:color w:val="4284AE"/>
          <w:sz w:val="24"/>
          <w:szCs w:val="24"/>
          <w:rPrChange w:id="12302" w:author="Narendra" w:date="2021-08-21T13:02:00Z">
            <w:rPr>
              <w:rFonts w:ascii="inherit" w:eastAsia="Times New Roman" w:hAnsi="inherit" w:cs="Consolas"/>
              <w:i/>
              <w:iCs/>
              <w:color w:val="4284AE"/>
              <w:sz w:val="25"/>
            </w:rPr>
          </w:rPrChange>
        </w:rPr>
        <w:t>HMACAuthenticationWebApi.Controllers</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30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2304"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30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2306"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4284AE"/>
          <w:sz w:val="24"/>
          <w:szCs w:val="24"/>
          <w:rPrChange w:id="12307" w:author="Narendra" w:date="2021-08-21T13:02:00Z">
            <w:rPr>
              <w:rFonts w:ascii="inherit" w:eastAsia="Times New Roman" w:hAnsi="inherit" w:cs="Consolas"/>
              <w:color w:val="4284AE"/>
              <w:sz w:val="25"/>
            </w:rPr>
          </w:rPrChange>
        </w:rPr>
        <w:t>RoutePrefix</w:t>
      </w:r>
      <w:r w:rsidRPr="008C6831">
        <w:rPr>
          <w:rFonts w:ascii="Maiandra GD" w:eastAsia="Times New Roman" w:hAnsi="Maiandra GD" w:cs="Consolas"/>
          <w:b/>
          <w:bCs/>
          <w:color w:val="6B7C8B"/>
          <w:sz w:val="24"/>
          <w:szCs w:val="24"/>
          <w:rPrChange w:id="1230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7CC379"/>
          <w:sz w:val="24"/>
          <w:szCs w:val="24"/>
          <w:rPrChange w:id="12309" w:author="Narendra" w:date="2021-08-21T13:02:00Z">
            <w:rPr>
              <w:rFonts w:ascii="inherit" w:eastAsia="Times New Roman" w:hAnsi="inherit" w:cs="Consolas"/>
              <w:color w:val="7CC379"/>
              <w:sz w:val="25"/>
            </w:rPr>
          </w:rPrChange>
        </w:rPr>
        <w:t>"api/Orders"</w:t>
      </w:r>
      <w:r w:rsidRPr="008C6831">
        <w:rPr>
          <w:rFonts w:ascii="Maiandra GD" w:eastAsia="Times New Roman" w:hAnsi="Maiandra GD" w:cs="Consolas"/>
          <w:b/>
          <w:bCs/>
          <w:color w:val="6B7C8B"/>
          <w:sz w:val="24"/>
          <w:szCs w:val="24"/>
          <w:rPrChange w:id="12310"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31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2312"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12313"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2314" w:author="Narendra" w:date="2021-08-21T13:02:00Z">
            <w:rPr>
              <w:rFonts w:ascii="inherit" w:eastAsia="Times New Roman" w:hAnsi="inherit" w:cs="Consolas"/>
              <w:b/>
              <w:bCs/>
              <w:color w:val="D171DD"/>
              <w:sz w:val="25"/>
            </w:rPr>
          </w:rPrChange>
        </w:rPr>
        <w:t>class</w:t>
      </w:r>
      <w:r w:rsidRPr="008C6831">
        <w:rPr>
          <w:rFonts w:ascii="Maiandra GD" w:eastAsia="Times New Roman" w:hAnsi="Maiandra GD" w:cs="Consolas"/>
          <w:color w:val="CFD5E0"/>
          <w:sz w:val="24"/>
          <w:szCs w:val="24"/>
          <w:rPrChange w:id="12315" w:author="Narendra" w:date="2021-08-21T13:02:00Z">
            <w:rPr>
              <w:rFonts w:ascii="inherit" w:eastAsia="Times New Roman" w:hAnsi="inherit" w:cs="Consolas"/>
              <w:color w:val="CFD5E0"/>
              <w:sz w:val="25"/>
            </w:rPr>
          </w:rPrChange>
        </w:rPr>
        <w:t xml:space="preserve"> OrdersController : ApiController</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31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2317"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31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2319" w:author="Narendra" w:date="2021-08-21T13:02:00Z">
            <w:rPr>
              <w:rFonts w:ascii="inherit" w:eastAsia="Times New Roman" w:hAnsi="inherit" w:cs="Consolas"/>
              <w:b/>
              <w:bCs/>
              <w:color w:val="6B7C8B"/>
              <w:sz w:val="25"/>
            </w:rPr>
          </w:rPrChange>
        </w:rPr>
        <w:lastRenderedPageBreak/>
        <w:t>[</w:t>
      </w:r>
      <w:r w:rsidRPr="008C6831">
        <w:rPr>
          <w:rFonts w:ascii="Maiandra GD" w:eastAsia="Times New Roman" w:hAnsi="Maiandra GD" w:cs="Consolas"/>
          <w:color w:val="4284AE"/>
          <w:sz w:val="24"/>
          <w:szCs w:val="24"/>
          <w:rPrChange w:id="12320" w:author="Narendra" w:date="2021-08-21T13:02:00Z">
            <w:rPr>
              <w:rFonts w:ascii="inherit" w:eastAsia="Times New Roman" w:hAnsi="inherit" w:cs="Consolas"/>
              <w:color w:val="4284AE"/>
              <w:sz w:val="25"/>
            </w:rPr>
          </w:rPrChange>
        </w:rPr>
        <w:t>Route</w:t>
      </w:r>
      <w:r w:rsidRPr="008C6831">
        <w:rPr>
          <w:rFonts w:ascii="Maiandra GD" w:eastAsia="Times New Roman" w:hAnsi="Maiandra GD" w:cs="Consolas"/>
          <w:b/>
          <w:bCs/>
          <w:color w:val="6B7C8B"/>
          <w:sz w:val="24"/>
          <w:szCs w:val="24"/>
          <w:rPrChange w:id="1232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7CC379"/>
          <w:sz w:val="24"/>
          <w:szCs w:val="24"/>
          <w:rPrChange w:id="12322" w:author="Narendra" w:date="2021-08-21T13:02:00Z">
            <w:rPr>
              <w:rFonts w:ascii="inherit" w:eastAsia="Times New Roman" w:hAnsi="inherit" w:cs="Consolas"/>
              <w:color w:val="7CC379"/>
              <w:sz w:val="25"/>
            </w:rPr>
          </w:rPrChange>
        </w:rPr>
        <w:t>""</w:t>
      </w:r>
      <w:r w:rsidRPr="008C6831">
        <w:rPr>
          <w:rFonts w:ascii="Maiandra GD" w:eastAsia="Times New Roman" w:hAnsi="Maiandra GD" w:cs="Consolas"/>
          <w:b/>
          <w:bCs/>
          <w:color w:val="6B7C8B"/>
          <w:sz w:val="24"/>
          <w:szCs w:val="24"/>
          <w:rPrChange w:id="12323"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32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2325"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12326" w:author="Narendra" w:date="2021-08-21T13:02:00Z">
            <w:rPr>
              <w:rFonts w:ascii="inherit" w:eastAsia="Times New Roman" w:hAnsi="inherit" w:cs="Consolas"/>
              <w:color w:val="CFD5E0"/>
              <w:sz w:val="25"/>
            </w:rPr>
          </w:rPrChange>
        </w:rPr>
        <w:t xml:space="preserve"> IHttpActionResult </w:t>
      </w:r>
      <w:r w:rsidRPr="008C6831">
        <w:rPr>
          <w:rFonts w:ascii="Maiandra GD" w:eastAsia="Times New Roman" w:hAnsi="Maiandra GD" w:cs="Consolas"/>
          <w:color w:val="4284AE"/>
          <w:sz w:val="24"/>
          <w:szCs w:val="24"/>
          <w:rPrChange w:id="12327" w:author="Narendra" w:date="2021-08-21T13:02:00Z">
            <w:rPr>
              <w:rFonts w:ascii="inherit" w:eastAsia="Times New Roman" w:hAnsi="inherit" w:cs="Consolas"/>
              <w:color w:val="4284AE"/>
              <w:sz w:val="25"/>
            </w:rPr>
          </w:rPrChange>
        </w:rPr>
        <w:t>Get</w:t>
      </w:r>
      <w:r w:rsidRPr="008C6831">
        <w:rPr>
          <w:rFonts w:ascii="Maiandra GD" w:eastAsia="Times New Roman" w:hAnsi="Maiandra GD" w:cs="Consolas"/>
          <w:b/>
          <w:bCs/>
          <w:color w:val="6B7C8B"/>
          <w:sz w:val="24"/>
          <w:szCs w:val="24"/>
          <w:rPrChange w:id="12328"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32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2330"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33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2332" w:author="Narendra" w:date="2021-08-21T13:02:00Z">
            <w:rPr>
              <w:rFonts w:ascii="inherit" w:eastAsia="Times New Roman" w:hAnsi="inherit" w:cs="Consolas"/>
              <w:b/>
              <w:bCs/>
              <w:color w:val="D171DD"/>
              <w:sz w:val="25"/>
            </w:rPr>
          </w:rPrChange>
        </w:rPr>
        <w:t>return</w:t>
      </w:r>
      <w:r w:rsidRPr="008C6831">
        <w:rPr>
          <w:rFonts w:ascii="Maiandra GD" w:eastAsia="Times New Roman" w:hAnsi="Maiandra GD" w:cs="Consolas"/>
          <w:color w:val="CFD5E0"/>
          <w:sz w:val="24"/>
          <w:szCs w:val="24"/>
          <w:rPrChange w:id="12333"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12334" w:author="Narendra" w:date="2021-08-21T13:02:00Z">
            <w:rPr>
              <w:rFonts w:ascii="inherit" w:eastAsia="Times New Roman" w:hAnsi="inherit" w:cs="Consolas"/>
              <w:color w:val="4284AE"/>
              <w:sz w:val="25"/>
            </w:rPr>
          </w:rPrChange>
        </w:rPr>
        <w:t>Ok</w:t>
      </w:r>
      <w:r w:rsidRPr="008C6831">
        <w:rPr>
          <w:rFonts w:ascii="Maiandra GD" w:eastAsia="Times New Roman" w:hAnsi="Maiandra GD" w:cs="Consolas"/>
          <w:b/>
          <w:bCs/>
          <w:color w:val="6B7C8B"/>
          <w:sz w:val="24"/>
          <w:szCs w:val="24"/>
          <w:rPrChange w:id="12335"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2336" w:author="Narendra" w:date="2021-08-21T13:02:00Z">
            <w:rPr>
              <w:rFonts w:ascii="inherit" w:eastAsia="Times New Roman" w:hAnsi="inherit" w:cs="Consolas"/>
              <w:color w:val="CFD5E0"/>
              <w:sz w:val="25"/>
            </w:rPr>
          </w:rPrChange>
        </w:rPr>
        <w:t>Order.</w:t>
      </w:r>
      <w:r w:rsidRPr="008C6831">
        <w:rPr>
          <w:rFonts w:ascii="Maiandra GD" w:eastAsia="Times New Roman" w:hAnsi="Maiandra GD" w:cs="Consolas"/>
          <w:color w:val="4284AE"/>
          <w:sz w:val="24"/>
          <w:szCs w:val="24"/>
          <w:rPrChange w:id="12337" w:author="Narendra" w:date="2021-08-21T13:02:00Z">
            <w:rPr>
              <w:rFonts w:ascii="inherit" w:eastAsia="Times New Roman" w:hAnsi="inherit" w:cs="Consolas"/>
              <w:color w:val="4284AE"/>
              <w:sz w:val="25"/>
            </w:rPr>
          </w:rPrChange>
        </w:rPr>
        <w:t>GetOrders</w:t>
      </w:r>
      <w:r w:rsidRPr="008C6831">
        <w:rPr>
          <w:rFonts w:ascii="Maiandra GD" w:eastAsia="Times New Roman" w:hAnsi="Maiandra GD" w:cs="Consolas"/>
          <w:b/>
          <w:bCs/>
          <w:color w:val="6B7C8B"/>
          <w:sz w:val="24"/>
          <w:szCs w:val="24"/>
          <w:rPrChange w:id="1233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2339"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34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2341"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34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234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4284AE"/>
          <w:sz w:val="24"/>
          <w:szCs w:val="24"/>
          <w:rPrChange w:id="12344" w:author="Narendra" w:date="2021-08-21T13:02:00Z">
            <w:rPr>
              <w:rFonts w:ascii="inherit" w:eastAsia="Times New Roman" w:hAnsi="inherit" w:cs="Consolas"/>
              <w:color w:val="4284AE"/>
              <w:sz w:val="25"/>
            </w:rPr>
          </w:rPrChange>
        </w:rPr>
        <w:t>Route</w:t>
      </w:r>
      <w:r w:rsidRPr="008C6831">
        <w:rPr>
          <w:rFonts w:ascii="Maiandra GD" w:eastAsia="Times New Roman" w:hAnsi="Maiandra GD" w:cs="Consolas"/>
          <w:b/>
          <w:bCs/>
          <w:color w:val="6B7C8B"/>
          <w:sz w:val="24"/>
          <w:szCs w:val="24"/>
          <w:rPrChange w:id="12345"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7CC379"/>
          <w:sz w:val="24"/>
          <w:szCs w:val="24"/>
          <w:rPrChange w:id="12346" w:author="Narendra" w:date="2021-08-21T13:02:00Z">
            <w:rPr>
              <w:rFonts w:ascii="inherit" w:eastAsia="Times New Roman" w:hAnsi="inherit" w:cs="Consolas"/>
              <w:color w:val="7CC379"/>
              <w:sz w:val="25"/>
            </w:rPr>
          </w:rPrChange>
        </w:rPr>
        <w:t>""</w:t>
      </w:r>
      <w:r w:rsidRPr="008C6831">
        <w:rPr>
          <w:rFonts w:ascii="Maiandra GD" w:eastAsia="Times New Roman" w:hAnsi="Maiandra GD" w:cs="Consolas"/>
          <w:b/>
          <w:bCs/>
          <w:color w:val="6B7C8B"/>
          <w:sz w:val="24"/>
          <w:szCs w:val="24"/>
          <w:rPrChange w:id="12347"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34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2349"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12350" w:author="Narendra" w:date="2021-08-21T13:02:00Z">
            <w:rPr>
              <w:rFonts w:ascii="inherit" w:eastAsia="Times New Roman" w:hAnsi="inherit" w:cs="Consolas"/>
              <w:color w:val="CFD5E0"/>
              <w:sz w:val="25"/>
            </w:rPr>
          </w:rPrChange>
        </w:rPr>
        <w:t xml:space="preserve"> IHttpActionResult </w:t>
      </w:r>
      <w:r w:rsidRPr="008C6831">
        <w:rPr>
          <w:rFonts w:ascii="Maiandra GD" w:eastAsia="Times New Roman" w:hAnsi="Maiandra GD" w:cs="Consolas"/>
          <w:color w:val="4284AE"/>
          <w:sz w:val="24"/>
          <w:szCs w:val="24"/>
          <w:rPrChange w:id="12351" w:author="Narendra" w:date="2021-08-21T13:02:00Z">
            <w:rPr>
              <w:rFonts w:ascii="inherit" w:eastAsia="Times New Roman" w:hAnsi="inherit" w:cs="Consolas"/>
              <w:color w:val="4284AE"/>
              <w:sz w:val="25"/>
            </w:rPr>
          </w:rPrChange>
        </w:rPr>
        <w:t>Post</w:t>
      </w:r>
      <w:r w:rsidRPr="008C6831">
        <w:rPr>
          <w:rFonts w:ascii="Maiandra GD" w:eastAsia="Times New Roman" w:hAnsi="Maiandra GD" w:cs="Consolas"/>
          <w:b/>
          <w:bCs/>
          <w:color w:val="6B7C8B"/>
          <w:sz w:val="24"/>
          <w:szCs w:val="24"/>
          <w:rPrChange w:id="1235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2353" w:author="Narendra" w:date="2021-08-21T13:02:00Z">
            <w:rPr>
              <w:rFonts w:ascii="inherit" w:eastAsia="Times New Roman" w:hAnsi="inherit" w:cs="Consolas"/>
              <w:color w:val="CFD5E0"/>
              <w:sz w:val="25"/>
            </w:rPr>
          </w:rPrChange>
        </w:rPr>
        <w:t>Order order</w:t>
      </w:r>
      <w:r w:rsidRPr="008C6831">
        <w:rPr>
          <w:rFonts w:ascii="Maiandra GD" w:eastAsia="Times New Roman" w:hAnsi="Maiandra GD" w:cs="Consolas"/>
          <w:b/>
          <w:bCs/>
          <w:color w:val="6B7C8B"/>
          <w:sz w:val="24"/>
          <w:szCs w:val="24"/>
          <w:rPrChange w:id="12354"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35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2356"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35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2358" w:author="Narendra" w:date="2021-08-21T13:02:00Z">
            <w:rPr>
              <w:rFonts w:ascii="inherit" w:eastAsia="Times New Roman" w:hAnsi="inherit" w:cs="Consolas"/>
              <w:b/>
              <w:bCs/>
              <w:color w:val="D171DD"/>
              <w:sz w:val="25"/>
            </w:rPr>
          </w:rPrChange>
        </w:rPr>
        <w:t>return</w:t>
      </w:r>
      <w:r w:rsidRPr="008C6831">
        <w:rPr>
          <w:rFonts w:ascii="Maiandra GD" w:eastAsia="Times New Roman" w:hAnsi="Maiandra GD" w:cs="Consolas"/>
          <w:color w:val="CFD5E0"/>
          <w:sz w:val="24"/>
          <w:szCs w:val="24"/>
          <w:rPrChange w:id="12359"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12360" w:author="Narendra" w:date="2021-08-21T13:02:00Z">
            <w:rPr>
              <w:rFonts w:ascii="inherit" w:eastAsia="Times New Roman" w:hAnsi="inherit" w:cs="Consolas"/>
              <w:color w:val="4284AE"/>
              <w:sz w:val="25"/>
            </w:rPr>
          </w:rPrChange>
        </w:rPr>
        <w:t>Ok</w:t>
      </w:r>
      <w:r w:rsidRPr="008C6831">
        <w:rPr>
          <w:rFonts w:ascii="Maiandra GD" w:eastAsia="Times New Roman" w:hAnsi="Maiandra GD" w:cs="Consolas"/>
          <w:b/>
          <w:bCs/>
          <w:color w:val="6B7C8B"/>
          <w:sz w:val="24"/>
          <w:szCs w:val="24"/>
          <w:rPrChange w:id="1236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2362" w:author="Narendra" w:date="2021-08-21T13:02:00Z">
            <w:rPr>
              <w:rFonts w:ascii="inherit" w:eastAsia="Times New Roman" w:hAnsi="inherit" w:cs="Consolas"/>
              <w:color w:val="CFD5E0"/>
              <w:sz w:val="25"/>
            </w:rPr>
          </w:rPrChange>
        </w:rPr>
        <w:t>order</w:t>
      </w:r>
      <w:r w:rsidRPr="008C6831">
        <w:rPr>
          <w:rFonts w:ascii="Maiandra GD" w:eastAsia="Times New Roman" w:hAnsi="Maiandra GD" w:cs="Consolas"/>
          <w:b/>
          <w:bCs/>
          <w:color w:val="6B7C8B"/>
          <w:sz w:val="24"/>
          <w:szCs w:val="24"/>
          <w:rPrChange w:id="1236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2364"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36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2366"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36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2368"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line="384" w:lineRule="atLeast"/>
        <w:textAlignment w:val="baseline"/>
        <w:rPr>
          <w:rFonts w:ascii="Maiandra GD" w:eastAsia="Times New Roman" w:hAnsi="Maiandra GD" w:cs="Consolas"/>
          <w:color w:val="596174"/>
          <w:sz w:val="24"/>
          <w:szCs w:val="24"/>
          <w:rPrChange w:id="1236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2370"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12371"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2372" w:author="Narendra" w:date="2021-08-21T13:02:00Z">
            <w:rPr>
              <w:rFonts w:ascii="Arial" w:eastAsia="Times New Roman" w:hAnsi="Arial" w:cs="Arial"/>
              <w:color w:val="000000"/>
              <w:sz w:val="23"/>
              <w:szCs w:val="23"/>
              <w:bdr w:val="none" w:sz="0" w:space="0" w:color="auto" w:frame="1"/>
            </w:rPr>
          </w:rPrChange>
        </w:rPr>
        <w:t>In the above Web API Controller, we are not doing anything special, just a basic Web API controller which is not protected and allows anonymous calls. Later we will discuss how to protect this.</w:t>
      </w:r>
    </w:p>
    <w:p w:rsidR="003B08DB" w:rsidRPr="008C6831" w:rsidRDefault="003B08DB" w:rsidP="003B08DB">
      <w:pPr>
        <w:shd w:val="clear" w:color="auto" w:fill="FFFFFF"/>
        <w:spacing w:after="0" w:line="240" w:lineRule="auto"/>
        <w:jc w:val="both"/>
        <w:textAlignment w:val="baseline"/>
        <w:outlineLvl w:val="4"/>
        <w:rPr>
          <w:rFonts w:ascii="Maiandra GD" w:eastAsia="Times New Roman" w:hAnsi="Maiandra GD" w:cs="Segoe UI"/>
          <w:color w:val="3A3A3A"/>
          <w:sz w:val="24"/>
          <w:szCs w:val="24"/>
          <w:rPrChange w:id="12373" w:author="Narendra" w:date="2021-08-21T13:02:00Z">
            <w:rPr>
              <w:rFonts w:ascii="Segoe UI" w:eastAsia="Times New Roman" w:hAnsi="Segoe UI" w:cs="Segoe UI"/>
              <w:color w:val="3A3A3A"/>
              <w:sz w:val="20"/>
              <w:szCs w:val="20"/>
            </w:rPr>
          </w:rPrChange>
        </w:rPr>
      </w:pPr>
      <w:r w:rsidRPr="008C6831">
        <w:rPr>
          <w:rFonts w:ascii="Maiandra GD" w:eastAsia="Times New Roman" w:hAnsi="Maiandra GD" w:cs="Arial"/>
          <w:b/>
          <w:bCs/>
          <w:color w:val="000000"/>
          <w:sz w:val="24"/>
          <w:szCs w:val="24"/>
          <w:rPrChange w:id="12374" w:author="Narendra" w:date="2021-08-21T13:02:00Z">
            <w:rPr>
              <w:rFonts w:ascii="Arial" w:eastAsia="Times New Roman" w:hAnsi="Arial" w:cs="Arial"/>
              <w:b/>
              <w:bCs/>
              <w:color w:val="000000"/>
              <w:sz w:val="27"/>
            </w:rPr>
          </w:rPrChange>
        </w:rPr>
        <w:t>Step4: Build the HMAC Authentication Filter</w:t>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12375"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2376" w:author="Narendra" w:date="2021-08-21T13:02:00Z">
            <w:rPr>
              <w:rFonts w:ascii="Arial" w:eastAsia="Times New Roman" w:hAnsi="Arial" w:cs="Arial"/>
              <w:color w:val="000000"/>
              <w:sz w:val="23"/>
              <w:szCs w:val="23"/>
              <w:bdr w:val="none" w:sz="0" w:space="0" w:color="auto" w:frame="1"/>
            </w:rPr>
          </w:rPrChange>
        </w:rPr>
        <w:t>Here we will add a </w:t>
      </w:r>
      <w:r w:rsidRPr="008C6831">
        <w:rPr>
          <w:rFonts w:ascii="Maiandra GD" w:eastAsia="Times New Roman" w:hAnsi="Maiandra GD" w:cs="Arial"/>
          <w:b/>
          <w:bCs/>
          <w:color w:val="000000"/>
          <w:sz w:val="24"/>
          <w:szCs w:val="24"/>
          <w:rPrChange w:id="12377" w:author="Narendra" w:date="2021-08-21T13:02:00Z">
            <w:rPr>
              <w:rFonts w:ascii="Arial" w:eastAsia="Times New Roman" w:hAnsi="Arial" w:cs="Arial"/>
              <w:b/>
              <w:bCs/>
              <w:color w:val="000000"/>
              <w:sz w:val="23"/>
            </w:rPr>
          </w:rPrChange>
        </w:rPr>
        <w:t>Custom Authentication Filter</w:t>
      </w:r>
      <w:r w:rsidRPr="008C6831">
        <w:rPr>
          <w:rFonts w:ascii="Maiandra GD" w:eastAsia="Times New Roman" w:hAnsi="Maiandra GD" w:cs="Arial"/>
          <w:color w:val="000000"/>
          <w:sz w:val="24"/>
          <w:szCs w:val="24"/>
          <w:bdr w:val="none" w:sz="0" w:space="0" w:color="auto" w:frame="1"/>
          <w:rPrChange w:id="12378" w:author="Narendra" w:date="2021-08-21T13:02:00Z">
            <w:rPr>
              <w:rFonts w:ascii="Arial" w:eastAsia="Times New Roman" w:hAnsi="Arial" w:cs="Arial"/>
              <w:color w:val="000000"/>
              <w:sz w:val="23"/>
              <w:szCs w:val="23"/>
              <w:bdr w:val="none" w:sz="0" w:space="0" w:color="auto" w:frame="1"/>
            </w:rPr>
          </w:rPrChange>
        </w:rPr>
        <w:t> (a class which is inherited from the </w:t>
      </w:r>
      <w:r w:rsidRPr="008C6831">
        <w:rPr>
          <w:rFonts w:ascii="Maiandra GD" w:eastAsia="Times New Roman" w:hAnsi="Maiandra GD" w:cs="Arial"/>
          <w:b/>
          <w:bCs/>
          <w:color w:val="000000"/>
          <w:sz w:val="24"/>
          <w:szCs w:val="24"/>
          <w:rPrChange w:id="12379" w:author="Narendra" w:date="2021-08-21T13:02:00Z">
            <w:rPr>
              <w:rFonts w:ascii="Arial" w:eastAsia="Times New Roman" w:hAnsi="Arial" w:cs="Arial"/>
              <w:b/>
              <w:bCs/>
              <w:color w:val="000000"/>
              <w:sz w:val="23"/>
            </w:rPr>
          </w:rPrChange>
        </w:rPr>
        <w:t>IAuthenticationFilter</w:t>
      </w:r>
      <w:r w:rsidRPr="008C6831">
        <w:rPr>
          <w:rFonts w:ascii="Maiandra GD" w:eastAsia="Times New Roman" w:hAnsi="Maiandra GD" w:cs="Arial"/>
          <w:color w:val="000000"/>
          <w:sz w:val="24"/>
          <w:szCs w:val="24"/>
          <w:bdr w:val="none" w:sz="0" w:space="0" w:color="auto" w:frame="1"/>
          <w:rPrChange w:id="12380" w:author="Narendra" w:date="2021-08-21T13:02:00Z">
            <w:rPr>
              <w:rFonts w:ascii="Arial" w:eastAsia="Times New Roman" w:hAnsi="Arial" w:cs="Arial"/>
              <w:color w:val="000000"/>
              <w:sz w:val="23"/>
              <w:szCs w:val="23"/>
              <w:bdr w:val="none" w:sz="0" w:space="0" w:color="auto" w:frame="1"/>
            </w:rPr>
          </w:rPrChange>
        </w:rPr>
        <w:t>) and within that Custom Filter, we need to write the logic to re-generating the HMAC signature from the request data and Authorization header and then  we also need to write the logic compare the generated HAMC Signature with the signature received from the client</w:t>
      </w:r>
      <w:r w:rsidRPr="008C6831">
        <w:rPr>
          <w:rFonts w:ascii="Maiandra GD" w:eastAsia="Times New Roman" w:hAnsi="Maiandra GD" w:cs="Arial"/>
          <w:b/>
          <w:bCs/>
          <w:color w:val="000000"/>
          <w:sz w:val="24"/>
          <w:szCs w:val="24"/>
          <w:rPrChange w:id="12381" w:author="Narendra" w:date="2021-08-21T13:02:00Z">
            <w:rPr>
              <w:rFonts w:ascii="Arial" w:eastAsia="Times New Roman" w:hAnsi="Arial" w:cs="Arial"/>
              <w:b/>
              <w:bCs/>
              <w:color w:val="000000"/>
              <w:sz w:val="23"/>
            </w:rPr>
          </w:rPrChange>
        </w:rPr>
        <w:t>.</w:t>
      </w:r>
      <w:r w:rsidRPr="008C6831">
        <w:rPr>
          <w:rFonts w:ascii="Maiandra GD" w:eastAsia="Times New Roman" w:hAnsi="Maiandra GD" w:cs="Arial"/>
          <w:color w:val="000000"/>
          <w:sz w:val="24"/>
          <w:szCs w:val="24"/>
          <w:bdr w:val="none" w:sz="0" w:space="0" w:color="auto" w:frame="1"/>
          <w:rPrChange w:id="12382" w:author="Narendra" w:date="2021-08-21T13:02:00Z">
            <w:rPr>
              <w:rFonts w:ascii="Arial" w:eastAsia="Times New Roman" w:hAnsi="Arial" w:cs="Arial"/>
              <w:color w:val="000000"/>
              <w:sz w:val="23"/>
              <w:szCs w:val="23"/>
              <w:bdr w:val="none" w:sz="0" w:space="0" w:color="auto" w:frame="1"/>
            </w:rPr>
          </w:rPrChange>
        </w:rPr>
        <w:t> </w:t>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12383"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2384" w:author="Narendra" w:date="2021-08-21T13:02:00Z">
            <w:rPr>
              <w:rFonts w:ascii="Arial" w:eastAsia="Times New Roman" w:hAnsi="Arial" w:cs="Arial"/>
              <w:color w:val="000000"/>
              <w:sz w:val="23"/>
              <w:szCs w:val="23"/>
              <w:bdr w:val="none" w:sz="0" w:space="0" w:color="auto" w:frame="1"/>
            </w:rPr>
          </w:rPrChange>
        </w:rPr>
        <w:t>The </w:t>
      </w:r>
      <w:r w:rsidRPr="008C6831">
        <w:rPr>
          <w:rFonts w:ascii="Maiandra GD" w:eastAsia="Times New Roman" w:hAnsi="Maiandra GD" w:cs="Arial"/>
          <w:b/>
          <w:bCs/>
          <w:color w:val="000000"/>
          <w:sz w:val="24"/>
          <w:szCs w:val="24"/>
          <w:rPrChange w:id="12385" w:author="Narendra" w:date="2021-08-21T13:02:00Z">
            <w:rPr>
              <w:rFonts w:ascii="Arial" w:eastAsia="Times New Roman" w:hAnsi="Arial" w:cs="Arial"/>
              <w:b/>
              <w:bCs/>
              <w:color w:val="000000"/>
              <w:sz w:val="23"/>
            </w:rPr>
          </w:rPrChange>
        </w:rPr>
        <w:t>Authentication Filter</w:t>
      </w:r>
      <w:r w:rsidRPr="008C6831">
        <w:rPr>
          <w:rFonts w:ascii="Maiandra GD" w:eastAsia="Times New Roman" w:hAnsi="Maiandra GD" w:cs="Arial"/>
          <w:color w:val="000000"/>
          <w:sz w:val="24"/>
          <w:szCs w:val="24"/>
          <w:bdr w:val="none" w:sz="0" w:space="0" w:color="auto" w:frame="1"/>
          <w:rPrChange w:id="12386" w:author="Narendra" w:date="2021-08-21T13:02:00Z">
            <w:rPr>
              <w:rFonts w:ascii="Arial" w:eastAsia="Times New Roman" w:hAnsi="Arial" w:cs="Arial"/>
              <w:color w:val="000000"/>
              <w:sz w:val="23"/>
              <w:szCs w:val="23"/>
              <w:bdr w:val="none" w:sz="0" w:space="0" w:color="auto" w:frame="1"/>
            </w:rPr>
          </w:rPrChange>
        </w:rPr>
        <w:t> is available from </w:t>
      </w:r>
      <w:r w:rsidRPr="008C6831">
        <w:rPr>
          <w:rFonts w:ascii="Maiandra GD" w:eastAsia="Times New Roman" w:hAnsi="Maiandra GD" w:cs="Arial"/>
          <w:b/>
          <w:bCs/>
          <w:color w:val="000000"/>
          <w:sz w:val="24"/>
          <w:szCs w:val="24"/>
          <w:rPrChange w:id="12387" w:author="Narendra" w:date="2021-08-21T13:02:00Z">
            <w:rPr>
              <w:rFonts w:ascii="Arial" w:eastAsia="Times New Roman" w:hAnsi="Arial" w:cs="Arial"/>
              <w:b/>
              <w:bCs/>
              <w:color w:val="000000"/>
              <w:sz w:val="23"/>
            </w:rPr>
          </w:rPrChange>
        </w:rPr>
        <w:t>Web API 2</w:t>
      </w:r>
      <w:r w:rsidRPr="008C6831">
        <w:rPr>
          <w:rFonts w:ascii="Maiandra GD" w:eastAsia="Times New Roman" w:hAnsi="Maiandra GD" w:cs="Arial"/>
          <w:color w:val="000000"/>
          <w:sz w:val="24"/>
          <w:szCs w:val="24"/>
          <w:bdr w:val="none" w:sz="0" w:space="0" w:color="auto" w:frame="1"/>
          <w:rPrChange w:id="12388" w:author="Narendra" w:date="2021-08-21T13:02:00Z">
            <w:rPr>
              <w:rFonts w:ascii="Arial" w:eastAsia="Times New Roman" w:hAnsi="Arial" w:cs="Arial"/>
              <w:color w:val="000000"/>
              <w:sz w:val="23"/>
              <w:szCs w:val="23"/>
              <w:bdr w:val="none" w:sz="0" w:space="0" w:color="auto" w:frame="1"/>
            </w:rPr>
          </w:rPrChange>
        </w:rPr>
        <w:t> and we need to use this filter only for the authentication purposes. In our case, we will use this custom Authentication Filter to write the validation logic which will validate the authenticity of the signature received from the client.</w:t>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12389"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2390" w:author="Narendra" w:date="2021-08-21T13:02:00Z">
            <w:rPr>
              <w:rFonts w:ascii="Arial" w:eastAsia="Times New Roman" w:hAnsi="Arial" w:cs="Arial"/>
              <w:color w:val="000000"/>
              <w:sz w:val="23"/>
              <w:szCs w:val="23"/>
              <w:bdr w:val="none" w:sz="0" w:space="0" w:color="auto" w:frame="1"/>
            </w:rPr>
          </w:rPrChange>
        </w:rPr>
        <w:t>The important thing about this filter is that it runs before any other filters especially the authorization filter runs. Create a class file with the name </w:t>
      </w:r>
      <w:r w:rsidRPr="008C6831">
        <w:rPr>
          <w:rFonts w:ascii="Maiandra GD" w:eastAsia="Times New Roman" w:hAnsi="Maiandra GD" w:cs="Arial"/>
          <w:b/>
          <w:bCs/>
          <w:color w:val="000000"/>
          <w:sz w:val="24"/>
          <w:szCs w:val="24"/>
          <w:rPrChange w:id="12391" w:author="Narendra" w:date="2021-08-21T13:02:00Z">
            <w:rPr>
              <w:rFonts w:ascii="Arial" w:eastAsia="Times New Roman" w:hAnsi="Arial" w:cs="Arial"/>
              <w:b/>
              <w:bCs/>
              <w:color w:val="000000"/>
              <w:sz w:val="23"/>
            </w:rPr>
          </w:rPrChange>
        </w:rPr>
        <w:t>HMACAuthenticationAttribute</w:t>
      </w:r>
      <w:r w:rsidRPr="008C6831">
        <w:rPr>
          <w:rFonts w:ascii="Maiandra GD" w:eastAsia="Times New Roman" w:hAnsi="Maiandra GD" w:cs="Arial"/>
          <w:color w:val="000000"/>
          <w:sz w:val="24"/>
          <w:szCs w:val="24"/>
          <w:bdr w:val="none" w:sz="0" w:space="0" w:color="auto" w:frame="1"/>
          <w:rPrChange w:id="12392" w:author="Narendra" w:date="2021-08-21T13:02:00Z">
            <w:rPr>
              <w:rFonts w:ascii="Arial" w:eastAsia="Times New Roman" w:hAnsi="Arial" w:cs="Arial"/>
              <w:color w:val="000000"/>
              <w:sz w:val="23"/>
              <w:szCs w:val="23"/>
              <w:bdr w:val="none" w:sz="0" w:space="0" w:color="auto" w:frame="1"/>
            </w:rPr>
          </w:rPrChange>
        </w:rPr>
        <w:t> within the </w:t>
      </w:r>
      <w:r w:rsidRPr="008C6831">
        <w:rPr>
          <w:rFonts w:ascii="Maiandra GD" w:eastAsia="Times New Roman" w:hAnsi="Maiandra GD" w:cs="Arial"/>
          <w:b/>
          <w:bCs/>
          <w:color w:val="000000"/>
          <w:sz w:val="24"/>
          <w:szCs w:val="24"/>
          <w:rPrChange w:id="12393" w:author="Narendra" w:date="2021-08-21T13:02:00Z">
            <w:rPr>
              <w:rFonts w:ascii="Arial" w:eastAsia="Times New Roman" w:hAnsi="Arial" w:cs="Arial"/>
              <w:b/>
              <w:bCs/>
              <w:color w:val="000000"/>
              <w:sz w:val="23"/>
            </w:rPr>
          </w:rPrChange>
        </w:rPr>
        <w:t>Models</w:t>
      </w:r>
      <w:r w:rsidRPr="008C6831">
        <w:rPr>
          <w:rFonts w:ascii="Maiandra GD" w:eastAsia="Times New Roman" w:hAnsi="Maiandra GD" w:cs="Arial"/>
          <w:color w:val="000000"/>
          <w:sz w:val="24"/>
          <w:szCs w:val="24"/>
          <w:bdr w:val="none" w:sz="0" w:space="0" w:color="auto" w:frame="1"/>
          <w:rPrChange w:id="12394" w:author="Narendra" w:date="2021-08-21T13:02:00Z">
            <w:rPr>
              <w:rFonts w:ascii="Arial" w:eastAsia="Times New Roman" w:hAnsi="Arial" w:cs="Arial"/>
              <w:color w:val="000000"/>
              <w:sz w:val="23"/>
              <w:szCs w:val="23"/>
              <w:bdr w:val="none" w:sz="0" w:space="0" w:color="auto" w:frame="1"/>
            </w:rPr>
          </w:rPrChange>
        </w:rPr>
        <w:t> folder and then copy and paste the following code.</w:t>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12395"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b/>
          <w:bCs/>
          <w:color w:val="000000"/>
          <w:sz w:val="24"/>
          <w:szCs w:val="24"/>
          <w:rPrChange w:id="12396" w:author="Narendra" w:date="2021-08-21T13:02:00Z">
            <w:rPr>
              <w:rFonts w:ascii="Arial" w:eastAsia="Times New Roman" w:hAnsi="Arial" w:cs="Arial"/>
              <w:b/>
              <w:bCs/>
              <w:color w:val="000000"/>
              <w:sz w:val="23"/>
            </w:rPr>
          </w:rPrChange>
        </w:rPr>
        <w:t>Note:</w:t>
      </w:r>
      <w:r w:rsidRPr="008C6831">
        <w:rPr>
          <w:rFonts w:ascii="Maiandra GD" w:eastAsia="Times New Roman" w:hAnsi="Maiandra GD" w:cs="Arial"/>
          <w:color w:val="000000"/>
          <w:sz w:val="24"/>
          <w:szCs w:val="24"/>
          <w:bdr w:val="none" w:sz="0" w:space="0" w:color="auto" w:frame="1"/>
          <w:rPrChange w:id="12397" w:author="Narendra" w:date="2021-08-21T13:02:00Z">
            <w:rPr>
              <w:rFonts w:ascii="Arial" w:eastAsia="Times New Roman" w:hAnsi="Arial" w:cs="Arial"/>
              <w:color w:val="000000"/>
              <w:sz w:val="23"/>
              <w:szCs w:val="23"/>
              <w:bdr w:val="none" w:sz="0" w:space="0" w:color="auto" w:frame="1"/>
            </w:rPr>
          </w:rPrChange>
        </w:rPr>
        <w:t> You will get a compiler error for </w:t>
      </w:r>
      <w:r w:rsidRPr="008C6831">
        <w:rPr>
          <w:rFonts w:ascii="Maiandra GD" w:eastAsia="Times New Roman" w:hAnsi="Maiandra GD" w:cs="Arial"/>
          <w:b/>
          <w:bCs/>
          <w:color w:val="000000"/>
          <w:sz w:val="24"/>
          <w:szCs w:val="24"/>
          <w:rPrChange w:id="12398" w:author="Narendra" w:date="2021-08-21T13:02:00Z">
            <w:rPr>
              <w:rFonts w:ascii="Arial" w:eastAsia="Times New Roman" w:hAnsi="Arial" w:cs="Arial"/>
              <w:b/>
              <w:bCs/>
              <w:color w:val="000000"/>
              <w:sz w:val="23"/>
            </w:rPr>
          </w:rPrChange>
        </w:rPr>
        <w:t>IsValidRequest</w:t>
      </w:r>
      <w:r w:rsidRPr="008C6831">
        <w:rPr>
          <w:rFonts w:ascii="Maiandra GD" w:eastAsia="Times New Roman" w:hAnsi="Maiandra GD" w:cs="Arial"/>
          <w:color w:val="000000"/>
          <w:sz w:val="24"/>
          <w:szCs w:val="24"/>
          <w:bdr w:val="none" w:sz="0" w:space="0" w:color="auto" w:frame="1"/>
          <w:rPrChange w:id="12399" w:author="Narendra" w:date="2021-08-21T13:02:00Z">
            <w:rPr>
              <w:rFonts w:ascii="Arial" w:eastAsia="Times New Roman" w:hAnsi="Arial" w:cs="Arial"/>
              <w:color w:val="000000"/>
              <w:sz w:val="23"/>
              <w:szCs w:val="23"/>
              <w:bdr w:val="none" w:sz="0" w:space="0" w:color="auto" w:frame="1"/>
            </w:rPr>
          </w:rPrChange>
        </w:rPr>
        <w:t> and </w:t>
      </w:r>
      <w:r w:rsidRPr="008C6831">
        <w:rPr>
          <w:rFonts w:ascii="Maiandra GD" w:eastAsia="Times New Roman" w:hAnsi="Maiandra GD" w:cs="Arial"/>
          <w:b/>
          <w:bCs/>
          <w:color w:val="000000"/>
          <w:sz w:val="24"/>
          <w:szCs w:val="24"/>
          <w:rPrChange w:id="12400" w:author="Narendra" w:date="2021-08-21T13:02:00Z">
            <w:rPr>
              <w:rFonts w:ascii="Arial" w:eastAsia="Times New Roman" w:hAnsi="Arial" w:cs="Arial"/>
              <w:b/>
              <w:bCs/>
              <w:color w:val="000000"/>
              <w:sz w:val="23"/>
            </w:rPr>
          </w:rPrChange>
        </w:rPr>
        <w:t>ResultWithChallenge</w:t>
      </w:r>
      <w:r w:rsidRPr="008C6831">
        <w:rPr>
          <w:rFonts w:ascii="Maiandra GD" w:eastAsia="Times New Roman" w:hAnsi="Maiandra GD" w:cs="Arial"/>
          <w:color w:val="000000"/>
          <w:sz w:val="24"/>
          <w:szCs w:val="24"/>
          <w:bdr w:val="none" w:sz="0" w:space="0" w:color="auto" w:frame="1"/>
          <w:rPrChange w:id="12401" w:author="Narendra" w:date="2021-08-21T13:02:00Z">
            <w:rPr>
              <w:rFonts w:ascii="Arial" w:eastAsia="Times New Roman" w:hAnsi="Arial" w:cs="Arial"/>
              <w:color w:val="000000"/>
              <w:sz w:val="23"/>
              <w:szCs w:val="23"/>
              <w:bdr w:val="none" w:sz="0" w:space="0" w:color="auto" w:frame="1"/>
            </w:rPr>
          </w:rPrChange>
        </w:rPr>
        <w:t> method that we will implement in our next step.</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40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2403"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12404" w:author="Narendra" w:date="2021-08-21T13:02:00Z">
            <w:rPr>
              <w:rFonts w:ascii="inherit" w:eastAsia="Times New Roman" w:hAnsi="inherit" w:cs="Consolas"/>
              <w:i/>
              <w:iCs/>
              <w:color w:val="4284AE"/>
              <w:sz w:val="25"/>
            </w:rPr>
          </w:rPrChange>
        </w:rPr>
        <w:t>System;</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40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2406"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12407" w:author="Narendra" w:date="2021-08-21T13:02:00Z">
            <w:rPr>
              <w:rFonts w:ascii="inherit" w:eastAsia="Times New Roman" w:hAnsi="inherit" w:cs="Consolas"/>
              <w:i/>
              <w:iCs/>
              <w:color w:val="4284AE"/>
              <w:sz w:val="25"/>
            </w:rPr>
          </w:rPrChange>
        </w:rPr>
        <w:t>System.Collections.Generic;</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40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2409"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12410" w:author="Narendra" w:date="2021-08-21T13:02:00Z">
            <w:rPr>
              <w:rFonts w:ascii="inherit" w:eastAsia="Times New Roman" w:hAnsi="inherit" w:cs="Consolas"/>
              <w:i/>
              <w:iCs/>
              <w:color w:val="4284AE"/>
              <w:sz w:val="25"/>
            </w:rPr>
          </w:rPrChange>
        </w:rPr>
        <w:t>System.Net.Http;</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41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2412"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12413" w:author="Narendra" w:date="2021-08-21T13:02:00Z">
            <w:rPr>
              <w:rFonts w:ascii="inherit" w:eastAsia="Times New Roman" w:hAnsi="inherit" w:cs="Consolas"/>
              <w:i/>
              <w:iCs/>
              <w:color w:val="4284AE"/>
              <w:sz w:val="25"/>
            </w:rPr>
          </w:rPrChange>
        </w:rPr>
        <w:t>System.Net.Http.Headers;</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41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2415"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12416" w:author="Narendra" w:date="2021-08-21T13:02:00Z">
            <w:rPr>
              <w:rFonts w:ascii="inherit" w:eastAsia="Times New Roman" w:hAnsi="inherit" w:cs="Consolas"/>
              <w:i/>
              <w:iCs/>
              <w:color w:val="4284AE"/>
              <w:sz w:val="25"/>
            </w:rPr>
          </w:rPrChange>
        </w:rPr>
        <w:t>System.Runtime.Caching;</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41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2418"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12419" w:author="Narendra" w:date="2021-08-21T13:02:00Z">
            <w:rPr>
              <w:rFonts w:ascii="inherit" w:eastAsia="Times New Roman" w:hAnsi="inherit" w:cs="Consolas"/>
              <w:i/>
              <w:iCs/>
              <w:color w:val="4284AE"/>
              <w:sz w:val="25"/>
            </w:rPr>
          </w:rPrChange>
        </w:rPr>
        <w:t>System.Security.Cryptography;</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42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2421" w:author="Narendra" w:date="2021-08-21T13:02:00Z">
            <w:rPr>
              <w:rFonts w:ascii="inherit" w:eastAsia="Times New Roman" w:hAnsi="inherit" w:cs="Consolas"/>
              <w:b/>
              <w:bCs/>
              <w:color w:val="D171DD"/>
              <w:sz w:val="25"/>
            </w:rPr>
          </w:rPrChange>
        </w:rPr>
        <w:lastRenderedPageBreak/>
        <w:t xml:space="preserve">using </w:t>
      </w:r>
      <w:r w:rsidRPr="008C6831">
        <w:rPr>
          <w:rFonts w:ascii="Maiandra GD" w:eastAsia="Times New Roman" w:hAnsi="Maiandra GD" w:cs="Consolas"/>
          <w:i/>
          <w:iCs/>
          <w:color w:val="4284AE"/>
          <w:sz w:val="24"/>
          <w:szCs w:val="24"/>
          <w:rPrChange w:id="12422" w:author="Narendra" w:date="2021-08-21T13:02:00Z">
            <w:rPr>
              <w:rFonts w:ascii="inherit" w:eastAsia="Times New Roman" w:hAnsi="inherit" w:cs="Consolas"/>
              <w:i/>
              <w:iCs/>
              <w:color w:val="4284AE"/>
              <w:sz w:val="25"/>
            </w:rPr>
          </w:rPrChange>
        </w:rPr>
        <w:t>System.Security.Principal;</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42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2424"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12425" w:author="Narendra" w:date="2021-08-21T13:02:00Z">
            <w:rPr>
              <w:rFonts w:ascii="inherit" w:eastAsia="Times New Roman" w:hAnsi="inherit" w:cs="Consolas"/>
              <w:i/>
              <w:iCs/>
              <w:color w:val="4284AE"/>
              <w:sz w:val="25"/>
            </w:rPr>
          </w:rPrChange>
        </w:rPr>
        <w:t>System.Text;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42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2427"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12428" w:author="Narendra" w:date="2021-08-21T13:02:00Z">
            <w:rPr>
              <w:rFonts w:ascii="inherit" w:eastAsia="Times New Roman" w:hAnsi="inherit" w:cs="Consolas"/>
              <w:i/>
              <w:iCs/>
              <w:color w:val="4284AE"/>
              <w:sz w:val="25"/>
            </w:rPr>
          </w:rPrChange>
        </w:rPr>
        <w:t>System.Threading;</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42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2430"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12431" w:author="Narendra" w:date="2021-08-21T13:02:00Z">
            <w:rPr>
              <w:rFonts w:ascii="inherit" w:eastAsia="Times New Roman" w:hAnsi="inherit" w:cs="Consolas"/>
              <w:i/>
              <w:iCs/>
              <w:color w:val="4284AE"/>
              <w:sz w:val="25"/>
            </w:rPr>
          </w:rPrChange>
        </w:rPr>
        <w:t>System.Threading.Tasks;</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43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2433"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12434" w:author="Narendra" w:date="2021-08-21T13:02:00Z">
            <w:rPr>
              <w:rFonts w:ascii="inherit" w:eastAsia="Times New Roman" w:hAnsi="inherit" w:cs="Consolas"/>
              <w:i/>
              <w:iCs/>
              <w:color w:val="4284AE"/>
              <w:sz w:val="25"/>
            </w:rPr>
          </w:rPrChange>
        </w:rPr>
        <w:t>System.Web;</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43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2436"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12437" w:author="Narendra" w:date="2021-08-21T13:02:00Z">
            <w:rPr>
              <w:rFonts w:ascii="inherit" w:eastAsia="Times New Roman" w:hAnsi="inherit" w:cs="Consolas"/>
              <w:i/>
              <w:iCs/>
              <w:color w:val="4284AE"/>
              <w:sz w:val="25"/>
            </w:rPr>
          </w:rPrChange>
        </w:rPr>
        <w:t>System.Web.Http.Filters;</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43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2439"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12440" w:author="Narendra" w:date="2021-08-21T13:02:00Z">
            <w:rPr>
              <w:rFonts w:ascii="inherit" w:eastAsia="Times New Roman" w:hAnsi="inherit" w:cs="Consolas"/>
              <w:i/>
              <w:iCs/>
              <w:color w:val="4284AE"/>
              <w:sz w:val="25"/>
            </w:rPr>
          </w:rPrChange>
        </w:rPr>
        <w:t>System.Web.Http.Results;</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44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2442" w:author="Narendra" w:date="2021-08-21T13:02:00Z">
            <w:rPr>
              <w:rFonts w:ascii="inherit" w:eastAsia="Times New Roman" w:hAnsi="inherit" w:cs="Consolas"/>
              <w:b/>
              <w:bCs/>
              <w:color w:val="D171DD"/>
              <w:sz w:val="25"/>
            </w:rPr>
          </w:rPrChange>
        </w:rPr>
        <w:t xml:space="preserve">namespace </w:t>
      </w:r>
      <w:r w:rsidRPr="008C6831">
        <w:rPr>
          <w:rFonts w:ascii="Maiandra GD" w:eastAsia="Times New Roman" w:hAnsi="Maiandra GD" w:cs="Consolas"/>
          <w:i/>
          <w:iCs/>
          <w:color w:val="4284AE"/>
          <w:sz w:val="24"/>
          <w:szCs w:val="24"/>
          <w:rPrChange w:id="12443" w:author="Narendra" w:date="2021-08-21T13:02:00Z">
            <w:rPr>
              <w:rFonts w:ascii="inherit" w:eastAsia="Times New Roman" w:hAnsi="inherit" w:cs="Consolas"/>
              <w:i/>
              <w:iCs/>
              <w:color w:val="4284AE"/>
              <w:sz w:val="25"/>
            </w:rPr>
          </w:rPrChange>
        </w:rPr>
        <w:t>HMACAuthenticationWebApi.Models</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44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2445"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44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2447"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12448"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2449" w:author="Narendra" w:date="2021-08-21T13:02:00Z">
            <w:rPr>
              <w:rFonts w:ascii="inherit" w:eastAsia="Times New Roman" w:hAnsi="inherit" w:cs="Consolas"/>
              <w:b/>
              <w:bCs/>
              <w:color w:val="D171DD"/>
              <w:sz w:val="25"/>
            </w:rPr>
          </w:rPrChange>
        </w:rPr>
        <w:t>class</w:t>
      </w:r>
      <w:r w:rsidRPr="008C6831">
        <w:rPr>
          <w:rFonts w:ascii="Maiandra GD" w:eastAsia="Times New Roman" w:hAnsi="Maiandra GD" w:cs="Consolas"/>
          <w:color w:val="CFD5E0"/>
          <w:sz w:val="24"/>
          <w:szCs w:val="24"/>
          <w:rPrChange w:id="12450" w:author="Narendra" w:date="2021-08-21T13:02:00Z">
            <w:rPr>
              <w:rFonts w:ascii="inherit" w:eastAsia="Times New Roman" w:hAnsi="inherit" w:cs="Consolas"/>
              <w:color w:val="CFD5E0"/>
              <w:sz w:val="25"/>
            </w:rPr>
          </w:rPrChange>
        </w:rPr>
        <w:t xml:space="preserve"> HMACAuthenticationAttribute : Attribute, IAuthenticationFilter</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45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2452"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45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2454" w:author="Narendra" w:date="2021-08-21T13:02:00Z">
            <w:rPr>
              <w:rFonts w:ascii="inherit" w:eastAsia="Times New Roman" w:hAnsi="inherit" w:cs="Consolas"/>
              <w:b/>
              <w:bCs/>
              <w:color w:val="D171DD"/>
              <w:sz w:val="25"/>
            </w:rPr>
          </w:rPrChange>
        </w:rPr>
        <w:t>private</w:t>
      </w:r>
      <w:r w:rsidRPr="008C6831">
        <w:rPr>
          <w:rFonts w:ascii="Maiandra GD" w:eastAsia="Times New Roman" w:hAnsi="Maiandra GD" w:cs="Consolas"/>
          <w:color w:val="CFD5E0"/>
          <w:sz w:val="24"/>
          <w:szCs w:val="24"/>
          <w:rPrChange w:id="12455"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2456" w:author="Narendra" w:date="2021-08-21T13:02:00Z">
            <w:rPr>
              <w:rFonts w:ascii="inherit" w:eastAsia="Times New Roman" w:hAnsi="inherit" w:cs="Consolas"/>
              <w:b/>
              <w:bCs/>
              <w:color w:val="D171DD"/>
              <w:sz w:val="25"/>
            </w:rPr>
          </w:rPrChange>
        </w:rPr>
        <w:t>static</w:t>
      </w:r>
      <w:r w:rsidRPr="008C6831">
        <w:rPr>
          <w:rFonts w:ascii="Maiandra GD" w:eastAsia="Times New Roman" w:hAnsi="Maiandra GD" w:cs="Consolas"/>
          <w:color w:val="CFD5E0"/>
          <w:sz w:val="24"/>
          <w:szCs w:val="24"/>
          <w:rPrChange w:id="12457" w:author="Narendra" w:date="2021-08-21T13:02:00Z">
            <w:rPr>
              <w:rFonts w:ascii="inherit" w:eastAsia="Times New Roman" w:hAnsi="inherit" w:cs="Consolas"/>
              <w:color w:val="CFD5E0"/>
              <w:sz w:val="25"/>
            </w:rPr>
          </w:rPrChange>
        </w:rPr>
        <w:t xml:space="preserve"> Dictionary</w:t>
      </w:r>
      <w:r w:rsidRPr="008C6831">
        <w:rPr>
          <w:rFonts w:ascii="Maiandra GD" w:eastAsia="Times New Roman" w:hAnsi="Maiandra GD" w:cs="Consolas"/>
          <w:b/>
          <w:bCs/>
          <w:color w:val="6B7C8B"/>
          <w:sz w:val="24"/>
          <w:szCs w:val="24"/>
          <w:rPrChange w:id="12458" w:author="Narendra" w:date="2021-08-21T13:02:00Z">
            <w:rPr>
              <w:rFonts w:ascii="inherit" w:eastAsia="Times New Roman" w:hAnsi="inherit" w:cs="Consolas"/>
              <w:b/>
              <w:bCs/>
              <w:color w:val="6B7C8B"/>
              <w:sz w:val="25"/>
            </w:rPr>
          </w:rPrChange>
        </w:rPr>
        <w:t>&lt;</w:t>
      </w:r>
      <w:r w:rsidRPr="008C6831">
        <w:rPr>
          <w:rFonts w:ascii="Maiandra GD" w:eastAsia="Times New Roman" w:hAnsi="Maiandra GD" w:cs="Consolas"/>
          <w:color w:val="CFD5E0"/>
          <w:sz w:val="24"/>
          <w:szCs w:val="24"/>
          <w:rPrChange w:id="12459" w:author="Narendra" w:date="2021-08-21T13:02:00Z">
            <w:rPr>
              <w:rFonts w:ascii="inherit" w:eastAsia="Times New Roman" w:hAnsi="inherit" w:cs="Consolas"/>
              <w:color w:val="CFD5E0"/>
              <w:sz w:val="25"/>
            </w:rPr>
          </w:rPrChange>
        </w:rPr>
        <w:t>string, string</w:t>
      </w:r>
      <w:r w:rsidRPr="008C6831">
        <w:rPr>
          <w:rFonts w:ascii="Maiandra GD" w:eastAsia="Times New Roman" w:hAnsi="Maiandra GD" w:cs="Consolas"/>
          <w:b/>
          <w:bCs/>
          <w:color w:val="6B7C8B"/>
          <w:sz w:val="24"/>
          <w:szCs w:val="24"/>
          <w:rPrChange w:id="12460" w:author="Narendra" w:date="2021-08-21T13:02:00Z">
            <w:rPr>
              <w:rFonts w:ascii="inherit" w:eastAsia="Times New Roman" w:hAnsi="inherit" w:cs="Consolas"/>
              <w:b/>
              <w:bCs/>
              <w:color w:val="6B7C8B"/>
              <w:sz w:val="25"/>
            </w:rPr>
          </w:rPrChange>
        </w:rPr>
        <w:t>&gt;</w:t>
      </w:r>
      <w:r w:rsidRPr="008C6831">
        <w:rPr>
          <w:rFonts w:ascii="Maiandra GD" w:eastAsia="Times New Roman" w:hAnsi="Maiandra GD" w:cs="Consolas"/>
          <w:color w:val="CFD5E0"/>
          <w:sz w:val="24"/>
          <w:szCs w:val="24"/>
          <w:rPrChange w:id="12461" w:author="Narendra" w:date="2021-08-21T13:02:00Z">
            <w:rPr>
              <w:rFonts w:ascii="inherit" w:eastAsia="Times New Roman" w:hAnsi="inherit" w:cs="Consolas"/>
              <w:color w:val="CFD5E0"/>
              <w:sz w:val="25"/>
            </w:rPr>
          </w:rPrChange>
        </w:rPr>
        <w:t xml:space="preserve"> allowedApps = </w:t>
      </w:r>
      <w:r w:rsidRPr="008C6831">
        <w:rPr>
          <w:rFonts w:ascii="Maiandra GD" w:eastAsia="Times New Roman" w:hAnsi="Maiandra GD" w:cs="Consolas"/>
          <w:color w:val="4284AE"/>
          <w:sz w:val="24"/>
          <w:szCs w:val="24"/>
          <w:rPrChange w:id="12462"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12463" w:author="Narendra" w:date="2021-08-21T13:02:00Z">
            <w:rPr>
              <w:rFonts w:ascii="inherit" w:eastAsia="Times New Roman" w:hAnsi="inherit" w:cs="Consolas"/>
              <w:color w:val="CFD5E0"/>
              <w:sz w:val="25"/>
            </w:rPr>
          </w:rPrChange>
        </w:rPr>
        <w:t xml:space="preserve"> Dictionary</w:t>
      </w:r>
      <w:r w:rsidRPr="008C6831">
        <w:rPr>
          <w:rFonts w:ascii="Maiandra GD" w:eastAsia="Times New Roman" w:hAnsi="Maiandra GD" w:cs="Consolas"/>
          <w:b/>
          <w:bCs/>
          <w:color w:val="6B7C8B"/>
          <w:sz w:val="24"/>
          <w:szCs w:val="24"/>
          <w:rPrChange w:id="12464" w:author="Narendra" w:date="2021-08-21T13:02:00Z">
            <w:rPr>
              <w:rFonts w:ascii="inherit" w:eastAsia="Times New Roman" w:hAnsi="inherit" w:cs="Consolas"/>
              <w:b/>
              <w:bCs/>
              <w:color w:val="6B7C8B"/>
              <w:sz w:val="25"/>
            </w:rPr>
          </w:rPrChange>
        </w:rPr>
        <w:t>&lt;</w:t>
      </w:r>
      <w:r w:rsidRPr="008C6831">
        <w:rPr>
          <w:rFonts w:ascii="Maiandra GD" w:eastAsia="Times New Roman" w:hAnsi="Maiandra GD" w:cs="Consolas"/>
          <w:color w:val="CFD5E0"/>
          <w:sz w:val="24"/>
          <w:szCs w:val="24"/>
          <w:rPrChange w:id="12465" w:author="Narendra" w:date="2021-08-21T13:02:00Z">
            <w:rPr>
              <w:rFonts w:ascii="inherit" w:eastAsia="Times New Roman" w:hAnsi="inherit" w:cs="Consolas"/>
              <w:color w:val="CFD5E0"/>
              <w:sz w:val="25"/>
            </w:rPr>
          </w:rPrChange>
        </w:rPr>
        <w:t>string, string</w:t>
      </w:r>
      <w:r w:rsidRPr="008C6831">
        <w:rPr>
          <w:rFonts w:ascii="Maiandra GD" w:eastAsia="Times New Roman" w:hAnsi="Maiandra GD" w:cs="Consolas"/>
          <w:b/>
          <w:bCs/>
          <w:color w:val="6B7C8B"/>
          <w:sz w:val="24"/>
          <w:szCs w:val="24"/>
          <w:rPrChange w:id="12466" w:author="Narendra" w:date="2021-08-21T13:02:00Z">
            <w:rPr>
              <w:rFonts w:ascii="inherit" w:eastAsia="Times New Roman" w:hAnsi="inherit" w:cs="Consolas"/>
              <w:b/>
              <w:bCs/>
              <w:color w:val="6B7C8B"/>
              <w:sz w:val="25"/>
            </w:rPr>
          </w:rPrChange>
        </w:rPr>
        <w:t>&gt;()</w:t>
      </w:r>
      <w:r w:rsidRPr="008C6831">
        <w:rPr>
          <w:rFonts w:ascii="Maiandra GD" w:eastAsia="Times New Roman" w:hAnsi="Maiandra GD" w:cs="Consolas"/>
          <w:color w:val="CFD5E0"/>
          <w:sz w:val="24"/>
          <w:szCs w:val="24"/>
          <w:rPrChange w:id="12467"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46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2469" w:author="Narendra" w:date="2021-08-21T13:02:00Z">
            <w:rPr>
              <w:rFonts w:ascii="inherit" w:eastAsia="Times New Roman" w:hAnsi="inherit" w:cs="Consolas"/>
              <w:b/>
              <w:bCs/>
              <w:color w:val="D171DD"/>
              <w:sz w:val="25"/>
            </w:rPr>
          </w:rPrChange>
        </w:rPr>
        <w:t>private</w:t>
      </w:r>
      <w:r w:rsidRPr="008C6831">
        <w:rPr>
          <w:rFonts w:ascii="Maiandra GD" w:eastAsia="Times New Roman" w:hAnsi="Maiandra GD" w:cs="Consolas"/>
          <w:color w:val="CFD5E0"/>
          <w:sz w:val="24"/>
          <w:szCs w:val="24"/>
          <w:rPrChange w:id="12470"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2471" w:author="Narendra" w:date="2021-08-21T13:02:00Z">
            <w:rPr>
              <w:rFonts w:ascii="inherit" w:eastAsia="Times New Roman" w:hAnsi="inherit" w:cs="Consolas"/>
              <w:b/>
              <w:bCs/>
              <w:color w:val="D171DD"/>
              <w:sz w:val="25"/>
            </w:rPr>
          </w:rPrChange>
        </w:rPr>
        <w:t>readonly</w:t>
      </w:r>
      <w:r w:rsidRPr="008C6831">
        <w:rPr>
          <w:rFonts w:ascii="Maiandra GD" w:eastAsia="Times New Roman" w:hAnsi="Maiandra GD" w:cs="Consolas"/>
          <w:color w:val="CFD5E0"/>
          <w:sz w:val="24"/>
          <w:szCs w:val="24"/>
          <w:rPrChange w:id="12472" w:author="Narendra" w:date="2021-08-21T13:02:00Z">
            <w:rPr>
              <w:rFonts w:ascii="inherit" w:eastAsia="Times New Roman" w:hAnsi="inherit" w:cs="Consolas"/>
              <w:color w:val="CFD5E0"/>
              <w:sz w:val="25"/>
            </w:rPr>
          </w:rPrChange>
        </w:rPr>
        <w:t xml:space="preserve"> UInt64 requestMaxAgeInSeconds = </w:t>
      </w:r>
      <w:r w:rsidRPr="008C6831">
        <w:rPr>
          <w:rFonts w:ascii="Maiandra GD" w:eastAsia="Times New Roman" w:hAnsi="Maiandra GD" w:cs="Consolas"/>
          <w:color w:val="D19A66"/>
          <w:sz w:val="24"/>
          <w:szCs w:val="24"/>
          <w:rPrChange w:id="12473" w:author="Narendra" w:date="2021-08-21T13:02:00Z">
            <w:rPr>
              <w:rFonts w:ascii="inherit" w:eastAsia="Times New Roman" w:hAnsi="inherit" w:cs="Consolas"/>
              <w:color w:val="D19A66"/>
              <w:sz w:val="25"/>
            </w:rPr>
          </w:rPrChange>
        </w:rPr>
        <w:t>300</w:t>
      </w:r>
      <w:r w:rsidRPr="008C6831">
        <w:rPr>
          <w:rFonts w:ascii="Maiandra GD" w:eastAsia="Times New Roman" w:hAnsi="Maiandra GD" w:cs="Consolas"/>
          <w:color w:val="CFD5E0"/>
          <w:sz w:val="24"/>
          <w:szCs w:val="24"/>
          <w:rPrChange w:id="12474"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6B7C8B"/>
          <w:sz w:val="24"/>
          <w:szCs w:val="24"/>
          <w:rPrChange w:id="12475" w:author="Narendra" w:date="2021-08-21T13:02:00Z">
            <w:rPr>
              <w:rFonts w:ascii="inherit" w:eastAsia="Times New Roman" w:hAnsi="inherit" w:cs="Consolas"/>
              <w:color w:val="6B7C8B"/>
              <w:sz w:val="25"/>
            </w:rPr>
          </w:rPrChange>
        </w:rPr>
        <w:t xml:space="preserve"> //Means 5 min</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47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2477" w:author="Narendra" w:date="2021-08-21T13:02:00Z">
            <w:rPr>
              <w:rFonts w:ascii="inherit" w:eastAsia="Times New Roman" w:hAnsi="inherit" w:cs="Consolas"/>
              <w:b/>
              <w:bCs/>
              <w:color w:val="D171DD"/>
              <w:sz w:val="25"/>
            </w:rPr>
          </w:rPrChange>
        </w:rPr>
        <w:t>private</w:t>
      </w:r>
      <w:r w:rsidRPr="008C6831">
        <w:rPr>
          <w:rFonts w:ascii="Maiandra GD" w:eastAsia="Times New Roman" w:hAnsi="Maiandra GD" w:cs="Consolas"/>
          <w:color w:val="CFD5E0"/>
          <w:sz w:val="24"/>
          <w:szCs w:val="24"/>
          <w:rPrChange w:id="12478"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2479" w:author="Narendra" w:date="2021-08-21T13:02:00Z">
            <w:rPr>
              <w:rFonts w:ascii="inherit" w:eastAsia="Times New Roman" w:hAnsi="inherit" w:cs="Consolas"/>
              <w:b/>
              <w:bCs/>
              <w:color w:val="D171DD"/>
              <w:sz w:val="25"/>
            </w:rPr>
          </w:rPrChange>
        </w:rPr>
        <w:t>readonly</w:t>
      </w:r>
      <w:r w:rsidRPr="008C6831">
        <w:rPr>
          <w:rFonts w:ascii="Maiandra GD" w:eastAsia="Times New Roman" w:hAnsi="Maiandra GD" w:cs="Consolas"/>
          <w:color w:val="CFD5E0"/>
          <w:sz w:val="24"/>
          <w:szCs w:val="24"/>
          <w:rPrChange w:id="12480" w:author="Narendra" w:date="2021-08-21T13:02:00Z">
            <w:rPr>
              <w:rFonts w:ascii="inherit" w:eastAsia="Times New Roman" w:hAnsi="inherit" w:cs="Consolas"/>
              <w:color w:val="CFD5E0"/>
              <w:sz w:val="25"/>
            </w:rPr>
          </w:rPrChange>
        </w:rPr>
        <w:t xml:space="preserve"> string authenticationScheme = </w:t>
      </w:r>
      <w:r w:rsidRPr="008C6831">
        <w:rPr>
          <w:rFonts w:ascii="Maiandra GD" w:eastAsia="Times New Roman" w:hAnsi="Maiandra GD" w:cs="Consolas"/>
          <w:color w:val="7CC379"/>
          <w:sz w:val="24"/>
          <w:szCs w:val="24"/>
          <w:rPrChange w:id="12481" w:author="Narendra" w:date="2021-08-21T13:02:00Z">
            <w:rPr>
              <w:rFonts w:ascii="inherit" w:eastAsia="Times New Roman" w:hAnsi="inherit" w:cs="Consolas"/>
              <w:color w:val="7CC379"/>
              <w:sz w:val="25"/>
            </w:rPr>
          </w:rPrChange>
        </w:rPr>
        <w:t>"hmacauth"</w:t>
      </w:r>
      <w:r w:rsidRPr="008C6831">
        <w:rPr>
          <w:rFonts w:ascii="Maiandra GD" w:eastAsia="Times New Roman" w:hAnsi="Maiandra GD" w:cs="Consolas"/>
          <w:color w:val="CFD5E0"/>
          <w:sz w:val="24"/>
          <w:szCs w:val="24"/>
          <w:rPrChange w:id="12482"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48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2484"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12485"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12486" w:author="Narendra" w:date="2021-08-21T13:02:00Z">
            <w:rPr>
              <w:rFonts w:ascii="inherit" w:eastAsia="Times New Roman" w:hAnsi="inherit" w:cs="Consolas"/>
              <w:color w:val="4284AE"/>
              <w:sz w:val="25"/>
            </w:rPr>
          </w:rPrChange>
        </w:rPr>
        <w:t>HMACAuthenticationAttribute</w:t>
      </w:r>
      <w:r w:rsidRPr="008C6831">
        <w:rPr>
          <w:rFonts w:ascii="Maiandra GD" w:eastAsia="Times New Roman" w:hAnsi="Maiandra GD" w:cs="Consolas"/>
          <w:b/>
          <w:bCs/>
          <w:color w:val="6B7C8B"/>
          <w:sz w:val="24"/>
          <w:szCs w:val="24"/>
          <w:rPrChange w:id="12487"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48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2489"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49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2491" w:author="Narendra" w:date="2021-08-21T13:02:00Z">
            <w:rPr>
              <w:rFonts w:ascii="inherit" w:eastAsia="Times New Roman" w:hAnsi="inherit" w:cs="Consolas"/>
              <w:b/>
              <w:bCs/>
              <w:color w:val="D171DD"/>
              <w:sz w:val="25"/>
            </w:rPr>
          </w:rPrChange>
        </w:rPr>
        <w:t>if</w:t>
      </w:r>
      <w:r w:rsidRPr="008C6831">
        <w:rPr>
          <w:rFonts w:ascii="Maiandra GD" w:eastAsia="Times New Roman" w:hAnsi="Maiandra GD" w:cs="Consolas"/>
          <w:color w:val="CFD5E0"/>
          <w:sz w:val="24"/>
          <w:szCs w:val="24"/>
          <w:rPrChange w:id="12492"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1249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2494" w:author="Narendra" w:date="2021-08-21T13:02:00Z">
            <w:rPr>
              <w:rFonts w:ascii="inherit" w:eastAsia="Times New Roman" w:hAnsi="inherit" w:cs="Consolas"/>
              <w:color w:val="CFD5E0"/>
              <w:sz w:val="25"/>
            </w:rPr>
          </w:rPrChange>
        </w:rPr>
        <w:t>allowedApps.</w:t>
      </w:r>
      <w:r w:rsidRPr="008C6831">
        <w:rPr>
          <w:rFonts w:ascii="Maiandra GD" w:eastAsia="Times New Roman" w:hAnsi="Maiandra GD" w:cs="Consolas"/>
          <w:color w:val="4284AE"/>
          <w:sz w:val="24"/>
          <w:szCs w:val="24"/>
          <w:rPrChange w:id="12495" w:author="Narendra" w:date="2021-08-21T13:02:00Z">
            <w:rPr>
              <w:rFonts w:ascii="inherit" w:eastAsia="Times New Roman" w:hAnsi="inherit" w:cs="Consolas"/>
              <w:color w:val="4284AE"/>
              <w:sz w:val="25"/>
            </w:rPr>
          </w:rPrChange>
        </w:rPr>
        <w:t>Count</w:t>
      </w:r>
      <w:r w:rsidRPr="008C6831">
        <w:rPr>
          <w:rFonts w:ascii="Maiandra GD" w:eastAsia="Times New Roman" w:hAnsi="Maiandra GD" w:cs="Consolas"/>
          <w:color w:val="CFD5E0"/>
          <w:sz w:val="24"/>
          <w:szCs w:val="24"/>
          <w:rPrChange w:id="12496" w:author="Narendra" w:date="2021-08-21T13:02:00Z">
            <w:rPr>
              <w:rFonts w:ascii="inherit" w:eastAsia="Times New Roman" w:hAnsi="inherit" w:cs="Consolas"/>
              <w:color w:val="CFD5E0"/>
              <w:sz w:val="25"/>
            </w:rPr>
          </w:rPrChange>
        </w:rPr>
        <w:t xml:space="preserve"> == </w:t>
      </w:r>
      <w:r w:rsidRPr="008C6831">
        <w:rPr>
          <w:rFonts w:ascii="Maiandra GD" w:eastAsia="Times New Roman" w:hAnsi="Maiandra GD" w:cs="Consolas"/>
          <w:color w:val="D19A66"/>
          <w:sz w:val="24"/>
          <w:szCs w:val="24"/>
          <w:rPrChange w:id="12497" w:author="Narendra" w:date="2021-08-21T13:02:00Z">
            <w:rPr>
              <w:rFonts w:ascii="inherit" w:eastAsia="Times New Roman" w:hAnsi="inherit" w:cs="Consolas"/>
              <w:color w:val="D19A66"/>
              <w:sz w:val="25"/>
            </w:rPr>
          </w:rPrChange>
        </w:rPr>
        <w:t>0</w:t>
      </w:r>
      <w:r w:rsidRPr="008C6831">
        <w:rPr>
          <w:rFonts w:ascii="Maiandra GD" w:eastAsia="Times New Roman" w:hAnsi="Maiandra GD" w:cs="Consolas"/>
          <w:b/>
          <w:bCs/>
          <w:color w:val="6B7C8B"/>
          <w:sz w:val="24"/>
          <w:szCs w:val="24"/>
          <w:rPrChange w:id="12498"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49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2500"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50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2502" w:author="Narendra" w:date="2021-08-21T13:02:00Z">
            <w:rPr>
              <w:rFonts w:ascii="inherit" w:eastAsia="Times New Roman" w:hAnsi="inherit" w:cs="Consolas"/>
              <w:color w:val="CFD5E0"/>
              <w:sz w:val="25"/>
            </w:rPr>
          </w:rPrChange>
        </w:rPr>
        <w:t>allowedApps.</w:t>
      </w:r>
      <w:r w:rsidRPr="008C6831">
        <w:rPr>
          <w:rFonts w:ascii="Maiandra GD" w:eastAsia="Times New Roman" w:hAnsi="Maiandra GD" w:cs="Consolas"/>
          <w:color w:val="4284AE"/>
          <w:sz w:val="24"/>
          <w:szCs w:val="24"/>
          <w:rPrChange w:id="12503" w:author="Narendra" w:date="2021-08-21T13:02:00Z">
            <w:rPr>
              <w:rFonts w:ascii="inherit" w:eastAsia="Times New Roman" w:hAnsi="inherit" w:cs="Consolas"/>
              <w:color w:val="4284AE"/>
              <w:sz w:val="25"/>
            </w:rPr>
          </w:rPrChange>
        </w:rPr>
        <w:t>Add</w:t>
      </w:r>
      <w:r w:rsidRPr="008C6831">
        <w:rPr>
          <w:rFonts w:ascii="Maiandra GD" w:eastAsia="Times New Roman" w:hAnsi="Maiandra GD" w:cs="Consolas"/>
          <w:b/>
          <w:bCs/>
          <w:color w:val="6B7C8B"/>
          <w:sz w:val="24"/>
          <w:szCs w:val="24"/>
          <w:rPrChange w:id="12504"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7CC379"/>
          <w:sz w:val="24"/>
          <w:szCs w:val="24"/>
          <w:rPrChange w:id="12505" w:author="Narendra" w:date="2021-08-21T13:02:00Z">
            <w:rPr>
              <w:rFonts w:ascii="inherit" w:eastAsia="Times New Roman" w:hAnsi="inherit" w:cs="Consolas"/>
              <w:color w:val="7CC379"/>
              <w:sz w:val="25"/>
            </w:rPr>
          </w:rPrChange>
        </w:rPr>
        <w:t>"65d3a4f0-0239-404c-8394-21b94ff50604"</w:t>
      </w:r>
      <w:r w:rsidRPr="008C6831">
        <w:rPr>
          <w:rFonts w:ascii="Maiandra GD" w:eastAsia="Times New Roman" w:hAnsi="Maiandra GD" w:cs="Consolas"/>
          <w:color w:val="CFD5E0"/>
          <w:sz w:val="24"/>
          <w:szCs w:val="24"/>
          <w:rPrChange w:id="12506"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7CC379"/>
          <w:sz w:val="24"/>
          <w:szCs w:val="24"/>
          <w:rPrChange w:id="12507" w:author="Narendra" w:date="2021-08-21T13:02:00Z">
            <w:rPr>
              <w:rFonts w:ascii="inherit" w:eastAsia="Times New Roman" w:hAnsi="inherit" w:cs="Consolas"/>
              <w:color w:val="7CC379"/>
              <w:sz w:val="25"/>
            </w:rPr>
          </w:rPrChange>
        </w:rPr>
        <w:t>"WLUEWeL3so2hdHhHM5ZYnvzsOUBzSGH4+T3EgrQ91KI="</w:t>
      </w:r>
      <w:r w:rsidRPr="008C6831">
        <w:rPr>
          <w:rFonts w:ascii="Maiandra GD" w:eastAsia="Times New Roman" w:hAnsi="Maiandra GD" w:cs="Consolas"/>
          <w:b/>
          <w:bCs/>
          <w:color w:val="6B7C8B"/>
          <w:sz w:val="24"/>
          <w:szCs w:val="24"/>
          <w:rPrChange w:id="1250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2509"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51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2511"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51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2513"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51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2515"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12516" w:author="Narendra" w:date="2021-08-21T13:02:00Z">
            <w:rPr>
              <w:rFonts w:ascii="inherit" w:eastAsia="Times New Roman" w:hAnsi="inherit" w:cs="Consolas"/>
              <w:color w:val="CFD5E0"/>
              <w:sz w:val="25"/>
            </w:rPr>
          </w:rPrChange>
        </w:rPr>
        <w:t xml:space="preserve"> Task </w:t>
      </w:r>
      <w:r w:rsidRPr="008C6831">
        <w:rPr>
          <w:rFonts w:ascii="Maiandra GD" w:eastAsia="Times New Roman" w:hAnsi="Maiandra GD" w:cs="Consolas"/>
          <w:color w:val="4284AE"/>
          <w:sz w:val="24"/>
          <w:szCs w:val="24"/>
          <w:rPrChange w:id="12517" w:author="Narendra" w:date="2021-08-21T13:02:00Z">
            <w:rPr>
              <w:rFonts w:ascii="inherit" w:eastAsia="Times New Roman" w:hAnsi="inherit" w:cs="Consolas"/>
              <w:color w:val="4284AE"/>
              <w:sz w:val="25"/>
            </w:rPr>
          </w:rPrChange>
        </w:rPr>
        <w:t>AuthenticateAsync</w:t>
      </w:r>
      <w:r w:rsidRPr="008C6831">
        <w:rPr>
          <w:rFonts w:ascii="Maiandra GD" w:eastAsia="Times New Roman" w:hAnsi="Maiandra GD" w:cs="Consolas"/>
          <w:b/>
          <w:bCs/>
          <w:color w:val="6B7C8B"/>
          <w:sz w:val="24"/>
          <w:szCs w:val="24"/>
          <w:rPrChange w:id="1251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2519" w:author="Narendra" w:date="2021-08-21T13:02:00Z">
            <w:rPr>
              <w:rFonts w:ascii="inherit" w:eastAsia="Times New Roman" w:hAnsi="inherit" w:cs="Consolas"/>
              <w:color w:val="CFD5E0"/>
              <w:sz w:val="25"/>
            </w:rPr>
          </w:rPrChange>
        </w:rPr>
        <w:t>HttpAuthenticationContext context, CancellationToken cancellationToken</w:t>
      </w:r>
      <w:r w:rsidRPr="008C6831">
        <w:rPr>
          <w:rFonts w:ascii="Maiandra GD" w:eastAsia="Times New Roman" w:hAnsi="Maiandra GD" w:cs="Consolas"/>
          <w:b/>
          <w:bCs/>
          <w:color w:val="6B7C8B"/>
          <w:sz w:val="24"/>
          <w:szCs w:val="24"/>
          <w:rPrChange w:id="12520"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52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2522"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52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D19252"/>
          <w:sz w:val="24"/>
          <w:szCs w:val="24"/>
          <w:rPrChange w:id="12524" w:author="Narendra" w:date="2021-08-21T13:02:00Z">
            <w:rPr>
              <w:rFonts w:ascii="inherit" w:eastAsia="Times New Roman" w:hAnsi="inherit" w:cs="Consolas"/>
              <w:color w:val="D19252"/>
              <w:sz w:val="25"/>
            </w:rPr>
          </w:rPrChange>
        </w:rPr>
        <w:t>var</w:t>
      </w:r>
      <w:r w:rsidRPr="008C6831">
        <w:rPr>
          <w:rFonts w:ascii="Maiandra GD" w:eastAsia="Times New Roman" w:hAnsi="Maiandra GD" w:cs="Consolas"/>
          <w:color w:val="CFD5E0"/>
          <w:sz w:val="24"/>
          <w:szCs w:val="24"/>
          <w:rPrChange w:id="12525" w:author="Narendra" w:date="2021-08-21T13:02:00Z">
            <w:rPr>
              <w:rFonts w:ascii="inherit" w:eastAsia="Times New Roman" w:hAnsi="inherit" w:cs="Consolas"/>
              <w:color w:val="CFD5E0"/>
              <w:sz w:val="25"/>
            </w:rPr>
          </w:rPrChange>
        </w:rPr>
        <w:t xml:space="preserve"> req = context.</w:t>
      </w:r>
      <w:r w:rsidRPr="008C6831">
        <w:rPr>
          <w:rFonts w:ascii="Maiandra GD" w:eastAsia="Times New Roman" w:hAnsi="Maiandra GD" w:cs="Consolas"/>
          <w:color w:val="4284AE"/>
          <w:sz w:val="24"/>
          <w:szCs w:val="24"/>
          <w:rPrChange w:id="12526" w:author="Narendra" w:date="2021-08-21T13:02:00Z">
            <w:rPr>
              <w:rFonts w:ascii="inherit" w:eastAsia="Times New Roman" w:hAnsi="inherit" w:cs="Consolas"/>
              <w:color w:val="4284AE"/>
              <w:sz w:val="25"/>
            </w:rPr>
          </w:rPrChange>
        </w:rPr>
        <w:t>Request</w:t>
      </w:r>
      <w:r w:rsidRPr="008C6831">
        <w:rPr>
          <w:rFonts w:ascii="Maiandra GD" w:eastAsia="Times New Roman" w:hAnsi="Maiandra GD" w:cs="Consolas"/>
          <w:color w:val="CFD5E0"/>
          <w:sz w:val="24"/>
          <w:szCs w:val="24"/>
          <w:rPrChange w:id="12527"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52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2529" w:author="Narendra" w:date="2021-08-21T13:02:00Z">
            <w:rPr>
              <w:rFonts w:ascii="inherit" w:eastAsia="Times New Roman" w:hAnsi="inherit" w:cs="Consolas"/>
              <w:b/>
              <w:bCs/>
              <w:color w:val="D171DD"/>
              <w:sz w:val="25"/>
            </w:rPr>
          </w:rPrChange>
        </w:rPr>
        <w:t>if</w:t>
      </w:r>
      <w:r w:rsidRPr="008C6831">
        <w:rPr>
          <w:rFonts w:ascii="Maiandra GD" w:eastAsia="Times New Roman" w:hAnsi="Maiandra GD" w:cs="Consolas"/>
          <w:color w:val="CFD5E0"/>
          <w:sz w:val="24"/>
          <w:szCs w:val="24"/>
          <w:rPrChange w:id="12530"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1253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2532" w:author="Narendra" w:date="2021-08-21T13:02:00Z">
            <w:rPr>
              <w:rFonts w:ascii="inherit" w:eastAsia="Times New Roman" w:hAnsi="inherit" w:cs="Consolas"/>
              <w:color w:val="CFD5E0"/>
              <w:sz w:val="25"/>
            </w:rPr>
          </w:rPrChange>
        </w:rPr>
        <w:t>req.</w:t>
      </w:r>
      <w:r w:rsidRPr="008C6831">
        <w:rPr>
          <w:rFonts w:ascii="Maiandra GD" w:eastAsia="Times New Roman" w:hAnsi="Maiandra GD" w:cs="Consolas"/>
          <w:color w:val="4284AE"/>
          <w:sz w:val="24"/>
          <w:szCs w:val="24"/>
          <w:rPrChange w:id="12533" w:author="Narendra" w:date="2021-08-21T13:02:00Z">
            <w:rPr>
              <w:rFonts w:ascii="inherit" w:eastAsia="Times New Roman" w:hAnsi="inherit" w:cs="Consolas"/>
              <w:color w:val="4284AE"/>
              <w:sz w:val="25"/>
            </w:rPr>
          </w:rPrChange>
        </w:rPr>
        <w:t>Headers</w:t>
      </w:r>
      <w:r w:rsidRPr="008C6831">
        <w:rPr>
          <w:rFonts w:ascii="Maiandra GD" w:eastAsia="Times New Roman" w:hAnsi="Maiandra GD" w:cs="Consolas"/>
          <w:color w:val="CFD5E0"/>
          <w:sz w:val="24"/>
          <w:szCs w:val="24"/>
          <w:rPrChange w:id="12534"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12535" w:author="Narendra" w:date="2021-08-21T13:02:00Z">
            <w:rPr>
              <w:rFonts w:ascii="inherit" w:eastAsia="Times New Roman" w:hAnsi="inherit" w:cs="Consolas"/>
              <w:color w:val="4284AE"/>
              <w:sz w:val="25"/>
            </w:rPr>
          </w:rPrChange>
        </w:rPr>
        <w:t>Authorization</w:t>
      </w:r>
      <w:r w:rsidRPr="008C6831">
        <w:rPr>
          <w:rFonts w:ascii="Maiandra GD" w:eastAsia="Times New Roman" w:hAnsi="Maiandra GD" w:cs="Consolas"/>
          <w:color w:val="CFD5E0"/>
          <w:sz w:val="24"/>
          <w:szCs w:val="24"/>
          <w:rPrChange w:id="12536" w:author="Narendra" w:date="2021-08-21T13:02:00Z">
            <w:rPr>
              <w:rFonts w:ascii="inherit" w:eastAsia="Times New Roman" w:hAnsi="inherit" w:cs="Consolas"/>
              <w:color w:val="CFD5E0"/>
              <w:sz w:val="25"/>
            </w:rPr>
          </w:rPrChange>
        </w:rPr>
        <w:t xml:space="preserve"> != </w:t>
      </w:r>
      <w:r w:rsidRPr="008C6831">
        <w:rPr>
          <w:rFonts w:ascii="Maiandra GD" w:eastAsia="Times New Roman" w:hAnsi="Maiandra GD" w:cs="Consolas"/>
          <w:b/>
          <w:bCs/>
          <w:color w:val="D171DD"/>
          <w:sz w:val="24"/>
          <w:szCs w:val="24"/>
          <w:rPrChange w:id="12537" w:author="Narendra" w:date="2021-08-21T13:02:00Z">
            <w:rPr>
              <w:rFonts w:ascii="inherit" w:eastAsia="Times New Roman" w:hAnsi="inherit" w:cs="Consolas"/>
              <w:b/>
              <w:bCs/>
              <w:color w:val="D171DD"/>
              <w:sz w:val="25"/>
            </w:rPr>
          </w:rPrChange>
        </w:rPr>
        <w:t>null</w:t>
      </w:r>
      <w:r w:rsidRPr="008C6831">
        <w:rPr>
          <w:rFonts w:ascii="Maiandra GD" w:eastAsia="Times New Roman" w:hAnsi="Maiandra GD" w:cs="Consolas"/>
          <w:color w:val="CFD5E0"/>
          <w:sz w:val="24"/>
          <w:szCs w:val="24"/>
          <w:rPrChange w:id="12538" w:author="Narendra" w:date="2021-08-21T13:02:00Z">
            <w:rPr>
              <w:rFonts w:ascii="inherit" w:eastAsia="Times New Roman" w:hAnsi="inherit" w:cs="Consolas"/>
              <w:color w:val="CFD5E0"/>
              <w:sz w:val="25"/>
            </w:rPr>
          </w:rPrChange>
        </w:rPr>
        <w:t xml:space="preserve"> &amp;&amp; authenticationScheme.</w:t>
      </w:r>
      <w:r w:rsidRPr="008C6831">
        <w:rPr>
          <w:rFonts w:ascii="Maiandra GD" w:eastAsia="Times New Roman" w:hAnsi="Maiandra GD" w:cs="Consolas"/>
          <w:color w:val="4284AE"/>
          <w:sz w:val="24"/>
          <w:szCs w:val="24"/>
          <w:rPrChange w:id="12539" w:author="Narendra" w:date="2021-08-21T13:02:00Z">
            <w:rPr>
              <w:rFonts w:ascii="inherit" w:eastAsia="Times New Roman" w:hAnsi="inherit" w:cs="Consolas"/>
              <w:color w:val="4284AE"/>
              <w:sz w:val="25"/>
            </w:rPr>
          </w:rPrChange>
        </w:rPr>
        <w:t>Equals</w:t>
      </w:r>
      <w:r w:rsidRPr="008C6831">
        <w:rPr>
          <w:rFonts w:ascii="Maiandra GD" w:eastAsia="Times New Roman" w:hAnsi="Maiandra GD" w:cs="Consolas"/>
          <w:b/>
          <w:bCs/>
          <w:color w:val="6B7C8B"/>
          <w:sz w:val="24"/>
          <w:szCs w:val="24"/>
          <w:rPrChange w:id="12540"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2541" w:author="Narendra" w:date="2021-08-21T13:02:00Z">
            <w:rPr>
              <w:rFonts w:ascii="inherit" w:eastAsia="Times New Roman" w:hAnsi="inherit" w:cs="Consolas"/>
              <w:color w:val="CFD5E0"/>
              <w:sz w:val="25"/>
            </w:rPr>
          </w:rPrChange>
        </w:rPr>
        <w:t>req.</w:t>
      </w:r>
      <w:r w:rsidRPr="008C6831">
        <w:rPr>
          <w:rFonts w:ascii="Maiandra GD" w:eastAsia="Times New Roman" w:hAnsi="Maiandra GD" w:cs="Consolas"/>
          <w:color w:val="4284AE"/>
          <w:sz w:val="24"/>
          <w:szCs w:val="24"/>
          <w:rPrChange w:id="12542" w:author="Narendra" w:date="2021-08-21T13:02:00Z">
            <w:rPr>
              <w:rFonts w:ascii="inherit" w:eastAsia="Times New Roman" w:hAnsi="inherit" w:cs="Consolas"/>
              <w:color w:val="4284AE"/>
              <w:sz w:val="25"/>
            </w:rPr>
          </w:rPrChange>
        </w:rPr>
        <w:t>Headers</w:t>
      </w:r>
      <w:r w:rsidRPr="008C6831">
        <w:rPr>
          <w:rFonts w:ascii="Maiandra GD" w:eastAsia="Times New Roman" w:hAnsi="Maiandra GD" w:cs="Consolas"/>
          <w:color w:val="CFD5E0"/>
          <w:sz w:val="24"/>
          <w:szCs w:val="24"/>
          <w:rPrChange w:id="12543"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12544" w:author="Narendra" w:date="2021-08-21T13:02:00Z">
            <w:rPr>
              <w:rFonts w:ascii="inherit" w:eastAsia="Times New Roman" w:hAnsi="inherit" w:cs="Consolas"/>
              <w:color w:val="4284AE"/>
              <w:sz w:val="25"/>
            </w:rPr>
          </w:rPrChange>
        </w:rPr>
        <w:t>Authorization</w:t>
      </w:r>
      <w:r w:rsidRPr="008C6831">
        <w:rPr>
          <w:rFonts w:ascii="Maiandra GD" w:eastAsia="Times New Roman" w:hAnsi="Maiandra GD" w:cs="Consolas"/>
          <w:color w:val="CFD5E0"/>
          <w:sz w:val="24"/>
          <w:szCs w:val="24"/>
          <w:rPrChange w:id="12545"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12546" w:author="Narendra" w:date="2021-08-21T13:02:00Z">
            <w:rPr>
              <w:rFonts w:ascii="inherit" w:eastAsia="Times New Roman" w:hAnsi="inherit" w:cs="Consolas"/>
              <w:color w:val="4284AE"/>
              <w:sz w:val="25"/>
            </w:rPr>
          </w:rPrChange>
        </w:rPr>
        <w:t>Scheme</w:t>
      </w:r>
      <w:r w:rsidRPr="008C6831">
        <w:rPr>
          <w:rFonts w:ascii="Maiandra GD" w:eastAsia="Times New Roman" w:hAnsi="Maiandra GD" w:cs="Consolas"/>
          <w:color w:val="CFD5E0"/>
          <w:sz w:val="24"/>
          <w:szCs w:val="24"/>
          <w:rPrChange w:id="12547" w:author="Narendra" w:date="2021-08-21T13:02:00Z">
            <w:rPr>
              <w:rFonts w:ascii="inherit" w:eastAsia="Times New Roman" w:hAnsi="inherit" w:cs="Consolas"/>
              <w:color w:val="CFD5E0"/>
              <w:sz w:val="25"/>
            </w:rPr>
          </w:rPrChange>
        </w:rPr>
        <w:t>, StringComparison.</w:t>
      </w:r>
      <w:r w:rsidRPr="008C6831">
        <w:rPr>
          <w:rFonts w:ascii="Maiandra GD" w:eastAsia="Times New Roman" w:hAnsi="Maiandra GD" w:cs="Consolas"/>
          <w:color w:val="4284AE"/>
          <w:sz w:val="24"/>
          <w:szCs w:val="24"/>
          <w:rPrChange w:id="12548" w:author="Narendra" w:date="2021-08-21T13:02:00Z">
            <w:rPr>
              <w:rFonts w:ascii="inherit" w:eastAsia="Times New Roman" w:hAnsi="inherit" w:cs="Consolas"/>
              <w:color w:val="4284AE"/>
              <w:sz w:val="25"/>
            </w:rPr>
          </w:rPrChange>
        </w:rPr>
        <w:t>OrdinalIgnoreCase</w:t>
      </w:r>
      <w:r w:rsidRPr="008C6831">
        <w:rPr>
          <w:rFonts w:ascii="Maiandra GD" w:eastAsia="Times New Roman" w:hAnsi="Maiandra GD" w:cs="Consolas"/>
          <w:b/>
          <w:bCs/>
          <w:color w:val="6B7C8B"/>
          <w:sz w:val="24"/>
          <w:szCs w:val="24"/>
          <w:rPrChange w:id="12549"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55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2551"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55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D19252"/>
          <w:sz w:val="24"/>
          <w:szCs w:val="24"/>
          <w:rPrChange w:id="12553" w:author="Narendra" w:date="2021-08-21T13:02:00Z">
            <w:rPr>
              <w:rFonts w:ascii="inherit" w:eastAsia="Times New Roman" w:hAnsi="inherit" w:cs="Consolas"/>
              <w:color w:val="D19252"/>
              <w:sz w:val="25"/>
            </w:rPr>
          </w:rPrChange>
        </w:rPr>
        <w:t>var</w:t>
      </w:r>
      <w:r w:rsidRPr="008C6831">
        <w:rPr>
          <w:rFonts w:ascii="Maiandra GD" w:eastAsia="Times New Roman" w:hAnsi="Maiandra GD" w:cs="Consolas"/>
          <w:color w:val="CFD5E0"/>
          <w:sz w:val="24"/>
          <w:szCs w:val="24"/>
          <w:rPrChange w:id="12554" w:author="Narendra" w:date="2021-08-21T13:02:00Z">
            <w:rPr>
              <w:rFonts w:ascii="inherit" w:eastAsia="Times New Roman" w:hAnsi="inherit" w:cs="Consolas"/>
              <w:color w:val="CFD5E0"/>
              <w:sz w:val="25"/>
            </w:rPr>
          </w:rPrChange>
        </w:rPr>
        <w:t xml:space="preserve"> rawAuthzHeader = req.</w:t>
      </w:r>
      <w:r w:rsidRPr="008C6831">
        <w:rPr>
          <w:rFonts w:ascii="Maiandra GD" w:eastAsia="Times New Roman" w:hAnsi="Maiandra GD" w:cs="Consolas"/>
          <w:color w:val="4284AE"/>
          <w:sz w:val="24"/>
          <w:szCs w:val="24"/>
          <w:rPrChange w:id="12555" w:author="Narendra" w:date="2021-08-21T13:02:00Z">
            <w:rPr>
              <w:rFonts w:ascii="inherit" w:eastAsia="Times New Roman" w:hAnsi="inherit" w:cs="Consolas"/>
              <w:color w:val="4284AE"/>
              <w:sz w:val="25"/>
            </w:rPr>
          </w:rPrChange>
        </w:rPr>
        <w:t>Headers</w:t>
      </w:r>
      <w:r w:rsidRPr="008C6831">
        <w:rPr>
          <w:rFonts w:ascii="Maiandra GD" w:eastAsia="Times New Roman" w:hAnsi="Maiandra GD" w:cs="Consolas"/>
          <w:color w:val="CFD5E0"/>
          <w:sz w:val="24"/>
          <w:szCs w:val="24"/>
          <w:rPrChange w:id="12556"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12557" w:author="Narendra" w:date="2021-08-21T13:02:00Z">
            <w:rPr>
              <w:rFonts w:ascii="inherit" w:eastAsia="Times New Roman" w:hAnsi="inherit" w:cs="Consolas"/>
              <w:color w:val="4284AE"/>
              <w:sz w:val="25"/>
            </w:rPr>
          </w:rPrChange>
        </w:rPr>
        <w:t>Authorization</w:t>
      </w:r>
      <w:r w:rsidRPr="008C6831">
        <w:rPr>
          <w:rFonts w:ascii="Maiandra GD" w:eastAsia="Times New Roman" w:hAnsi="Maiandra GD" w:cs="Consolas"/>
          <w:color w:val="CFD5E0"/>
          <w:sz w:val="24"/>
          <w:szCs w:val="24"/>
          <w:rPrChange w:id="12558"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12559" w:author="Narendra" w:date="2021-08-21T13:02:00Z">
            <w:rPr>
              <w:rFonts w:ascii="inherit" w:eastAsia="Times New Roman" w:hAnsi="inherit" w:cs="Consolas"/>
              <w:color w:val="4284AE"/>
              <w:sz w:val="25"/>
            </w:rPr>
          </w:rPrChange>
        </w:rPr>
        <w:t>Parameter</w:t>
      </w:r>
      <w:r w:rsidRPr="008C6831">
        <w:rPr>
          <w:rFonts w:ascii="Maiandra GD" w:eastAsia="Times New Roman" w:hAnsi="Maiandra GD" w:cs="Consolas"/>
          <w:color w:val="CFD5E0"/>
          <w:sz w:val="24"/>
          <w:szCs w:val="24"/>
          <w:rPrChange w:id="12560"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56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D19252"/>
          <w:sz w:val="24"/>
          <w:szCs w:val="24"/>
          <w:rPrChange w:id="12562" w:author="Narendra" w:date="2021-08-21T13:02:00Z">
            <w:rPr>
              <w:rFonts w:ascii="inherit" w:eastAsia="Times New Roman" w:hAnsi="inherit" w:cs="Consolas"/>
              <w:color w:val="D19252"/>
              <w:sz w:val="25"/>
            </w:rPr>
          </w:rPrChange>
        </w:rPr>
        <w:t>var</w:t>
      </w:r>
      <w:r w:rsidRPr="008C6831">
        <w:rPr>
          <w:rFonts w:ascii="Maiandra GD" w:eastAsia="Times New Roman" w:hAnsi="Maiandra GD" w:cs="Consolas"/>
          <w:color w:val="CFD5E0"/>
          <w:sz w:val="24"/>
          <w:szCs w:val="24"/>
          <w:rPrChange w:id="12563" w:author="Narendra" w:date="2021-08-21T13:02:00Z">
            <w:rPr>
              <w:rFonts w:ascii="inherit" w:eastAsia="Times New Roman" w:hAnsi="inherit" w:cs="Consolas"/>
              <w:color w:val="CFD5E0"/>
              <w:sz w:val="25"/>
            </w:rPr>
          </w:rPrChange>
        </w:rPr>
        <w:t xml:space="preserve"> autherizationHeaderArray = </w:t>
      </w:r>
      <w:r w:rsidRPr="008C6831">
        <w:rPr>
          <w:rFonts w:ascii="Maiandra GD" w:eastAsia="Times New Roman" w:hAnsi="Maiandra GD" w:cs="Consolas"/>
          <w:color w:val="4284AE"/>
          <w:sz w:val="24"/>
          <w:szCs w:val="24"/>
          <w:rPrChange w:id="12564" w:author="Narendra" w:date="2021-08-21T13:02:00Z">
            <w:rPr>
              <w:rFonts w:ascii="inherit" w:eastAsia="Times New Roman" w:hAnsi="inherit" w:cs="Consolas"/>
              <w:color w:val="4284AE"/>
              <w:sz w:val="25"/>
            </w:rPr>
          </w:rPrChange>
        </w:rPr>
        <w:t>GetAutherizationHeaderValues</w:t>
      </w:r>
      <w:r w:rsidRPr="008C6831">
        <w:rPr>
          <w:rFonts w:ascii="Maiandra GD" w:eastAsia="Times New Roman" w:hAnsi="Maiandra GD" w:cs="Consolas"/>
          <w:b/>
          <w:bCs/>
          <w:color w:val="6B7C8B"/>
          <w:sz w:val="24"/>
          <w:szCs w:val="24"/>
          <w:rPrChange w:id="12565"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2566" w:author="Narendra" w:date="2021-08-21T13:02:00Z">
            <w:rPr>
              <w:rFonts w:ascii="inherit" w:eastAsia="Times New Roman" w:hAnsi="inherit" w:cs="Consolas"/>
              <w:color w:val="CFD5E0"/>
              <w:sz w:val="25"/>
            </w:rPr>
          </w:rPrChange>
        </w:rPr>
        <w:t>rawAuthzHeader</w:t>
      </w:r>
      <w:r w:rsidRPr="008C6831">
        <w:rPr>
          <w:rFonts w:ascii="Maiandra GD" w:eastAsia="Times New Roman" w:hAnsi="Maiandra GD" w:cs="Consolas"/>
          <w:b/>
          <w:bCs/>
          <w:color w:val="6B7C8B"/>
          <w:sz w:val="24"/>
          <w:szCs w:val="24"/>
          <w:rPrChange w:id="1256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2568"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56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2570" w:author="Narendra" w:date="2021-08-21T13:02:00Z">
            <w:rPr>
              <w:rFonts w:ascii="inherit" w:eastAsia="Times New Roman" w:hAnsi="inherit" w:cs="Consolas"/>
              <w:b/>
              <w:bCs/>
              <w:color w:val="D171DD"/>
              <w:sz w:val="25"/>
            </w:rPr>
          </w:rPrChange>
        </w:rPr>
        <w:lastRenderedPageBreak/>
        <w:t>if</w:t>
      </w:r>
      <w:r w:rsidRPr="008C6831">
        <w:rPr>
          <w:rFonts w:ascii="Maiandra GD" w:eastAsia="Times New Roman" w:hAnsi="Maiandra GD" w:cs="Consolas"/>
          <w:color w:val="CFD5E0"/>
          <w:sz w:val="24"/>
          <w:szCs w:val="24"/>
          <w:rPrChange w:id="12571"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1257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2573" w:author="Narendra" w:date="2021-08-21T13:02:00Z">
            <w:rPr>
              <w:rFonts w:ascii="inherit" w:eastAsia="Times New Roman" w:hAnsi="inherit" w:cs="Consolas"/>
              <w:color w:val="CFD5E0"/>
              <w:sz w:val="25"/>
            </w:rPr>
          </w:rPrChange>
        </w:rPr>
        <w:t xml:space="preserve">autherizationHeaderArray != </w:t>
      </w:r>
      <w:r w:rsidRPr="008C6831">
        <w:rPr>
          <w:rFonts w:ascii="Maiandra GD" w:eastAsia="Times New Roman" w:hAnsi="Maiandra GD" w:cs="Consolas"/>
          <w:b/>
          <w:bCs/>
          <w:color w:val="D171DD"/>
          <w:sz w:val="24"/>
          <w:szCs w:val="24"/>
          <w:rPrChange w:id="12574" w:author="Narendra" w:date="2021-08-21T13:02:00Z">
            <w:rPr>
              <w:rFonts w:ascii="inherit" w:eastAsia="Times New Roman" w:hAnsi="inherit" w:cs="Consolas"/>
              <w:b/>
              <w:bCs/>
              <w:color w:val="D171DD"/>
              <w:sz w:val="25"/>
            </w:rPr>
          </w:rPrChange>
        </w:rPr>
        <w:t>null</w:t>
      </w:r>
      <w:r w:rsidRPr="008C6831">
        <w:rPr>
          <w:rFonts w:ascii="Maiandra GD" w:eastAsia="Times New Roman" w:hAnsi="Maiandra GD" w:cs="Consolas"/>
          <w:b/>
          <w:bCs/>
          <w:color w:val="6B7C8B"/>
          <w:sz w:val="24"/>
          <w:szCs w:val="24"/>
          <w:rPrChange w:id="12575"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57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2577"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57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D19252"/>
          <w:sz w:val="24"/>
          <w:szCs w:val="24"/>
          <w:rPrChange w:id="12579" w:author="Narendra" w:date="2021-08-21T13:02:00Z">
            <w:rPr>
              <w:rFonts w:ascii="inherit" w:eastAsia="Times New Roman" w:hAnsi="inherit" w:cs="Consolas"/>
              <w:color w:val="D19252"/>
              <w:sz w:val="25"/>
            </w:rPr>
          </w:rPrChange>
        </w:rPr>
        <w:t>var</w:t>
      </w:r>
      <w:r w:rsidRPr="008C6831">
        <w:rPr>
          <w:rFonts w:ascii="Maiandra GD" w:eastAsia="Times New Roman" w:hAnsi="Maiandra GD" w:cs="Consolas"/>
          <w:color w:val="CFD5E0"/>
          <w:sz w:val="24"/>
          <w:szCs w:val="24"/>
          <w:rPrChange w:id="12580" w:author="Narendra" w:date="2021-08-21T13:02:00Z">
            <w:rPr>
              <w:rFonts w:ascii="inherit" w:eastAsia="Times New Roman" w:hAnsi="inherit" w:cs="Consolas"/>
              <w:color w:val="CFD5E0"/>
              <w:sz w:val="25"/>
            </w:rPr>
          </w:rPrChange>
        </w:rPr>
        <w:t xml:space="preserve"> APPId = autherizationHeaderArray</w:t>
      </w:r>
      <w:r w:rsidRPr="008C6831">
        <w:rPr>
          <w:rFonts w:ascii="Maiandra GD" w:eastAsia="Times New Roman" w:hAnsi="Maiandra GD" w:cs="Consolas"/>
          <w:b/>
          <w:bCs/>
          <w:color w:val="6B7C8B"/>
          <w:sz w:val="24"/>
          <w:szCs w:val="24"/>
          <w:rPrChange w:id="1258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D19A66"/>
          <w:sz w:val="24"/>
          <w:szCs w:val="24"/>
          <w:rPrChange w:id="12582" w:author="Narendra" w:date="2021-08-21T13:02:00Z">
            <w:rPr>
              <w:rFonts w:ascii="inherit" w:eastAsia="Times New Roman" w:hAnsi="inherit" w:cs="Consolas"/>
              <w:color w:val="D19A66"/>
              <w:sz w:val="25"/>
            </w:rPr>
          </w:rPrChange>
        </w:rPr>
        <w:t>0</w:t>
      </w:r>
      <w:r w:rsidRPr="008C6831">
        <w:rPr>
          <w:rFonts w:ascii="Maiandra GD" w:eastAsia="Times New Roman" w:hAnsi="Maiandra GD" w:cs="Consolas"/>
          <w:b/>
          <w:bCs/>
          <w:color w:val="6B7C8B"/>
          <w:sz w:val="24"/>
          <w:szCs w:val="24"/>
          <w:rPrChange w:id="1258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2584"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58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D19252"/>
          <w:sz w:val="24"/>
          <w:szCs w:val="24"/>
          <w:rPrChange w:id="12586" w:author="Narendra" w:date="2021-08-21T13:02:00Z">
            <w:rPr>
              <w:rFonts w:ascii="inherit" w:eastAsia="Times New Roman" w:hAnsi="inherit" w:cs="Consolas"/>
              <w:color w:val="D19252"/>
              <w:sz w:val="25"/>
            </w:rPr>
          </w:rPrChange>
        </w:rPr>
        <w:t>var</w:t>
      </w:r>
      <w:r w:rsidRPr="008C6831">
        <w:rPr>
          <w:rFonts w:ascii="Maiandra GD" w:eastAsia="Times New Roman" w:hAnsi="Maiandra GD" w:cs="Consolas"/>
          <w:color w:val="CFD5E0"/>
          <w:sz w:val="24"/>
          <w:szCs w:val="24"/>
          <w:rPrChange w:id="12587" w:author="Narendra" w:date="2021-08-21T13:02:00Z">
            <w:rPr>
              <w:rFonts w:ascii="inherit" w:eastAsia="Times New Roman" w:hAnsi="inherit" w:cs="Consolas"/>
              <w:color w:val="CFD5E0"/>
              <w:sz w:val="25"/>
            </w:rPr>
          </w:rPrChange>
        </w:rPr>
        <w:t xml:space="preserve"> incomingBase64Signature = autherizationHeaderArray</w:t>
      </w:r>
      <w:r w:rsidRPr="008C6831">
        <w:rPr>
          <w:rFonts w:ascii="Maiandra GD" w:eastAsia="Times New Roman" w:hAnsi="Maiandra GD" w:cs="Consolas"/>
          <w:b/>
          <w:bCs/>
          <w:color w:val="6B7C8B"/>
          <w:sz w:val="24"/>
          <w:szCs w:val="24"/>
          <w:rPrChange w:id="1258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D19A66"/>
          <w:sz w:val="24"/>
          <w:szCs w:val="24"/>
          <w:rPrChange w:id="12589" w:author="Narendra" w:date="2021-08-21T13:02:00Z">
            <w:rPr>
              <w:rFonts w:ascii="inherit" w:eastAsia="Times New Roman" w:hAnsi="inherit" w:cs="Consolas"/>
              <w:color w:val="D19A66"/>
              <w:sz w:val="25"/>
            </w:rPr>
          </w:rPrChange>
        </w:rPr>
        <w:t>1</w:t>
      </w:r>
      <w:r w:rsidRPr="008C6831">
        <w:rPr>
          <w:rFonts w:ascii="Maiandra GD" w:eastAsia="Times New Roman" w:hAnsi="Maiandra GD" w:cs="Consolas"/>
          <w:b/>
          <w:bCs/>
          <w:color w:val="6B7C8B"/>
          <w:sz w:val="24"/>
          <w:szCs w:val="24"/>
          <w:rPrChange w:id="12590"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2591"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59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D19252"/>
          <w:sz w:val="24"/>
          <w:szCs w:val="24"/>
          <w:rPrChange w:id="12593" w:author="Narendra" w:date="2021-08-21T13:02:00Z">
            <w:rPr>
              <w:rFonts w:ascii="inherit" w:eastAsia="Times New Roman" w:hAnsi="inherit" w:cs="Consolas"/>
              <w:color w:val="D19252"/>
              <w:sz w:val="25"/>
            </w:rPr>
          </w:rPrChange>
        </w:rPr>
        <w:t>var</w:t>
      </w:r>
      <w:r w:rsidRPr="008C6831">
        <w:rPr>
          <w:rFonts w:ascii="Maiandra GD" w:eastAsia="Times New Roman" w:hAnsi="Maiandra GD" w:cs="Consolas"/>
          <w:color w:val="CFD5E0"/>
          <w:sz w:val="24"/>
          <w:szCs w:val="24"/>
          <w:rPrChange w:id="12594" w:author="Narendra" w:date="2021-08-21T13:02:00Z">
            <w:rPr>
              <w:rFonts w:ascii="inherit" w:eastAsia="Times New Roman" w:hAnsi="inherit" w:cs="Consolas"/>
              <w:color w:val="CFD5E0"/>
              <w:sz w:val="25"/>
            </w:rPr>
          </w:rPrChange>
        </w:rPr>
        <w:t xml:space="preserve"> nonce = autherizationHeaderArray</w:t>
      </w:r>
      <w:r w:rsidRPr="008C6831">
        <w:rPr>
          <w:rFonts w:ascii="Maiandra GD" w:eastAsia="Times New Roman" w:hAnsi="Maiandra GD" w:cs="Consolas"/>
          <w:b/>
          <w:bCs/>
          <w:color w:val="6B7C8B"/>
          <w:sz w:val="24"/>
          <w:szCs w:val="24"/>
          <w:rPrChange w:id="12595"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D19A66"/>
          <w:sz w:val="24"/>
          <w:szCs w:val="24"/>
          <w:rPrChange w:id="12596" w:author="Narendra" w:date="2021-08-21T13:02:00Z">
            <w:rPr>
              <w:rFonts w:ascii="inherit" w:eastAsia="Times New Roman" w:hAnsi="inherit" w:cs="Consolas"/>
              <w:color w:val="D19A66"/>
              <w:sz w:val="25"/>
            </w:rPr>
          </w:rPrChange>
        </w:rPr>
        <w:t>2</w:t>
      </w:r>
      <w:r w:rsidRPr="008C6831">
        <w:rPr>
          <w:rFonts w:ascii="Maiandra GD" w:eastAsia="Times New Roman" w:hAnsi="Maiandra GD" w:cs="Consolas"/>
          <w:b/>
          <w:bCs/>
          <w:color w:val="6B7C8B"/>
          <w:sz w:val="24"/>
          <w:szCs w:val="24"/>
          <w:rPrChange w:id="1259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2598"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59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D19252"/>
          <w:sz w:val="24"/>
          <w:szCs w:val="24"/>
          <w:rPrChange w:id="12600" w:author="Narendra" w:date="2021-08-21T13:02:00Z">
            <w:rPr>
              <w:rFonts w:ascii="inherit" w:eastAsia="Times New Roman" w:hAnsi="inherit" w:cs="Consolas"/>
              <w:color w:val="D19252"/>
              <w:sz w:val="25"/>
            </w:rPr>
          </w:rPrChange>
        </w:rPr>
        <w:t>var</w:t>
      </w:r>
      <w:r w:rsidRPr="008C6831">
        <w:rPr>
          <w:rFonts w:ascii="Maiandra GD" w:eastAsia="Times New Roman" w:hAnsi="Maiandra GD" w:cs="Consolas"/>
          <w:color w:val="CFD5E0"/>
          <w:sz w:val="24"/>
          <w:szCs w:val="24"/>
          <w:rPrChange w:id="12601" w:author="Narendra" w:date="2021-08-21T13:02:00Z">
            <w:rPr>
              <w:rFonts w:ascii="inherit" w:eastAsia="Times New Roman" w:hAnsi="inherit" w:cs="Consolas"/>
              <w:color w:val="CFD5E0"/>
              <w:sz w:val="25"/>
            </w:rPr>
          </w:rPrChange>
        </w:rPr>
        <w:t xml:space="preserve"> requestTimeStamp = autherizationHeaderArray</w:t>
      </w:r>
      <w:r w:rsidRPr="008C6831">
        <w:rPr>
          <w:rFonts w:ascii="Maiandra GD" w:eastAsia="Times New Roman" w:hAnsi="Maiandra GD" w:cs="Consolas"/>
          <w:b/>
          <w:bCs/>
          <w:color w:val="6B7C8B"/>
          <w:sz w:val="24"/>
          <w:szCs w:val="24"/>
          <w:rPrChange w:id="1260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D19A66"/>
          <w:sz w:val="24"/>
          <w:szCs w:val="24"/>
          <w:rPrChange w:id="12603" w:author="Narendra" w:date="2021-08-21T13:02:00Z">
            <w:rPr>
              <w:rFonts w:ascii="inherit" w:eastAsia="Times New Roman" w:hAnsi="inherit" w:cs="Consolas"/>
              <w:color w:val="D19A66"/>
              <w:sz w:val="25"/>
            </w:rPr>
          </w:rPrChange>
        </w:rPr>
        <w:t>3</w:t>
      </w:r>
      <w:r w:rsidRPr="008C6831">
        <w:rPr>
          <w:rFonts w:ascii="Maiandra GD" w:eastAsia="Times New Roman" w:hAnsi="Maiandra GD" w:cs="Consolas"/>
          <w:b/>
          <w:bCs/>
          <w:color w:val="6B7C8B"/>
          <w:sz w:val="24"/>
          <w:szCs w:val="24"/>
          <w:rPrChange w:id="12604"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2605"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60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D19252"/>
          <w:sz w:val="24"/>
          <w:szCs w:val="24"/>
          <w:rPrChange w:id="12607" w:author="Narendra" w:date="2021-08-21T13:02:00Z">
            <w:rPr>
              <w:rFonts w:ascii="inherit" w:eastAsia="Times New Roman" w:hAnsi="inherit" w:cs="Consolas"/>
              <w:color w:val="D19252"/>
              <w:sz w:val="25"/>
            </w:rPr>
          </w:rPrChange>
        </w:rPr>
        <w:t>var</w:t>
      </w:r>
      <w:r w:rsidRPr="008C6831">
        <w:rPr>
          <w:rFonts w:ascii="Maiandra GD" w:eastAsia="Times New Roman" w:hAnsi="Maiandra GD" w:cs="Consolas"/>
          <w:color w:val="CFD5E0"/>
          <w:sz w:val="24"/>
          <w:szCs w:val="24"/>
          <w:rPrChange w:id="12608" w:author="Narendra" w:date="2021-08-21T13:02:00Z">
            <w:rPr>
              <w:rFonts w:ascii="inherit" w:eastAsia="Times New Roman" w:hAnsi="inherit" w:cs="Consolas"/>
              <w:color w:val="CFD5E0"/>
              <w:sz w:val="25"/>
            </w:rPr>
          </w:rPrChange>
        </w:rPr>
        <w:t xml:space="preserve"> isValid = </w:t>
      </w:r>
      <w:r w:rsidRPr="008C6831">
        <w:rPr>
          <w:rFonts w:ascii="Maiandra GD" w:eastAsia="Times New Roman" w:hAnsi="Maiandra GD" w:cs="Consolas"/>
          <w:color w:val="4284AE"/>
          <w:sz w:val="24"/>
          <w:szCs w:val="24"/>
          <w:rPrChange w:id="12609" w:author="Narendra" w:date="2021-08-21T13:02:00Z">
            <w:rPr>
              <w:rFonts w:ascii="inherit" w:eastAsia="Times New Roman" w:hAnsi="inherit" w:cs="Consolas"/>
              <w:color w:val="4284AE"/>
              <w:sz w:val="25"/>
            </w:rPr>
          </w:rPrChange>
        </w:rPr>
        <w:t>IsValidRequest</w:t>
      </w:r>
      <w:r w:rsidRPr="008C6831">
        <w:rPr>
          <w:rFonts w:ascii="Maiandra GD" w:eastAsia="Times New Roman" w:hAnsi="Maiandra GD" w:cs="Consolas"/>
          <w:b/>
          <w:bCs/>
          <w:color w:val="6B7C8B"/>
          <w:sz w:val="24"/>
          <w:szCs w:val="24"/>
          <w:rPrChange w:id="12610"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2611" w:author="Narendra" w:date="2021-08-21T13:02:00Z">
            <w:rPr>
              <w:rFonts w:ascii="inherit" w:eastAsia="Times New Roman" w:hAnsi="inherit" w:cs="Consolas"/>
              <w:color w:val="CFD5E0"/>
              <w:sz w:val="25"/>
            </w:rPr>
          </w:rPrChange>
        </w:rPr>
        <w:t>req, APPId, incomingBase64Signature, nonce, requestTimeStamp</w:t>
      </w:r>
      <w:r w:rsidRPr="008C6831">
        <w:rPr>
          <w:rFonts w:ascii="Maiandra GD" w:eastAsia="Times New Roman" w:hAnsi="Maiandra GD" w:cs="Consolas"/>
          <w:b/>
          <w:bCs/>
          <w:color w:val="6B7C8B"/>
          <w:sz w:val="24"/>
          <w:szCs w:val="24"/>
          <w:rPrChange w:id="1261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2613"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61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2615" w:author="Narendra" w:date="2021-08-21T13:02:00Z">
            <w:rPr>
              <w:rFonts w:ascii="inherit" w:eastAsia="Times New Roman" w:hAnsi="inherit" w:cs="Consolas"/>
              <w:b/>
              <w:bCs/>
              <w:color w:val="D171DD"/>
              <w:sz w:val="25"/>
            </w:rPr>
          </w:rPrChange>
        </w:rPr>
        <w:t>if</w:t>
      </w:r>
      <w:r w:rsidRPr="008C6831">
        <w:rPr>
          <w:rFonts w:ascii="Maiandra GD" w:eastAsia="Times New Roman" w:hAnsi="Maiandra GD" w:cs="Consolas"/>
          <w:color w:val="CFD5E0"/>
          <w:sz w:val="24"/>
          <w:szCs w:val="24"/>
          <w:rPrChange w:id="12616"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1261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2618" w:author="Narendra" w:date="2021-08-21T13:02:00Z">
            <w:rPr>
              <w:rFonts w:ascii="inherit" w:eastAsia="Times New Roman" w:hAnsi="inherit" w:cs="Consolas"/>
              <w:color w:val="CFD5E0"/>
              <w:sz w:val="25"/>
            </w:rPr>
          </w:rPrChange>
        </w:rPr>
        <w:t>isValid.</w:t>
      </w:r>
      <w:r w:rsidRPr="008C6831">
        <w:rPr>
          <w:rFonts w:ascii="Maiandra GD" w:eastAsia="Times New Roman" w:hAnsi="Maiandra GD" w:cs="Consolas"/>
          <w:color w:val="4284AE"/>
          <w:sz w:val="24"/>
          <w:szCs w:val="24"/>
          <w:rPrChange w:id="12619" w:author="Narendra" w:date="2021-08-21T13:02:00Z">
            <w:rPr>
              <w:rFonts w:ascii="inherit" w:eastAsia="Times New Roman" w:hAnsi="inherit" w:cs="Consolas"/>
              <w:color w:val="4284AE"/>
              <w:sz w:val="25"/>
            </w:rPr>
          </w:rPrChange>
        </w:rPr>
        <w:t>Result</w:t>
      </w:r>
      <w:r w:rsidRPr="008C6831">
        <w:rPr>
          <w:rFonts w:ascii="Maiandra GD" w:eastAsia="Times New Roman" w:hAnsi="Maiandra GD" w:cs="Consolas"/>
          <w:b/>
          <w:bCs/>
          <w:color w:val="6B7C8B"/>
          <w:sz w:val="24"/>
          <w:szCs w:val="24"/>
          <w:rPrChange w:id="12620"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62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2622"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62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D19252"/>
          <w:sz w:val="24"/>
          <w:szCs w:val="24"/>
          <w:rPrChange w:id="12624" w:author="Narendra" w:date="2021-08-21T13:02:00Z">
            <w:rPr>
              <w:rFonts w:ascii="inherit" w:eastAsia="Times New Roman" w:hAnsi="inherit" w:cs="Consolas"/>
              <w:color w:val="D19252"/>
              <w:sz w:val="25"/>
            </w:rPr>
          </w:rPrChange>
        </w:rPr>
        <w:t>var</w:t>
      </w:r>
      <w:r w:rsidRPr="008C6831">
        <w:rPr>
          <w:rFonts w:ascii="Maiandra GD" w:eastAsia="Times New Roman" w:hAnsi="Maiandra GD" w:cs="Consolas"/>
          <w:color w:val="CFD5E0"/>
          <w:sz w:val="24"/>
          <w:szCs w:val="24"/>
          <w:rPrChange w:id="12625" w:author="Narendra" w:date="2021-08-21T13:02:00Z">
            <w:rPr>
              <w:rFonts w:ascii="inherit" w:eastAsia="Times New Roman" w:hAnsi="inherit" w:cs="Consolas"/>
              <w:color w:val="CFD5E0"/>
              <w:sz w:val="25"/>
            </w:rPr>
          </w:rPrChange>
        </w:rPr>
        <w:t xml:space="preserve"> currentPrincipal = </w:t>
      </w:r>
      <w:r w:rsidRPr="008C6831">
        <w:rPr>
          <w:rFonts w:ascii="Maiandra GD" w:eastAsia="Times New Roman" w:hAnsi="Maiandra GD" w:cs="Consolas"/>
          <w:color w:val="4284AE"/>
          <w:sz w:val="24"/>
          <w:szCs w:val="24"/>
          <w:rPrChange w:id="12626"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12627"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12628" w:author="Narendra" w:date="2021-08-21T13:02:00Z">
            <w:rPr>
              <w:rFonts w:ascii="inherit" w:eastAsia="Times New Roman" w:hAnsi="inherit" w:cs="Consolas"/>
              <w:color w:val="4284AE"/>
              <w:sz w:val="25"/>
            </w:rPr>
          </w:rPrChange>
        </w:rPr>
        <w:t>GenericPrincipal</w:t>
      </w:r>
      <w:r w:rsidRPr="008C6831">
        <w:rPr>
          <w:rFonts w:ascii="Maiandra GD" w:eastAsia="Times New Roman" w:hAnsi="Maiandra GD" w:cs="Consolas"/>
          <w:b/>
          <w:bCs/>
          <w:color w:val="6B7C8B"/>
          <w:sz w:val="24"/>
          <w:szCs w:val="24"/>
          <w:rPrChange w:id="1262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4284AE"/>
          <w:sz w:val="24"/>
          <w:szCs w:val="24"/>
          <w:rPrChange w:id="12630"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12631"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12632" w:author="Narendra" w:date="2021-08-21T13:02:00Z">
            <w:rPr>
              <w:rFonts w:ascii="inherit" w:eastAsia="Times New Roman" w:hAnsi="inherit" w:cs="Consolas"/>
              <w:color w:val="4284AE"/>
              <w:sz w:val="25"/>
            </w:rPr>
          </w:rPrChange>
        </w:rPr>
        <w:t>GenericIdentity</w:t>
      </w:r>
      <w:r w:rsidRPr="008C6831">
        <w:rPr>
          <w:rFonts w:ascii="Maiandra GD" w:eastAsia="Times New Roman" w:hAnsi="Maiandra GD" w:cs="Consolas"/>
          <w:b/>
          <w:bCs/>
          <w:color w:val="6B7C8B"/>
          <w:sz w:val="24"/>
          <w:szCs w:val="24"/>
          <w:rPrChange w:id="1263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2634" w:author="Narendra" w:date="2021-08-21T13:02:00Z">
            <w:rPr>
              <w:rFonts w:ascii="inherit" w:eastAsia="Times New Roman" w:hAnsi="inherit" w:cs="Consolas"/>
              <w:color w:val="CFD5E0"/>
              <w:sz w:val="25"/>
            </w:rPr>
          </w:rPrChange>
        </w:rPr>
        <w:t>APPId</w:t>
      </w:r>
      <w:r w:rsidRPr="008C6831">
        <w:rPr>
          <w:rFonts w:ascii="Maiandra GD" w:eastAsia="Times New Roman" w:hAnsi="Maiandra GD" w:cs="Consolas"/>
          <w:b/>
          <w:bCs/>
          <w:color w:val="6B7C8B"/>
          <w:sz w:val="24"/>
          <w:szCs w:val="24"/>
          <w:rPrChange w:id="12635"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2636"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2637" w:author="Narendra" w:date="2021-08-21T13:02:00Z">
            <w:rPr>
              <w:rFonts w:ascii="inherit" w:eastAsia="Times New Roman" w:hAnsi="inherit" w:cs="Consolas"/>
              <w:b/>
              <w:bCs/>
              <w:color w:val="D171DD"/>
              <w:sz w:val="25"/>
            </w:rPr>
          </w:rPrChange>
        </w:rPr>
        <w:t>null</w:t>
      </w:r>
      <w:r w:rsidRPr="008C6831">
        <w:rPr>
          <w:rFonts w:ascii="Maiandra GD" w:eastAsia="Times New Roman" w:hAnsi="Maiandra GD" w:cs="Consolas"/>
          <w:b/>
          <w:bCs/>
          <w:color w:val="6B7C8B"/>
          <w:sz w:val="24"/>
          <w:szCs w:val="24"/>
          <w:rPrChange w:id="1263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2639"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64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2641" w:author="Narendra" w:date="2021-08-21T13:02:00Z">
            <w:rPr>
              <w:rFonts w:ascii="inherit" w:eastAsia="Times New Roman" w:hAnsi="inherit" w:cs="Consolas"/>
              <w:color w:val="CFD5E0"/>
              <w:sz w:val="25"/>
            </w:rPr>
          </w:rPrChange>
        </w:rPr>
        <w:t>context.</w:t>
      </w:r>
      <w:r w:rsidRPr="008C6831">
        <w:rPr>
          <w:rFonts w:ascii="Maiandra GD" w:eastAsia="Times New Roman" w:hAnsi="Maiandra GD" w:cs="Consolas"/>
          <w:color w:val="4284AE"/>
          <w:sz w:val="24"/>
          <w:szCs w:val="24"/>
          <w:rPrChange w:id="12642" w:author="Narendra" w:date="2021-08-21T13:02:00Z">
            <w:rPr>
              <w:rFonts w:ascii="inherit" w:eastAsia="Times New Roman" w:hAnsi="inherit" w:cs="Consolas"/>
              <w:color w:val="4284AE"/>
              <w:sz w:val="25"/>
            </w:rPr>
          </w:rPrChange>
        </w:rPr>
        <w:t>Principal</w:t>
      </w:r>
      <w:r w:rsidRPr="008C6831">
        <w:rPr>
          <w:rFonts w:ascii="Maiandra GD" w:eastAsia="Times New Roman" w:hAnsi="Maiandra GD" w:cs="Consolas"/>
          <w:color w:val="CFD5E0"/>
          <w:sz w:val="24"/>
          <w:szCs w:val="24"/>
          <w:rPrChange w:id="12643" w:author="Narendra" w:date="2021-08-21T13:02:00Z">
            <w:rPr>
              <w:rFonts w:ascii="inherit" w:eastAsia="Times New Roman" w:hAnsi="inherit" w:cs="Consolas"/>
              <w:color w:val="CFD5E0"/>
              <w:sz w:val="25"/>
            </w:rPr>
          </w:rPrChange>
        </w:rPr>
        <w:t xml:space="preserve"> = currentPrincipal;</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64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2645"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64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2647" w:author="Narendra" w:date="2021-08-21T13:02:00Z">
            <w:rPr>
              <w:rFonts w:ascii="inherit" w:eastAsia="Times New Roman" w:hAnsi="inherit" w:cs="Consolas"/>
              <w:b/>
              <w:bCs/>
              <w:color w:val="D171DD"/>
              <w:sz w:val="25"/>
            </w:rPr>
          </w:rPrChange>
        </w:rPr>
        <w:t>else</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64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2649"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65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2651" w:author="Narendra" w:date="2021-08-21T13:02:00Z">
            <w:rPr>
              <w:rFonts w:ascii="inherit" w:eastAsia="Times New Roman" w:hAnsi="inherit" w:cs="Consolas"/>
              <w:color w:val="CFD5E0"/>
              <w:sz w:val="25"/>
            </w:rPr>
          </w:rPrChange>
        </w:rPr>
        <w:t>context.</w:t>
      </w:r>
      <w:r w:rsidRPr="008C6831">
        <w:rPr>
          <w:rFonts w:ascii="Maiandra GD" w:eastAsia="Times New Roman" w:hAnsi="Maiandra GD" w:cs="Consolas"/>
          <w:color w:val="4284AE"/>
          <w:sz w:val="24"/>
          <w:szCs w:val="24"/>
          <w:rPrChange w:id="12652" w:author="Narendra" w:date="2021-08-21T13:02:00Z">
            <w:rPr>
              <w:rFonts w:ascii="inherit" w:eastAsia="Times New Roman" w:hAnsi="inherit" w:cs="Consolas"/>
              <w:color w:val="4284AE"/>
              <w:sz w:val="25"/>
            </w:rPr>
          </w:rPrChange>
        </w:rPr>
        <w:t>ErrorResult</w:t>
      </w:r>
      <w:r w:rsidRPr="008C6831">
        <w:rPr>
          <w:rFonts w:ascii="Maiandra GD" w:eastAsia="Times New Roman" w:hAnsi="Maiandra GD" w:cs="Consolas"/>
          <w:color w:val="CFD5E0"/>
          <w:sz w:val="24"/>
          <w:szCs w:val="24"/>
          <w:rPrChange w:id="12653" w:author="Narendra" w:date="2021-08-21T13:02:00Z">
            <w:rPr>
              <w:rFonts w:ascii="inherit" w:eastAsia="Times New Roman" w:hAnsi="inherit" w:cs="Consolas"/>
              <w:color w:val="CFD5E0"/>
              <w:sz w:val="25"/>
            </w:rPr>
          </w:rPrChange>
        </w:rPr>
        <w:t xml:space="preserve"> = </w:t>
      </w:r>
      <w:r w:rsidRPr="008C6831">
        <w:rPr>
          <w:rFonts w:ascii="Maiandra GD" w:eastAsia="Times New Roman" w:hAnsi="Maiandra GD" w:cs="Consolas"/>
          <w:color w:val="4284AE"/>
          <w:sz w:val="24"/>
          <w:szCs w:val="24"/>
          <w:rPrChange w:id="12654"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12655"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12656" w:author="Narendra" w:date="2021-08-21T13:02:00Z">
            <w:rPr>
              <w:rFonts w:ascii="inherit" w:eastAsia="Times New Roman" w:hAnsi="inherit" w:cs="Consolas"/>
              <w:color w:val="4284AE"/>
              <w:sz w:val="25"/>
            </w:rPr>
          </w:rPrChange>
        </w:rPr>
        <w:t>UnauthorizedResult</w:t>
      </w:r>
      <w:r w:rsidRPr="008C6831">
        <w:rPr>
          <w:rFonts w:ascii="Maiandra GD" w:eastAsia="Times New Roman" w:hAnsi="Maiandra GD" w:cs="Consolas"/>
          <w:b/>
          <w:bCs/>
          <w:color w:val="6B7C8B"/>
          <w:sz w:val="24"/>
          <w:szCs w:val="24"/>
          <w:rPrChange w:id="1265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4284AE"/>
          <w:sz w:val="24"/>
          <w:szCs w:val="24"/>
          <w:rPrChange w:id="12658"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12659" w:author="Narendra" w:date="2021-08-21T13:02:00Z">
            <w:rPr>
              <w:rFonts w:ascii="inherit" w:eastAsia="Times New Roman" w:hAnsi="inherit" w:cs="Consolas"/>
              <w:color w:val="CFD5E0"/>
              <w:sz w:val="25"/>
            </w:rPr>
          </w:rPrChange>
        </w:rPr>
        <w:t xml:space="preserve"> AuthenticationHeaderValue</w:t>
      </w:r>
      <w:r w:rsidRPr="008C6831">
        <w:rPr>
          <w:rFonts w:ascii="Maiandra GD" w:eastAsia="Times New Roman" w:hAnsi="Maiandra GD" w:cs="Consolas"/>
          <w:b/>
          <w:bCs/>
          <w:color w:val="6B7C8B"/>
          <w:sz w:val="24"/>
          <w:szCs w:val="24"/>
          <w:rPrChange w:id="12660"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D19A66"/>
          <w:sz w:val="24"/>
          <w:szCs w:val="24"/>
          <w:rPrChange w:id="12661" w:author="Narendra" w:date="2021-08-21T13:02:00Z">
            <w:rPr>
              <w:rFonts w:ascii="inherit" w:eastAsia="Times New Roman" w:hAnsi="inherit" w:cs="Consolas"/>
              <w:color w:val="D19A66"/>
              <w:sz w:val="25"/>
            </w:rPr>
          </w:rPrChange>
        </w:rPr>
        <w:t>0</w:t>
      </w:r>
      <w:r w:rsidRPr="008C6831">
        <w:rPr>
          <w:rFonts w:ascii="Maiandra GD" w:eastAsia="Times New Roman" w:hAnsi="Maiandra GD" w:cs="Consolas"/>
          <w:b/>
          <w:bCs/>
          <w:color w:val="6B7C8B"/>
          <w:sz w:val="24"/>
          <w:szCs w:val="24"/>
          <w:rPrChange w:id="1266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2663" w:author="Narendra" w:date="2021-08-21T13:02:00Z">
            <w:rPr>
              <w:rFonts w:ascii="inherit" w:eastAsia="Times New Roman" w:hAnsi="inherit" w:cs="Consolas"/>
              <w:color w:val="CFD5E0"/>
              <w:sz w:val="25"/>
            </w:rPr>
          </w:rPrChange>
        </w:rPr>
        <w:t>, context.</w:t>
      </w:r>
      <w:r w:rsidRPr="008C6831">
        <w:rPr>
          <w:rFonts w:ascii="Maiandra GD" w:eastAsia="Times New Roman" w:hAnsi="Maiandra GD" w:cs="Consolas"/>
          <w:color w:val="4284AE"/>
          <w:sz w:val="24"/>
          <w:szCs w:val="24"/>
          <w:rPrChange w:id="12664" w:author="Narendra" w:date="2021-08-21T13:02:00Z">
            <w:rPr>
              <w:rFonts w:ascii="inherit" w:eastAsia="Times New Roman" w:hAnsi="inherit" w:cs="Consolas"/>
              <w:color w:val="4284AE"/>
              <w:sz w:val="25"/>
            </w:rPr>
          </w:rPrChange>
        </w:rPr>
        <w:t>Request</w:t>
      </w:r>
      <w:r w:rsidRPr="008C6831">
        <w:rPr>
          <w:rFonts w:ascii="Maiandra GD" w:eastAsia="Times New Roman" w:hAnsi="Maiandra GD" w:cs="Consolas"/>
          <w:b/>
          <w:bCs/>
          <w:color w:val="6B7C8B"/>
          <w:sz w:val="24"/>
          <w:szCs w:val="24"/>
          <w:rPrChange w:id="12665"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2666"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66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2668"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66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2670"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67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2672" w:author="Narendra" w:date="2021-08-21T13:02:00Z">
            <w:rPr>
              <w:rFonts w:ascii="inherit" w:eastAsia="Times New Roman" w:hAnsi="inherit" w:cs="Consolas"/>
              <w:b/>
              <w:bCs/>
              <w:color w:val="D171DD"/>
              <w:sz w:val="25"/>
            </w:rPr>
          </w:rPrChange>
        </w:rPr>
        <w:t>else</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67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2674"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67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2676" w:author="Narendra" w:date="2021-08-21T13:02:00Z">
            <w:rPr>
              <w:rFonts w:ascii="inherit" w:eastAsia="Times New Roman" w:hAnsi="inherit" w:cs="Consolas"/>
              <w:color w:val="CFD5E0"/>
              <w:sz w:val="25"/>
            </w:rPr>
          </w:rPrChange>
        </w:rPr>
        <w:t>context.</w:t>
      </w:r>
      <w:r w:rsidRPr="008C6831">
        <w:rPr>
          <w:rFonts w:ascii="Maiandra GD" w:eastAsia="Times New Roman" w:hAnsi="Maiandra GD" w:cs="Consolas"/>
          <w:color w:val="4284AE"/>
          <w:sz w:val="24"/>
          <w:szCs w:val="24"/>
          <w:rPrChange w:id="12677" w:author="Narendra" w:date="2021-08-21T13:02:00Z">
            <w:rPr>
              <w:rFonts w:ascii="inherit" w:eastAsia="Times New Roman" w:hAnsi="inherit" w:cs="Consolas"/>
              <w:color w:val="4284AE"/>
              <w:sz w:val="25"/>
            </w:rPr>
          </w:rPrChange>
        </w:rPr>
        <w:t>ErrorResult</w:t>
      </w:r>
      <w:r w:rsidRPr="008C6831">
        <w:rPr>
          <w:rFonts w:ascii="Maiandra GD" w:eastAsia="Times New Roman" w:hAnsi="Maiandra GD" w:cs="Consolas"/>
          <w:color w:val="CFD5E0"/>
          <w:sz w:val="24"/>
          <w:szCs w:val="24"/>
          <w:rPrChange w:id="12678" w:author="Narendra" w:date="2021-08-21T13:02:00Z">
            <w:rPr>
              <w:rFonts w:ascii="inherit" w:eastAsia="Times New Roman" w:hAnsi="inherit" w:cs="Consolas"/>
              <w:color w:val="CFD5E0"/>
              <w:sz w:val="25"/>
            </w:rPr>
          </w:rPrChange>
        </w:rPr>
        <w:t xml:space="preserve"> = </w:t>
      </w:r>
      <w:r w:rsidRPr="008C6831">
        <w:rPr>
          <w:rFonts w:ascii="Maiandra GD" w:eastAsia="Times New Roman" w:hAnsi="Maiandra GD" w:cs="Consolas"/>
          <w:color w:val="4284AE"/>
          <w:sz w:val="24"/>
          <w:szCs w:val="24"/>
          <w:rPrChange w:id="12679"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12680"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12681" w:author="Narendra" w:date="2021-08-21T13:02:00Z">
            <w:rPr>
              <w:rFonts w:ascii="inherit" w:eastAsia="Times New Roman" w:hAnsi="inherit" w:cs="Consolas"/>
              <w:color w:val="4284AE"/>
              <w:sz w:val="25"/>
            </w:rPr>
          </w:rPrChange>
        </w:rPr>
        <w:t>UnauthorizedResult</w:t>
      </w:r>
      <w:r w:rsidRPr="008C6831">
        <w:rPr>
          <w:rFonts w:ascii="Maiandra GD" w:eastAsia="Times New Roman" w:hAnsi="Maiandra GD" w:cs="Consolas"/>
          <w:b/>
          <w:bCs/>
          <w:color w:val="6B7C8B"/>
          <w:sz w:val="24"/>
          <w:szCs w:val="24"/>
          <w:rPrChange w:id="1268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4284AE"/>
          <w:sz w:val="24"/>
          <w:szCs w:val="24"/>
          <w:rPrChange w:id="12683"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12684" w:author="Narendra" w:date="2021-08-21T13:02:00Z">
            <w:rPr>
              <w:rFonts w:ascii="inherit" w:eastAsia="Times New Roman" w:hAnsi="inherit" w:cs="Consolas"/>
              <w:color w:val="CFD5E0"/>
              <w:sz w:val="25"/>
            </w:rPr>
          </w:rPrChange>
        </w:rPr>
        <w:t xml:space="preserve"> AuthenticationHeaderValue</w:t>
      </w:r>
      <w:r w:rsidRPr="008C6831">
        <w:rPr>
          <w:rFonts w:ascii="Maiandra GD" w:eastAsia="Times New Roman" w:hAnsi="Maiandra GD" w:cs="Consolas"/>
          <w:b/>
          <w:bCs/>
          <w:color w:val="6B7C8B"/>
          <w:sz w:val="24"/>
          <w:szCs w:val="24"/>
          <w:rPrChange w:id="12685"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D19A66"/>
          <w:sz w:val="24"/>
          <w:szCs w:val="24"/>
          <w:rPrChange w:id="12686" w:author="Narendra" w:date="2021-08-21T13:02:00Z">
            <w:rPr>
              <w:rFonts w:ascii="inherit" w:eastAsia="Times New Roman" w:hAnsi="inherit" w:cs="Consolas"/>
              <w:color w:val="D19A66"/>
              <w:sz w:val="25"/>
            </w:rPr>
          </w:rPrChange>
        </w:rPr>
        <w:t>0</w:t>
      </w:r>
      <w:r w:rsidRPr="008C6831">
        <w:rPr>
          <w:rFonts w:ascii="Maiandra GD" w:eastAsia="Times New Roman" w:hAnsi="Maiandra GD" w:cs="Consolas"/>
          <w:b/>
          <w:bCs/>
          <w:color w:val="6B7C8B"/>
          <w:sz w:val="24"/>
          <w:szCs w:val="24"/>
          <w:rPrChange w:id="1268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2688" w:author="Narendra" w:date="2021-08-21T13:02:00Z">
            <w:rPr>
              <w:rFonts w:ascii="inherit" w:eastAsia="Times New Roman" w:hAnsi="inherit" w:cs="Consolas"/>
              <w:color w:val="CFD5E0"/>
              <w:sz w:val="25"/>
            </w:rPr>
          </w:rPrChange>
        </w:rPr>
        <w:t>, context.</w:t>
      </w:r>
      <w:r w:rsidRPr="008C6831">
        <w:rPr>
          <w:rFonts w:ascii="Maiandra GD" w:eastAsia="Times New Roman" w:hAnsi="Maiandra GD" w:cs="Consolas"/>
          <w:color w:val="4284AE"/>
          <w:sz w:val="24"/>
          <w:szCs w:val="24"/>
          <w:rPrChange w:id="12689" w:author="Narendra" w:date="2021-08-21T13:02:00Z">
            <w:rPr>
              <w:rFonts w:ascii="inherit" w:eastAsia="Times New Roman" w:hAnsi="inherit" w:cs="Consolas"/>
              <w:color w:val="4284AE"/>
              <w:sz w:val="25"/>
            </w:rPr>
          </w:rPrChange>
        </w:rPr>
        <w:t>Request</w:t>
      </w:r>
      <w:r w:rsidRPr="008C6831">
        <w:rPr>
          <w:rFonts w:ascii="Maiandra GD" w:eastAsia="Times New Roman" w:hAnsi="Maiandra GD" w:cs="Consolas"/>
          <w:b/>
          <w:bCs/>
          <w:color w:val="6B7C8B"/>
          <w:sz w:val="24"/>
          <w:szCs w:val="24"/>
          <w:rPrChange w:id="12690"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2691"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69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2693"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69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2695"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69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2697" w:author="Narendra" w:date="2021-08-21T13:02:00Z">
            <w:rPr>
              <w:rFonts w:ascii="inherit" w:eastAsia="Times New Roman" w:hAnsi="inherit" w:cs="Consolas"/>
              <w:b/>
              <w:bCs/>
              <w:color w:val="D171DD"/>
              <w:sz w:val="25"/>
            </w:rPr>
          </w:rPrChange>
        </w:rPr>
        <w:t>else</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69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2699"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70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2701" w:author="Narendra" w:date="2021-08-21T13:02:00Z">
            <w:rPr>
              <w:rFonts w:ascii="inherit" w:eastAsia="Times New Roman" w:hAnsi="inherit" w:cs="Consolas"/>
              <w:color w:val="CFD5E0"/>
              <w:sz w:val="25"/>
            </w:rPr>
          </w:rPrChange>
        </w:rPr>
        <w:t>context.</w:t>
      </w:r>
      <w:r w:rsidRPr="008C6831">
        <w:rPr>
          <w:rFonts w:ascii="Maiandra GD" w:eastAsia="Times New Roman" w:hAnsi="Maiandra GD" w:cs="Consolas"/>
          <w:color w:val="4284AE"/>
          <w:sz w:val="24"/>
          <w:szCs w:val="24"/>
          <w:rPrChange w:id="12702" w:author="Narendra" w:date="2021-08-21T13:02:00Z">
            <w:rPr>
              <w:rFonts w:ascii="inherit" w:eastAsia="Times New Roman" w:hAnsi="inherit" w:cs="Consolas"/>
              <w:color w:val="4284AE"/>
              <w:sz w:val="25"/>
            </w:rPr>
          </w:rPrChange>
        </w:rPr>
        <w:t>ErrorResult</w:t>
      </w:r>
      <w:r w:rsidRPr="008C6831">
        <w:rPr>
          <w:rFonts w:ascii="Maiandra GD" w:eastAsia="Times New Roman" w:hAnsi="Maiandra GD" w:cs="Consolas"/>
          <w:color w:val="CFD5E0"/>
          <w:sz w:val="24"/>
          <w:szCs w:val="24"/>
          <w:rPrChange w:id="12703" w:author="Narendra" w:date="2021-08-21T13:02:00Z">
            <w:rPr>
              <w:rFonts w:ascii="inherit" w:eastAsia="Times New Roman" w:hAnsi="inherit" w:cs="Consolas"/>
              <w:color w:val="CFD5E0"/>
              <w:sz w:val="25"/>
            </w:rPr>
          </w:rPrChange>
        </w:rPr>
        <w:t xml:space="preserve"> = </w:t>
      </w:r>
      <w:r w:rsidRPr="008C6831">
        <w:rPr>
          <w:rFonts w:ascii="Maiandra GD" w:eastAsia="Times New Roman" w:hAnsi="Maiandra GD" w:cs="Consolas"/>
          <w:color w:val="4284AE"/>
          <w:sz w:val="24"/>
          <w:szCs w:val="24"/>
          <w:rPrChange w:id="12704"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12705"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12706" w:author="Narendra" w:date="2021-08-21T13:02:00Z">
            <w:rPr>
              <w:rFonts w:ascii="inherit" w:eastAsia="Times New Roman" w:hAnsi="inherit" w:cs="Consolas"/>
              <w:color w:val="4284AE"/>
              <w:sz w:val="25"/>
            </w:rPr>
          </w:rPrChange>
        </w:rPr>
        <w:t>UnauthorizedResult</w:t>
      </w:r>
      <w:r w:rsidRPr="008C6831">
        <w:rPr>
          <w:rFonts w:ascii="Maiandra GD" w:eastAsia="Times New Roman" w:hAnsi="Maiandra GD" w:cs="Consolas"/>
          <w:b/>
          <w:bCs/>
          <w:color w:val="6B7C8B"/>
          <w:sz w:val="24"/>
          <w:szCs w:val="24"/>
          <w:rPrChange w:id="1270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4284AE"/>
          <w:sz w:val="24"/>
          <w:szCs w:val="24"/>
          <w:rPrChange w:id="12708"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12709" w:author="Narendra" w:date="2021-08-21T13:02:00Z">
            <w:rPr>
              <w:rFonts w:ascii="inherit" w:eastAsia="Times New Roman" w:hAnsi="inherit" w:cs="Consolas"/>
              <w:color w:val="CFD5E0"/>
              <w:sz w:val="25"/>
            </w:rPr>
          </w:rPrChange>
        </w:rPr>
        <w:t xml:space="preserve"> AuthenticationHeaderValue</w:t>
      </w:r>
      <w:r w:rsidRPr="008C6831">
        <w:rPr>
          <w:rFonts w:ascii="Maiandra GD" w:eastAsia="Times New Roman" w:hAnsi="Maiandra GD" w:cs="Consolas"/>
          <w:b/>
          <w:bCs/>
          <w:color w:val="6B7C8B"/>
          <w:sz w:val="24"/>
          <w:szCs w:val="24"/>
          <w:rPrChange w:id="12710"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D19A66"/>
          <w:sz w:val="24"/>
          <w:szCs w:val="24"/>
          <w:rPrChange w:id="12711" w:author="Narendra" w:date="2021-08-21T13:02:00Z">
            <w:rPr>
              <w:rFonts w:ascii="inherit" w:eastAsia="Times New Roman" w:hAnsi="inherit" w:cs="Consolas"/>
              <w:color w:val="D19A66"/>
              <w:sz w:val="25"/>
            </w:rPr>
          </w:rPrChange>
        </w:rPr>
        <w:t>0</w:t>
      </w:r>
      <w:r w:rsidRPr="008C6831">
        <w:rPr>
          <w:rFonts w:ascii="Maiandra GD" w:eastAsia="Times New Roman" w:hAnsi="Maiandra GD" w:cs="Consolas"/>
          <w:b/>
          <w:bCs/>
          <w:color w:val="6B7C8B"/>
          <w:sz w:val="24"/>
          <w:szCs w:val="24"/>
          <w:rPrChange w:id="1271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2713" w:author="Narendra" w:date="2021-08-21T13:02:00Z">
            <w:rPr>
              <w:rFonts w:ascii="inherit" w:eastAsia="Times New Roman" w:hAnsi="inherit" w:cs="Consolas"/>
              <w:color w:val="CFD5E0"/>
              <w:sz w:val="25"/>
            </w:rPr>
          </w:rPrChange>
        </w:rPr>
        <w:t>, context.</w:t>
      </w:r>
      <w:r w:rsidRPr="008C6831">
        <w:rPr>
          <w:rFonts w:ascii="Maiandra GD" w:eastAsia="Times New Roman" w:hAnsi="Maiandra GD" w:cs="Consolas"/>
          <w:color w:val="4284AE"/>
          <w:sz w:val="24"/>
          <w:szCs w:val="24"/>
          <w:rPrChange w:id="12714" w:author="Narendra" w:date="2021-08-21T13:02:00Z">
            <w:rPr>
              <w:rFonts w:ascii="inherit" w:eastAsia="Times New Roman" w:hAnsi="inherit" w:cs="Consolas"/>
              <w:color w:val="4284AE"/>
              <w:sz w:val="25"/>
            </w:rPr>
          </w:rPrChange>
        </w:rPr>
        <w:t>Request</w:t>
      </w:r>
      <w:r w:rsidRPr="008C6831">
        <w:rPr>
          <w:rFonts w:ascii="Maiandra GD" w:eastAsia="Times New Roman" w:hAnsi="Maiandra GD" w:cs="Consolas"/>
          <w:b/>
          <w:bCs/>
          <w:color w:val="6B7C8B"/>
          <w:sz w:val="24"/>
          <w:szCs w:val="24"/>
          <w:rPrChange w:id="12715"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2716"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71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2718"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71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2720" w:author="Narendra" w:date="2021-08-21T13:02:00Z">
            <w:rPr>
              <w:rFonts w:ascii="inherit" w:eastAsia="Times New Roman" w:hAnsi="inherit" w:cs="Consolas"/>
              <w:b/>
              <w:bCs/>
              <w:color w:val="D171DD"/>
              <w:sz w:val="25"/>
            </w:rPr>
          </w:rPrChange>
        </w:rPr>
        <w:t>return</w:t>
      </w:r>
      <w:r w:rsidRPr="008C6831">
        <w:rPr>
          <w:rFonts w:ascii="Maiandra GD" w:eastAsia="Times New Roman" w:hAnsi="Maiandra GD" w:cs="Consolas"/>
          <w:color w:val="CFD5E0"/>
          <w:sz w:val="24"/>
          <w:szCs w:val="24"/>
          <w:rPrChange w:id="12721" w:author="Narendra" w:date="2021-08-21T13:02:00Z">
            <w:rPr>
              <w:rFonts w:ascii="inherit" w:eastAsia="Times New Roman" w:hAnsi="inherit" w:cs="Consolas"/>
              <w:color w:val="CFD5E0"/>
              <w:sz w:val="25"/>
            </w:rPr>
          </w:rPrChange>
        </w:rPr>
        <w:t xml:space="preserve"> Task.</w:t>
      </w:r>
      <w:r w:rsidRPr="008C6831">
        <w:rPr>
          <w:rFonts w:ascii="Maiandra GD" w:eastAsia="Times New Roman" w:hAnsi="Maiandra GD" w:cs="Consolas"/>
          <w:color w:val="4284AE"/>
          <w:sz w:val="24"/>
          <w:szCs w:val="24"/>
          <w:rPrChange w:id="12722" w:author="Narendra" w:date="2021-08-21T13:02:00Z">
            <w:rPr>
              <w:rFonts w:ascii="inherit" w:eastAsia="Times New Roman" w:hAnsi="inherit" w:cs="Consolas"/>
              <w:color w:val="4284AE"/>
              <w:sz w:val="25"/>
            </w:rPr>
          </w:rPrChange>
        </w:rPr>
        <w:t>FromResult</w:t>
      </w:r>
      <w:r w:rsidRPr="008C6831">
        <w:rPr>
          <w:rFonts w:ascii="Maiandra GD" w:eastAsia="Times New Roman" w:hAnsi="Maiandra GD" w:cs="Consolas"/>
          <w:b/>
          <w:bCs/>
          <w:color w:val="6B7C8B"/>
          <w:sz w:val="24"/>
          <w:szCs w:val="24"/>
          <w:rPrChange w:id="1272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D19A66"/>
          <w:sz w:val="24"/>
          <w:szCs w:val="24"/>
          <w:rPrChange w:id="12724" w:author="Narendra" w:date="2021-08-21T13:02:00Z">
            <w:rPr>
              <w:rFonts w:ascii="inherit" w:eastAsia="Times New Roman" w:hAnsi="inherit" w:cs="Consolas"/>
              <w:color w:val="D19A66"/>
              <w:sz w:val="25"/>
            </w:rPr>
          </w:rPrChange>
        </w:rPr>
        <w:t>0</w:t>
      </w:r>
      <w:r w:rsidRPr="008C6831">
        <w:rPr>
          <w:rFonts w:ascii="Maiandra GD" w:eastAsia="Times New Roman" w:hAnsi="Maiandra GD" w:cs="Consolas"/>
          <w:b/>
          <w:bCs/>
          <w:color w:val="6B7C8B"/>
          <w:sz w:val="24"/>
          <w:szCs w:val="24"/>
          <w:rPrChange w:id="12725"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2726"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72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2728"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72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2730" w:author="Narendra" w:date="2021-08-21T13:02:00Z">
            <w:rPr>
              <w:rFonts w:ascii="inherit" w:eastAsia="Times New Roman" w:hAnsi="inherit" w:cs="Consolas"/>
              <w:b/>
              <w:bCs/>
              <w:color w:val="D171DD"/>
              <w:sz w:val="25"/>
            </w:rPr>
          </w:rPrChange>
        </w:rPr>
        <w:lastRenderedPageBreak/>
        <w:t>public</w:t>
      </w:r>
      <w:r w:rsidRPr="008C6831">
        <w:rPr>
          <w:rFonts w:ascii="Maiandra GD" w:eastAsia="Times New Roman" w:hAnsi="Maiandra GD" w:cs="Consolas"/>
          <w:color w:val="CFD5E0"/>
          <w:sz w:val="24"/>
          <w:szCs w:val="24"/>
          <w:rPrChange w:id="12731" w:author="Narendra" w:date="2021-08-21T13:02:00Z">
            <w:rPr>
              <w:rFonts w:ascii="inherit" w:eastAsia="Times New Roman" w:hAnsi="inherit" w:cs="Consolas"/>
              <w:color w:val="CFD5E0"/>
              <w:sz w:val="25"/>
            </w:rPr>
          </w:rPrChange>
        </w:rPr>
        <w:t xml:space="preserve"> Task </w:t>
      </w:r>
      <w:r w:rsidRPr="008C6831">
        <w:rPr>
          <w:rFonts w:ascii="Maiandra GD" w:eastAsia="Times New Roman" w:hAnsi="Maiandra GD" w:cs="Consolas"/>
          <w:color w:val="4284AE"/>
          <w:sz w:val="24"/>
          <w:szCs w:val="24"/>
          <w:rPrChange w:id="12732" w:author="Narendra" w:date="2021-08-21T13:02:00Z">
            <w:rPr>
              <w:rFonts w:ascii="inherit" w:eastAsia="Times New Roman" w:hAnsi="inherit" w:cs="Consolas"/>
              <w:color w:val="4284AE"/>
              <w:sz w:val="25"/>
            </w:rPr>
          </w:rPrChange>
        </w:rPr>
        <w:t>ChallengeAsync</w:t>
      </w:r>
      <w:r w:rsidRPr="008C6831">
        <w:rPr>
          <w:rFonts w:ascii="Maiandra GD" w:eastAsia="Times New Roman" w:hAnsi="Maiandra GD" w:cs="Consolas"/>
          <w:b/>
          <w:bCs/>
          <w:color w:val="6B7C8B"/>
          <w:sz w:val="24"/>
          <w:szCs w:val="24"/>
          <w:rPrChange w:id="1273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2734" w:author="Narendra" w:date="2021-08-21T13:02:00Z">
            <w:rPr>
              <w:rFonts w:ascii="inherit" w:eastAsia="Times New Roman" w:hAnsi="inherit" w:cs="Consolas"/>
              <w:color w:val="CFD5E0"/>
              <w:sz w:val="25"/>
            </w:rPr>
          </w:rPrChange>
        </w:rPr>
        <w:t>HttpAuthenticationChallengeContext context, CancellationToken cancellationToken</w:t>
      </w:r>
      <w:r w:rsidRPr="008C6831">
        <w:rPr>
          <w:rFonts w:ascii="Maiandra GD" w:eastAsia="Times New Roman" w:hAnsi="Maiandra GD" w:cs="Consolas"/>
          <w:b/>
          <w:bCs/>
          <w:color w:val="6B7C8B"/>
          <w:sz w:val="24"/>
          <w:szCs w:val="24"/>
          <w:rPrChange w:id="12735"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73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2737"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73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2739" w:author="Narendra" w:date="2021-08-21T13:02:00Z">
            <w:rPr>
              <w:rFonts w:ascii="inherit" w:eastAsia="Times New Roman" w:hAnsi="inherit" w:cs="Consolas"/>
              <w:color w:val="CFD5E0"/>
              <w:sz w:val="25"/>
            </w:rPr>
          </w:rPrChange>
        </w:rPr>
        <w:t>context.</w:t>
      </w:r>
      <w:r w:rsidRPr="008C6831">
        <w:rPr>
          <w:rFonts w:ascii="Maiandra GD" w:eastAsia="Times New Roman" w:hAnsi="Maiandra GD" w:cs="Consolas"/>
          <w:color w:val="4284AE"/>
          <w:sz w:val="24"/>
          <w:szCs w:val="24"/>
          <w:rPrChange w:id="12740" w:author="Narendra" w:date="2021-08-21T13:02:00Z">
            <w:rPr>
              <w:rFonts w:ascii="inherit" w:eastAsia="Times New Roman" w:hAnsi="inherit" w:cs="Consolas"/>
              <w:color w:val="4284AE"/>
              <w:sz w:val="25"/>
            </w:rPr>
          </w:rPrChange>
        </w:rPr>
        <w:t>Result</w:t>
      </w:r>
      <w:r w:rsidRPr="008C6831">
        <w:rPr>
          <w:rFonts w:ascii="Maiandra GD" w:eastAsia="Times New Roman" w:hAnsi="Maiandra GD" w:cs="Consolas"/>
          <w:color w:val="CFD5E0"/>
          <w:sz w:val="24"/>
          <w:szCs w:val="24"/>
          <w:rPrChange w:id="12741" w:author="Narendra" w:date="2021-08-21T13:02:00Z">
            <w:rPr>
              <w:rFonts w:ascii="inherit" w:eastAsia="Times New Roman" w:hAnsi="inherit" w:cs="Consolas"/>
              <w:color w:val="CFD5E0"/>
              <w:sz w:val="25"/>
            </w:rPr>
          </w:rPrChange>
        </w:rPr>
        <w:t xml:space="preserve"> = </w:t>
      </w:r>
      <w:r w:rsidRPr="008C6831">
        <w:rPr>
          <w:rFonts w:ascii="Maiandra GD" w:eastAsia="Times New Roman" w:hAnsi="Maiandra GD" w:cs="Consolas"/>
          <w:color w:val="4284AE"/>
          <w:sz w:val="24"/>
          <w:szCs w:val="24"/>
          <w:rPrChange w:id="12742"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12743"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12744" w:author="Narendra" w:date="2021-08-21T13:02:00Z">
            <w:rPr>
              <w:rFonts w:ascii="inherit" w:eastAsia="Times New Roman" w:hAnsi="inherit" w:cs="Consolas"/>
              <w:color w:val="4284AE"/>
              <w:sz w:val="25"/>
            </w:rPr>
          </w:rPrChange>
        </w:rPr>
        <w:t>ResultWithChallenge</w:t>
      </w:r>
      <w:r w:rsidRPr="008C6831">
        <w:rPr>
          <w:rFonts w:ascii="Maiandra GD" w:eastAsia="Times New Roman" w:hAnsi="Maiandra GD" w:cs="Consolas"/>
          <w:b/>
          <w:bCs/>
          <w:color w:val="6B7C8B"/>
          <w:sz w:val="24"/>
          <w:szCs w:val="24"/>
          <w:rPrChange w:id="12745"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2746" w:author="Narendra" w:date="2021-08-21T13:02:00Z">
            <w:rPr>
              <w:rFonts w:ascii="inherit" w:eastAsia="Times New Roman" w:hAnsi="inherit" w:cs="Consolas"/>
              <w:color w:val="CFD5E0"/>
              <w:sz w:val="25"/>
            </w:rPr>
          </w:rPrChange>
        </w:rPr>
        <w:t>context.</w:t>
      </w:r>
      <w:r w:rsidRPr="008C6831">
        <w:rPr>
          <w:rFonts w:ascii="Maiandra GD" w:eastAsia="Times New Roman" w:hAnsi="Maiandra GD" w:cs="Consolas"/>
          <w:color w:val="4284AE"/>
          <w:sz w:val="24"/>
          <w:szCs w:val="24"/>
          <w:rPrChange w:id="12747" w:author="Narendra" w:date="2021-08-21T13:02:00Z">
            <w:rPr>
              <w:rFonts w:ascii="inherit" w:eastAsia="Times New Roman" w:hAnsi="inherit" w:cs="Consolas"/>
              <w:color w:val="4284AE"/>
              <w:sz w:val="25"/>
            </w:rPr>
          </w:rPrChange>
        </w:rPr>
        <w:t>Result</w:t>
      </w:r>
      <w:r w:rsidRPr="008C6831">
        <w:rPr>
          <w:rFonts w:ascii="Maiandra GD" w:eastAsia="Times New Roman" w:hAnsi="Maiandra GD" w:cs="Consolas"/>
          <w:b/>
          <w:bCs/>
          <w:color w:val="6B7C8B"/>
          <w:sz w:val="24"/>
          <w:szCs w:val="24"/>
          <w:rPrChange w:id="1274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2749"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75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2751" w:author="Narendra" w:date="2021-08-21T13:02:00Z">
            <w:rPr>
              <w:rFonts w:ascii="inherit" w:eastAsia="Times New Roman" w:hAnsi="inherit" w:cs="Consolas"/>
              <w:b/>
              <w:bCs/>
              <w:color w:val="D171DD"/>
              <w:sz w:val="25"/>
            </w:rPr>
          </w:rPrChange>
        </w:rPr>
        <w:t>return</w:t>
      </w:r>
      <w:r w:rsidRPr="008C6831">
        <w:rPr>
          <w:rFonts w:ascii="Maiandra GD" w:eastAsia="Times New Roman" w:hAnsi="Maiandra GD" w:cs="Consolas"/>
          <w:color w:val="CFD5E0"/>
          <w:sz w:val="24"/>
          <w:szCs w:val="24"/>
          <w:rPrChange w:id="12752" w:author="Narendra" w:date="2021-08-21T13:02:00Z">
            <w:rPr>
              <w:rFonts w:ascii="inherit" w:eastAsia="Times New Roman" w:hAnsi="inherit" w:cs="Consolas"/>
              <w:color w:val="CFD5E0"/>
              <w:sz w:val="25"/>
            </w:rPr>
          </w:rPrChange>
        </w:rPr>
        <w:t xml:space="preserve"> Task.</w:t>
      </w:r>
      <w:r w:rsidRPr="008C6831">
        <w:rPr>
          <w:rFonts w:ascii="Maiandra GD" w:eastAsia="Times New Roman" w:hAnsi="Maiandra GD" w:cs="Consolas"/>
          <w:color w:val="4284AE"/>
          <w:sz w:val="24"/>
          <w:szCs w:val="24"/>
          <w:rPrChange w:id="12753" w:author="Narendra" w:date="2021-08-21T13:02:00Z">
            <w:rPr>
              <w:rFonts w:ascii="inherit" w:eastAsia="Times New Roman" w:hAnsi="inherit" w:cs="Consolas"/>
              <w:color w:val="4284AE"/>
              <w:sz w:val="25"/>
            </w:rPr>
          </w:rPrChange>
        </w:rPr>
        <w:t>FromResult</w:t>
      </w:r>
      <w:r w:rsidRPr="008C6831">
        <w:rPr>
          <w:rFonts w:ascii="Maiandra GD" w:eastAsia="Times New Roman" w:hAnsi="Maiandra GD" w:cs="Consolas"/>
          <w:b/>
          <w:bCs/>
          <w:color w:val="6B7C8B"/>
          <w:sz w:val="24"/>
          <w:szCs w:val="24"/>
          <w:rPrChange w:id="12754"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D19A66"/>
          <w:sz w:val="24"/>
          <w:szCs w:val="24"/>
          <w:rPrChange w:id="12755" w:author="Narendra" w:date="2021-08-21T13:02:00Z">
            <w:rPr>
              <w:rFonts w:ascii="inherit" w:eastAsia="Times New Roman" w:hAnsi="inherit" w:cs="Consolas"/>
              <w:color w:val="D19A66"/>
              <w:sz w:val="25"/>
            </w:rPr>
          </w:rPrChange>
        </w:rPr>
        <w:t>0</w:t>
      </w:r>
      <w:r w:rsidRPr="008C6831">
        <w:rPr>
          <w:rFonts w:ascii="Maiandra GD" w:eastAsia="Times New Roman" w:hAnsi="Maiandra GD" w:cs="Consolas"/>
          <w:b/>
          <w:bCs/>
          <w:color w:val="6B7C8B"/>
          <w:sz w:val="24"/>
          <w:szCs w:val="24"/>
          <w:rPrChange w:id="12756"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2757"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75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2759"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76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2761"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12762"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2763" w:author="Narendra" w:date="2021-08-21T13:02:00Z">
            <w:rPr>
              <w:rFonts w:ascii="inherit" w:eastAsia="Times New Roman" w:hAnsi="inherit" w:cs="Consolas"/>
              <w:b/>
              <w:bCs/>
              <w:color w:val="D171DD"/>
              <w:sz w:val="25"/>
            </w:rPr>
          </w:rPrChange>
        </w:rPr>
        <w:t>bool</w:t>
      </w:r>
      <w:r w:rsidRPr="008C6831">
        <w:rPr>
          <w:rFonts w:ascii="Maiandra GD" w:eastAsia="Times New Roman" w:hAnsi="Maiandra GD" w:cs="Consolas"/>
          <w:color w:val="CFD5E0"/>
          <w:sz w:val="24"/>
          <w:szCs w:val="24"/>
          <w:rPrChange w:id="12764" w:author="Narendra" w:date="2021-08-21T13:02:00Z">
            <w:rPr>
              <w:rFonts w:ascii="inherit" w:eastAsia="Times New Roman" w:hAnsi="inherit" w:cs="Consolas"/>
              <w:color w:val="CFD5E0"/>
              <w:sz w:val="25"/>
            </w:rPr>
          </w:rPrChange>
        </w:rPr>
        <w:t xml:space="preserve"> AllowMultiple</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76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2766"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76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2768" w:author="Narendra" w:date="2021-08-21T13:02:00Z">
            <w:rPr>
              <w:rFonts w:ascii="inherit" w:eastAsia="Times New Roman" w:hAnsi="inherit" w:cs="Consolas"/>
              <w:b/>
              <w:bCs/>
              <w:color w:val="D171DD"/>
              <w:sz w:val="25"/>
            </w:rPr>
          </w:rPrChange>
        </w:rPr>
        <w:t>get</w:t>
      </w:r>
      <w:r w:rsidRPr="008C6831">
        <w:rPr>
          <w:rFonts w:ascii="Maiandra GD" w:eastAsia="Times New Roman" w:hAnsi="Maiandra GD" w:cs="Consolas"/>
          <w:color w:val="CFD5E0"/>
          <w:sz w:val="24"/>
          <w:szCs w:val="24"/>
          <w:rPrChange w:id="12769"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12770"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2771"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2772" w:author="Narendra" w:date="2021-08-21T13:02:00Z">
            <w:rPr>
              <w:rFonts w:ascii="inherit" w:eastAsia="Times New Roman" w:hAnsi="inherit" w:cs="Consolas"/>
              <w:b/>
              <w:bCs/>
              <w:color w:val="D171DD"/>
              <w:sz w:val="25"/>
            </w:rPr>
          </w:rPrChange>
        </w:rPr>
        <w:t>return</w:t>
      </w:r>
      <w:r w:rsidRPr="008C6831">
        <w:rPr>
          <w:rFonts w:ascii="Maiandra GD" w:eastAsia="Times New Roman" w:hAnsi="Maiandra GD" w:cs="Consolas"/>
          <w:color w:val="CFD5E0"/>
          <w:sz w:val="24"/>
          <w:szCs w:val="24"/>
          <w:rPrChange w:id="12773"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2774" w:author="Narendra" w:date="2021-08-21T13:02:00Z">
            <w:rPr>
              <w:rFonts w:ascii="inherit" w:eastAsia="Times New Roman" w:hAnsi="inherit" w:cs="Consolas"/>
              <w:b/>
              <w:bCs/>
              <w:color w:val="D171DD"/>
              <w:sz w:val="25"/>
            </w:rPr>
          </w:rPrChange>
        </w:rPr>
        <w:t>false</w:t>
      </w:r>
      <w:r w:rsidRPr="008C6831">
        <w:rPr>
          <w:rFonts w:ascii="Maiandra GD" w:eastAsia="Times New Roman" w:hAnsi="Maiandra GD" w:cs="Consolas"/>
          <w:color w:val="CFD5E0"/>
          <w:sz w:val="24"/>
          <w:szCs w:val="24"/>
          <w:rPrChange w:id="12775"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12776"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77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2778"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77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2780" w:author="Narendra" w:date="2021-08-21T13:02:00Z">
            <w:rPr>
              <w:rFonts w:ascii="inherit" w:eastAsia="Times New Roman" w:hAnsi="inherit" w:cs="Consolas"/>
              <w:b/>
              <w:bCs/>
              <w:color w:val="D171DD"/>
              <w:sz w:val="25"/>
            </w:rPr>
          </w:rPrChange>
        </w:rPr>
        <w:t>private</w:t>
      </w:r>
      <w:r w:rsidRPr="008C6831">
        <w:rPr>
          <w:rFonts w:ascii="Maiandra GD" w:eastAsia="Times New Roman" w:hAnsi="Maiandra GD" w:cs="Consolas"/>
          <w:color w:val="CFD5E0"/>
          <w:sz w:val="24"/>
          <w:szCs w:val="24"/>
          <w:rPrChange w:id="12781" w:author="Narendra" w:date="2021-08-21T13:02:00Z">
            <w:rPr>
              <w:rFonts w:ascii="inherit" w:eastAsia="Times New Roman" w:hAnsi="inherit" w:cs="Consolas"/>
              <w:color w:val="CFD5E0"/>
              <w:sz w:val="25"/>
            </w:rPr>
          </w:rPrChange>
        </w:rPr>
        <w:t xml:space="preserve"> string</w:t>
      </w:r>
      <w:r w:rsidRPr="008C6831">
        <w:rPr>
          <w:rFonts w:ascii="Maiandra GD" w:eastAsia="Times New Roman" w:hAnsi="Maiandra GD" w:cs="Consolas"/>
          <w:b/>
          <w:bCs/>
          <w:color w:val="6B7C8B"/>
          <w:sz w:val="24"/>
          <w:szCs w:val="24"/>
          <w:rPrChange w:id="1278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2783"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12784" w:author="Narendra" w:date="2021-08-21T13:02:00Z">
            <w:rPr>
              <w:rFonts w:ascii="inherit" w:eastAsia="Times New Roman" w:hAnsi="inherit" w:cs="Consolas"/>
              <w:color w:val="4284AE"/>
              <w:sz w:val="25"/>
            </w:rPr>
          </w:rPrChange>
        </w:rPr>
        <w:t>GetAutherizationHeaderValues</w:t>
      </w:r>
      <w:r w:rsidRPr="008C6831">
        <w:rPr>
          <w:rFonts w:ascii="Maiandra GD" w:eastAsia="Times New Roman" w:hAnsi="Maiandra GD" w:cs="Consolas"/>
          <w:b/>
          <w:bCs/>
          <w:color w:val="6B7C8B"/>
          <w:sz w:val="24"/>
          <w:szCs w:val="24"/>
          <w:rPrChange w:id="12785"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2786" w:author="Narendra" w:date="2021-08-21T13:02:00Z">
            <w:rPr>
              <w:rFonts w:ascii="inherit" w:eastAsia="Times New Roman" w:hAnsi="inherit" w:cs="Consolas"/>
              <w:color w:val="CFD5E0"/>
              <w:sz w:val="25"/>
            </w:rPr>
          </w:rPrChange>
        </w:rPr>
        <w:t>string rawAuthzHeader</w:t>
      </w:r>
      <w:r w:rsidRPr="008C6831">
        <w:rPr>
          <w:rFonts w:ascii="Maiandra GD" w:eastAsia="Times New Roman" w:hAnsi="Maiandra GD" w:cs="Consolas"/>
          <w:b/>
          <w:bCs/>
          <w:color w:val="6B7C8B"/>
          <w:sz w:val="24"/>
          <w:szCs w:val="24"/>
          <w:rPrChange w:id="12787"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78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2789"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79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D19252"/>
          <w:sz w:val="24"/>
          <w:szCs w:val="24"/>
          <w:rPrChange w:id="12791" w:author="Narendra" w:date="2021-08-21T13:02:00Z">
            <w:rPr>
              <w:rFonts w:ascii="inherit" w:eastAsia="Times New Roman" w:hAnsi="inherit" w:cs="Consolas"/>
              <w:color w:val="D19252"/>
              <w:sz w:val="25"/>
            </w:rPr>
          </w:rPrChange>
        </w:rPr>
        <w:t>var</w:t>
      </w:r>
      <w:r w:rsidRPr="008C6831">
        <w:rPr>
          <w:rFonts w:ascii="Maiandra GD" w:eastAsia="Times New Roman" w:hAnsi="Maiandra GD" w:cs="Consolas"/>
          <w:color w:val="CFD5E0"/>
          <w:sz w:val="24"/>
          <w:szCs w:val="24"/>
          <w:rPrChange w:id="12792" w:author="Narendra" w:date="2021-08-21T13:02:00Z">
            <w:rPr>
              <w:rFonts w:ascii="inherit" w:eastAsia="Times New Roman" w:hAnsi="inherit" w:cs="Consolas"/>
              <w:color w:val="CFD5E0"/>
              <w:sz w:val="25"/>
            </w:rPr>
          </w:rPrChange>
        </w:rPr>
        <w:t xml:space="preserve"> credArray = rawAuthzHeader.</w:t>
      </w:r>
      <w:r w:rsidRPr="008C6831">
        <w:rPr>
          <w:rFonts w:ascii="Maiandra GD" w:eastAsia="Times New Roman" w:hAnsi="Maiandra GD" w:cs="Consolas"/>
          <w:color w:val="4284AE"/>
          <w:sz w:val="24"/>
          <w:szCs w:val="24"/>
          <w:rPrChange w:id="12793" w:author="Narendra" w:date="2021-08-21T13:02:00Z">
            <w:rPr>
              <w:rFonts w:ascii="inherit" w:eastAsia="Times New Roman" w:hAnsi="inherit" w:cs="Consolas"/>
              <w:color w:val="4284AE"/>
              <w:sz w:val="25"/>
            </w:rPr>
          </w:rPrChange>
        </w:rPr>
        <w:t>Split</w:t>
      </w:r>
      <w:r w:rsidRPr="008C6831">
        <w:rPr>
          <w:rFonts w:ascii="Maiandra GD" w:eastAsia="Times New Roman" w:hAnsi="Maiandra GD" w:cs="Consolas"/>
          <w:b/>
          <w:bCs/>
          <w:color w:val="6B7C8B"/>
          <w:sz w:val="24"/>
          <w:szCs w:val="24"/>
          <w:rPrChange w:id="12794"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7CC379"/>
          <w:sz w:val="24"/>
          <w:szCs w:val="24"/>
          <w:rPrChange w:id="12795" w:author="Narendra" w:date="2021-08-21T13:02:00Z">
            <w:rPr>
              <w:rFonts w:ascii="inherit" w:eastAsia="Times New Roman" w:hAnsi="inherit" w:cs="Consolas"/>
              <w:color w:val="7CC379"/>
              <w:sz w:val="25"/>
            </w:rPr>
          </w:rPrChange>
        </w:rPr>
        <w:t>':'</w:t>
      </w:r>
      <w:r w:rsidRPr="008C6831">
        <w:rPr>
          <w:rFonts w:ascii="Maiandra GD" w:eastAsia="Times New Roman" w:hAnsi="Maiandra GD" w:cs="Consolas"/>
          <w:b/>
          <w:bCs/>
          <w:color w:val="6B7C8B"/>
          <w:sz w:val="24"/>
          <w:szCs w:val="24"/>
          <w:rPrChange w:id="12796"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2797"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79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2799" w:author="Narendra" w:date="2021-08-21T13:02:00Z">
            <w:rPr>
              <w:rFonts w:ascii="inherit" w:eastAsia="Times New Roman" w:hAnsi="inherit" w:cs="Consolas"/>
              <w:b/>
              <w:bCs/>
              <w:color w:val="D171DD"/>
              <w:sz w:val="25"/>
            </w:rPr>
          </w:rPrChange>
        </w:rPr>
        <w:t>if</w:t>
      </w:r>
      <w:r w:rsidRPr="008C6831">
        <w:rPr>
          <w:rFonts w:ascii="Maiandra GD" w:eastAsia="Times New Roman" w:hAnsi="Maiandra GD" w:cs="Consolas"/>
          <w:color w:val="CFD5E0"/>
          <w:sz w:val="24"/>
          <w:szCs w:val="24"/>
          <w:rPrChange w:id="12800"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1280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2802" w:author="Narendra" w:date="2021-08-21T13:02:00Z">
            <w:rPr>
              <w:rFonts w:ascii="inherit" w:eastAsia="Times New Roman" w:hAnsi="inherit" w:cs="Consolas"/>
              <w:color w:val="CFD5E0"/>
              <w:sz w:val="25"/>
            </w:rPr>
          </w:rPrChange>
        </w:rPr>
        <w:t>credArray.</w:t>
      </w:r>
      <w:r w:rsidRPr="008C6831">
        <w:rPr>
          <w:rFonts w:ascii="Maiandra GD" w:eastAsia="Times New Roman" w:hAnsi="Maiandra GD" w:cs="Consolas"/>
          <w:color w:val="4284AE"/>
          <w:sz w:val="24"/>
          <w:szCs w:val="24"/>
          <w:rPrChange w:id="12803" w:author="Narendra" w:date="2021-08-21T13:02:00Z">
            <w:rPr>
              <w:rFonts w:ascii="inherit" w:eastAsia="Times New Roman" w:hAnsi="inherit" w:cs="Consolas"/>
              <w:color w:val="4284AE"/>
              <w:sz w:val="25"/>
            </w:rPr>
          </w:rPrChange>
        </w:rPr>
        <w:t>Length</w:t>
      </w:r>
      <w:r w:rsidRPr="008C6831">
        <w:rPr>
          <w:rFonts w:ascii="Maiandra GD" w:eastAsia="Times New Roman" w:hAnsi="Maiandra GD" w:cs="Consolas"/>
          <w:color w:val="CFD5E0"/>
          <w:sz w:val="24"/>
          <w:szCs w:val="24"/>
          <w:rPrChange w:id="12804" w:author="Narendra" w:date="2021-08-21T13:02:00Z">
            <w:rPr>
              <w:rFonts w:ascii="inherit" w:eastAsia="Times New Roman" w:hAnsi="inherit" w:cs="Consolas"/>
              <w:color w:val="CFD5E0"/>
              <w:sz w:val="25"/>
            </w:rPr>
          </w:rPrChange>
        </w:rPr>
        <w:t xml:space="preserve"> == </w:t>
      </w:r>
      <w:r w:rsidRPr="008C6831">
        <w:rPr>
          <w:rFonts w:ascii="Maiandra GD" w:eastAsia="Times New Roman" w:hAnsi="Maiandra GD" w:cs="Consolas"/>
          <w:color w:val="D19A66"/>
          <w:sz w:val="24"/>
          <w:szCs w:val="24"/>
          <w:rPrChange w:id="12805" w:author="Narendra" w:date="2021-08-21T13:02:00Z">
            <w:rPr>
              <w:rFonts w:ascii="inherit" w:eastAsia="Times New Roman" w:hAnsi="inherit" w:cs="Consolas"/>
              <w:color w:val="D19A66"/>
              <w:sz w:val="25"/>
            </w:rPr>
          </w:rPrChange>
        </w:rPr>
        <w:t>4</w:t>
      </w:r>
      <w:r w:rsidRPr="008C6831">
        <w:rPr>
          <w:rFonts w:ascii="Maiandra GD" w:eastAsia="Times New Roman" w:hAnsi="Maiandra GD" w:cs="Consolas"/>
          <w:b/>
          <w:bCs/>
          <w:color w:val="6B7C8B"/>
          <w:sz w:val="24"/>
          <w:szCs w:val="24"/>
          <w:rPrChange w:id="12806"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80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2808"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80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2810" w:author="Narendra" w:date="2021-08-21T13:02:00Z">
            <w:rPr>
              <w:rFonts w:ascii="inherit" w:eastAsia="Times New Roman" w:hAnsi="inherit" w:cs="Consolas"/>
              <w:b/>
              <w:bCs/>
              <w:color w:val="D171DD"/>
              <w:sz w:val="25"/>
            </w:rPr>
          </w:rPrChange>
        </w:rPr>
        <w:t>return</w:t>
      </w:r>
      <w:r w:rsidRPr="008C6831">
        <w:rPr>
          <w:rFonts w:ascii="Maiandra GD" w:eastAsia="Times New Roman" w:hAnsi="Maiandra GD" w:cs="Consolas"/>
          <w:color w:val="CFD5E0"/>
          <w:sz w:val="24"/>
          <w:szCs w:val="24"/>
          <w:rPrChange w:id="12811" w:author="Narendra" w:date="2021-08-21T13:02:00Z">
            <w:rPr>
              <w:rFonts w:ascii="inherit" w:eastAsia="Times New Roman" w:hAnsi="inherit" w:cs="Consolas"/>
              <w:color w:val="CFD5E0"/>
              <w:sz w:val="25"/>
            </w:rPr>
          </w:rPrChange>
        </w:rPr>
        <w:t xml:space="preserve"> credArray;</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81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2813"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81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2815" w:author="Narendra" w:date="2021-08-21T13:02:00Z">
            <w:rPr>
              <w:rFonts w:ascii="inherit" w:eastAsia="Times New Roman" w:hAnsi="inherit" w:cs="Consolas"/>
              <w:b/>
              <w:bCs/>
              <w:color w:val="D171DD"/>
              <w:sz w:val="25"/>
            </w:rPr>
          </w:rPrChange>
        </w:rPr>
        <w:t>else</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81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2817"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81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2819" w:author="Narendra" w:date="2021-08-21T13:02:00Z">
            <w:rPr>
              <w:rFonts w:ascii="inherit" w:eastAsia="Times New Roman" w:hAnsi="inherit" w:cs="Consolas"/>
              <w:b/>
              <w:bCs/>
              <w:color w:val="D171DD"/>
              <w:sz w:val="25"/>
            </w:rPr>
          </w:rPrChange>
        </w:rPr>
        <w:t>return</w:t>
      </w:r>
      <w:r w:rsidRPr="008C6831">
        <w:rPr>
          <w:rFonts w:ascii="Maiandra GD" w:eastAsia="Times New Roman" w:hAnsi="Maiandra GD" w:cs="Consolas"/>
          <w:color w:val="CFD5E0"/>
          <w:sz w:val="24"/>
          <w:szCs w:val="24"/>
          <w:rPrChange w:id="12820"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2821" w:author="Narendra" w:date="2021-08-21T13:02:00Z">
            <w:rPr>
              <w:rFonts w:ascii="inherit" w:eastAsia="Times New Roman" w:hAnsi="inherit" w:cs="Consolas"/>
              <w:b/>
              <w:bCs/>
              <w:color w:val="D171DD"/>
              <w:sz w:val="25"/>
            </w:rPr>
          </w:rPrChange>
        </w:rPr>
        <w:t>null</w:t>
      </w:r>
      <w:r w:rsidRPr="008C6831">
        <w:rPr>
          <w:rFonts w:ascii="Maiandra GD" w:eastAsia="Times New Roman" w:hAnsi="Maiandra GD" w:cs="Consolas"/>
          <w:color w:val="CFD5E0"/>
          <w:sz w:val="24"/>
          <w:szCs w:val="24"/>
          <w:rPrChange w:id="12822"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82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2824"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82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2826"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82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2828"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line="384" w:lineRule="atLeast"/>
        <w:textAlignment w:val="baseline"/>
        <w:rPr>
          <w:rFonts w:ascii="Maiandra GD" w:eastAsia="Times New Roman" w:hAnsi="Maiandra GD" w:cs="Consolas"/>
          <w:color w:val="596174"/>
          <w:sz w:val="24"/>
          <w:szCs w:val="24"/>
          <w:rPrChange w:id="1282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2830"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FFFFFF"/>
        <w:spacing w:after="0" w:line="240" w:lineRule="auto"/>
        <w:jc w:val="both"/>
        <w:textAlignment w:val="baseline"/>
        <w:outlineLvl w:val="4"/>
        <w:rPr>
          <w:rFonts w:ascii="Maiandra GD" w:eastAsia="Times New Roman" w:hAnsi="Maiandra GD" w:cs="Segoe UI"/>
          <w:color w:val="3A3A3A"/>
          <w:sz w:val="24"/>
          <w:szCs w:val="24"/>
          <w:rPrChange w:id="12831" w:author="Narendra" w:date="2021-08-21T13:02:00Z">
            <w:rPr>
              <w:rFonts w:ascii="Segoe UI" w:eastAsia="Times New Roman" w:hAnsi="Segoe UI" w:cs="Segoe UI"/>
              <w:color w:val="3A3A3A"/>
              <w:sz w:val="20"/>
              <w:szCs w:val="20"/>
            </w:rPr>
          </w:rPrChange>
        </w:rPr>
      </w:pPr>
      <w:r w:rsidRPr="008C6831">
        <w:rPr>
          <w:rFonts w:ascii="Maiandra GD" w:eastAsia="Times New Roman" w:hAnsi="Maiandra GD" w:cs="Arial"/>
          <w:b/>
          <w:bCs/>
          <w:color w:val="000000"/>
          <w:sz w:val="24"/>
          <w:szCs w:val="24"/>
          <w:rPrChange w:id="12832" w:author="Narendra" w:date="2021-08-21T13:02:00Z">
            <w:rPr>
              <w:rFonts w:ascii="Arial" w:eastAsia="Times New Roman" w:hAnsi="Arial" w:cs="Arial"/>
              <w:b/>
              <w:bCs/>
              <w:color w:val="000000"/>
              <w:sz w:val="27"/>
            </w:rPr>
          </w:rPrChange>
        </w:rPr>
        <w:t>Explanation of the Above Code:</w:t>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12833"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2834" w:author="Narendra" w:date="2021-08-21T13:02:00Z">
            <w:rPr>
              <w:rFonts w:ascii="Arial" w:eastAsia="Times New Roman" w:hAnsi="Arial" w:cs="Arial"/>
              <w:color w:val="000000"/>
              <w:sz w:val="23"/>
              <w:szCs w:val="23"/>
              <w:bdr w:val="none" w:sz="0" w:space="0" w:color="auto" w:frame="1"/>
            </w:rPr>
          </w:rPrChange>
        </w:rPr>
        <w:t>The above </w:t>
      </w:r>
      <w:r w:rsidRPr="008C6831">
        <w:rPr>
          <w:rFonts w:ascii="Maiandra GD" w:eastAsia="Times New Roman" w:hAnsi="Maiandra GD" w:cs="Arial"/>
          <w:b/>
          <w:bCs/>
          <w:color w:val="000000"/>
          <w:sz w:val="24"/>
          <w:szCs w:val="24"/>
          <w:rPrChange w:id="12835" w:author="Narendra" w:date="2021-08-21T13:02:00Z">
            <w:rPr>
              <w:rFonts w:ascii="Arial" w:eastAsia="Times New Roman" w:hAnsi="Arial" w:cs="Arial"/>
              <w:b/>
              <w:bCs/>
              <w:color w:val="000000"/>
              <w:sz w:val="23"/>
            </w:rPr>
          </w:rPrChange>
        </w:rPr>
        <w:t>HMACAuthenticationAttribute</w:t>
      </w:r>
      <w:r w:rsidRPr="008C6831">
        <w:rPr>
          <w:rFonts w:ascii="Maiandra GD" w:eastAsia="Times New Roman" w:hAnsi="Maiandra GD" w:cs="Arial"/>
          <w:color w:val="000000"/>
          <w:sz w:val="24"/>
          <w:szCs w:val="24"/>
          <w:bdr w:val="none" w:sz="0" w:space="0" w:color="auto" w:frame="1"/>
          <w:rPrChange w:id="12836" w:author="Narendra" w:date="2021-08-21T13:02:00Z">
            <w:rPr>
              <w:rFonts w:ascii="Arial" w:eastAsia="Times New Roman" w:hAnsi="Arial" w:cs="Arial"/>
              <w:color w:val="000000"/>
              <w:sz w:val="23"/>
              <w:szCs w:val="23"/>
              <w:bdr w:val="none" w:sz="0" w:space="0" w:color="auto" w:frame="1"/>
            </w:rPr>
          </w:rPrChange>
        </w:rPr>
        <w:t> class is derived from the </w:t>
      </w:r>
      <w:r w:rsidRPr="008C6831">
        <w:rPr>
          <w:rFonts w:ascii="Maiandra GD" w:eastAsia="Times New Roman" w:hAnsi="Maiandra GD" w:cs="Arial"/>
          <w:b/>
          <w:bCs/>
          <w:color w:val="000000"/>
          <w:sz w:val="24"/>
          <w:szCs w:val="24"/>
          <w:rPrChange w:id="12837" w:author="Narendra" w:date="2021-08-21T13:02:00Z">
            <w:rPr>
              <w:rFonts w:ascii="Arial" w:eastAsia="Times New Roman" w:hAnsi="Arial" w:cs="Arial"/>
              <w:b/>
              <w:bCs/>
              <w:color w:val="000000"/>
              <w:sz w:val="23"/>
            </w:rPr>
          </w:rPrChange>
        </w:rPr>
        <w:t>Attribute</w:t>
      </w:r>
      <w:r w:rsidRPr="008C6831">
        <w:rPr>
          <w:rFonts w:ascii="Maiandra GD" w:eastAsia="Times New Roman" w:hAnsi="Maiandra GD" w:cs="Arial"/>
          <w:color w:val="000000"/>
          <w:sz w:val="24"/>
          <w:szCs w:val="24"/>
          <w:bdr w:val="none" w:sz="0" w:space="0" w:color="auto" w:frame="1"/>
          <w:rPrChange w:id="12838" w:author="Narendra" w:date="2021-08-21T13:02:00Z">
            <w:rPr>
              <w:rFonts w:ascii="Arial" w:eastAsia="Times New Roman" w:hAnsi="Arial" w:cs="Arial"/>
              <w:color w:val="000000"/>
              <w:sz w:val="23"/>
              <w:szCs w:val="23"/>
              <w:bdr w:val="none" w:sz="0" w:space="0" w:color="auto" w:frame="1"/>
            </w:rPr>
          </w:rPrChange>
        </w:rPr>
        <w:t> class. So we can use this </w:t>
      </w:r>
      <w:r w:rsidRPr="008C6831">
        <w:rPr>
          <w:rFonts w:ascii="Maiandra GD" w:eastAsia="Times New Roman" w:hAnsi="Maiandra GD" w:cs="Arial"/>
          <w:b/>
          <w:bCs/>
          <w:color w:val="000000"/>
          <w:sz w:val="24"/>
          <w:szCs w:val="24"/>
          <w:rPrChange w:id="12839" w:author="Narendra" w:date="2021-08-21T13:02:00Z">
            <w:rPr>
              <w:rFonts w:ascii="Arial" w:eastAsia="Times New Roman" w:hAnsi="Arial" w:cs="Arial"/>
              <w:b/>
              <w:bCs/>
              <w:color w:val="000000"/>
              <w:sz w:val="23"/>
            </w:rPr>
          </w:rPrChange>
        </w:rPr>
        <w:t>HMACAuthenticationAttribute</w:t>
      </w:r>
      <w:r w:rsidRPr="008C6831">
        <w:rPr>
          <w:rFonts w:ascii="Maiandra GD" w:eastAsia="Times New Roman" w:hAnsi="Maiandra GD" w:cs="Arial"/>
          <w:color w:val="000000"/>
          <w:sz w:val="24"/>
          <w:szCs w:val="24"/>
          <w:bdr w:val="none" w:sz="0" w:space="0" w:color="auto" w:frame="1"/>
          <w:rPrChange w:id="12840" w:author="Narendra" w:date="2021-08-21T13:02:00Z">
            <w:rPr>
              <w:rFonts w:ascii="Arial" w:eastAsia="Times New Roman" w:hAnsi="Arial" w:cs="Arial"/>
              <w:color w:val="000000"/>
              <w:sz w:val="23"/>
              <w:szCs w:val="23"/>
              <w:bdr w:val="none" w:sz="0" w:space="0" w:color="auto" w:frame="1"/>
            </w:rPr>
          </w:rPrChange>
        </w:rPr>
        <w:t> class as a Filter Attribute over the controllers or HTTP action methods.</w:t>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12841"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2842" w:author="Narendra" w:date="2021-08-21T13:02:00Z">
            <w:rPr>
              <w:rFonts w:ascii="Arial" w:eastAsia="Times New Roman" w:hAnsi="Arial" w:cs="Arial"/>
              <w:color w:val="000000"/>
              <w:sz w:val="23"/>
              <w:szCs w:val="23"/>
              <w:bdr w:val="none" w:sz="0" w:space="0" w:color="auto" w:frame="1"/>
            </w:rPr>
          </w:rPrChange>
        </w:rPr>
        <w:t>The constructor of the </w:t>
      </w:r>
      <w:r w:rsidRPr="008C6831">
        <w:rPr>
          <w:rFonts w:ascii="Maiandra GD" w:eastAsia="Times New Roman" w:hAnsi="Maiandra GD" w:cs="Arial"/>
          <w:b/>
          <w:bCs/>
          <w:color w:val="000000"/>
          <w:sz w:val="24"/>
          <w:szCs w:val="24"/>
          <w:rPrChange w:id="12843" w:author="Narendra" w:date="2021-08-21T13:02:00Z">
            <w:rPr>
              <w:rFonts w:ascii="Arial" w:eastAsia="Times New Roman" w:hAnsi="Arial" w:cs="Arial"/>
              <w:b/>
              <w:bCs/>
              <w:color w:val="000000"/>
              <w:sz w:val="23"/>
            </w:rPr>
          </w:rPrChange>
        </w:rPr>
        <w:t>HMACAuthenticationAttribute</w:t>
      </w:r>
      <w:r w:rsidRPr="008C6831">
        <w:rPr>
          <w:rFonts w:ascii="Maiandra GD" w:eastAsia="Times New Roman" w:hAnsi="Maiandra GD" w:cs="Arial"/>
          <w:color w:val="000000"/>
          <w:sz w:val="24"/>
          <w:szCs w:val="24"/>
          <w:bdr w:val="none" w:sz="0" w:space="0" w:color="auto" w:frame="1"/>
          <w:rPrChange w:id="12844" w:author="Narendra" w:date="2021-08-21T13:02:00Z">
            <w:rPr>
              <w:rFonts w:ascii="Arial" w:eastAsia="Times New Roman" w:hAnsi="Arial" w:cs="Arial"/>
              <w:color w:val="000000"/>
              <w:sz w:val="23"/>
              <w:szCs w:val="23"/>
              <w:bdr w:val="none" w:sz="0" w:space="0" w:color="auto" w:frame="1"/>
            </w:rPr>
          </w:rPrChange>
        </w:rPr>
        <w:t> class currently filled a dictionary named “</w:t>
      </w:r>
      <w:r w:rsidRPr="008C6831">
        <w:rPr>
          <w:rFonts w:ascii="Maiandra GD" w:eastAsia="Times New Roman" w:hAnsi="Maiandra GD" w:cs="Arial"/>
          <w:b/>
          <w:bCs/>
          <w:color w:val="000000"/>
          <w:sz w:val="24"/>
          <w:szCs w:val="24"/>
          <w:rPrChange w:id="12845" w:author="Narendra" w:date="2021-08-21T13:02:00Z">
            <w:rPr>
              <w:rFonts w:ascii="Arial" w:eastAsia="Times New Roman" w:hAnsi="Arial" w:cs="Arial"/>
              <w:b/>
              <w:bCs/>
              <w:color w:val="000000"/>
              <w:sz w:val="23"/>
            </w:rPr>
          </w:rPrChange>
        </w:rPr>
        <w:t>allowedApps</w:t>
      </w:r>
      <w:r w:rsidRPr="008C6831">
        <w:rPr>
          <w:rFonts w:ascii="Maiandra GD" w:eastAsia="Times New Roman" w:hAnsi="Maiandra GD" w:cs="Arial"/>
          <w:color w:val="000000"/>
          <w:sz w:val="24"/>
          <w:szCs w:val="24"/>
          <w:bdr w:val="none" w:sz="0" w:space="0" w:color="auto" w:frame="1"/>
          <w:rPrChange w:id="12846" w:author="Narendra" w:date="2021-08-21T13:02:00Z">
            <w:rPr>
              <w:rFonts w:ascii="Arial" w:eastAsia="Times New Roman" w:hAnsi="Arial" w:cs="Arial"/>
              <w:color w:val="000000"/>
              <w:sz w:val="23"/>
              <w:szCs w:val="23"/>
              <w:bdr w:val="none" w:sz="0" w:space="0" w:color="auto" w:frame="1"/>
            </w:rPr>
          </w:rPrChange>
        </w:rPr>
        <w:t>”. We did this only for the demo purpose. In real-time, we need to store the </w:t>
      </w:r>
      <w:r w:rsidRPr="008C6831">
        <w:rPr>
          <w:rFonts w:ascii="Maiandra GD" w:eastAsia="Times New Roman" w:hAnsi="Maiandra GD" w:cs="Arial"/>
          <w:b/>
          <w:bCs/>
          <w:color w:val="000000"/>
          <w:sz w:val="24"/>
          <w:szCs w:val="24"/>
          <w:rPrChange w:id="12847" w:author="Narendra" w:date="2021-08-21T13:02:00Z">
            <w:rPr>
              <w:rFonts w:ascii="Arial" w:eastAsia="Times New Roman" w:hAnsi="Arial" w:cs="Arial"/>
              <w:b/>
              <w:bCs/>
              <w:color w:val="000000"/>
              <w:sz w:val="23"/>
            </w:rPr>
          </w:rPrChange>
        </w:rPr>
        <w:t>Public Shared APP Id</w:t>
      </w:r>
      <w:r w:rsidRPr="008C6831">
        <w:rPr>
          <w:rFonts w:ascii="Maiandra GD" w:eastAsia="Times New Roman" w:hAnsi="Maiandra GD" w:cs="Arial"/>
          <w:color w:val="000000"/>
          <w:sz w:val="24"/>
          <w:szCs w:val="24"/>
          <w:bdr w:val="none" w:sz="0" w:space="0" w:color="auto" w:frame="1"/>
          <w:rPrChange w:id="12848" w:author="Narendra" w:date="2021-08-21T13:02:00Z">
            <w:rPr>
              <w:rFonts w:ascii="Arial" w:eastAsia="Times New Roman" w:hAnsi="Arial" w:cs="Arial"/>
              <w:color w:val="000000"/>
              <w:sz w:val="23"/>
              <w:szCs w:val="23"/>
              <w:bdr w:val="none" w:sz="0" w:space="0" w:color="auto" w:frame="1"/>
            </w:rPr>
          </w:rPrChange>
        </w:rPr>
        <w:t> and </w:t>
      </w:r>
      <w:r w:rsidRPr="008C6831">
        <w:rPr>
          <w:rFonts w:ascii="Maiandra GD" w:eastAsia="Times New Roman" w:hAnsi="Maiandra GD" w:cs="Arial"/>
          <w:b/>
          <w:bCs/>
          <w:color w:val="000000"/>
          <w:sz w:val="24"/>
          <w:szCs w:val="24"/>
          <w:rPrChange w:id="12849" w:author="Narendra" w:date="2021-08-21T13:02:00Z">
            <w:rPr>
              <w:rFonts w:ascii="Arial" w:eastAsia="Times New Roman" w:hAnsi="Arial" w:cs="Arial"/>
              <w:b/>
              <w:bCs/>
              <w:color w:val="000000"/>
              <w:sz w:val="23"/>
            </w:rPr>
          </w:rPrChange>
        </w:rPr>
        <w:t>Private Secret API Key</w:t>
      </w:r>
      <w:r w:rsidRPr="008C6831">
        <w:rPr>
          <w:rFonts w:ascii="Maiandra GD" w:eastAsia="Times New Roman" w:hAnsi="Maiandra GD" w:cs="Arial"/>
          <w:color w:val="000000"/>
          <w:sz w:val="24"/>
          <w:szCs w:val="24"/>
          <w:bdr w:val="none" w:sz="0" w:space="0" w:color="auto" w:frame="1"/>
          <w:rPrChange w:id="12850" w:author="Narendra" w:date="2021-08-21T13:02:00Z">
            <w:rPr>
              <w:rFonts w:ascii="Arial" w:eastAsia="Times New Roman" w:hAnsi="Arial" w:cs="Arial"/>
              <w:color w:val="000000"/>
              <w:sz w:val="23"/>
              <w:szCs w:val="23"/>
              <w:bdr w:val="none" w:sz="0" w:space="0" w:color="auto" w:frame="1"/>
            </w:rPr>
          </w:rPrChange>
        </w:rPr>
        <w:t> in some secure repository like a database or config file.</w:t>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12851"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2852" w:author="Narendra" w:date="2021-08-21T13:02:00Z">
            <w:rPr>
              <w:rFonts w:ascii="Arial" w:eastAsia="Times New Roman" w:hAnsi="Arial" w:cs="Arial"/>
              <w:color w:val="000000"/>
              <w:sz w:val="23"/>
              <w:szCs w:val="23"/>
              <w:bdr w:val="none" w:sz="0" w:space="0" w:color="auto" w:frame="1"/>
            </w:rPr>
          </w:rPrChange>
        </w:rPr>
        <w:t>In the “</w:t>
      </w:r>
      <w:r w:rsidRPr="008C6831">
        <w:rPr>
          <w:rFonts w:ascii="Maiandra GD" w:eastAsia="Times New Roman" w:hAnsi="Maiandra GD" w:cs="Arial"/>
          <w:b/>
          <w:bCs/>
          <w:color w:val="000000"/>
          <w:sz w:val="24"/>
          <w:szCs w:val="24"/>
          <w:rPrChange w:id="12853" w:author="Narendra" w:date="2021-08-21T13:02:00Z">
            <w:rPr>
              <w:rFonts w:ascii="Arial" w:eastAsia="Times New Roman" w:hAnsi="Arial" w:cs="Arial"/>
              <w:b/>
              <w:bCs/>
              <w:color w:val="000000"/>
              <w:sz w:val="23"/>
            </w:rPr>
          </w:rPrChange>
        </w:rPr>
        <w:t>AuthenticateAsync</w:t>
      </w:r>
      <w:r w:rsidRPr="008C6831">
        <w:rPr>
          <w:rFonts w:ascii="Maiandra GD" w:eastAsia="Times New Roman" w:hAnsi="Maiandra GD" w:cs="Arial"/>
          <w:color w:val="000000"/>
          <w:sz w:val="24"/>
          <w:szCs w:val="24"/>
          <w:bdr w:val="none" w:sz="0" w:space="0" w:color="auto" w:frame="1"/>
          <w:rPrChange w:id="12854" w:author="Narendra" w:date="2021-08-21T13:02:00Z">
            <w:rPr>
              <w:rFonts w:ascii="Arial" w:eastAsia="Times New Roman" w:hAnsi="Arial" w:cs="Arial"/>
              <w:color w:val="000000"/>
              <w:sz w:val="23"/>
              <w:szCs w:val="23"/>
              <w:bdr w:val="none" w:sz="0" w:space="0" w:color="auto" w:frame="1"/>
            </w:rPr>
          </w:rPrChange>
        </w:rPr>
        <w:t>” method, we implement the logic for validating the signature of the incoming request.</w:t>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12855"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2856" w:author="Narendra" w:date="2021-08-21T13:02:00Z">
            <w:rPr>
              <w:rFonts w:ascii="Arial" w:eastAsia="Times New Roman" w:hAnsi="Arial" w:cs="Arial"/>
              <w:color w:val="000000"/>
              <w:sz w:val="23"/>
              <w:szCs w:val="23"/>
              <w:bdr w:val="none" w:sz="0" w:space="0" w:color="auto" w:frame="1"/>
            </w:rPr>
          </w:rPrChange>
        </w:rPr>
        <w:t>Next, we need to make sure that the </w:t>
      </w:r>
      <w:r w:rsidRPr="008C6831">
        <w:rPr>
          <w:rFonts w:ascii="Maiandra GD" w:eastAsia="Times New Roman" w:hAnsi="Maiandra GD" w:cs="Arial"/>
          <w:b/>
          <w:bCs/>
          <w:color w:val="000000"/>
          <w:sz w:val="24"/>
          <w:szCs w:val="24"/>
          <w:rPrChange w:id="12857" w:author="Narendra" w:date="2021-08-21T13:02:00Z">
            <w:rPr>
              <w:rFonts w:ascii="Arial" w:eastAsia="Times New Roman" w:hAnsi="Arial" w:cs="Arial"/>
              <w:b/>
              <w:bCs/>
              <w:color w:val="000000"/>
              <w:sz w:val="23"/>
            </w:rPr>
          </w:rPrChange>
        </w:rPr>
        <w:t>Authorization Header</w:t>
      </w:r>
      <w:r w:rsidRPr="008C6831">
        <w:rPr>
          <w:rFonts w:ascii="Maiandra GD" w:eastAsia="Times New Roman" w:hAnsi="Maiandra GD" w:cs="Arial"/>
          <w:color w:val="000000"/>
          <w:sz w:val="24"/>
          <w:szCs w:val="24"/>
          <w:bdr w:val="none" w:sz="0" w:space="0" w:color="auto" w:frame="1"/>
          <w:rPrChange w:id="12858" w:author="Narendra" w:date="2021-08-21T13:02:00Z">
            <w:rPr>
              <w:rFonts w:ascii="Arial" w:eastAsia="Times New Roman" w:hAnsi="Arial" w:cs="Arial"/>
              <w:color w:val="000000"/>
              <w:sz w:val="23"/>
              <w:szCs w:val="23"/>
              <w:bdr w:val="none" w:sz="0" w:space="0" w:color="auto" w:frame="1"/>
            </w:rPr>
          </w:rPrChange>
        </w:rPr>
        <w:t> is present in the request and it should not be empty. We also need to make sure that it contains the “</w:t>
      </w:r>
      <w:r w:rsidRPr="008C6831">
        <w:rPr>
          <w:rFonts w:ascii="Maiandra GD" w:eastAsia="Times New Roman" w:hAnsi="Maiandra GD" w:cs="Arial"/>
          <w:b/>
          <w:bCs/>
          <w:color w:val="000000"/>
          <w:sz w:val="24"/>
          <w:szCs w:val="24"/>
          <w:rPrChange w:id="12859" w:author="Narendra" w:date="2021-08-21T13:02:00Z">
            <w:rPr>
              <w:rFonts w:ascii="Arial" w:eastAsia="Times New Roman" w:hAnsi="Arial" w:cs="Arial"/>
              <w:b/>
              <w:bCs/>
              <w:color w:val="000000"/>
              <w:sz w:val="23"/>
            </w:rPr>
          </w:rPrChange>
        </w:rPr>
        <w:t>hmacauth</w:t>
      </w:r>
      <w:r w:rsidRPr="008C6831">
        <w:rPr>
          <w:rFonts w:ascii="Maiandra GD" w:eastAsia="Times New Roman" w:hAnsi="Maiandra GD" w:cs="Arial"/>
          <w:color w:val="000000"/>
          <w:sz w:val="24"/>
          <w:szCs w:val="24"/>
          <w:bdr w:val="none" w:sz="0" w:space="0" w:color="auto" w:frame="1"/>
          <w:rPrChange w:id="12860" w:author="Narendra" w:date="2021-08-21T13:02:00Z">
            <w:rPr>
              <w:rFonts w:ascii="Arial" w:eastAsia="Times New Roman" w:hAnsi="Arial" w:cs="Arial"/>
              <w:color w:val="000000"/>
              <w:sz w:val="23"/>
              <w:szCs w:val="23"/>
              <w:bdr w:val="none" w:sz="0" w:space="0" w:color="auto" w:frame="1"/>
            </w:rPr>
          </w:rPrChange>
        </w:rPr>
        <w:t xml:space="preserve">” </w:t>
      </w:r>
      <w:r w:rsidRPr="008C6831">
        <w:rPr>
          <w:rFonts w:ascii="Maiandra GD" w:eastAsia="Times New Roman" w:hAnsi="Maiandra GD" w:cs="Arial"/>
          <w:color w:val="000000"/>
          <w:sz w:val="24"/>
          <w:szCs w:val="24"/>
          <w:bdr w:val="none" w:sz="0" w:space="0" w:color="auto" w:frame="1"/>
          <w:rPrChange w:id="12861" w:author="Narendra" w:date="2021-08-21T13:02:00Z">
            <w:rPr>
              <w:rFonts w:ascii="Arial" w:eastAsia="Times New Roman" w:hAnsi="Arial" w:cs="Arial"/>
              <w:color w:val="000000"/>
              <w:sz w:val="23"/>
              <w:szCs w:val="23"/>
              <w:bdr w:val="none" w:sz="0" w:space="0" w:color="auto" w:frame="1"/>
            </w:rPr>
          </w:rPrChange>
        </w:rPr>
        <w:lastRenderedPageBreak/>
        <w:t>scheme. If everything is fine, then we need to read the </w:t>
      </w:r>
      <w:r w:rsidRPr="008C6831">
        <w:rPr>
          <w:rFonts w:ascii="Maiandra GD" w:eastAsia="Times New Roman" w:hAnsi="Maiandra GD" w:cs="Arial"/>
          <w:b/>
          <w:bCs/>
          <w:color w:val="000000"/>
          <w:sz w:val="24"/>
          <w:szCs w:val="24"/>
          <w:rPrChange w:id="12862" w:author="Narendra" w:date="2021-08-21T13:02:00Z">
            <w:rPr>
              <w:rFonts w:ascii="Arial" w:eastAsia="Times New Roman" w:hAnsi="Arial" w:cs="Arial"/>
              <w:b/>
              <w:bCs/>
              <w:color w:val="000000"/>
              <w:sz w:val="23"/>
            </w:rPr>
          </w:rPrChange>
        </w:rPr>
        <w:t>Authorization Header</w:t>
      </w:r>
      <w:r w:rsidRPr="008C6831">
        <w:rPr>
          <w:rFonts w:ascii="Maiandra GD" w:eastAsia="Times New Roman" w:hAnsi="Maiandra GD" w:cs="Arial"/>
          <w:color w:val="000000"/>
          <w:sz w:val="24"/>
          <w:szCs w:val="24"/>
          <w:bdr w:val="none" w:sz="0" w:space="0" w:color="auto" w:frame="1"/>
          <w:rPrChange w:id="12863" w:author="Narendra" w:date="2021-08-21T13:02:00Z">
            <w:rPr>
              <w:rFonts w:ascii="Arial" w:eastAsia="Times New Roman" w:hAnsi="Arial" w:cs="Arial"/>
              <w:color w:val="000000"/>
              <w:sz w:val="23"/>
              <w:szCs w:val="23"/>
              <w:bdr w:val="none" w:sz="0" w:space="0" w:color="auto" w:frame="1"/>
            </w:rPr>
          </w:rPrChange>
        </w:rPr>
        <w:t> value from the request and then split its content based on the delimiter we have specified earlier in client i.e. using a colon “:”.</w:t>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12864"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2865" w:author="Narendra" w:date="2021-08-21T13:02:00Z">
            <w:rPr>
              <w:rFonts w:ascii="Arial" w:eastAsia="Times New Roman" w:hAnsi="Arial" w:cs="Arial"/>
              <w:color w:val="000000"/>
              <w:sz w:val="23"/>
              <w:szCs w:val="23"/>
              <w:bdr w:val="none" w:sz="0" w:space="0" w:color="auto" w:frame="1"/>
            </w:rPr>
          </w:rPrChange>
        </w:rPr>
        <w:t>Finally, we are calling the “</w:t>
      </w:r>
      <w:r w:rsidRPr="008C6831">
        <w:rPr>
          <w:rFonts w:ascii="Maiandra GD" w:eastAsia="Times New Roman" w:hAnsi="Maiandra GD" w:cs="Arial"/>
          <w:b/>
          <w:bCs/>
          <w:color w:val="000000"/>
          <w:sz w:val="24"/>
          <w:szCs w:val="24"/>
          <w:rPrChange w:id="12866" w:author="Narendra" w:date="2021-08-21T13:02:00Z">
            <w:rPr>
              <w:rFonts w:ascii="Arial" w:eastAsia="Times New Roman" w:hAnsi="Arial" w:cs="Arial"/>
              <w:b/>
              <w:bCs/>
              <w:color w:val="000000"/>
              <w:sz w:val="23"/>
            </w:rPr>
          </w:rPrChange>
        </w:rPr>
        <w:t>IsValidRequest</w:t>
      </w:r>
      <w:r w:rsidRPr="008C6831">
        <w:rPr>
          <w:rFonts w:ascii="Maiandra GD" w:eastAsia="Times New Roman" w:hAnsi="Maiandra GD" w:cs="Arial"/>
          <w:color w:val="000000"/>
          <w:sz w:val="24"/>
          <w:szCs w:val="24"/>
          <w:bdr w:val="none" w:sz="0" w:space="0" w:color="auto" w:frame="1"/>
          <w:rPrChange w:id="12867" w:author="Narendra" w:date="2021-08-21T13:02:00Z">
            <w:rPr>
              <w:rFonts w:ascii="Arial" w:eastAsia="Times New Roman" w:hAnsi="Arial" w:cs="Arial"/>
              <w:color w:val="000000"/>
              <w:sz w:val="23"/>
              <w:szCs w:val="23"/>
              <w:bdr w:val="none" w:sz="0" w:space="0" w:color="auto" w:frame="1"/>
            </w:rPr>
          </w:rPrChange>
        </w:rPr>
        <w:t>” method where we implement all the logic of reconstructing the HMAC Signature from the request data and then comparing this signature with the incoming signature. We will implement this method in </w:t>
      </w:r>
      <w:r w:rsidRPr="008C6831">
        <w:rPr>
          <w:rFonts w:ascii="Maiandra GD" w:eastAsia="Times New Roman" w:hAnsi="Maiandra GD" w:cs="Arial"/>
          <w:b/>
          <w:bCs/>
          <w:color w:val="000000"/>
          <w:sz w:val="24"/>
          <w:szCs w:val="24"/>
          <w:rPrChange w:id="12868" w:author="Narendra" w:date="2021-08-21T13:02:00Z">
            <w:rPr>
              <w:rFonts w:ascii="Arial" w:eastAsia="Times New Roman" w:hAnsi="Arial" w:cs="Arial"/>
              <w:b/>
              <w:bCs/>
              <w:color w:val="000000"/>
              <w:sz w:val="23"/>
            </w:rPr>
          </w:rPrChange>
        </w:rPr>
        <w:t>Step6</w:t>
      </w:r>
      <w:r w:rsidRPr="008C6831">
        <w:rPr>
          <w:rFonts w:ascii="Maiandra GD" w:eastAsia="Times New Roman" w:hAnsi="Maiandra GD" w:cs="Arial"/>
          <w:color w:val="000000"/>
          <w:sz w:val="24"/>
          <w:szCs w:val="24"/>
          <w:bdr w:val="none" w:sz="0" w:space="0" w:color="auto" w:frame="1"/>
          <w:rPrChange w:id="12869" w:author="Narendra" w:date="2021-08-21T13:02:00Z">
            <w:rPr>
              <w:rFonts w:ascii="Arial" w:eastAsia="Times New Roman" w:hAnsi="Arial" w:cs="Arial"/>
              <w:color w:val="000000"/>
              <w:sz w:val="23"/>
              <w:szCs w:val="23"/>
              <w:bdr w:val="none" w:sz="0" w:space="0" w:color="auto" w:frame="1"/>
            </w:rPr>
          </w:rPrChange>
        </w:rPr>
        <w:t> of this section.</w:t>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12870"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2871" w:author="Narendra" w:date="2021-08-21T13:02:00Z">
            <w:rPr>
              <w:rFonts w:ascii="Arial" w:eastAsia="Times New Roman" w:hAnsi="Arial" w:cs="Arial"/>
              <w:color w:val="000000"/>
              <w:sz w:val="23"/>
              <w:szCs w:val="23"/>
              <w:bdr w:val="none" w:sz="0" w:space="0" w:color="auto" w:frame="1"/>
            </w:rPr>
          </w:rPrChange>
        </w:rPr>
        <w:t>In case the </w:t>
      </w:r>
      <w:r w:rsidRPr="008C6831">
        <w:rPr>
          <w:rFonts w:ascii="Maiandra GD" w:eastAsia="Times New Roman" w:hAnsi="Maiandra GD" w:cs="Arial"/>
          <w:b/>
          <w:bCs/>
          <w:color w:val="000000"/>
          <w:sz w:val="24"/>
          <w:szCs w:val="24"/>
          <w:rPrChange w:id="12872" w:author="Narendra" w:date="2021-08-21T13:02:00Z">
            <w:rPr>
              <w:rFonts w:ascii="Arial" w:eastAsia="Times New Roman" w:hAnsi="Arial" w:cs="Arial"/>
              <w:b/>
              <w:bCs/>
              <w:color w:val="000000"/>
              <w:sz w:val="23"/>
            </w:rPr>
          </w:rPrChange>
        </w:rPr>
        <w:t>Authorization Header</w:t>
      </w:r>
      <w:r w:rsidRPr="008C6831">
        <w:rPr>
          <w:rFonts w:ascii="Maiandra GD" w:eastAsia="Times New Roman" w:hAnsi="Maiandra GD" w:cs="Arial"/>
          <w:color w:val="000000"/>
          <w:sz w:val="24"/>
          <w:szCs w:val="24"/>
          <w:bdr w:val="none" w:sz="0" w:space="0" w:color="auto" w:frame="1"/>
          <w:rPrChange w:id="12873" w:author="Narendra" w:date="2021-08-21T13:02:00Z">
            <w:rPr>
              <w:rFonts w:ascii="Arial" w:eastAsia="Times New Roman" w:hAnsi="Arial" w:cs="Arial"/>
              <w:color w:val="000000"/>
              <w:sz w:val="23"/>
              <w:szCs w:val="23"/>
              <w:bdr w:val="none" w:sz="0" w:space="0" w:color="auto" w:frame="1"/>
            </w:rPr>
          </w:rPrChange>
        </w:rPr>
        <w:t> is not present or if the Authorization Header does not the “</w:t>
      </w:r>
      <w:r w:rsidRPr="008C6831">
        <w:rPr>
          <w:rFonts w:ascii="Maiandra GD" w:eastAsia="Times New Roman" w:hAnsi="Maiandra GD" w:cs="Arial"/>
          <w:b/>
          <w:bCs/>
          <w:color w:val="000000"/>
          <w:sz w:val="24"/>
          <w:szCs w:val="24"/>
          <w:rPrChange w:id="12874" w:author="Narendra" w:date="2021-08-21T13:02:00Z">
            <w:rPr>
              <w:rFonts w:ascii="Arial" w:eastAsia="Times New Roman" w:hAnsi="Arial" w:cs="Arial"/>
              <w:b/>
              <w:bCs/>
              <w:color w:val="000000"/>
              <w:sz w:val="23"/>
            </w:rPr>
          </w:rPrChange>
        </w:rPr>
        <w:t>hmacauth</w:t>
      </w:r>
      <w:r w:rsidRPr="008C6831">
        <w:rPr>
          <w:rFonts w:ascii="Maiandra GD" w:eastAsia="Times New Roman" w:hAnsi="Maiandra GD" w:cs="Arial"/>
          <w:color w:val="000000"/>
          <w:sz w:val="24"/>
          <w:szCs w:val="24"/>
          <w:bdr w:val="none" w:sz="0" w:space="0" w:color="auto" w:frame="1"/>
          <w:rPrChange w:id="12875" w:author="Narendra" w:date="2021-08-21T13:02:00Z">
            <w:rPr>
              <w:rFonts w:ascii="Arial" w:eastAsia="Times New Roman" w:hAnsi="Arial" w:cs="Arial"/>
              <w:color w:val="000000"/>
              <w:sz w:val="23"/>
              <w:szCs w:val="23"/>
              <w:bdr w:val="none" w:sz="0" w:space="0" w:color="auto" w:frame="1"/>
            </w:rPr>
          </w:rPrChange>
        </w:rPr>
        <w:t>” scheme or if the “</w:t>
      </w:r>
      <w:r w:rsidRPr="008C6831">
        <w:rPr>
          <w:rFonts w:ascii="Maiandra GD" w:eastAsia="Times New Roman" w:hAnsi="Maiandra GD" w:cs="Arial"/>
          <w:b/>
          <w:bCs/>
          <w:color w:val="000000"/>
          <w:sz w:val="24"/>
          <w:szCs w:val="24"/>
          <w:rPrChange w:id="12876" w:author="Narendra" w:date="2021-08-21T13:02:00Z">
            <w:rPr>
              <w:rFonts w:ascii="Arial" w:eastAsia="Times New Roman" w:hAnsi="Arial" w:cs="Arial"/>
              <w:b/>
              <w:bCs/>
              <w:color w:val="000000"/>
              <w:sz w:val="23"/>
            </w:rPr>
          </w:rPrChange>
        </w:rPr>
        <w:t>IsValidRequest</w:t>
      </w:r>
      <w:r w:rsidRPr="008C6831">
        <w:rPr>
          <w:rFonts w:ascii="Maiandra GD" w:eastAsia="Times New Roman" w:hAnsi="Maiandra GD" w:cs="Arial"/>
          <w:color w:val="000000"/>
          <w:sz w:val="24"/>
          <w:szCs w:val="24"/>
          <w:bdr w:val="none" w:sz="0" w:space="0" w:color="auto" w:frame="1"/>
          <w:rPrChange w:id="12877" w:author="Narendra" w:date="2021-08-21T13:02:00Z">
            <w:rPr>
              <w:rFonts w:ascii="Arial" w:eastAsia="Times New Roman" w:hAnsi="Arial" w:cs="Arial"/>
              <w:color w:val="000000"/>
              <w:sz w:val="23"/>
              <w:szCs w:val="23"/>
              <w:bdr w:val="none" w:sz="0" w:space="0" w:color="auto" w:frame="1"/>
            </w:rPr>
          </w:rPrChange>
        </w:rPr>
        <w:t>” method returns false, then we will consider this request as an unauthorized request and returns </w:t>
      </w:r>
      <w:r w:rsidRPr="008C6831">
        <w:rPr>
          <w:rFonts w:ascii="Maiandra GD" w:eastAsia="Times New Roman" w:hAnsi="Maiandra GD" w:cs="Arial"/>
          <w:b/>
          <w:bCs/>
          <w:color w:val="000000"/>
          <w:sz w:val="24"/>
          <w:szCs w:val="24"/>
          <w:rPrChange w:id="12878" w:author="Narendra" w:date="2021-08-21T13:02:00Z">
            <w:rPr>
              <w:rFonts w:ascii="Arial" w:eastAsia="Times New Roman" w:hAnsi="Arial" w:cs="Arial"/>
              <w:b/>
              <w:bCs/>
              <w:color w:val="000000"/>
              <w:sz w:val="23"/>
            </w:rPr>
          </w:rPrChange>
        </w:rPr>
        <w:t>401 unauthorized.</w:t>
      </w:r>
      <w:r w:rsidRPr="008C6831">
        <w:rPr>
          <w:rFonts w:ascii="Maiandra GD" w:eastAsia="Times New Roman" w:hAnsi="Maiandra GD" w:cs="Arial"/>
          <w:color w:val="000000"/>
          <w:sz w:val="24"/>
          <w:szCs w:val="24"/>
          <w:bdr w:val="none" w:sz="0" w:space="0" w:color="auto" w:frame="1"/>
          <w:rPrChange w:id="12879" w:author="Narendra" w:date="2021-08-21T13:02:00Z">
            <w:rPr>
              <w:rFonts w:ascii="Arial" w:eastAsia="Times New Roman" w:hAnsi="Arial" w:cs="Arial"/>
              <w:color w:val="000000"/>
              <w:sz w:val="23"/>
              <w:szCs w:val="23"/>
              <w:bdr w:val="none" w:sz="0" w:space="0" w:color="auto" w:frame="1"/>
            </w:rPr>
          </w:rPrChange>
        </w:rPr>
        <w:t> We should return an authentication challenge to the response, and this should be implemented within the method “</w:t>
      </w:r>
      <w:r w:rsidRPr="008C6831">
        <w:rPr>
          <w:rFonts w:ascii="Maiandra GD" w:eastAsia="Times New Roman" w:hAnsi="Maiandra GD" w:cs="Arial"/>
          <w:b/>
          <w:bCs/>
          <w:color w:val="000000"/>
          <w:sz w:val="24"/>
          <w:szCs w:val="24"/>
          <w:rPrChange w:id="12880" w:author="Narendra" w:date="2021-08-21T13:02:00Z">
            <w:rPr>
              <w:rFonts w:ascii="Arial" w:eastAsia="Times New Roman" w:hAnsi="Arial" w:cs="Arial"/>
              <w:b/>
              <w:bCs/>
              <w:color w:val="000000"/>
              <w:sz w:val="23"/>
            </w:rPr>
          </w:rPrChange>
        </w:rPr>
        <w:t>ChallengeAsync</w:t>
      </w:r>
      <w:r w:rsidRPr="008C6831">
        <w:rPr>
          <w:rFonts w:ascii="Maiandra GD" w:eastAsia="Times New Roman" w:hAnsi="Maiandra GD" w:cs="Arial"/>
          <w:color w:val="000000"/>
          <w:sz w:val="24"/>
          <w:szCs w:val="24"/>
          <w:bdr w:val="none" w:sz="0" w:space="0" w:color="auto" w:frame="1"/>
          <w:rPrChange w:id="12881" w:author="Narendra" w:date="2021-08-21T13:02:00Z">
            <w:rPr>
              <w:rFonts w:ascii="Arial" w:eastAsia="Times New Roman" w:hAnsi="Arial" w:cs="Arial"/>
              <w:color w:val="000000"/>
              <w:sz w:val="23"/>
              <w:szCs w:val="23"/>
              <w:bdr w:val="none" w:sz="0" w:space="0" w:color="auto" w:frame="1"/>
            </w:rPr>
          </w:rPrChange>
        </w:rPr>
        <w:t>” which we will implement in the next step.</w:t>
      </w:r>
    </w:p>
    <w:p w:rsidR="003B08DB" w:rsidRPr="008C6831" w:rsidRDefault="003B08DB" w:rsidP="003B08DB">
      <w:pPr>
        <w:shd w:val="clear" w:color="auto" w:fill="FFFFFF"/>
        <w:spacing w:after="0" w:line="240" w:lineRule="auto"/>
        <w:jc w:val="both"/>
        <w:textAlignment w:val="baseline"/>
        <w:outlineLvl w:val="4"/>
        <w:rPr>
          <w:rFonts w:ascii="Maiandra GD" w:eastAsia="Times New Roman" w:hAnsi="Maiandra GD" w:cs="Segoe UI"/>
          <w:color w:val="3A3A3A"/>
          <w:sz w:val="24"/>
          <w:szCs w:val="24"/>
          <w:rPrChange w:id="12882" w:author="Narendra" w:date="2021-08-21T13:02:00Z">
            <w:rPr>
              <w:rFonts w:ascii="Segoe UI" w:eastAsia="Times New Roman" w:hAnsi="Segoe UI" w:cs="Segoe UI"/>
              <w:color w:val="3A3A3A"/>
              <w:sz w:val="20"/>
              <w:szCs w:val="20"/>
            </w:rPr>
          </w:rPrChange>
        </w:rPr>
      </w:pPr>
      <w:r w:rsidRPr="008C6831">
        <w:rPr>
          <w:rFonts w:ascii="Maiandra GD" w:eastAsia="Times New Roman" w:hAnsi="Maiandra GD" w:cs="Arial"/>
          <w:b/>
          <w:bCs/>
          <w:color w:val="000000"/>
          <w:sz w:val="24"/>
          <w:szCs w:val="24"/>
          <w:rPrChange w:id="12883" w:author="Narendra" w:date="2021-08-21T13:02:00Z">
            <w:rPr>
              <w:rFonts w:ascii="Arial" w:eastAsia="Times New Roman" w:hAnsi="Arial" w:cs="Arial"/>
              <w:b/>
              <w:bCs/>
              <w:color w:val="000000"/>
              <w:sz w:val="27"/>
            </w:rPr>
          </w:rPrChange>
        </w:rPr>
        <w:t>Step5: Adding the authentication challenge to the response</w:t>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12884"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2885" w:author="Narendra" w:date="2021-08-21T13:02:00Z">
            <w:rPr>
              <w:rFonts w:ascii="Arial" w:eastAsia="Times New Roman" w:hAnsi="Arial" w:cs="Arial"/>
              <w:color w:val="000000"/>
              <w:sz w:val="23"/>
              <w:szCs w:val="23"/>
              <w:bdr w:val="none" w:sz="0" w:space="0" w:color="auto" w:frame="1"/>
            </w:rPr>
          </w:rPrChange>
        </w:rPr>
        <w:t>To add the authentication challenge to the unauthorized response, create a class file with the name ResultWithChallenge within the Models folder and then copy and paste the following code.</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88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2887"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12888" w:author="Narendra" w:date="2021-08-21T13:02:00Z">
            <w:rPr>
              <w:rFonts w:ascii="inherit" w:eastAsia="Times New Roman" w:hAnsi="inherit" w:cs="Consolas"/>
              <w:i/>
              <w:iCs/>
              <w:color w:val="4284AE"/>
              <w:sz w:val="25"/>
            </w:rPr>
          </w:rPrChange>
        </w:rPr>
        <w:t>System.Net;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88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2890"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12891" w:author="Narendra" w:date="2021-08-21T13:02:00Z">
            <w:rPr>
              <w:rFonts w:ascii="inherit" w:eastAsia="Times New Roman" w:hAnsi="inherit" w:cs="Consolas"/>
              <w:i/>
              <w:iCs/>
              <w:color w:val="4284AE"/>
              <w:sz w:val="25"/>
            </w:rPr>
          </w:rPrChange>
        </w:rPr>
        <w:t>System.Net.Http;</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89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2893"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12894" w:author="Narendra" w:date="2021-08-21T13:02:00Z">
            <w:rPr>
              <w:rFonts w:ascii="inherit" w:eastAsia="Times New Roman" w:hAnsi="inherit" w:cs="Consolas"/>
              <w:i/>
              <w:iCs/>
              <w:color w:val="4284AE"/>
              <w:sz w:val="25"/>
            </w:rPr>
          </w:rPrChange>
        </w:rPr>
        <w:t>System.Net.Http.Headers;</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89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2896"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12897" w:author="Narendra" w:date="2021-08-21T13:02:00Z">
            <w:rPr>
              <w:rFonts w:ascii="inherit" w:eastAsia="Times New Roman" w:hAnsi="inherit" w:cs="Consolas"/>
              <w:i/>
              <w:iCs/>
              <w:color w:val="4284AE"/>
              <w:sz w:val="25"/>
            </w:rPr>
          </w:rPrChange>
        </w:rPr>
        <w:t>System.Threading;</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89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2899"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12900" w:author="Narendra" w:date="2021-08-21T13:02:00Z">
            <w:rPr>
              <w:rFonts w:ascii="inherit" w:eastAsia="Times New Roman" w:hAnsi="inherit" w:cs="Consolas"/>
              <w:i/>
              <w:iCs/>
              <w:color w:val="4284AE"/>
              <w:sz w:val="25"/>
            </w:rPr>
          </w:rPrChange>
        </w:rPr>
        <w:t>System.Threading.Tasks;</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90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2902"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12903" w:author="Narendra" w:date="2021-08-21T13:02:00Z">
            <w:rPr>
              <w:rFonts w:ascii="inherit" w:eastAsia="Times New Roman" w:hAnsi="inherit" w:cs="Consolas"/>
              <w:i/>
              <w:iCs/>
              <w:color w:val="4284AE"/>
              <w:sz w:val="25"/>
            </w:rPr>
          </w:rPrChange>
        </w:rPr>
        <w:t>System.Web.Http;</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90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2905" w:author="Narendra" w:date="2021-08-21T13:02:00Z">
            <w:rPr>
              <w:rFonts w:ascii="inherit" w:eastAsia="Times New Roman" w:hAnsi="inherit" w:cs="Consolas"/>
              <w:b/>
              <w:bCs/>
              <w:color w:val="D171DD"/>
              <w:sz w:val="25"/>
            </w:rPr>
          </w:rPrChange>
        </w:rPr>
        <w:t xml:space="preserve">namespace </w:t>
      </w:r>
      <w:r w:rsidRPr="008C6831">
        <w:rPr>
          <w:rFonts w:ascii="Maiandra GD" w:eastAsia="Times New Roman" w:hAnsi="Maiandra GD" w:cs="Consolas"/>
          <w:i/>
          <w:iCs/>
          <w:color w:val="4284AE"/>
          <w:sz w:val="24"/>
          <w:szCs w:val="24"/>
          <w:rPrChange w:id="12906" w:author="Narendra" w:date="2021-08-21T13:02:00Z">
            <w:rPr>
              <w:rFonts w:ascii="inherit" w:eastAsia="Times New Roman" w:hAnsi="inherit" w:cs="Consolas"/>
              <w:i/>
              <w:iCs/>
              <w:color w:val="4284AE"/>
              <w:sz w:val="25"/>
            </w:rPr>
          </w:rPrChange>
        </w:rPr>
        <w:t>HMACAuthenticationWebApi.Models</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90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2908"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90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2910"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12911"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2912" w:author="Narendra" w:date="2021-08-21T13:02:00Z">
            <w:rPr>
              <w:rFonts w:ascii="inherit" w:eastAsia="Times New Roman" w:hAnsi="inherit" w:cs="Consolas"/>
              <w:b/>
              <w:bCs/>
              <w:color w:val="D171DD"/>
              <w:sz w:val="25"/>
            </w:rPr>
          </w:rPrChange>
        </w:rPr>
        <w:t>class</w:t>
      </w:r>
      <w:r w:rsidRPr="008C6831">
        <w:rPr>
          <w:rFonts w:ascii="Maiandra GD" w:eastAsia="Times New Roman" w:hAnsi="Maiandra GD" w:cs="Consolas"/>
          <w:color w:val="CFD5E0"/>
          <w:sz w:val="24"/>
          <w:szCs w:val="24"/>
          <w:rPrChange w:id="12913" w:author="Narendra" w:date="2021-08-21T13:02:00Z">
            <w:rPr>
              <w:rFonts w:ascii="inherit" w:eastAsia="Times New Roman" w:hAnsi="inherit" w:cs="Consolas"/>
              <w:color w:val="CFD5E0"/>
              <w:sz w:val="25"/>
            </w:rPr>
          </w:rPrChange>
        </w:rPr>
        <w:t xml:space="preserve"> ResultWithChallenge : IHttpActionResult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91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2915"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91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2917" w:author="Narendra" w:date="2021-08-21T13:02:00Z">
            <w:rPr>
              <w:rFonts w:ascii="inherit" w:eastAsia="Times New Roman" w:hAnsi="inherit" w:cs="Consolas"/>
              <w:b/>
              <w:bCs/>
              <w:color w:val="D171DD"/>
              <w:sz w:val="25"/>
            </w:rPr>
          </w:rPrChange>
        </w:rPr>
        <w:t>private</w:t>
      </w:r>
      <w:r w:rsidRPr="008C6831">
        <w:rPr>
          <w:rFonts w:ascii="Maiandra GD" w:eastAsia="Times New Roman" w:hAnsi="Maiandra GD" w:cs="Consolas"/>
          <w:color w:val="CFD5E0"/>
          <w:sz w:val="24"/>
          <w:szCs w:val="24"/>
          <w:rPrChange w:id="12918"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2919" w:author="Narendra" w:date="2021-08-21T13:02:00Z">
            <w:rPr>
              <w:rFonts w:ascii="inherit" w:eastAsia="Times New Roman" w:hAnsi="inherit" w:cs="Consolas"/>
              <w:b/>
              <w:bCs/>
              <w:color w:val="D171DD"/>
              <w:sz w:val="25"/>
            </w:rPr>
          </w:rPrChange>
        </w:rPr>
        <w:t>readonly</w:t>
      </w:r>
      <w:r w:rsidRPr="008C6831">
        <w:rPr>
          <w:rFonts w:ascii="Maiandra GD" w:eastAsia="Times New Roman" w:hAnsi="Maiandra GD" w:cs="Consolas"/>
          <w:color w:val="CFD5E0"/>
          <w:sz w:val="24"/>
          <w:szCs w:val="24"/>
          <w:rPrChange w:id="12920" w:author="Narendra" w:date="2021-08-21T13:02:00Z">
            <w:rPr>
              <w:rFonts w:ascii="inherit" w:eastAsia="Times New Roman" w:hAnsi="inherit" w:cs="Consolas"/>
              <w:color w:val="CFD5E0"/>
              <w:sz w:val="25"/>
            </w:rPr>
          </w:rPrChange>
        </w:rPr>
        <w:t xml:space="preserve"> string authenticationScheme = </w:t>
      </w:r>
      <w:r w:rsidRPr="008C6831">
        <w:rPr>
          <w:rFonts w:ascii="Maiandra GD" w:eastAsia="Times New Roman" w:hAnsi="Maiandra GD" w:cs="Consolas"/>
          <w:color w:val="7CC379"/>
          <w:sz w:val="24"/>
          <w:szCs w:val="24"/>
          <w:rPrChange w:id="12921" w:author="Narendra" w:date="2021-08-21T13:02:00Z">
            <w:rPr>
              <w:rFonts w:ascii="inherit" w:eastAsia="Times New Roman" w:hAnsi="inherit" w:cs="Consolas"/>
              <w:color w:val="7CC379"/>
              <w:sz w:val="25"/>
            </w:rPr>
          </w:rPrChange>
        </w:rPr>
        <w:t>"hmacauth"</w:t>
      </w:r>
      <w:r w:rsidRPr="008C6831">
        <w:rPr>
          <w:rFonts w:ascii="Maiandra GD" w:eastAsia="Times New Roman" w:hAnsi="Maiandra GD" w:cs="Consolas"/>
          <w:color w:val="CFD5E0"/>
          <w:sz w:val="24"/>
          <w:szCs w:val="24"/>
          <w:rPrChange w:id="12922"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92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2924" w:author="Narendra" w:date="2021-08-21T13:02:00Z">
            <w:rPr>
              <w:rFonts w:ascii="inherit" w:eastAsia="Times New Roman" w:hAnsi="inherit" w:cs="Consolas"/>
              <w:b/>
              <w:bCs/>
              <w:color w:val="D171DD"/>
              <w:sz w:val="25"/>
            </w:rPr>
          </w:rPrChange>
        </w:rPr>
        <w:t>private</w:t>
      </w:r>
      <w:r w:rsidRPr="008C6831">
        <w:rPr>
          <w:rFonts w:ascii="Maiandra GD" w:eastAsia="Times New Roman" w:hAnsi="Maiandra GD" w:cs="Consolas"/>
          <w:color w:val="CFD5E0"/>
          <w:sz w:val="24"/>
          <w:szCs w:val="24"/>
          <w:rPrChange w:id="12925"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2926" w:author="Narendra" w:date="2021-08-21T13:02:00Z">
            <w:rPr>
              <w:rFonts w:ascii="inherit" w:eastAsia="Times New Roman" w:hAnsi="inherit" w:cs="Consolas"/>
              <w:b/>
              <w:bCs/>
              <w:color w:val="D171DD"/>
              <w:sz w:val="25"/>
            </w:rPr>
          </w:rPrChange>
        </w:rPr>
        <w:t>readonly</w:t>
      </w:r>
      <w:r w:rsidRPr="008C6831">
        <w:rPr>
          <w:rFonts w:ascii="Maiandra GD" w:eastAsia="Times New Roman" w:hAnsi="Maiandra GD" w:cs="Consolas"/>
          <w:color w:val="CFD5E0"/>
          <w:sz w:val="24"/>
          <w:szCs w:val="24"/>
          <w:rPrChange w:id="12927" w:author="Narendra" w:date="2021-08-21T13:02:00Z">
            <w:rPr>
              <w:rFonts w:ascii="inherit" w:eastAsia="Times New Roman" w:hAnsi="inherit" w:cs="Consolas"/>
              <w:color w:val="CFD5E0"/>
              <w:sz w:val="25"/>
            </w:rPr>
          </w:rPrChange>
        </w:rPr>
        <w:t xml:space="preserve"> IHttpActionResult next;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92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2929"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12930"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12931" w:author="Narendra" w:date="2021-08-21T13:02:00Z">
            <w:rPr>
              <w:rFonts w:ascii="inherit" w:eastAsia="Times New Roman" w:hAnsi="inherit" w:cs="Consolas"/>
              <w:color w:val="4284AE"/>
              <w:sz w:val="25"/>
            </w:rPr>
          </w:rPrChange>
        </w:rPr>
        <w:t>ResultWithChallenge</w:t>
      </w:r>
      <w:r w:rsidRPr="008C6831">
        <w:rPr>
          <w:rFonts w:ascii="Maiandra GD" w:eastAsia="Times New Roman" w:hAnsi="Maiandra GD" w:cs="Consolas"/>
          <w:b/>
          <w:bCs/>
          <w:color w:val="6B7C8B"/>
          <w:sz w:val="24"/>
          <w:szCs w:val="24"/>
          <w:rPrChange w:id="1293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2933" w:author="Narendra" w:date="2021-08-21T13:02:00Z">
            <w:rPr>
              <w:rFonts w:ascii="inherit" w:eastAsia="Times New Roman" w:hAnsi="inherit" w:cs="Consolas"/>
              <w:color w:val="CFD5E0"/>
              <w:sz w:val="25"/>
            </w:rPr>
          </w:rPrChange>
        </w:rPr>
        <w:t>IHttpActionResult next</w:t>
      </w:r>
      <w:r w:rsidRPr="008C6831">
        <w:rPr>
          <w:rFonts w:ascii="Maiandra GD" w:eastAsia="Times New Roman" w:hAnsi="Maiandra GD" w:cs="Consolas"/>
          <w:b/>
          <w:bCs/>
          <w:color w:val="6B7C8B"/>
          <w:sz w:val="24"/>
          <w:szCs w:val="24"/>
          <w:rPrChange w:id="12934"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93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2936"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93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FFFFFF"/>
          <w:sz w:val="24"/>
          <w:szCs w:val="24"/>
          <w:rPrChange w:id="12938" w:author="Narendra" w:date="2021-08-21T13:02:00Z">
            <w:rPr>
              <w:rFonts w:ascii="inherit" w:eastAsia="Times New Roman" w:hAnsi="inherit" w:cs="Consolas"/>
              <w:color w:val="FFFFFF"/>
              <w:sz w:val="25"/>
            </w:rPr>
          </w:rPrChange>
        </w:rPr>
        <w:t>this</w:t>
      </w:r>
      <w:r w:rsidRPr="008C6831">
        <w:rPr>
          <w:rFonts w:ascii="Maiandra GD" w:eastAsia="Times New Roman" w:hAnsi="Maiandra GD" w:cs="Consolas"/>
          <w:color w:val="CFD5E0"/>
          <w:sz w:val="24"/>
          <w:szCs w:val="24"/>
          <w:rPrChange w:id="12939"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12940" w:author="Narendra" w:date="2021-08-21T13:02:00Z">
            <w:rPr>
              <w:rFonts w:ascii="inherit" w:eastAsia="Times New Roman" w:hAnsi="inherit" w:cs="Consolas"/>
              <w:color w:val="4284AE"/>
              <w:sz w:val="25"/>
            </w:rPr>
          </w:rPrChange>
        </w:rPr>
        <w:t>next</w:t>
      </w:r>
      <w:r w:rsidRPr="008C6831">
        <w:rPr>
          <w:rFonts w:ascii="Maiandra GD" w:eastAsia="Times New Roman" w:hAnsi="Maiandra GD" w:cs="Consolas"/>
          <w:color w:val="CFD5E0"/>
          <w:sz w:val="24"/>
          <w:szCs w:val="24"/>
          <w:rPrChange w:id="12941" w:author="Narendra" w:date="2021-08-21T13:02:00Z">
            <w:rPr>
              <w:rFonts w:ascii="inherit" w:eastAsia="Times New Roman" w:hAnsi="inherit" w:cs="Consolas"/>
              <w:color w:val="CFD5E0"/>
              <w:sz w:val="25"/>
            </w:rPr>
          </w:rPrChange>
        </w:rPr>
        <w:t xml:space="preserve"> = next;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94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2943"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94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2945"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12946"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2947" w:author="Narendra" w:date="2021-08-21T13:02:00Z">
            <w:rPr>
              <w:rFonts w:ascii="inherit" w:eastAsia="Times New Roman" w:hAnsi="inherit" w:cs="Consolas"/>
              <w:b/>
              <w:bCs/>
              <w:color w:val="D171DD"/>
              <w:sz w:val="25"/>
            </w:rPr>
          </w:rPrChange>
        </w:rPr>
        <w:t>async</w:t>
      </w:r>
      <w:r w:rsidRPr="008C6831">
        <w:rPr>
          <w:rFonts w:ascii="Maiandra GD" w:eastAsia="Times New Roman" w:hAnsi="Maiandra GD" w:cs="Consolas"/>
          <w:color w:val="CFD5E0"/>
          <w:sz w:val="24"/>
          <w:szCs w:val="24"/>
          <w:rPrChange w:id="12948" w:author="Narendra" w:date="2021-08-21T13:02:00Z">
            <w:rPr>
              <w:rFonts w:ascii="inherit" w:eastAsia="Times New Roman" w:hAnsi="inherit" w:cs="Consolas"/>
              <w:color w:val="CFD5E0"/>
              <w:sz w:val="25"/>
            </w:rPr>
          </w:rPrChange>
        </w:rPr>
        <w:t xml:space="preserve"> Task</w:t>
      </w:r>
      <w:r w:rsidRPr="008C6831">
        <w:rPr>
          <w:rFonts w:ascii="Maiandra GD" w:eastAsia="Times New Roman" w:hAnsi="Maiandra GD" w:cs="Consolas"/>
          <w:b/>
          <w:bCs/>
          <w:color w:val="6B7C8B"/>
          <w:sz w:val="24"/>
          <w:szCs w:val="24"/>
          <w:rPrChange w:id="12949" w:author="Narendra" w:date="2021-08-21T13:02:00Z">
            <w:rPr>
              <w:rFonts w:ascii="inherit" w:eastAsia="Times New Roman" w:hAnsi="inherit" w:cs="Consolas"/>
              <w:b/>
              <w:bCs/>
              <w:color w:val="6B7C8B"/>
              <w:sz w:val="25"/>
            </w:rPr>
          </w:rPrChange>
        </w:rPr>
        <w:t>&lt;</w:t>
      </w:r>
      <w:r w:rsidRPr="008C6831">
        <w:rPr>
          <w:rFonts w:ascii="Maiandra GD" w:eastAsia="Times New Roman" w:hAnsi="Maiandra GD" w:cs="Consolas"/>
          <w:color w:val="CFD5E0"/>
          <w:sz w:val="24"/>
          <w:szCs w:val="24"/>
          <w:rPrChange w:id="12950" w:author="Narendra" w:date="2021-08-21T13:02:00Z">
            <w:rPr>
              <w:rFonts w:ascii="inherit" w:eastAsia="Times New Roman" w:hAnsi="inherit" w:cs="Consolas"/>
              <w:color w:val="CFD5E0"/>
              <w:sz w:val="25"/>
            </w:rPr>
          </w:rPrChange>
        </w:rPr>
        <w:t>HttpResponseMessage</w:t>
      </w:r>
      <w:r w:rsidRPr="008C6831">
        <w:rPr>
          <w:rFonts w:ascii="Maiandra GD" w:eastAsia="Times New Roman" w:hAnsi="Maiandra GD" w:cs="Consolas"/>
          <w:b/>
          <w:bCs/>
          <w:color w:val="6B7C8B"/>
          <w:sz w:val="24"/>
          <w:szCs w:val="24"/>
          <w:rPrChange w:id="12951" w:author="Narendra" w:date="2021-08-21T13:02:00Z">
            <w:rPr>
              <w:rFonts w:ascii="inherit" w:eastAsia="Times New Roman" w:hAnsi="inherit" w:cs="Consolas"/>
              <w:b/>
              <w:bCs/>
              <w:color w:val="6B7C8B"/>
              <w:sz w:val="25"/>
            </w:rPr>
          </w:rPrChange>
        </w:rPr>
        <w:t>&gt;</w:t>
      </w:r>
      <w:r w:rsidRPr="008C6831">
        <w:rPr>
          <w:rFonts w:ascii="Maiandra GD" w:eastAsia="Times New Roman" w:hAnsi="Maiandra GD" w:cs="Consolas"/>
          <w:color w:val="CFD5E0"/>
          <w:sz w:val="24"/>
          <w:szCs w:val="24"/>
          <w:rPrChange w:id="12952"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12953" w:author="Narendra" w:date="2021-08-21T13:02:00Z">
            <w:rPr>
              <w:rFonts w:ascii="inherit" w:eastAsia="Times New Roman" w:hAnsi="inherit" w:cs="Consolas"/>
              <w:color w:val="4284AE"/>
              <w:sz w:val="25"/>
            </w:rPr>
          </w:rPrChange>
        </w:rPr>
        <w:t>ExecuteAsync</w:t>
      </w:r>
      <w:r w:rsidRPr="008C6831">
        <w:rPr>
          <w:rFonts w:ascii="Maiandra GD" w:eastAsia="Times New Roman" w:hAnsi="Maiandra GD" w:cs="Consolas"/>
          <w:b/>
          <w:bCs/>
          <w:color w:val="6B7C8B"/>
          <w:sz w:val="24"/>
          <w:szCs w:val="24"/>
          <w:rPrChange w:id="12954"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2955" w:author="Narendra" w:date="2021-08-21T13:02:00Z">
            <w:rPr>
              <w:rFonts w:ascii="inherit" w:eastAsia="Times New Roman" w:hAnsi="inherit" w:cs="Consolas"/>
              <w:color w:val="CFD5E0"/>
              <w:sz w:val="25"/>
            </w:rPr>
          </w:rPrChange>
        </w:rPr>
        <w:t>CancellationToken cancellationToken</w:t>
      </w:r>
      <w:r w:rsidRPr="008C6831">
        <w:rPr>
          <w:rFonts w:ascii="Maiandra GD" w:eastAsia="Times New Roman" w:hAnsi="Maiandra GD" w:cs="Consolas"/>
          <w:b/>
          <w:bCs/>
          <w:color w:val="6B7C8B"/>
          <w:sz w:val="24"/>
          <w:szCs w:val="24"/>
          <w:rPrChange w:id="12956"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95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2958"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95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D19252"/>
          <w:sz w:val="24"/>
          <w:szCs w:val="24"/>
          <w:rPrChange w:id="12960" w:author="Narendra" w:date="2021-08-21T13:02:00Z">
            <w:rPr>
              <w:rFonts w:ascii="inherit" w:eastAsia="Times New Roman" w:hAnsi="inherit" w:cs="Consolas"/>
              <w:color w:val="D19252"/>
              <w:sz w:val="25"/>
            </w:rPr>
          </w:rPrChange>
        </w:rPr>
        <w:t>var</w:t>
      </w:r>
      <w:r w:rsidRPr="008C6831">
        <w:rPr>
          <w:rFonts w:ascii="Maiandra GD" w:eastAsia="Times New Roman" w:hAnsi="Maiandra GD" w:cs="Consolas"/>
          <w:color w:val="CFD5E0"/>
          <w:sz w:val="24"/>
          <w:szCs w:val="24"/>
          <w:rPrChange w:id="12961" w:author="Narendra" w:date="2021-08-21T13:02:00Z">
            <w:rPr>
              <w:rFonts w:ascii="inherit" w:eastAsia="Times New Roman" w:hAnsi="inherit" w:cs="Consolas"/>
              <w:color w:val="CFD5E0"/>
              <w:sz w:val="25"/>
            </w:rPr>
          </w:rPrChange>
        </w:rPr>
        <w:t xml:space="preserve"> response = </w:t>
      </w:r>
      <w:r w:rsidRPr="008C6831">
        <w:rPr>
          <w:rFonts w:ascii="Maiandra GD" w:eastAsia="Times New Roman" w:hAnsi="Maiandra GD" w:cs="Consolas"/>
          <w:b/>
          <w:bCs/>
          <w:color w:val="D171DD"/>
          <w:sz w:val="24"/>
          <w:szCs w:val="24"/>
          <w:rPrChange w:id="12962" w:author="Narendra" w:date="2021-08-21T13:02:00Z">
            <w:rPr>
              <w:rFonts w:ascii="inherit" w:eastAsia="Times New Roman" w:hAnsi="inherit" w:cs="Consolas"/>
              <w:b/>
              <w:bCs/>
              <w:color w:val="D171DD"/>
              <w:sz w:val="25"/>
            </w:rPr>
          </w:rPrChange>
        </w:rPr>
        <w:t>await</w:t>
      </w:r>
      <w:r w:rsidRPr="008C6831">
        <w:rPr>
          <w:rFonts w:ascii="Maiandra GD" w:eastAsia="Times New Roman" w:hAnsi="Maiandra GD" w:cs="Consolas"/>
          <w:color w:val="CFD5E0"/>
          <w:sz w:val="24"/>
          <w:szCs w:val="24"/>
          <w:rPrChange w:id="12963" w:author="Narendra" w:date="2021-08-21T13:02:00Z">
            <w:rPr>
              <w:rFonts w:ascii="inherit" w:eastAsia="Times New Roman" w:hAnsi="inherit" w:cs="Consolas"/>
              <w:color w:val="CFD5E0"/>
              <w:sz w:val="25"/>
            </w:rPr>
          </w:rPrChange>
        </w:rPr>
        <w:t xml:space="preserve"> next.</w:t>
      </w:r>
      <w:r w:rsidRPr="008C6831">
        <w:rPr>
          <w:rFonts w:ascii="Maiandra GD" w:eastAsia="Times New Roman" w:hAnsi="Maiandra GD" w:cs="Consolas"/>
          <w:color w:val="4284AE"/>
          <w:sz w:val="24"/>
          <w:szCs w:val="24"/>
          <w:rPrChange w:id="12964" w:author="Narendra" w:date="2021-08-21T13:02:00Z">
            <w:rPr>
              <w:rFonts w:ascii="inherit" w:eastAsia="Times New Roman" w:hAnsi="inherit" w:cs="Consolas"/>
              <w:color w:val="4284AE"/>
              <w:sz w:val="25"/>
            </w:rPr>
          </w:rPrChange>
        </w:rPr>
        <w:t>ExecuteAsync</w:t>
      </w:r>
      <w:r w:rsidRPr="008C6831">
        <w:rPr>
          <w:rFonts w:ascii="Maiandra GD" w:eastAsia="Times New Roman" w:hAnsi="Maiandra GD" w:cs="Consolas"/>
          <w:b/>
          <w:bCs/>
          <w:color w:val="6B7C8B"/>
          <w:sz w:val="24"/>
          <w:szCs w:val="24"/>
          <w:rPrChange w:id="12965"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2966" w:author="Narendra" w:date="2021-08-21T13:02:00Z">
            <w:rPr>
              <w:rFonts w:ascii="inherit" w:eastAsia="Times New Roman" w:hAnsi="inherit" w:cs="Consolas"/>
              <w:color w:val="CFD5E0"/>
              <w:sz w:val="25"/>
            </w:rPr>
          </w:rPrChange>
        </w:rPr>
        <w:t>cancellationToken</w:t>
      </w:r>
      <w:r w:rsidRPr="008C6831">
        <w:rPr>
          <w:rFonts w:ascii="Maiandra GD" w:eastAsia="Times New Roman" w:hAnsi="Maiandra GD" w:cs="Consolas"/>
          <w:b/>
          <w:bCs/>
          <w:color w:val="6B7C8B"/>
          <w:sz w:val="24"/>
          <w:szCs w:val="24"/>
          <w:rPrChange w:id="1296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2968"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96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2970" w:author="Narendra" w:date="2021-08-21T13:02:00Z">
            <w:rPr>
              <w:rFonts w:ascii="inherit" w:eastAsia="Times New Roman" w:hAnsi="inherit" w:cs="Consolas"/>
              <w:b/>
              <w:bCs/>
              <w:color w:val="D171DD"/>
              <w:sz w:val="25"/>
            </w:rPr>
          </w:rPrChange>
        </w:rPr>
        <w:t>if</w:t>
      </w:r>
      <w:r w:rsidRPr="008C6831">
        <w:rPr>
          <w:rFonts w:ascii="Maiandra GD" w:eastAsia="Times New Roman" w:hAnsi="Maiandra GD" w:cs="Consolas"/>
          <w:color w:val="CFD5E0"/>
          <w:sz w:val="24"/>
          <w:szCs w:val="24"/>
          <w:rPrChange w:id="12971"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1297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2973" w:author="Narendra" w:date="2021-08-21T13:02:00Z">
            <w:rPr>
              <w:rFonts w:ascii="inherit" w:eastAsia="Times New Roman" w:hAnsi="inherit" w:cs="Consolas"/>
              <w:color w:val="CFD5E0"/>
              <w:sz w:val="25"/>
            </w:rPr>
          </w:rPrChange>
        </w:rPr>
        <w:t>response.</w:t>
      </w:r>
      <w:r w:rsidRPr="008C6831">
        <w:rPr>
          <w:rFonts w:ascii="Maiandra GD" w:eastAsia="Times New Roman" w:hAnsi="Maiandra GD" w:cs="Consolas"/>
          <w:color w:val="4284AE"/>
          <w:sz w:val="24"/>
          <w:szCs w:val="24"/>
          <w:rPrChange w:id="12974" w:author="Narendra" w:date="2021-08-21T13:02:00Z">
            <w:rPr>
              <w:rFonts w:ascii="inherit" w:eastAsia="Times New Roman" w:hAnsi="inherit" w:cs="Consolas"/>
              <w:color w:val="4284AE"/>
              <w:sz w:val="25"/>
            </w:rPr>
          </w:rPrChange>
        </w:rPr>
        <w:t>StatusCode</w:t>
      </w:r>
      <w:r w:rsidRPr="008C6831">
        <w:rPr>
          <w:rFonts w:ascii="Maiandra GD" w:eastAsia="Times New Roman" w:hAnsi="Maiandra GD" w:cs="Consolas"/>
          <w:color w:val="CFD5E0"/>
          <w:sz w:val="24"/>
          <w:szCs w:val="24"/>
          <w:rPrChange w:id="12975" w:author="Narendra" w:date="2021-08-21T13:02:00Z">
            <w:rPr>
              <w:rFonts w:ascii="inherit" w:eastAsia="Times New Roman" w:hAnsi="inherit" w:cs="Consolas"/>
              <w:color w:val="CFD5E0"/>
              <w:sz w:val="25"/>
            </w:rPr>
          </w:rPrChange>
        </w:rPr>
        <w:t xml:space="preserve"> == HttpStatusCode.</w:t>
      </w:r>
      <w:r w:rsidRPr="008C6831">
        <w:rPr>
          <w:rFonts w:ascii="Maiandra GD" w:eastAsia="Times New Roman" w:hAnsi="Maiandra GD" w:cs="Consolas"/>
          <w:color w:val="4284AE"/>
          <w:sz w:val="24"/>
          <w:szCs w:val="24"/>
          <w:rPrChange w:id="12976" w:author="Narendra" w:date="2021-08-21T13:02:00Z">
            <w:rPr>
              <w:rFonts w:ascii="inherit" w:eastAsia="Times New Roman" w:hAnsi="inherit" w:cs="Consolas"/>
              <w:color w:val="4284AE"/>
              <w:sz w:val="25"/>
            </w:rPr>
          </w:rPrChange>
        </w:rPr>
        <w:t>Unauthorized</w:t>
      </w:r>
      <w:r w:rsidRPr="008C6831">
        <w:rPr>
          <w:rFonts w:ascii="Maiandra GD" w:eastAsia="Times New Roman" w:hAnsi="Maiandra GD" w:cs="Consolas"/>
          <w:b/>
          <w:bCs/>
          <w:color w:val="6B7C8B"/>
          <w:sz w:val="24"/>
          <w:szCs w:val="24"/>
          <w:rPrChange w:id="12977"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97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2979" w:author="Narendra" w:date="2021-08-21T13:02:00Z">
            <w:rPr>
              <w:rFonts w:ascii="inherit" w:eastAsia="Times New Roman" w:hAnsi="inherit" w:cs="Consolas"/>
              <w:b/>
              <w:bCs/>
              <w:color w:val="6B7C8B"/>
              <w:sz w:val="25"/>
            </w:rPr>
          </w:rPrChange>
        </w:rPr>
        <w:lastRenderedPageBreak/>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98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2981" w:author="Narendra" w:date="2021-08-21T13:02:00Z">
            <w:rPr>
              <w:rFonts w:ascii="inherit" w:eastAsia="Times New Roman" w:hAnsi="inherit" w:cs="Consolas"/>
              <w:color w:val="CFD5E0"/>
              <w:sz w:val="25"/>
            </w:rPr>
          </w:rPrChange>
        </w:rPr>
        <w:t>response.</w:t>
      </w:r>
      <w:r w:rsidRPr="008C6831">
        <w:rPr>
          <w:rFonts w:ascii="Maiandra GD" w:eastAsia="Times New Roman" w:hAnsi="Maiandra GD" w:cs="Consolas"/>
          <w:color w:val="4284AE"/>
          <w:sz w:val="24"/>
          <w:szCs w:val="24"/>
          <w:rPrChange w:id="12982" w:author="Narendra" w:date="2021-08-21T13:02:00Z">
            <w:rPr>
              <w:rFonts w:ascii="inherit" w:eastAsia="Times New Roman" w:hAnsi="inherit" w:cs="Consolas"/>
              <w:color w:val="4284AE"/>
              <w:sz w:val="25"/>
            </w:rPr>
          </w:rPrChange>
        </w:rPr>
        <w:t>Headers</w:t>
      </w:r>
      <w:r w:rsidRPr="008C6831">
        <w:rPr>
          <w:rFonts w:ascii="Maiandra GD" w:eastAsia="Times New Roman" w:hAnsi="Maiandra GD" w:cs="Consolas"/>
          <w:color w:val="CFD5E0"/>
          <w:sz w:val="24"/>
          <w:szCs w:val="24"/>
          <w:rPrChange w:id="12983"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12984" w:author="Narendra" w:date="2021-08-21T13:02:00Z">
            <w:rPr>
              <w:rFonts w:ascii="inherit" w:eastAsia="Times New Roman" w:hAnsi="inherit" w:cs="Consolas"/>
              <w:color w:val="4284AE"/>
              <w:sz w:val="25"/>
            </w:rPr>
          </w:rPrChange>
        </w:rPr>
        <w:t>WwwAuthenticate</w:t>
      </w:r>
      <w:r w:rsidRPr="008C6831">
        <w:rPr>
          <w:rFonts w:ascii="Maiandra GD" w:eastAsia="Times New Roman" w:hAnsi="Maiandra GD" w:cs="Consolas"/>
          <w:color w:val="CFD5E0"/>
          <w:sz w:val="24"/>
          <w:szCs w:val="24"/>
          <w:rPrChange w:id="12985"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12986" w:author="Narendra" w:date="2021-08-21T13:02:00Z">
            <w:rPr>
              <w:rFonts w:ascii="inherit" w:eastAsia="Times New Roman" w:hAnsi="inherit" w:cs="Consolas"/>
              <w:color w:val="4284AE"/>
              <w:sz w:val="25"/>
            </w:rPr>
          </w:rPrChange>
        </w:rPr>
        <w:t>Add</w:t>
      </w:r>
      <w:r w:rsidRPr="008C6831">
        <w:rPr>
          <w:rFonts w:ascii="Maiandra GD" w:eastAsia="Times New Roman" w:hAnsi="Maiandra GD" w:cs="Consolas"/>
          <w:b/>
          <w:bCs/>
          <w:color w:val="6B7C8B"/>
          <w:sz w:val="24"/>
          <w:szCs w:val="24"/>
          <w:rPrChange w:id="1298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4284AE"/>
          <w:sz w:val="24"/>
          <w:szCs w:val="24"/>
          <w:rPrChange w:id="12988"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12989"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12990" w:author="Narendra" w:date="2021-08-21T13:02:00Z">
            <w:rPr>
              <w:rFonts w:ascii="inherit" w:eastAsia="Times New Roman" w:hAnsi="inherit" w:cs="Consolas"/>
              <w:color w:val="4284AE"/>
              <w:sz w:val="25"/>
            </w:rPr>
          </w:rPrChange>
        </w:rPr>
        <w:t>AuthenticationHeaderValue</w:t>
      </w:r>
      <w:r w:rsidRPr="008C6831">
        <w:rPr>
          <w:rFonts w:ascii="Maiandra GD" w:eastAsia="Times New Roman" w:hAnsi="Maiandra GD" w:cs="Consolas"/>
          <w:b/>
          <w:bCs/>
          <w:color w:val="6B7C8B"/>
          <w:sz w:val="24"/>
          <w:szCs w:val="24"/>
          <w:rPrChange w:id="1299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2992" w:author="Narendra" w:date="2021-08-21T13:02:00Z">
            <w:rPr>
              <w:rFonts w:ascii="inherit" w:eastAsia="Times New Roman" w:hAnsi="inherit" w:cs="Consolas"/>
              <w:color w:val="CFD5E0"/>
              <w:sz w:val="25"/>
            </w:rPr>
          </w:rPrChange>
        </w:rPr>
        <w:t>authenticationScheme</w:t>
      </w:r>
      <w:r w:rsidRPr="008C6831">
        <w:rPr>
          <w:rFonts w:ascii="Maiandra GD" w:eastAsia="Times New Roman" w:hAnsi="Maiandra GD" w:cs="Consolas"/>
          <w:b/>
          <w:bCs/>
          <w:color w:val="6B7C8B"/>
          <w:sz w:val="24"/>
          <w:szCs w:val="24"/>
          <w:rPrChange w:id="1299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2994"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99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2996"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299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2998" w:author="Narendra" w:date="2021-08-21T13:02:00Z">
            <w:rPr>
              <w:rFonts w:ascii="inherit" w:eastAsia="Times New Roman" w:hAnsi="inherit" w:cs="Consolas"/>
              <w:b/>
              <w:bCs/>
              <w:color w:val="D171DD"/>
              <w:sz w:val="25"/>
            </w:rPr>
          </w:rPrChange>
        </w:rPr>
        <w:t>return</w:t>
      </w:r>
      <w:r w:rsidRPr="008C6831">
        <w:rPr>
          <w:rFonts w:ascii="Maiandra GD" w:eastAsia="Times New Roman" w:hAnsi="Maiandra GD" w:cs="Consolas"/>
          <w:color w:val="CFD5E0"/>
          <w:sz w:val="24"/>
          <w:szCs w:val="24"/>
          <w:rPrChange w:id="12999" w:author="Narendra" w:date="2021-08-21T13:02:00Z">
            <w:rPr>
              <w:rFonts w:ascii="inherit" w:eastAsia="Times New Roman" w:hAnsi="inherit" w:cs="Consolas"/>
              <w:color w:val="CFD5E0"/>
              <w:sz w:val="25"/>
            </w:rPr>
          </w:rPrChange>
        </w:rPr>
        <w:t xml:space="preserve"> response;</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300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3001"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300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3003"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line="384" w:lineRule="atLeast"/>
        <w:textAlignment w:val="baseline"/>
        <w:rPr>
          <w:rFonts w:ascii="Maiandra GD" w:eastAsia="Times New Roman" w:hAnsi="Maiandra GD" w:cs="Consolas"/>
          <w:color w:val="596174"/>
          <w:sz w:val="24"/>
          <w:szCs w:val="24"/>
          <w:rPrChange w:id="1300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3005"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13006"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3007" w:author="Narendra" w:date="2021-08-21T13:02:00Z">
            <w:rPr>
              <w:rFonts w:ascii="Arial" w:eastAsia="Times New Roman" w:hAnsi="Arial" w:cs="Arial"/>
              <w:color w:val="000000"/>
              <w:sz w:val="23"/>
              <w:szCs w:val="23"/>
              <w:bdr w:val="none" w:sz="0" w:space="0" w:color="auto" w:frame="1"/>
            </w:rPr>
          </w:rPrChange>
        </w:rPr>
        <w:t>The above code is very simple. Basically here we add the</w:t>
      </w:r>
      <w:r w:rsidRPr="008C6831">
        <w:rPr>
          <w:rFonts w:ascii="Maiandra GD" w:eastAsia="Times New Roman" w:hAnsi="Maiandra GD" w:cs="Arial"/>
          <w:color w:val="212529"/>
          <w:sz w:val="24"/>
          <w:szCs w:val="24"/>
          <w:bdr w:val="none" w:sz="0" w:space="0" w:color="auto" w:frame="1"/>
          <w:rPrChange w:id="13008" w:author="Narendra" w:date="2021-08-21T13:02:00Z">
            <w:rPr>
              <w:rFonts w:ascii="Arial" w:eastAsia="Times New Roman" w:hAnsi="Arial" w:cs="Arial"/>
              <w:color w:val="212529"/>
              <w:sz w:val="23"/>
              <w:szCs w:val="23"/>
              <w:bdr w:val="none" w:sz="0" w:space="0" w:color="auto" w:frame="1"/>
            </w:rPr>
          </w:rPrChange>
        </w:rPr>
        <w:t> “</w:t>
      </w:r>
      <w:r w:rsidRPr="008C6831">
        <w:rPr>
          <w:rFonts w:ascii="Maiandra GD" w:eastAsia="Times New Roman" w:hAnsi="Maiandra GD" w:cs="Arial"/>
          <w:b/>
          <w:bCs/>
          <w:sz w:val="24"/>
          <w:szCs w:val="24"/>
          <w:rPrChange w:id="13009" w:author="Narendra" w:date="2021-08-21T13:02:00Z">
            <w:rPr>
              <w:rFonts w:ascii="Arial" w:eastAsia="Times New Roman" w:hAnsi="Arial" w:cs="Arial"/>
              <w:b/>
              <w:bCs/>
              <w:sz w:val="23"/>
            </w:rPr>
          </w:rPrChange>
        </w:rPr>
        <w:t>WWW-Authenticate</w:t>
      </w:r>
      <w:r w:rsidRPr="008C6831">
        <w:rPr>
          <w:rFonts w:ascii="Maiandra GD" w:eastAsia="Times New Roman" w:hAnsi="Maiandra GD" w:cs="Arial"/>
          <w:color w:val="212529"/>
          <w:sz w:val="24"/>
          <w:szCs w:val="24"/>
          <w:bdr w:val="none" w:sz="0" w:space="0" w:color="auto" w:frame="1"/>
          <w:rPrChange w:id="13010" w:author="Narendra" w:date="2021-08-21T13:02:00Z">
            <w:rPr>
              <w:rFonts w:ascii="Arial" w:eastAsia="Times New Roman" w:hAnsi="Arial" w:cs="Arial"/>
              <w:color w:val="212529"/>
              <w:sz w:val="23"/>
              <w:szCs w:val="23"/>
              <w:bdr w:val="none" w:sz="0" w:space="0" w:color="auto" w:frame="1"/>
            </w:rPr>
          </w:rPrChange>
        </w:rPr>
        <w:t>” </w:t>
      </w:r>
      <w:r w:rsidRPr="008C6831">
        <w:rPr>
          <w:rFonts w:ascii="Maiandra GD" w:eastAsia="Times New Roman" w:hAnsi="Maiandra GD" w:cs="Arial"/>
          <w:color w:val="000000"/>
          <w:sz w:val="24"/>
          <w:szCs w:val="24"/>
          <w:bdr w:val="none" w:sz="0" w:space="0" w:color="auto" w:frame="1"/>
          <w:rPrChange w:id="13011" w:author="Narendra" w:date="2021-08-21T13:02:00Z">
            <w:rPr>
              <w:rFonts w:ascii="Arial" w:eastAsia="Times New Roman" w:hAnsi="Arial" w:cs="Arial"/>
              <w:color w:val="000000"/>
              <w:sz w:val="23"/>
              <w:szCs w:val="23"/>
              <w:bdr w:val="none" w:sz="0" w:space="0" w:color="auto" w:frame="1"/>
            </w:rPr>
          </w:rPrChange>
        </w:rPr>
        <w:t>header to the response using our</w:t>
      </w:r>
      <w:r w:rsidRPr="008C6831">
        <w:rPr>
          <w:rFonts w:ascii="Maiandra GD" w:eastAsia="Times New Roman" w:hAnsi="Maiandra GD" w:cs="Arial"/>
          <w:color w:val="212529"/>
          <w:sz w:val="24"/>
          <w:szCs w:val="24"/>
          <w:bdr w:val="none" w:sz="0" w:space="0" w:color="auto" w:frame="1"/>
          <w:rPrChange w:id="13012" w:author="Narendra" w:date="2021-08-21T13:02:00Z">
            <w:rPr>
              <w:rFonts w:ascii="Arial" w:eastAsia="Times New Roman" w:hAnsi="Arial" w:cs="Arial"/>
              <w:color w:val="212529"/>
              <w:sz w:val="23"/>
              <w:szCs w:val="23"/>
              <w:bdr w:val="none" w:sz="0" w:space="0" w:color="auto" w:frame="1"/>
            </w:rPr>
          </w:rPrChange>
        </w:rPr>
        <w:t> “</w:t>
      </w:r>
      <w:r w:rsidRPr="008C6831">
        <w:rPr>
          <w:rFonts w:ascii="Maiandra GD" w:eastAsia="Times New Roman" w:hAnsi="Maiandra GD" w:cs="Arial"/>
          <w:b/>
          <w:bCs/>
          <w:sz w:val="24"/>
          <w:szCs w:val="24"/>
          <w:rPrChange w:id="13013" w:author="Narendra" w:date="2021-08-21T13:02:00Z">
            <w:rPr>
              <w:rFonts w:ascii="Arial" w:eastAsia="Times New Roman" w:hAnsi="Arial" w:cs="Arial"/>
              <w:b/>
              <w:bCs/>
              <w:sz w:val="23"/>
            </w:rPr>
          </w:rPrChange>
        </w:rPr>
        <w:t>hmacauth</w:t>
      </w:r>
      <w:r w:rsidRPr="008C6831">
        <w:rPr>
          <w:rFonts w:ascii="Maiandra GD" w:eastAsia="Times New Roman" w:hAnsi="Maiandra GD" w:cs="Arial"/>
          <w:color w:val="212529"/>
          <w:sz w:val="24"/>
          <w:szCs w:val="24"/>
          <w:bdr w:val="none" w:sz="0" w:space="0" w:color="auto" w:frame="1"/>
          <w:rPrChange w:id="13014" w:author="Narendra" w:date="2021-08-21T13:02:00Z">
            <w:rPr>
              <w:rFonts w:ascii="Arial" w:eastAsia="Times New Roman" w:hAnsi="Arial" w:cs="Arial"/>
              <w:color w:val="212529"/>
              <w:sz w:val="23"/>
              <w:szCs w:val="23"/>
              <w:bdr w:val="none" w:sz="0" w:space="0" w:color="auto" w:frame="1"/>
            </w:rPr>
          </w:rPrChange>
        </w:rPr>
        <w:t>” </w:t>
      </w:r>
      <w:r w:rsidRPr="008C6831">
        <w:rPr>
          <w:rFonts w:ascii="Maiandra GD" w:eastAsia="Times New Roman" w:hAnsi="Maiandra GD" w:cs="Arial"/>
          <w:color w:val="000000"/>
          <w:sz w:val="24"/>
          <w:szCs w:val="24"/>
          <w:bdr w:val="none" w:sz="0" w:space="0" w:color="auto" w:frame="1"/>
          <w:rPrChange w:id="13015" w:author="Narendra" w:date="2021-08-21T13:02:00Z">
            <w:rPr>
              <w:rFonts w:ascii="Arial" w:eastAsia="Times New Roman" w:hAnsi="Arial" w:cs="Arial"/>
              <w:color w:val="000000"/>
              <w:sz w:val="23"/>
              <w:szCs w:val="23"/>
              <w:bdr w:val="none" w:sz="0" w:space="0" w:color="auto" w:frame="1"/>
            </w:rPr>
          </w:rPrChange>
        </w:rPr>
        <w:t>custom scheme.</w:t>
      </w:r>
    </w:p>
    <w:p w:rsidR="003B08DB" w:rsidRPr="008C6831" w:rsidRDefault="003B08DB" w:rsidP="003B08DB">
      <w:pPr>
        <w:shd w:val="clear" w:color="auto" w:fill="FFFFFF"/>
        <w:spacing w:after="0" w:line="240" w:lineRule="auto"/>
        <w:jc w:val="both"/>
        <w:textAlignment w:val="baseline"/>
        <w:outlineLvl w:val="4"/>
        <w:rPr>
          <w:rFonts w:ascii="Maiandra GD" w:eastAsia="Times New Roman" w:hAnsi="Maiandra GD" w:cs="Segoe UI"/>
          <w:color w:val="3A3A3A"/>
          <w:sz w:val="24"/>
          <w:szCs w:val="24"/>
          <w:rPrChange w:id="13016" w:author="Narendra" w:date="2021-08-21T13:02:00Z">
            <w:rPr>
              <w:rFonts w:ascii="Segoe UI" w:eastAsia="Times New Roman" w:hAnsi="Segoe UI" w:cs="Segoe UI"/>
              <w:color w:val="3A3A3A"/>
              <w:sz w:val="20"/>
              <w:szCs w:val="20"/>
            </w:rPr>
          </w:rPrChange>
        </w:rPr>
      </w:pPr>
      <w:r w:rsidRPr="008C6831">
        <w:rPr>
          <w:rFonts w:ascii="Maiandra GD" w:eastAsia="Times New Roman" w:hAnsi="Maiandra GD" w:cs="Arial"/>
          <w:b/>
          <w:bCs/>
          <w:color w:val="000000"/>
          <w:sz w:val="24"/>
          <w:szCs w:val="24"/>
          <w:rPrChange w:id="13017" w:author="Narendra" w:date="2021-08-21T13:02:00Z">
            <w:rPr>
              <w:rFonts w:ascii="Arial" w:eastAsia="Times New Roman" w:hAnsi="Arial" w:cs="Arial"/>
              <w:b/>
              <w:bCs/>
              <w:color w:val="000000"/>
              <w:sz w:val="27"/>
            </w:rPr>
          </w:rPrChange>
        </w:rPr>
        <w:t>Step6: Implementing the IsValidRequest Method</w:t>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13018"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3019" w:author="Narendra" w:date="2021-08-21T13:02:00Z">
            <w:rPr>
              <w:rFonts w:ascii="Arial" w:eastAsia="Times New Roman" w:hAnsi="Arial" w:cs="Arial"/>
              <w:color w:val="000000"/>
              <w:sz w:val="23"/>
              <w:szCs w:val="23"/>
              <w:bdr w:val="none" w:sz="0" w:space="0" w:color="auto" w:frame="1"/>
            </w:rPr>
          </w:rPrChange>
        </w:rPr>
        <w:t>The custom implementation logic of reconstructing the signature and comparing it with the signature received from the client is done here. So let’s add the code first and then we will discuss what this method is responsible for. Open the file “</w:t>
      </w:r>
      <w:r w:rsidRPr="008C6831">
        <w:rPr>
          <w:rFonts w:ascii="Maiandra GD" w:eastAsia="Times New Roman" w:hAnsi="Maiandra GD" w:cs="Arial"/>
          <w:b/>
          <w:bCs/>
          <w:color w:val="000000"/>
          <w:sz w:val="24"/>
          <w:szCs w:val="24"/>
          <w:rPrChange w:id="13020" w:author="Narendra" w:date="2021-08-21T13:02:00Z">
            <w:rPr>
              <w:rFonts w:ascii="Arial" w:eastAsia="Times New Roman" w:hAnsi="Arial" w:cs="Arial"/>
              <w:b/>
              <w:bCs/>
              <w:color w:val="000000"/>
              <w:sz w:val="23"/>
            </w:rPr>
          </w:rPrChange>
        </w:rPr>
        <w:t>HMACAuthenticationAttribute.cs”</w:t>
      </w:r>
      <w:r w:rsidRPr="008C6831">
        <w:rPr>
          <w:rFonts w:ascii="Maiandra GD" w:eastAsia="Times New Roman" w:hAnsi="Maiandra GD" w:cs="Arial"/>
          <w:color w:val="000000"/>
          <w:sz w:val="24"/>
          <w:szCs w:val="24"/>
          <w:bdr w:val="none" w:sz="0" w:space="0" w:color="auto" w:frame="1"/>
          <w:rPrChange w:id="13021" w:author="Narendra" w:date="2021-08-21T13:02:00Z">
            <w:rPr>
              <w:rFonts w:ascii="Arial" w:eastAsia="Times New Roman" w:hAnsi="Arial" w:cs="Arial"/>
              <w:color w:val="000000"/>
              <w:sz w:val="23"/>
              <w:szCs w:val="23"/>
              <w:bdr w:val="none" w:sz="0" w:space="0" w:color="auto" w:frame="1"/>
            </w:rPr>
          </w:rPrChange>
        </w:rPr>
        <w:t> which is present inside the </w:t>
      </w:r>
      <w:r w:rsidRPr="008C6831">
        <w:rPr>
          <w:rFonts w:ascii="Maiandra GD" w:eastAsia="Times New Roman" w:hAnsi="Maiandra GD" w:cs="Arial"/>
          <w:b/>
          <w:bCs/>
          <w:color w:val="000000"/>
          <w:sz w:val="24"/>
          <w:szCs w:val="24"/>
          <w:rPrChange w:id="13022" w:author="Narendra" w:date="2021-08-21T13:02:00Z">
            <w:rPr>
              <w:rFonts w:ascii="Arial" w:eastAsia="Times New Roman" w:hAnsi="Arial" w:cs="Arial"/>
              <w:b/>
              <w:bCs/>
              <w:color w:val="000000"/>
              <w:sz w:val="23"/>
            </w:rPr>
          </w:rPrChange>
        </w:rPr>
        <w:t>Models</w:t>
      </w:r>
      <w:r w:rsidRPr="008C6831">
        <w:rPr>
          <w:rFonts w:ascii="Maiandra GD" w:eastAsia="Times New Roman" w:hAnsi="Maiandra GD" w:cs="Arial"/>
          <w:color w:val="000000"/>
          <w:sz w:val="24"/>
          <w:szCs w:val="24"/>
          <w:bdr w:val="none" w:sz="0" w:space="0" w:color="auto" w:frame="1"/>
          <w:rPrChange w:id="13023" w:author="Narendra" w:date="2021-08-21T13:02:00Z">
            <w:rPr>
              <w:rFonts w:ascii="Arial" w:eastAsia="Times New Roman" w:hAnsi="Arial" w:cs="Arial"/>
              <w:color w:val="000000"/>
              <w:sz w:val="23"/>
              <w:szCs w:val="23"/>
              <w:bdr w:val="none" w:sz="0" w:space="0" w:color="auto" w:frame="1"/>
            </w:rPr>
          </w:rPrChange>
        </w:rPr>
        <w:t> Folder and then paste the following code below the </w:t>
      </w:r>
      <w:r w:rsidRPr="008C6831">
        <w:rPr>
          <w:rFonts w:ascii="Maiandra GD" w:eastAsia="Times New Roman" w:hAnsi="Maiandra GD" w:cs="Arial"/>
          <w:b/>
          <w:bCs/>
          <w:color w:val="000000"/>
          <w:sz w:val="24"/>
          <w:szCs w:val="24"/>
          <w:rPrChange w:id="13024" w:author="Narendra" w:date="2021-08-21T13:02:00Z">
            <w:rPr>
              <w:rFonts w:ascii="Arial" w:eastAsia="Times New Roman" w:hAnsi="Arial" w:cs="Arial"/>
              <w:b/>
              <w:bCs/>
              <w:color w:val="000000"/>
              <w:sz w:val="23"/>
            </w:rPr>
          </w:rPrChange>
        </w:rPr>
        <w:t>GetAutherizationHeaderValues</w:t>
      </w:r>
      <w:r w:rsidRPr="008C6831">
        <w:rPr>
          <w:rFonts w:ascii="Maiandra GD" w:eastAsia="Times New Roman" w:hAnsi="Maiandra GD" w:cs="Arial"/>
          <w:color w:val="000000"/>
          <w:sz w:val="24"/>
          <w:szCs w:val="24"/>
          <w:bdr w:val="none" w:sz="0" w:space="0" w:color="auto" w:frame="1"/>
          <w:rPrChange w:id="13025" w:author="Narendra" w:date="2021-08-21T13:02:00Z">
            <w:rPr>
              <w:rFonts w:ascii="Arial" w:eastAsia="Times New Roman" w:hAnsi="Arial" w:cs="Arial"/>
              <w:color w:val="000000"/>
              <w:sz w:val="23"/>
              <w:szCs w:val="23"/>
              <w:bdr w:val="none" w:sz="0" w:space="0" w:color="auto" w:frame="1"/>
            </w:rPr>
          </w:rPrChange>
        </w:rPr>
        <w:t> method.</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302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3027" w:author="Narendra" w:date="2021-08-21T13:02:00Z">
            <w:rPr>
              <w:rFonts w:ascii="inherit" w:eastAsia="Times New Roman" w:hAnsi="inherit" w:cs="Consolas"/>
              <w:b/>
              <w:bCs/>
              <w:color w:val="D171DD"/>
              <w:sz w:val="25"/>
            </w:rPr>
          </w:rPrChange>
        </w:rPr>
        <w:t>private</w:t>
      </w:r>
      <w:r w:rsidRPr="008C6831">
        <w:rPr>
          <w:rFonts w:ascii="Maiandra GD" w:eastAsia="Times New Roman" w:hAnsi="Maiandra GD" w:cs="Consolas"/>
          <w:color w:val="CFD5E0"/>
          <w:sz w:val="24"/>
          <w:szCs w:val="24"/>
          <w:rPrChange w:id="13028"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3029" w:author="Narendra" w:date="2021-08-21T13:02:00Z">
            <w:rPr>
              <w:rFonts w:ascii="inherit" w:eastAsia="Times New Roman" w:hAnsi="inherit" w:cs="Consolas"/>
              <w:b/>
              <w:bCs/>
              <w:color w:val="D171DD"/>
              <w:sz w:val="25"/>
            </w:rPr>
          </w:rPrChange>
        </w:rPr>
        <w:t>async</w:t>
      </w:r>
      <w:r w:rsidRPr="008C6831">
        <w:rPr>
          <w:rFonts w:ascii="Maiandra GD" w:eastAsia="Times New Roman" w:hAnsi="Maiandra GD" w:cs="Consolas"/>
          <w:color w:val="CFD5E0"/>
          <w:sz w:val="24"/>
          <w:szCs w:val="24"/>
          <w:rPrChange w:id="13030" w:author="Narendra" w:date="2021-08-21T13:02:00Z">
            <w:rPr>
              <w:rFonts w:ascii="inherit" w:eastAsia="Times New Roman" w:hAnsi="inherit" w:cs="Consolas"/>
              <w:color w:val="CFD5E0"/>
              <w:sz w:val="25"/>
            </w:rPr>
          </w:rPrChange>
        </w:rPr>
        <w:t xml:space="preserve"> Task</w:t>
      </w:r>
      <w:r w:rsidRPr="008C6831">
        <w:rPr>
          <w:rFonts w:ascii="Maiandra GD" w:eastAsia="Times New Roman" w:hAnsi="Maiandra GD" w:cs="Consolas"/>
          <w:b/>
          <w:bCs/>
          <w:color w:val="6B7C8B"/>
          <w:sz w:val="24"/>
          <w:szCs w:val="24"/>
          <w:rPrChange w:id="13031" w:author="Narendra" w:date="2021-08-21T13:02:00Z">
            <w:rPr>
              <w:rFonts w:ascii="inherit" w:eastAsia="Times New Roman" w:hAnsi="inherit" w:cs="Consolas"/>
              <w:b/>
              <w:bCs/>
              <w:color w:val="6B7C8B"/>
              <w:sz w:val="25"/>
            </w:rPr>
          </w:rPrChange>
        </w:rPr>
        <w:t>&lt;</w:t>
      </w:r>
      <w:r w:rsidRPr="008C6831">
        <w:rPr>
          <w:rFonts w:ascii="Maiandra GD" w:eastAsia="Times New Roman" w:hAnsi="Maiandra GD" w:cs="Consolas"/>
          <w:b/>
          <w:bCs/>
          <w:color w:val="D171DD"/>
          <w:sz w:val="24"/>
          <w:szCs w:val="24"/>
          <w:rPrChange w:id="13032" w:author="Narendra" w:date="2021-08-21T13:02:00Z">
            <w:rPr>
              <w:rFonts w:ascii="inherit" w:eastAsia="Times New Roman" w:hAnsi="inherit" w:cs="Consolas"/>
              <w:b/>
              <w:bCs/>
              <w:color w:val="D171DD"/>
              <w:sz w:val="25"/>
            </w:rPr>
          </w:rPrChange>
        </w:rPr>
        <w:t>bool</w:t>
      </w:r>
      <w:r w:rsidRPr="008C6831">
        <w:rPr>
          <w:rFonts w:ascii="Maiandra GD" w:eastAsia="Times New Roman" w:hAnsi="Maiandra GD" w:cs="Consolas"/>
          <w:b/>
          <w:bCs/>
          <w:color w:val="6B7C8B"/>
          <w:sz w:val="24"/>
          <w:szCs w:val="24"/>
          <w:rPrChange w:id="13033" w:author="Narendra" w:date="2021-08-21T13:02:00Z">
            <w:rPr>
              <w:rFonts w:ascii="inherit" w:eastAsia="Times New Roman" w:hAnsi="inherit" w:cs="Consolas"/>
              <w:b/>
              <w:bCs/>
              <w:color w:val="6B7C8B"/>
              <w:sz w:val="25"/>
            </w:rPr>
          </w:rPrChange>
        </w:rPr>
        <w:t>&gt;</w:t>
      </w:r>
      <w:r w:rsidRPr="008C6831">
        <w:rPr>
          <w:rFonts w:ascii="Maiandra GD" w:eastAsia="Times New Roman" w:hAnsi="Maiandra GD" w:cs="Consolas"/>
          <w:color w:val="CFD5E0"/>
          <w:sz w:val="24"/>
          <w:szCs w:val="24"/>
          <w:rPrChange w:id="13034"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13035" w:author="Narendra" w:date="2021-08-21T13:02:00Z">
            <w:rPr>
              <w:rFonts w:ascii="inherit" w:eastAsia="Times New Roman" w:hAnsi="inherit" w:cs="Consolas"/>
              <w:color w:val="4284AE"/>
              <w:sz w:val="25"/>
            </w:rPr>
          </w:rPrChange>
        </w:rPr>
        <w:t>IsValidRequest</w:t>
      </w:r>
      <w:r w:rsidRPr="008C6831">
        <w:rPr>
          <w:rFonts w:ascii="Maiandra GD" w:eastAsia="Times New Roman" w:hAnsi="Maiandra GD" w:cs="Consolas"/>
          <w:b/>
          <w:bCs/>
          <w:color w:val="6B7C8B"/>
          <w:sz w:val="24"/>
          <w:szCs w:val="24"/>
          <w:rPrChange w:id="13036"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3037" w:author="Narendra" w:date="2021-08-21T13:02:00Z">
            <w:rPr>
              <w:rFonts w:ascii="inherit" w:eastAsia="Times New Roman" w:hAnsi="inherit" w:cs="Consolas"/>
              <w:color w:val="CFD5E0"/>
              <w:sz w:val="25"/>
            </w:rPr>
          </w:rPrChange>
        </w:rPr>
        <w:t>HttpRequestMessage req, string APPId, string incomingBase64Signature, string nonce, string requestTimeStamp</w:t>
      </w:r>
      <w:r w:rsidRPr="008C6831">
        <w:rPr>
          <w:rFonts w:ascii="Maiandra GD" w:eastAsia="Times New Roman" w:hAnsi="Maiandra GD" w:cs="Consolas"/>
          <w:b/>
          <w:bCs/>
          <w:color w:val="6B7C8B"/>
          <w:sz w:val="24"/>
          <w:szCs w:val="24"/>
          <w:rPrChange w:id="13038"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303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3040"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304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3042" w:author="Narendra" w:date="2021-08-21T13:02:00Z">
            <w:rPr>
              <w:rFonts w:ascii="inherit" w:eastAsia="Times New Roman" w:hAnsi="inherit" w:cs="Consolas"/>
              <w:color w:val="CFD5E0"/>
              <w:sz w:val="25"/>
            </w:rPr>
          </w:rPrChange>
        </w:rPr>
        <w:t xml:space="preserve">string requestContentBase64String = </w:t>
      </w:r>
      <w:r w:rsidRPr="008C6831">
        <w:rPr>
          <w:rFonts w:ascii="Maiandra GD" w:eastAsia="Times New Roman" w:hAnsi="Maiandra GD" w:cs="Consolas"/>
          <w:color w:val="7CC379"/>
          <w:sz w:val="24"/>
          <w:szCs w:val="24"/>
          <w:rPrChange w:id="13043" w:author="Narendra" w:date="2021-08-21T13:02:00Z">
            <w:rPr>
              <w:rFonts w:ascii="inherit" w:eastAsia="Times New Roman" w:hAnsi="inherit" w:cs="Consolas"/>
              <w:color w:val="7CC379"/>
              <w:sz w:val="25"/>
            </w:rPr>
          </w:rPrChange>
        </w:rPr>
        <w:t>""</w:t>
      </w:r>
      <w:r w:rsidRPr="008C6831">
        <w:rPr>
          <w:rFonts w:ascii="Maiandra GD" w:eastAsia="Times New Roman" w:hAnsi="Maiandra GD" w:cs="Consolas"/>
          <w:color w:val="CFD5E0"/>
          <w:sz w:val="24"/>
          <w:szCs w:val="24"/>
          <w:rPrChange w:id="13044"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304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3046" w:author="Narendra" w:date="2021-08-21T13:02:00Z">
            <w:rPr>
              <w:rFonts w:ascii="inherit" w:eastAsia="Times New Roman" w:hAnsi="inherit" w:cs="Consolas"/>
              <w:color w:val="CFD5E0"/>
              <w:sz w:val="25"/>
            </w:rPr>
          </w:rPrChange>
        </w:rPr>
        <w:t>string requestUri = HttpUtility.</w:t>
      </w:r>
      <w:r w:rsidRPr="008C6831">
        <w:rPr>
          <w:rFonts w:ascii="Maiandra GD" w:eastAsia="Times New Roman" w:hAnsi="Maiandra GD" w:cs="Consolas"/>
          <w:color w:val="4284AE"/>
          <w:sz w:val="24"/>
          <w:szCs w:val="24"/>
          <w:rPrChange w:id="13047" w:author="Narendra" w:date="2021-08-21T13:02:00Z">
            <w:rPr>
              <w:rFonts w:ascii="inherit" w:eastAsia="Times New Roman" w:hAnsi="inherit" w:cs="Consolas"/>
              <w:color w:val="4284AE"/>
              <w:sz w:val="25"/>
            </w:rPr>
          </w:rPrChange>
        </w:rPr>
        <w:t>UrlEncode</w:t>
      </w:r>
      <w:r w:rsidRPr="008C6831">
        <w:rPr>
          <w:rFonts w:ascii="Maiandra GD" w:eastAsia="Times New Roman" w:hAnsi="Maiandra GD" w:cs="Consolas"/>
          <w:b/>
          <w:bCs/>
          <w:color w:val="6B7C8B"/>
          <w:sz w:val="24"/>
          <w:szCs w:val="24"/>
          <w:rPrChange w:id="1304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3049" w:author="Narendra" w:date="2021-08-21T13:02:00Z">
            <w:rPr>
              <w:rFonts w:ascii="inherit" w:eastAsia="Times New Roman" w:hAnsi="inherit" w:cs="Consolas"/>
              <w:color w:val="CFD5E0"/>
              <w:sz w:val="25"/>
            </w:rPr>
          </w:rPrChange>
        </w:rPr>
        <w:t>req.</w:t>
      </w:r>
      <w:r w:rsidRPr="008C6831">
        <w:rPr>
          <w:rFonts w:ascii="Maiandra GD" w:eastAsia="Times New Roman" w:hAnsi="Maiandra GD" w:cs="Consolas"/>
          <w:color w:val="4284AE"/>
          <w:sz w:val="24"/>
          <w:szCs w:val="24"/>
          <w:rPrChange w:id="13050" w:author="Narendra" w:date="2021-08-21T13:02:00Z">
            <w:rPr>
              <w:rFonts w:ascii="inherit" w:eastAsia="Times New Roman" w:hAnsi="inherit" w:cs="Consolas"/>
              <w:color w:val="4284AE"/>
              <w:sz w:val="25"/>
            </w:rPr>
          </w:rPrChange>
        </w:rPr>
        <w:t>RequestUri</w:t>
      </w:r>
      <w:r w:rsidRPr="008C6831">
        <w:rPr>
          <w:rFonts w:ascii="Maiandra GD" w:eastAsia="Times New Roman" w:hAnsi="Maiandra GD" w:cs="Consolas"/>
          <w:color w:val="CFD5E0"/>
          <w:sz w:val="24"/>
          <w:szCs w:val="24"/>
          <w:rPrChange w:id="13051"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13052" w:author="Narendra" w:date="2021-08-21T13:02:00Z">
            <w:rPr>
              <w:rFonts w:ascii="inherit" w:eastAsia="Times New Roman" w:hAnsi="inherit" w:cs="Consolas"/>
              <w:color w:val="4284AE"/>
              <w:sz w:val="25"/>
            </w:rPr>
          </w:rPrChange>
        </w:rPr>
        <w:t>AbsoluteUri</w:t>
      </w:r>
      <w:r w:rsidRPr="008C6831">
        <w:rPr>
          <w:rFonts w:ascii="Maiandra GD" w:eastAsia="Times New Roman" w:hAnsi="Maiandra GD" w:cs="Consolas"/>
          <w:color w:val="CFD5E0"/>
          <w:sz w:val="24"/>
          <w:szCs w:val="24"/>
          <w:rPrChange w:id="13053"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13054" w:author="Narendra" w:date="2021-08-21T13:02:00Z">
            <w:rPr>
              <w:rFonts w:ascii="inherit" w:eastAsia="Times New Roman" w:hAnsi="inherit" w:cs="Consolas"/>
              <w:color w:val="4284AE"/>
              <w:sz w:val="25"/>
            </w:rPr>
          </w:rPrChange>
        </w:rPr>
        <w:t>ToLower</w:t>
      </w:r>
      <w:r w:rsidRPr="008C6831">
        <w:rPr>
          <w:rFonts w:ascii="Maiandra GD" w:eastAsia="Times New Roman" w:hAnsi="Maiandra GD" w:cs="Consolas"/>
          <w:b/>
          <w:bCs/>
          <w:color w:val="6B7C8B"/>
          <w:sz w:val="24"/>
          <w:szCs w:val="24"/>
          <w:rPrChange w:id="13055"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3056"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305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3058" w:author="Narendra" w:date="2021-08-21T13:02:00Z">
            <w:rPr>
              <w:rFonts w:ascii="inherit" w:eastAsia="Times New Roman" w:hAnsi="inherit" w:cs="Consolas"/>
              <w:color w:val="CFD5E0"/>
              <w:sz w:val="25"/>
            </w:rPr>
          </w:rPrChange>
        </w:rPr>
        <w:t>string requestHttpMethod = req.</w:t>
      </w:r>
      <w:r w:rsidRPr="008C6831">
        <w:rPr>
          <w:rFonts w:ascii="Maiandra GD" w:eastAsia="Times New Roman" w:hAnsi="Maiandra GD" w:cs="Consolas"/>
          <w:color w:val="4284AE"/>
          <w:sz w:val="24"/>
          <w:szCs w:val="24"/>
          <w:rPrChange w:id="13059" w:author="Narendra" w:date="2021-08-21T13:02:00Z">
            <w:rPr>
              <w:rFonts w:ascii="inherit" w:eastAsia="Times New Roman" w:hAnsi="inherit" w:cs="Consolas"/>
              <w:color w:val="4284AE"/>
              <w:sz w:val="25"/>
            </w:rPr>
          </w:rPrChange>
        </w:rPr>
        <w:t>Method</w:t>
      </w:r>
      <w:r w:rsidRPr="008C6831">
        <w:rPr>
          <w:rFonts w:ascii="Maiandra GD" w:eastAsia="Times New Roman" w:hAnsi="Maiandra GD" w:cs="Consolas"/>
          <w:color w:val="CFD5E0"/>
          <w:sz w:val="24"/>
          <w:szCs w:val="24"/>
          <w:rPrChange w:id="13060"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13061" w:author="Narendra" w:date="2021-08-21T13:02:00Z">
            <w:rPr>
              <w:rFonts w:ascii="inherit" w:eastAsia="Times New Roman" w:hAnsi="inherit" w:cs="Consolas"/>
              <w:color w:val="4284AE"/>
              <w:sz w:val="25"/>
            </w:rPr>
          </w:rPrChange>
        </w:rPr>
        <w:t>Method</w:t>
      </w:r>
      <w:r w:rsidRPr="008C6831">
        <w:rPr>
          <w:rFonts w:ascii="Maiandra GD" w:eastAsia="Times New Roman" w:hAnsi="Maiandra GD" w:cs="Consolas"/>
          <w:color w:val="CFD5E0"/>
          <w:sz w:val="24"/>
          <w:szCs w:val="24"/>
          <w:rPrChange w:id="13062"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306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3064" w:author="Narendra" w:date="2021-08-21T13:02:00Z">
            <w:rPr>
              <w:rFonts w:ascii="inherit" w:eastAsia="Times New Roman" w:hAnsi="inherit" w:cs="Consolas"/>
              <w:b/>
              <w:bCs/>
              <w:color w:val="D171DD"/>
              <w:sz w:val="25"/>
            </w:rPr>
          </w:rPrChange>
        </w:rPr>
        <w:t>if</w:t>
      </w:r>
      <w:r w:rsidRPr="008C6831">
        <w:rPr>
          <w:rFonts w:ascii="Maiandra GD" w:eastAsia="Times New Roman" w:hAnsi="Maiandra GD" w:cs="Consolas"/>
          <w:color w:val="CFD5E0"/>
          <w:sz w:val="24"/>
          <w:szCs w:val="24"/>
          <w:rPrChange w:id="13065"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13066"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3067" w:author="Narendra" w:date="2021-08-21T13:02:00Z">
            <w:rPr>
              <w:rFonts w:ascii="inherit" w:eastAsia="Times New Roman" w:hAnsi="inherit" w:cs="Consolas"/>
              <w:color w:val="CFD5E0"/>
              <w:sz w:val="25"/>
            </w:rPr>
          </w:rPrChange>
        </w:rPr>
        <w:t>!allowedApps.</w:t>
      </w:r>
      <w:r w:rsidRPr="008C6831">
        <w:rPr>
          <w:rFonts w:ascii="Maiandra GD" w:eastAsia="Times New Roman" w:hAnsi="Maiandra GD" w:cs="Consolas"/>
          <w:color w:val="4284AE"/>
          <w:sz w:val="24"/>
          <w:szCs w:val="24"/>
          <w:rPrChange w:id="13068" w:author="Narendra" w:date="2021-08-21T13:02:00Z">
            <w:rPr>
              <w:rFonts w:ascii="inherit" w:eastAsia="Times New Roman" w:hAnsi="inherit" w:cs="Consolas"/>
              <w:color w:val="4284AE"/>
              <w:sz w:val="25"/>
            </w:rPr>
          </w:rPrChange>
        </w:rPr>
        <w:t>ContainsKey</w:t>
      </w:r>
      <w:r w:rsidRPr="008C6831">
        <w:rPr>
          <w:rFonts w:ascii="Maiandra GD" w:eastAsia="Times New Roman" w:hAnsi="Maiandra GD" w:cs="Consolas"/>
          <w:b/>
          <w:bCs/>
          <w:color w:val="6B7C8B"/>
          <w:sz w:val="24"/>
          <w:szCs w:val="24"/>
          <w:rPrChange w:id="1306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3070" w:author="Narendra" w:date="2021-08-21T13:02:00Z">
            <w:rPr>
              <w:rFonts w:ascii="inherit" w:eastAsia="Times New Roman" w:hAnsi="inherit" w:cs="Consolas"/>
              <w:color w:val="CFD5E0"/>
              <w:sz w:val="25"/>
            </w:rPr>
          </w:rPrChange>
        </w:rPr>
        <w:t>APPId</w:t>
      </w:r>
      <w:r w:rsidRPr="008C6831">
        <w:rPr>
          <w:rFonts w:ascii="Maiandra GD" w:eastAsia="Times New Roman" w:hAnsi="Maiandra GD" w:cs="Consolas"/>
          <w:b/>
          <w:bCs/>
          <w:color w:val="6B7C8B"/>
          <w:sz w:val="24"/>
          <w:szCs w:val="24"/>
          <w:rPrChange w:id="13071"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307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3073"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307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3075" w:author="Narendra" w:date="2021-08-21T13:02:00Z">
            <w:rPr>
              <w:rFonts w:ascii="inherit" w:eastAsia="Times New Roman" w:hAnsi="inherit" w:cs="Consolas"/>
              <w:b/>
              <w:bCs/>
              <w:color w:val="D171DD"/>
              <w:sz w:val="25"/>
            </w:rPr>
          </w:rPrChange>
        </w:rPr>
        <w:t>return</w:t>
      </w:r>
      <w:r w:rsidRPr="008C6831">
        <w:rPr>
          <w:rFonts w:ascii="Maiandra GD" w:eastAsia="Times New Roman" w:hAnsi="Maiandra GD" w:cs="Consolas"/>
          <w:color w:val="CFD5E0"/>
          <w:sz w:val="24"/>
          <w:szCs w:val="24"/>
          <w:rPrChange w:id="13076"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3077" w:author="Narendra" w:date="2021-08-21T13:02:00Z">
            <w:rPr>
              <w:rFonts w:ascii="inherit" w:eastAsia="Times New Roman" w:hAnsi="inherit" w:cs="Consolas"/>
              <w:b/>
              <w:bCs/>
              <w:color w:val="D171DD"/>
              <w:sz w:val="25"/>
            </w:rPr>
          </w:rPrChange>
        </w:rPr>
        <w:t>false</w:t>
      </w:r>
      <w:r w:rsidRPr="008C6831">
        <w:rPr>
          <w:rFonts w:ascii="Maiandra GD" w:eastAsia="Times New Roman" w:hAnsi="Maiandra GD" w:cs="Consolas"/>
          <w:color w:val="CFD5E0"/>
          <w:sz w:val="24"/>
          <w:szCs w:val="24"/>
          <w:rPrChange w:id="13078"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307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3080"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308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D19252"/>
          <w:sz w:val="24"/>
          <w:szCs w:val="24"/>
          <w:rPrChange w:id="13082" w:author="Narendra" w:date="2021-08-21T13:02:00Z">
            <w:rPr>
              <w:rFonts w:ascii="inherit" w:eastAsia="Times New Roman" w:hAnsi="inherit" w:cs="Consolas"/>
              <w:color w:val="D19252"/>
              <w:sz w:val="25"/>
            </w:rPr>
          </w:rPrChange>
        </w:rPr>
        <w:t>var</w:t>
      </w:r>
      <w:r w:rsidRPr="008C6831">
        <w:rPr>
          <w:rFonts w:ascii="Maiandra GD" w:eastAsia="Times New Roman" w:hAnsi="Maiandra GD" w:cs="Consolas"/>
          <w:color w:val="CFD5E0"/>
          <w:sz w:val="24"/>
          <w:szCs w:val="24"/>
          <w:rPrChange w:id="13083" w:author="Narendra" w:date="2021-08-21T13:02:00Z">
            <w:rPr>
              <w:rFonts w:ascii="inherit" w:eastAsia="Times New Roman" w:hAnsi="inherit" w:cs="Consolas"/>
              <w:color w:val="CFD5E0"/>
              <w:sz w:val="25"/>
            </w:rPr>
          </w:rPrChange>
        </w:rPr>
        <w:t xml:space="preserve"> sharedKey = allowedApps</w:t>
      </w:r>
      <w:r w:rsidRPr="008C6831">
        <w:rPr>
          <w:rFonts w:ascii="Maiandra GD" w:eastAsia="Times New Roman" w:hAnsi="Maiandra GD" w:cs="Consolas"/>
          <w:b/>
          <w:bCs/>
          <w:color w:val="6B7C8B"/>
          <w:sz w:val="24"/>
          <w:szCs w:val="24"/>
          <w:rPrChange w:id="13084"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3085" w:author="Narendra" w:date="2021-08-21T13:02:00Z">
            <w:rPr>
              <w:rFonts w:ascii="inherit" w:eastAsia="Times New Roman" w:hAnsi="inherit" w:cs="Consolas"/>
              <w:color w:val="CFD5E0"/>
              <w:sz w:val="25"/>
            </w:rPr>
          </w:rPrChange>
        </w:rPr>
        <w:t>APPId</w:t>
      </w:r>
      <w:r w:rsidRPr="008C6831">
        <w:rPr>
          <w:rFonts w:ascii="Maiandra GD" w:eastAsia="Times New Roman" w:hAnsi="Maiandra GD" w:cs="Consolas"/>
          <w:b/>
          <w:bCs/>
          <w:color w:val="6B7C8B"/>
          <w:sz w:val="24"/>
          <w:szCs w:val="24"/>
          <w:rPrChange w:id="13086"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3087"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308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3089" w:author="Narendra" w:date="2021-08-21T13:02:00Z">
            <w:rPr>
              <w:rFonts w:ascii="inherit" w:eastAsia="Times New Roman" w:hAnsi="inherit" w:cs="Consolas"/>
              <w:b/>
              <w:bCs/>
              <w:color w:val="D171DD"/>
              <w:sz w:val="25"/>
            </w:rPr>
          </w:rPrChange>
        </w:rPr>
        <w:t>if</w:t>
      </w:r>
      <w:r w:rsidRPr="008C6831">
        <w:rPr>
          <w:rFonts w:ascii="Maiandra GD" w:eastAsia="Times New Roman" w:hAnsi="Maiandra GD" w:cs="Consolas"/>
          <w:color w:val="CFD5E0"/>
          <w:sz w:val="24"/>
          <w:szCs w:val="24"/>
          <w:rPrChange w:id="13090"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1309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4284AE"/>
          <w:sz w:val="24"/>
          <w:szCs w:val="24"/>
          <w:rPrChange w:id="13092" w:author="Narendra" w:date="2021-08-21T13:02:00Z">
            <w:rPr>
              <w:rFonts w:ascii="inherit" w:eastAsia="Times New Roman" w:hAnsi="inherit" w:cs="Consolas"/>
              <w:color w:val="4284AE"/>
              <w:sz w:val="25"/>
            </w:rPr>
          </w:rPrChange>
        </w:rPr>
        <w:t>isReplayRequest</w:t>
      </w:r>
      <w:r w:rsidRPr="008C6831">
        <w:rPr>
          <w:rFonts w:ascii="Maiandra GD" w:eastAsia="Times New Roman" w:hAnsi="Maiandra GD" w:cs="Consolas"/>
          <w:b/>
          <w:bCs/>
          <w:color w:val="6B7C8B"/>
          <w:sz w:val="24"/>
          <w:szCs w:val="24"/>
          <w:rPrChange w:id="1309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3094" w:author="Narendra" w:date="2021-08-21T13:02:00Z">
            <w:rPr>
              <w:rFonts w:ascii="inherit" w:eastAsia="Times New Roman" w:hAnsi="inherit" w:cs="Consolas"/>
              <w:color w:val="CFD5E0"/>
              <w:sz w:val="25"/>
            </w:rPr>
          </w:rPrChange>
        </w:rPr>
        <w:t>nonce, requestTimeStamp</w:t>
      </w:r>
      <w:r w:rsidRPr="008C6831">
        <w:rPr>
          <w:rFonts w:ascii="Maiandra GD" w:eastAsia="Times New Roman" w:hAnsi="Maiandra GD" w:cs="Consolas"/>
          <w:b/>
          <w:bCs/>
          <w:color w:val="6B7C8B"/>
          <w:sz w:val="24"/>
          <w:szCs w:val="24"/>
          <w:rPrChange w:id="13095"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309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3097"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309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3099" w:author="Narendra" w:date="2021-08-21T13:02:00Z">
            <w:rPr>
              <w:rFonts w:ascii="inherit" w:eastAsia="Times New Roman" w:hAnsi="inherit" w:cs="Consolas"/>
              <w:b/>
              <w:bCs/>
              <w:color w:val="D171DD"/>
              <w:sz w:val="25"/>
            </w:rPr>
          </w:rPrChange>
        </w:rPr>
        <w:t>return</w:t>
      </w:r>
      <w:r w:rsidRPr="008C6831">
        <w:rPr>
          <w:rFonts w:ascii="Maiandra GD" w:eastAsia="Times New Roman" w:hAnsi="Maiandra GD" w:cs="Consolas"/>
          <w:color w:val="CFD5E0"/>
          <w:sz w:val="24"/>
          <w:szCs w:val="24"/>
          <w:rPrChange w:id="13100"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3101" w:author="Narendra" w:date="2021-08-21T13:02:00Z">
            <w:rPr>
              <w:rFonts w:ascii="inherit" w:eastAsia="Times New Roman" w:hAnsi="inherit" w:cs="Consolas"/>
              <w:b/>
              <w:bCs/>
              <w:color w:val="D171DD"/>
              <w:sz w:val="25"/>
            </w:rPr>
          </w:rPrChange>
        </w:rPr>
        <w:t>false</w:t>
      </w:r>
      <w:r w:rsidRPr="008C6831">
        <w:rPr>
          <w:rFonts w:ascii="Maiandra GD" w:eastAsia="Times New Roman" w:hAnsi="Maiandra GD" w:cs="Consolas"/>
          <w:color w:val="CFD5E0"/>
          <w:sz w:val="24"/>
          <w:szCs w:val="24"/>
          <w:rPrChange w:id="13102"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310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3104"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310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3106" w:author="Narendra" w:date="2021-08-21T13:02:00Z">
            <w:rPr>
              <w:rFonts w:ascii="inherit" w:eastAsia="Times New Roman" w:hAnsi="inherit" w:cs="Consolas"/>
              <w:b/>
              <w:bCs/>
              <w:color w:val="D171DD"/>
              <w:sz w:val="25"/>
            </w:rPr>
          </w:rPrChange>
        </w:rPr>
        <w:t>byte</w:t>
      </w:r>
      <w:r w:rsidRPr="008C6831">
        <w:rPr>
          <w:rFonts w:ascii="Maiandra GD" w:eastAsia="Times New Roman" w:hAnsi="Maiandra GD" w:cs="Consolas"/>
          <w:b/>
          <w:bCs/>
          <w:color w:val="6B7C8B"/>
          <w:sz w:val="24"/>
          <w:szCs w:val="24"/>
          <w:rPrChange w:id="1310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3108" w:author="Narendra" w:date="2021-08-21T13:02:00Z">
            <w:rPr>
              <w:rFonts w:ascii="inherit" w:eastAsia="Times New Roman" w:hAnsi="inherit" w:cs="Consolas"/>
              <w:color w:val="CFD5E0"/>
              <w:sz w:val="25"/>
            </w:rPr>
          </w:rPrChange>
        </w:rPr>
        <w:t xml:space="preserve"> hash = </w:t>
      </w:r>
      <w:r w:rsidRPr="008C6831">
        <w:rPr>
          <w:rFonts w:ascii="Maiandra GD" w:eastAsia="Times New Roman" w:hAnsi="Maiandra GD" w:cs="Consolas"/>
          <w:b/>
          <w:bCs/>
          <w:color w:val="D171DD"/>
          <w:sz w:val="24"/>
          <w:szCs w:val="24"/>
          <w:rPrChange w:id="13109" w:author="Narendra" w:date="2021-08-21T13:02:00Z">
            <w:rPr>
              <w:rFonts w:ascii="inherit" w:eastAsia="Times New Roman" w:hAnsi="inherit" w:cs="Consolas"/>
              <w:b/>
              <w:bCs/>
              <w:color w:val="D171DD"/>
              <w:sz w:val="25"/>
            </w:rPr>
          </w:rPrChange>
        </w:rPr>
        <w:t>await</w:t>
      </w:r>
      <w:r w:rsidRPr="008C6831">
        <w:rPr>
          <w:rFonts w:ascii="Maiandra GD" w:eastAsia="Times New Roman" w:hAnsi="Maiandra GD" w:cs="Consolas"/>
          <w:color w:val="CFD5E0"/>
          <w:sz w:val="24"/>
          <w:szCs w:val="24"/>
          <w:rPrChange w:id="13110"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13111" w:author="Narendra" w:date="2021-08-21T13:02:00Z">
            <w:rPr>
              <w:rFonts w:ascii="inherit" w:eastAsia="Times New Roman" w:hAnsi="inherit" w:cs="Consolas"/>
              <w:color w:val="4284AE"/>
              <w:sz w:val="25"/>
            </w:rPr>
          </w:rPrChange>
        </w:rPr>
        <w:t>ComputeHash</w:t>
      </w:r>
      <w:r w:rsidRPr="008C6831">
        <w:rPr>
          <w:rFonts w:ascii="Maiandra GD" w:eastAsia="Times New Roman" w:hAnsi="Maiandra GD" w:cs="Consolas"/>
          <w:b/>
          <w:bCs/>
          <w:color w:val="6B7C8B"/>
          <w:sz w:val="24"/>
          <w:szCs w:val="24"/>
          <w:rPrChange w:id="1311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3113" w:author="Narendra" w:date="2021-08-21T13:02:00Z">
            <w:rPr>
              <w:rFonts w:ascii="inherit" w:eastAsia="Times New Roman" w:hAnsi="inherit" w:cs="Consolas"/>
              <w:color w:val="CFD5E0"/>
              <w:sz w:val="25"/>
            </w:rPr>
          </w:rPrChange>
        </w:rPr>
        <w:t>req.</w:t>
      </w:r>
      <w:r w:rsidRPr="008C6831">
        <w:rPr>
          <w:rFonts w:ascii="Maiandra GD" w:eastAsia="Times New Roman" w:hAnsi="Maiandra GD" w:cs="Consolas"/>
          <w:color w:val="4284AE"/>
          <w:sz w:val="24"/>
          <w:szCs w:val="24"/>
          <w:rPrChange w:id="13114" w:author="Narendra" w:date="2021-08-21T13:02:00Z">
            <w:rPr>
              <w:rFonts w:ascii="inherit" w:eastAsia="Times New Roman" w:hAnsi="inherit" w:cs="Consolas"/>
              <w:color w:val="4284AE"/>
              <w:sz w:val="25"/>
            </w:rPr>
          </w:rPrChange>
        </w:rPr>
        <w:t>Content</w:t>
      </w:r>
      <w:r w:rsidRPr="008C6831">
        <w:rPr>
          <w:rFonts w:ascii="Maiandra GD" w:eastAsia="Times New Roman" w:hAnsi="Maiandra GD" w:cs="Consolas"/>
          <w:b/>
          <w:bCs/>
          <w:color w:val="6B7C8B"/>
          <w:sz w:val="24"/>
          <w:szCs w:val="24"/>
          <w:rPrChange w:id="13115"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3116"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311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3118" w:author="Narendra" w:date="2021-08-21T13:02:00Z">
            <w:rPr>
              <w:rFonts w:ascii="inherit" w:eastAsia="Times New Roman" w:hAnsi="inherit" w:cs="Consolas"/>
              <w:b/>
              <w:bCs/>
              <w:color w:val="D171DD"/>
              <w:sz w:val="25"/>
            </w:rPr>
          </w:rPrChange>
        </w:rPr>
        <w:t>if</w:t>
      </w:r>
      <w:r w:rsidRPr="008C6831">
        <w:rPr>
          <w:rFonts w:ascii="Maiandra GD" w:eastAsia="Times New Roman" w:hAnsi="Maiandra GD" w:cs="Consolas"/>
          <w:color w:val="CFD5E0"/>
          <w:sz w:val="24"/>
          <w:szCs w:val="24"/>
          <w:rPrChange w:id="13119"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13120"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3121" w:author="Narendra" w:date="2021-08-21T13:02:00Z">
            <w:rPr>
              <w:rFonts w:ascii="inherit" w:eastAsia="Times New Roman" w:hAnsi="inherit" w:cs="Consolas"/>
              <w:color w:val="CFD5E0"/>
              <w:sz w:val="25"/>
            </w:rPr>
          </w:rPrChange>
        </w:rPr>
        <w:t xml:space="preserve">hash != </w:t>
      </w:r>
      <w:r w:rsidRPr="008C6831">
        <w:rPr>
          <w:rFonts w:ascii="Maiandra GD" w:eastAsia="Times New Roman" w:hAnsi="Maiandra GD" w:cs="Consolas"/>
          <w:b/>
          <w:bCs/>
          <w:color w:val="D171DD"/>
          <w:sz w:val="24"/>
          <w:szCs w:val="24"/>
          <w:rPrChange w:id="13122" w:author="Narendra" w:date="2021-08-21T13:02:00Z">
            <w:rPr>
              <w:rFonts w:ascii="inherit" w:eastAsia="Times New Roman" w:hAnsi="inherit" w:cs="Consolas"/>
              <w:b/>
              <w:bCs/>
              <w:color w:val="D171DD"/>
              <w:sz w:val="25"/>
            </w:rPr>
          </w:rPrChange>
        </w:rPr>
        <w:t>null</w:t>
      </w:r>
      <w:r w:rsidRPr="008C6831">
        <w:rPr>
          <w:rFonts w:ascii="Maiandra GD" w:eastAsia="Times New Roman" w:hAnsi="Maiandra GD" w:cs="Consolas"/>
          <w:b/>
          <w:bCs/>
          <w:color w:val="6B7C8B"/>
          <w:sz w:val="24"/>
          <w:szCs w:val="24"/>
          <w:rPrChange w:id="13123"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312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3125"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312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3127" w:author="Narendra" w:date="2021-08-21T13:02:00Z">
            <w:rPr>
              <w:rFonts w:ascii="inherit" w:eastAsia="Times New Roman" w:hAnsi="inherit" w:cs="Consolas"/>
              <w:color w:val="CFD5E0"/>
              <w:sz w:val="25"/>
            </w:rPr>
          </w:rPrChange>
        </w:rPr>
        <w:t>requestContentBase64String = Convert.</w:t>
      </w:r>
      <w:r w:rsidRPr="008C6831">
        <w:rPr>
          <w:rFonts w:ascii="Maiandra GD" w:eastAsia="Times New Roman" w:hAnsi="Maiandra GD" w:cs="Consolas"/>
          <w:color w:val="4284AE"/>
          <w:sz w:val="24"/>
          <w:szCs w:val="24"/>
          <w:rPrChange w:id="13128" w:author="Narendra" w:date="2021-08-21T13:02:00Z">
            <w:rPr>
              <w:rFonts w:ascii="inherit" w:eastAsia="Times New Roman" w:hAnsi="inherit" w:cs="Consolas"/>
              <w:color w:val="4284AE"/>
              <w:sz w:val="25"/>
            </w:rPr>
          </w:rPrChange>
        </w:rPr>
        <w:t>ToBase64String</w:t>
      </w:r>
      <w:r w:rsidRPr="008C6831">
        <w:rPr>
          <w:rFonts w:ascii="Maiandra GD" w:eastAsia="Times New Roman" w:hAnsi="Maiandra GD" w:cs="Consolas"/>
          <w:b/>
          <w:bCs/>
          <w:color w:val="6B7C8B"/>
          <w:sz w:val="24"/>
          <w:szCs w:val="24"/>
          <w:rPrChange w:id="1312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3130" w:author="Narendra" w:date="2021-08-21T13:02:00Z">
            <w:rPr>
              <w:rFonts w:ascii="inherit" w:eastAsia="Times New Roman" w:hAnsi="inherit" w:cs="Consolas"/>
              <w:color w:val="CFD5E0"/>
              <w:sz w:val="25"/>
            </w:rPr>
          </w:rPrChange>
        </w:rPr>
        <w:t>hash</w:t>
      </w:r>
      <w:r w:rsidRPr="008C6831">
        <w:rPr>
          <w:rFonts w:ascii="Maiandra GD" w:eastAsia="Times New Roman" w:hAnsi="Maiandra GD" w:cs="Consolas"/>
          <w:b/>
          <w:bCs/>
          <w:color w:val="6B7C8B"/>
          <w:sz w:val="24"/>
          <w:szCs w:val="24"/>
          <w:rPrChange w:id="1313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3132"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313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3134" w:author="Narendra" w:date="2021-08-21T13:02:00Z">
            <w:rPr>
              <w:rFonts w:ascii="inherit" w:eastAsia="Times New Roman" w:hAnsi="inherit" w:cs="Consolas"/>
              <w:b/>
              <w:bCs/>
              <w:color w:val="6B7C8B"/>
              <w:sz w:val="25"/>
            </w:rPr>
          </w:rPrChange>
        </w:rPr>
        <w:lastRenderedPageBreak/>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313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3136" w:author="Narendra" w:date="2021-08-21T13:02:00Z">
            <w:rPr>
              <w:rFonts w:ascii="inherit" w:eastAsia="Times New Roman" w:hAnsi="inherit" w:cs="Consolas"/>
              <w:color w:val="CFD5E0"/>
              <w:sz w:val="25"/>
            </w:rPr>
          </w:rPrChange>
        </w:rPr>
        <w:t>string data = String.</w:t>
      </w:r>
      <w:r w:rsidRPr="008C6831">
        <w:rPr>
          <w:rFonts w:ascii="Maiandra GD" w:eastAsia="Times New Roman" w:hAnsi="Maiandra GD" w:cs="Consolas"/>
          <w:color w:val="4284AE"/>
          <w:sz w:val="24"/>
          <w:szCs w:val="24"/>
          <w:rPrChange w:id="13137" w:author="Narendra" w:date="2021-08-21T13:02:00Z">
            <w:rPr>
              <w:rFonts w:ascii="inherit" w:eastAsia="Times New Roman" w:hAnsi="inherit" w:cs="Consolas"/>
              <w:color w:val="4284AE"/>
              <w:sz w:val="25"/>
            </w:rPr>
          </w:rPrChange>
        </w:rPr>
        <w:t>Format</w:t>
      </w:r>
      <w:r w:rsidRPr="008C6831">
        <w:rPr>
          <w:rFonts w:ascii="Maiandra GD" w:eastAsia="Times New Roman" w:hAnsi="Maiandra GD" w:cs="Consolas"/>
          <w:b/>
          <w:bCs/>
          <w:color w:val="6B7C8B"/>
          <w:sz w:val="24"/>
          <w:szCs w:val="24"/>
          <w:rPrChange w:id="1313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7CC379"/>
          <w:sz w:val="24"/>
          <w:szCs w:val="24"/>
          <w:rPrChange w:id="13139" w:author="Narendra" w:date="2021-08-21T13:02:00Z">
            <w:rPr>
              <w:rFonts w:ascii="inherit" w:eastAsia="Times New Roman" w:hAnsi="inherit" w:cs="Consolas"/>
              <w:color w:val="7CC379"/>
              <w:sz w:val="25"/>
            </w:rPr>
          </w:rPrChange>
        </w:rPr>
        <w:t>"{0}{1}{2}{3}{4}{5}"</w:t>
      </w:r>
      <w:r w:rsidRPr="008C6831">
        <w:rPr>
          <w:rFonts w:ascii="Maiandra GD" w:eastAsia="Times New Roman" w:hAnsi="Maiandra GD" w:cs="Consolas"/>
          <w:color w:val="CFD5E0"/>
          <w:sz w:val="24"/>
          <w:szCs w:val="24"/>
          <w:rPrChange w:id="13140" w:author="Narendra" w:date="2021-08-21T13:02:00Z">
            <w:rPr>
              <w:rFonts w:ascii="inherit" w:eastAsia="Times New Roman" w:hAnsi="inherit" w:cs="Consolas"/>
              <w:color w:val="CFD5E0"/>
              <w:sz w:val="25"/>
            </w:rPr>
          </w:rPrChange>
        </w:rPr>
        <w:t>, APPId, requestHttpMethod, requestUri, requestTimeStamp, nonce, requestContentBase64String</w:t>
      </w:r>
      <w:r w:rsidRPr="008C6831">
        <w:rPr>
          <w:rFonts w:ascii="Maiandra GD" w:eastAsia="Times New Roman" w:hAnsi="Maiandra GD" w:cs="Consolas"/>
          <w:b/>
          <w:bCs/>
          <w:color w:val="6B7C8B"/>
          <w:sz w:val="24"/>
          <w:szCs w:val="24"/>
          <w:rPrChange w:id="1314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3142"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314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D19252"/>
          <w:sz w:val="24"/>
          <w:szCs w:val="24"/>
          <w:rPrChange w:id="13144" w:author="Narendra" w:date="2021-08-21T13:02:00Z">
            <w:rPr>
              <w:rFonts w:ascii="inherit" w:eastAsia="Times New Roman" w:hAnsi="inherit" w:cs="Consolas"/>
              <w:color w:val="D19252"/>
              <w:sz w:val="25"/>
            </w:rPr>
          </w:rPrChange>
        </w:rPr>
        <w:t>var</w:t>
      </w:r>
      <w:r w:rsidRPr="008C6831">
        <w:rPr>
          <w:rFonts w:ascii="Maiandra GD" w:eastAsia="Times New Roman" w:hAnsi="Maiandra GD" w:cs="Consolas"/>
          <w:color w:val="CFD5E0"/>
          <w:sz w:val="24"/>
          <w:szCs w:val="24"/>
          <w:rPrChange w:id="13145" w:author="Narendra" w:date="2021-08-21T13:02:00Z">
            <w:rPr>
              <w:rFonts w:ascii="inherit" w:eastAsia="Times New Roman" w:hAnsi="inherit" w:cs="Consolas"/>
              <w:color w:val="CFD5E0"/>
              <w:sz w:val="25"/>
            </w:rPr>
          </w:rPrChange>
        </w:rPr>
        <w:t xml:space="preserve"> secretKeyBytes = Convert.</w:t>
      </w:r>
      <w:r w:rsidRPr="008C6831">
        <w:rPr>
          <w:rFonts w:ascii="Maiandra GD" w:eastAsia="Times New Roman" w:hAnsi="Maiandra GD" w:cs="Consolas"/>
          <w:color w:val="4284AE"/>
          <w:sz w:val="24"/>
          <w:szCs w:val="24"/>
          <w:rPrChange w:id="13146" w:author="Narendra" w:date="2021-08-21T13:02:00Z">
            <w:rPr>
              <w:rFonts w:ascii="inherit" w:eastAsia="Times New Roman" w:hAnsi="inherit" w:cs="Consolas"/>
              <w:color w:val="4284AE"/>
              <w:sz w:val="25"/>
            </w:rPr>
          </w:rPrChange>
        </w:rPr>
        <w:t>FromBase64String</w:t>
      </w:r>
      <w:r w:rsidRPr="008C6831">
        <w:rPr>
          <w:rFonts w:ascii="Maiandra GD" w:eastAsia="Times New Roman" w:hAnsi="Maiandra GD" w:cs="Consolas"/>
          <w:b/>
          <w:bCs/>
          <w:color w:val="6B7C8B"/>
          <w:sz w:val="24"/>
          <w:szCs w:val="24"/>
          <w:rPrChange w:id="1314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3148" w:author="Narendra" w:date="2021-08-21T13:02:00Z">
            <w:rPr>
              <w:rFonts w:ascii="inherit" w:eastAsia="Times New Roman" w:hAnsi="inherit" w:cs="Consolas"/>
              <w:color w:val="CFD5E0"/>
              <w:sz w:val="25"/>
            </w:rPr>
          </w:rPrChange>
        </w:rPr>
        <w:t>sharedKey</w:t>
      </w:r>
      <w:r w:rsidRPr="008C6831">
        <w:rPr>
          <w:rFonts w:ascii="Maiandra GD" w:eastAsia="Times New Roman" w:hAnsi="Maiandra GD" w:cs="Consolas"/>
          <w:b/>
          <w:bCs/>
          <w:color w:val="6B7C8B"/>
          <w:sz w:val="24"/>
          <w:szCs w:val="24"/>
          <w:rPrChange w:id="1314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3150"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315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3152" w:author="Narendra" w:date="2021-08-21T13:02:00Z">
            <w:rPr>
              <w:rFonts w:ascii="inherit" w:eastAsia="Times New Roman" w:hAnsi="inherit" w:cs="Consolas"/>
              <w:b/>
              <w:bCs/>
              <w:color w:val="D171DD"/>
              <w:sz w:val="25"/>
            </w:rPr>
          </w:rPrChange>
        </w:rPr>
        <w:t>byte</w:t>
      </w:r>
      <w:r w:rsidRPr="008C6831">
        <w:rPr>
          <w:rFonts w:ascii="Maiandra GD" w:eastAsia="Times New Roman" w:hAnsi="Maiandra GD" w:cs="Consolas"/>
          <w:b/>
          <w:bCs/>
          <w:color w:val="6B7C8B"/>
          <w:sz w:val="24"/>
          <w:szCs w:val="24"/>
          <w:rPrChange w:id="1315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3154" w:author="Narendra" w:date="2021-08-21T13:02:00Z">
            <w:rPr>
              <w:rFonts w:ascii="inherit" w:eastAsia="Times New Roman" w:hAnsi="inherit" w:cs="Consolas"/>
              <w:color w:val="CFD5E0"/>
              <w:sz w:val="25"/>
            </w:rPr>
          </w:rPrChange>
        </w:rPr>
        <w:t xml:space="preserve"> signature = Encoding.</w:t>
      </w:r>
      <w:r w:rsidRPr="008C6831">
        <w:rPr>
          <w:rFonts w:ascii="Maiandra GD" w:eastAsia="Times New Roman" w:hAnsi="Maiandra GD" w:cs="Consolas"/>
          <w:color w:val="4284AE"/>
          <w:sz w:val="24"/>
          <w:szCs w:val="24"/>
          <w:rPrChange w:id="13155" w:author="Narendra" w:date="2021-08-21T13:02:00Z">
            <w:rPr>
              <w:rFonts w:ascii="inherit" w:eastAsia="Times New Roman" w:hAnsi="inherit" w:cs="Consolas"/>
              <w:color w:val="4284AE"/>
              <w:sz w:val="25"/>
            </w:rPr>
          </w:rPrChange>
        </w:rPr>
        <w:t>UTF8</w:t>
      </w:r>
      <w:r w:rsidRPr="008C6831">
        <w:rPr>
          <w:rFonts w:ascii="Maiandra GD" w:eastAsia="Times New Roman" w:hAnsi="Maiandra GD" w:cs="Consolas"/>
          <w:color w:val="CFD5E0"/>
          <w:sz w:val="24"/>
          <w:szCs w:val="24"/>
          <w:rPrChange w:id="13156"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13157" w:author="Narendra" w:date="2021-08-21T13:02:00Z">
            <w:rPr>
              <w:rFonts w:ascii="inherit" w:eastAsia="Times New Roman" w:hAnsi="inherit" w:cs="Consolas"/>
              <w:color w:val="4284AE"/>
              <w:sz w:val="25"/>
            </w:rPr>
          </w:rPrChange>
        </w:rPr>
        <w:t>GetBytes</w:t>
      </w:r>
      <w:r w:rsidRPr="008C6831">
        <w:rPr>
          <w:rFonts w:ascii="Maiandra GD" w:eastAsia="Times New Roman" w:hAnsi="Maiandra GD" w:cs="Consolas"/>
          <w:b/>
          <w:bCs/>
          <w:color w:val="6B7C8B"/>
          <w:sz w:val="24"/>
          <w:szCs w:val="24"/>
          <w:rPrChange w:id="1315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3159" w:author="Narendra" w:date="2021-08-21T13:02:00Z">
            <w:rPr>
              <w:rFonts w:ascii="inherit" w:eastAsia="Times New Roman" w:hAnsi="inherit" w:cs="Consolas"/>
              <w:color w:val="CFD5E0"/>
              <w:sz w:val="25"/>
            </w:rPr>
          </w:rPrChange>
        </w:rPr>
        <w:t>data</w:t>
      </w:r>
      <w:r w:rsidRPr="008C6831">
        <w:rPr>
          <w:rFonts w:ascii="Maiandra GD" w:eastAsia="Times New Roman" w:hAnsi="Maiandra GD" w:cs="Consolas"/>
          <w:b/>
          <w:bCs/>
          <w:color w:val="6B7C8B"/>
          <w:sz w:val="24"/>
          <w:szCs w:val="24"/>
          <w:rPrChange w:id="13160"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3161"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316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3163" w:author="Narendra" w:date="2021-08-21T13:02:00Z">
            <w:rPr>
              <w:rFonts w:ascii="inherit" w:eastAsia="Times New Roman" w:hAnsi="inherit" w:cs="Consolas"/>
              <w:b/>
              <w:bCs/>
              <w:color w:val="D171DD"/>
              <w:sz w:val="25"/>
            </w:rPr>
          </w:rPrChange>
        </w:rPr>
        <w:t>using</w:t>
      </w:r>
      <w:r w:rsidRPr="008C6831">
        <w:rPr>
          <w:rFonts w:ascii="Maiandra GD" w:eastAsia="Times New Roman" w:hAnsi="Maiandra GD" w:cs="Consolas"/>
          <w:color w:val="CFD5E0"/>
          <w:sz w:val="24"/>
          <w:szCs w:val="24"/>
          <w:rPrChange w:id="13164"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13165"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3166" w:author="Narendra" w:date="2021-08-21T13:02:00Z">
            <w:rPr>
              <w:rFonts w:ascii="inherit" w:eastAsia="Times New Roman" w:hAnsi="inherit" w:cs="Consolas"/>
              <w:color w:val="CFD5E0"/>
              <w:sz w:val="25"/>
            </w:rPr>
          </w:rPrChange>
        </w:rPr>
        <w:t xml:space="preserve">HMACSHA256 hmac = </w:t>
      </w:r>
      <w:r w:rsidRPr="008C6831">
        <w:rPr>
          <w:rFonts w:ascii="Maiandra GD" w:eastAsia="Times New Roman" w:hAnsi="Maiandra GD" w:cs="Consolas"/>
          <w:color w:val="4284AE"/>
          <w:sz w:val="24"/>
          <w:szCs w:val="24"/>
          <w:rPrChange w:id="13167"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13168"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13169" w:author="Narendra" w:date="2021-08-21T13:02:00Z">
            <w:rPr>
              <w:rFonts w:ascii="inherit" w:eastAsia="Times New Roman" w:hAnsi="inherit" w:cs="Consolas"/>
              <w:color w:val="4284AE"/>
              <w:sz w:val="25"/>
            </w:rPr>
          </w:rPrChange>
        </w:rPr>
        <w:t>HMACSHA256</w:t>
      </w:r>
      <w:r w:rsidRPr="008C6831">
        <w:rPr>
          <w:rFonts w:ascii="Maiandra GD" w:eastAsia="Times New Roman" w:hAnsi="Maiandra GD" w:cs="Consolas"/>
          <w:b/>
          <w:bCs/>
          <w:color w:val="6B7C8B"/>
          <w:sz w:val="24"/>
          <w:szCs w:val="24"/>
          <w:rPrChange w:id="13170"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3171" w:author="Narendra" w:date="2021-08-21T13:02:00Z">
            <w:rPr>
              <w:rFonts w:ascii="inherit" w:eastAsia="Times New Roman" w:hAnsi="inherit" w:cs="Consolas"/>
              <w:color w:val="CFD5E0"/>
              <w:sz w:val="25"/>
            </w:rPr>
          </w:rPrChange>
        </w:rPr>
        <w:t>secretKeyBytes</w:t>
      </w:r>
      <w:r w:rsidRPr="008C6831">
        <w:rPr>
          <w:rFonts w:ascii="Maiandra GD" w:eastAsia="Times New Roman" w:hAnsi="Maiandra GD" w:cs="Consolas"/>
          <w:b/>
          <w:bCs/>
          <w:color w:val="6B7C8B"/>
          <w:sz w:val="24"/>
          <w:szCs w:val="24"/>
          <w:rPrChange w:id="13172"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317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3174"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317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3176" w:author="Narendra" w:date="2021-08-21T13:02:00Z">
            <w:rPr>
              <w:rFonts w:ascii="inherit" w:eastAsia="Times New Roman" w:hAnsi="inherit" w:cs="Consolas"/>
              <w:b/>
              <w:bCs/>
              <w:color w:val="D171DD"/>
              <w:sz w:val="25"/>
            </w:rPr>
          </w:rPrChange>
        </w:rPr>
        <w:t>byte</w:t>
      </w:r>
      <w:r w:rsidRPr="008C6831">
        <w:rPr>
          <w:rFonts w:ascii="Maiandra GD" w:eastAsia="Times New Roman" w:hAnsi="Maiandra GD" w:cs="Consolas"/>
          <w:b/>
          <w:bCs/>
          <w:color w:val="6B7C8B"/>
          <w:sz w:val="24"/>
          <w:szCs w:val="24"/>
          <w:rPrChange w:id="1317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3178" w:author="Narendra" w:date="2021-08-21T13:02:00Z">
            <w:rPr>
              <w:rFonts w:ascii="inherit" w:eastAsia="Times New Roman" w:hAnsi="inherit" w:cs="Consolas"/>
              <w:color w:val="CFD5E0"/>
              <w:sz w:val="25"/>
            </w:rPr>
          </w:rPrChange>
        </w:rPr>
        <w:t xml:space="preserve"> signatureBytes = hmac.</w:t>
      </w:r>
      <w:r w:rsidRPr="008C6831">
        <w:rPr>
          <w:rFonts w:ascii="Maiandra GD" w:eastAsia="Times New Roman" w:hAnsi="Maiandra GD" w:cs="Consolas"/>
          <w:color w:val="4284AE"/>
          <w:sz w:val="24"/>
          <w:szCs w:val="24"/>
          <w:rPrChange w:id="13179" w:author="Narendra" w:date="2021-08-21T13:02:00Z">
            <w:rPr>
              <w:rFonts w:ascii="inherit" w:eastAsia="Times New Roman" w:hAnsi="inherit" w:cs="Consolas"/>
              <w:color w:val="4284AE"/>
              <w:sz w:val="25"/>
            </w:rPr>
          </w:rPrChange>
        </w:rPr>
        <w:t>ComputeHash</w:t>
      </w:r>
      <w:r w:rsidRPr="008C6831">
        <w:rPr>
          <w:rFonts w:ascii="Maiandra GD" w:eastAsia="Times New Roman" w:hAnsi="Maiandra GD" w:cs="Consolas"/>
          <w:b/>
          <w:bCs/>
          <w:color w:val="6B7C8B"/>
          <w:sz w:val="24"/>
          <w:szCs w:val="24"/>
          <w:rPrChange w:id="13180"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3181" w:author="Narendra" w:date="2021-08-21T13:02:00Z">
            <w:rPr>
              <w:rFonts w:ascii="inherit" w:eastAsia="Times New Roman" w:hAnsi="inherit" w:cs="Consolas"/>
              <w:color w:val="CFD5E0"/>
              <w:sz w:val="25"/>
            </w:rPr>
          </w:rPrChange>
        </w:rPr>
        <w:t>signature</w:t>
      </w:r>
      <w:r w:rsidRPr="008C6831">
        <w:rPr>
          <w:rFonts w:ascii="Maiandra GD" w:eastAsia="Times New Roman" w:hAnsi="Maiandra GD" w:cs="Consolas"/>
          <w:b/>
          <w:bCs/>
          <w:color w:val="6B7C8B"/>
          <w:sz w:val="24"/>
          <w:szCs w:val="24"/>
          <w:rPrChange w:id="1318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3183"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318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3185" w:author="Narendra" w:date="2021-08-21T13:02:00Z">
            <w:rPr>
              <w:rFonts w:ascii="inherit" w:eastAsia="Times New Roman" w:hAnsi="inherit" w:cs="Consolas"/>
              <w:b/>
              <w:bCs/>
              <w:color w:val="D171DD"/>
              <w:sz w:val="25"/>
            </w:rPr>
          </w:rPrChange>
        </w:rPr>
        <w:t>return</w:t>
      </w:r>
      <w:r w:rsidRPr="008C6831">
        <w:rPr>
          <w:rFonts w:ascii="Maiandra GD" w:eastAsia="Times New Roman" w:hAnsi="Maiandra GD" w:cs="Consolas"/>
          <w:color w:val="CFD5E0"/>
          <w:sz w:val="24"/>
          <w:szCs w:val="24"/>
          <w:rPrChange w:id="13186"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1318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3188" w:author="Narendra" w:date="2021-08-21T13:02:00Z">
            <w:rPr>
              <w:rFonts w:ascii="inherit" w:eastAsia="Times New Roman" w:hAnsi="inherit" w:cs="Consolas"/>
              <w:color w:val="CFD5E0"/>
              <w:sz w:val="25"/>
            </w:rPr>
          </w:rPrChange>
        </w:rPr>
        <w:t>incomingBase64Signature.</w:t>
      </w:r>
      <w:r w:rsidRPr="008C6831">
        <w:rPr>
          <w:rFonts w:ascii="Maiandra GD" w:eastAsia="Times New Roman" w:hAnsi="Maiandra GD" w:cs="Consolas"/>
          <w:color w:val="4284AE"/>
          <w:sz w:val="24"/>
          <w:szCs w:val="24"/>
          <w:rPrChange w:id="13189" w:author="Narendra" w:date="2021-08-21T13:02:00Z">
            <w:rPr>
              <w:rFonts w:ascii="inherit" w:eastAsia="Times New Roman" w:hAnsi="inherit" w:cs="Consolas"/>
              <w:color w:val="4284AE"/>
              <w:sz w:val="25"/>
            </w:rPr>
          </w:rPrChange>
        </w:rPr>
        <w:t>Equals</w:t>
      </w:r>
      <w:r w:rsidRPr="008C6831">
        <w:rPr>
          <w:rFonts w:ascii="Maiandra GD" w:eastAsia="Times New Roman" w:hAnsi="Maiandra GD" w:cs="Consolas"/>
          <w:b/>
          <w:bCs/>
          <w:color w:val="6B7C8B"/>
          <w:sz w:val="24"/>
          <w:szCs w:val="24"/>
          <w:rPrChange w:id="13190"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3191" w:author="Narendra" w:date="2021-08-21T13:02:00Z">
            <w:rPr>
              <w:rFonts w:ascii="inherit" w:eastAsia="Times New Roman" w:hAnsi="inherit" w:cs="Consolas"/>
              <w:color w:val="CFD5E0"/>
              <w:sz w:val="25"/>
            </w:rPr>
          </w:rPrChange>
        </w:rPr>
        <w:t>Convert.</w:t>
      </w:r>
      <w:r w:rsidRPr="008C6831">
        <w:rPr>
          <w:rFonts w:ascii="Maiandra GD" w:eastAsia="Times New Roman" w:hAnsi="Maiandra GD" w:cs="Consolas"/>
          <w:color w:val="4284AE"/>
          <w:sz w:val="24"/>
          <w:szCs w:val="24"/>
          <w:rPrChange w:id="13192" w:author="Narendra" w:date="2021-08-21T13:02:00Z">
            <w:rPr>
              <w:rFonts w:ascii="inherit" w:eastAsia="Times New Roman" w:hAnsi="inherit" w:cs="Consolas"/>
              <w:color w:val="4284AE"/>
              <w:sz w:val="25"/>
            </w:rPr>
          </w:rPrChange>
        </w:rPr>
        <w:t>ToBase64String</w:t>
      </w:r>
      <w:r w:rsidRPr="008C6831">
        <w:rPr>
          <w:rFonts w:ascii="Maiandra GD" w:eastAsia="Times New Roman" w:hAnsi="Maiandra GD" w:cs="Consolas"/>
          <w:b/>
          <w:bCs/>
          <w:color w:val="6B7C8B"/>
          <w:sz w:val="24"/>
          <w:szCs w:val="24"/>
          <w:rPrChange w:id="1319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3194" w:author="Narendra" w:date="2021-08-21T13:02:00Z">
            <w:rPr>
              <w:rFonts w:ascii="inherit" w:eastAsia="Times New Roman" w:hAnsi="inherit" w:cs="Consolas"/>
              <w:color w:val="CFD5E0"/>
              <w:sz w:val="25"/>
            </w:rPr>
          </w:rPrChange>
        </w:rPr>
        <w:t>signatureBytes</w:t>
      </w:r>
      <w:r w:rsidRPr="008C6831">
        <w:rPr>
          <w:rFonts w:ascii="Maiandra GD" w:eastAsia="Times New Roman" w:hAnsi="Maiandra GD" w:cs="Consolas"/>
          <w:b/>
          <w:bCs/>
          <w:color w:val="6B7C8B"/>
          <w:sz w:val="24"/>
          <w:szCs w:val="24"/>
          <w:rPrChange w:id="13195"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3196" w:author="Narendra" w:date="2021-08-21T13:02:00Z">
            <w:rPr>
              <w:rFonts w:ascii="inherit" w:eastAsia="Times New Roman" w:hAnsi="inherit" w:cs="Consolas"/>
              <w:color w:val="CFD5E0"/>
              <w:sz w:val="25"/>
            </w:rPr>
          </w:rPrChange>
        </w:rPr>
        <w:t>, StringComparison.</w:t>
      </w:r>
      <w:r w:rsidRPr="008C6831">
        <w:rPr>
          <w:rFonts w:ascii="Maiandra GD" w:eastAsia="Times New Roman" w:hAnsi="Maiandra GD" w:cs="Consolas"/>
          <w:color w:val="4284AE"/>
          <w:sz w:val="24"/>
          <w:szCs w:val="24"/>
          <w:rPrChange w:id="13197" w:author="Narendra" w:date="2021-08-21T13:02:00Z">
            <w:rPr>
              <w:rFonts w:ascii="inherit" w:eastAsia="Times New Roman" w:hAnsi="inherit" w:cs="Consolas"/>
              <w:color w:val="4284AE"/>
              <w:sz w:val="25"/>
            </w:rPr>
          </w:rPrChange>
        </w:rPr>
        <w:t>Ordinal</w:t>
      </w:r>
      <w:r w:rsidRPr="008C6831">
        <w:rPr>
          <w:rFonts w:ascii="Maiandra GD" w:eastAsia="Times New Roman" w:hAnsi="Maiandra GD" w:cs="Consolas"/>
          <w:b/>
          <w:bCs/>
          <w:color w:val="6B7C8B"/>
          <w:sz w:val="24"/>
          <w:szCs w:val="24"/>
          <w:rPrChange w:id="1319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3199"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320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3201"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320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3203"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320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3205" w:author="Narendra" w:date="2021-08-21T13:02:00Z">
            <w:rPr>
              <w:rFonts w:ascii="inherit" w:eastAsia="Times New Roman" w:hAnsi="inherit" w:cs="Consolas"/>
              <w:b/>
              <w:bCs/>
              <w:color w:val="D171DD"/>
              <w:sz w:val="25"/>
            </w:rPr>
          </w:rPrChange>
        </w:rPr>
        <w:t>private</w:t>
      </w:r>
      <w:r w:rsidRPr="008C6831">
        <w:rPr>
          <w:rFonts w:ascii="Maiandra GD" w:eastAsia="Times New Roman" w:hAnsi="Maiandra GD" w:cs="Consolas"/>
          <w:color w:val="CFD5E0"/>
          <w:sz w:val="24"/>
          <w:szCs w:val="24"/>
          <w:rPrChange w:id="13206"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3207" w:author="Narendra" w:date="2021-08-21T13:02:00Z">
            <w:rPr>
              <w:rFonts w:ascii="inherit" w:eastAsia="Times New Roman" w:hAnsi="inherit" w:cs="Consolas"/>
              <w:b/>
              <w:bCs/>
              <w:color w:val="D171DD"/>
              <w:sz w:val="25"/>
            </w:rPr>
          </w:rPrChange>
        </w:rPr>
        <w:t>bool</w:t>
      </w:r>
      <w:r w:rsidRPr="008C6831">
        <w:rPr>
          <w:rFonts w:ascii="Maiandra GD" w:eastAsia="Times New Roman" w:hAnsi="Maiandra GD" w:cs="Consolas"/>
          <w:color w:val="CFD5E0"/>
          <w:sz w:val="24"/>
          <w:szCs w:val="24"/>
          <w:rPrChange w:id="13208"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13209" w:author="Narendra" w:date="2021-08-21T13:02:00Z">
            <w:rPr>
              <w:rFonts w:ascii="inherit" w:eastAsia="Times New Roman" w:hAnsi="inherit" w:cs="Consolas"/>
              <w:color w:val="4284AE"/>
              <w:sz w:val="25"/>
            </w:rPr>
          </w:rPrChange>
        </w:rPr>
        <w:t>isReplayRequest</w:t>
      </w:r>
      <w:r w:rsidRPr="008C6831">
        <w:rPr>
          <w:rFonts w:ascii="Maiandra GD" w:eastAsia="Times New Roman" w:hAnsi="Maiandra GD" w:cs="Consolas"/>
          <w:b/>
          <w:bCs/>
          <w:color w:val="6B7C8B"/>
          <w:sz w:val="24"/>
          <w:szCs w:val="24"/>
          <w:rPrChange w:id="13210"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3211" w:author="Narendra" w:date="2021-08-21T13:02:00Z">
            <w:rPr>
              <w:rFonts w:ascii="inherit" w:eastAsia="Times New Roman" w:hAnsi="inherit" w:cs="Consolas"/>
              <w:color w:val="CFD5E0"/>
              <w:sz w:val="25"/>
            </w:rPr>
          </w:rPrChange>
        </w:rPr>
        <w:t>string nonce, string requestTimeStamp</w:t>
      </w:r>
      <w:r w:rsidRPr="008C6831">
        <w:rPr>
          <w:rFonts w:ascii="Maiandra GD" w:eastAsia="Times New Roman" w:hAnsi="Maiandra GD" w:cs="Consolas"/>
          <w:b/>
          <w:bCs/>
          <w:color w:val="6B7C8B"/>
          <w:sz w:val="24"/>
          <w:szCs w:val="24"/>
          <w:rPrChange w:id="13212"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321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3214"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321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3216" w:author="Narendra" w:date="2021-08-21T13:02:00Z">
            <w:rPr>
              <w:rFonts w:ascii="inherit" w:eastAsia="Times New Roman" w:hAnsi="inherit" w:cs="Consolas"/>
              <w:b/>
              <w:bCs/>
              <w:color w:val="D171DD"/>
              <w:sz w:val="25"/>
            </w:rPr>
          </w:rPrChange>
        </w:rPr>
        <w:t>if</w:t>
      </w:r>
      <w:r w:rsidRPr="008C6831">
        <w:rPr>
          <w:rFonts w:ascii="Maiandra GD" w:eastAsia="Times New Roman" w:hAnsi="Maiandra GD" w:cs="Consolas"/>
          <w:color w:val="CFD5E0"/>
          <w:sz w:val="24"/>
          <w:szCs w:val="24"/>
          <w:rPrChange w:id="13217"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1321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3219" w:author="Narendra" w:date="2021-08-21T13:02:00Z">
            <w:rPr>
              <w:rFonts w:ascii="inherit" w:eastAsia="Times New Roman" w:hAnsi="inherit" w:cs="Consolas"/>
              <w:color w:val="CFD5E0"/>
              <w:sz w:val="25"/>
            </w:rPr>
          </w:rPrChange>
        </w:rPr>
        <w:t>System.</w:t>
      </w:r>
      <w:r w:rsidRPr="008C6831">
        <w:rPr>
          <w:rFonts w:ascii="Maiandra GD" w:eastAsia="Times New Roman" w:hAnsi="Maiandra GD" w:cs="Consolas"/>
          <w:color w:val="4284AE"/>
          <w:sz w:val="24"/>
          <w:szCs w:val="24"/>
          <w:rPrChange w:id="13220" w:author="Narendra" w:date="2021-08-21T13:02:00Z">
            <w:rPr>
              <w:rFonts w:ascii="inherit" w:eastAsia="Times New Roman" w:hAnsi="inherit" w:cs="Consolas"/>
              <w:color w:val="4284AE"/>
              <w:sz w:val="25"/>
            </w:rPr>
          </w:rPrChange>
        </w:rPr>
        <w:t>Runtime</w:t>
      </w:r>
      <w:r w:rsidRPr="008C6831">
        <w:rPr>
          <w:rFonts w:ascii="Maiandra GD" w:eastAsia="Times New Roman" w:hAnsi="Maiandra GD" w:cs="Consolas"/>
          <w:color w:val="CFD5E0"/>
          <w:sz w:val="24"/>
          <w:szCs w:val="24"/>
          <w:rPrChange w:id="13221"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13222" w:author="Narendra" w:date="2021-08-21T13:02:00Z">
            <w:rPr>
              <w:rFonts w:ascii="inherit" w:eastAsia="Times New Roman" w:hAnsi="inherit" w:cs="Consolas"/>
              <w:color w:val="4284AE"/>
              <w:sz w:val="25"/>
            </w:rPr>
          </w:rPrChange>
        </w:rPr>
        <w:t>Caching</w:t>
      </w:r>
      <w:r w:rsidRPr="008C6831">
        <w:rPr>
          <w:rFonts w:ascii="Maiandra GD" w:eastAsia="Times New Roman" w:hAnsi="Maiandra GD" w:cs="Consolas"/>
          <w:color w:val="CFD5E0"/>
          <w:sz w:val="24"/>
          <w:szCs w:val="24"/>
          <w:rPrChange w:id="13223"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13224" w:author="Narendra" w:date="2021-08-21T13:02:00Z">
            <w:rPr>
              <w:rFonts w:ascii="inherit" w:eastAsia="Times New Roman" w:hAnsi="inherit" w:cs="Consolas"/>
              <w:color w:val="4284AE"/>
              <w:sz w:val="25"/>
            </w:rPr>
          </w:rPrChange>
        </w:rPr>
        <w:t>MemoryCache</w:t>
      </w:r>
      <w:r w:rsidRPr="008C6831">
        <w:rPr>
          <w:rFonts w:ascii="Maiandra GD" w:eastAsia="Times New Roman" w:hAnsi="Maiandra GD" w:cs="Consolas"/>
          <w:color w:val="CFD5E0"/>
          <w:sz w:val="24"/>
          <w:szCs w:val="24"/>
          <w:rPrChange w:id="13225"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13226" w:author="Narendra" w:date="2021-08-21T13:02:00Z">
            <w:rPr>
              <w:rFonts w:ascii="inherit" w:eastAsia="Times New Roman" w:hAnsi="inherit" w:cs="Consolas"/>
              <w:color w:val="4284AE"/>
              <w:sz w:val="25"/>
            </w:rPr>
          </w:rPrChange>
        </w:rPr>
        <w:t>Default</w:t>
      </w:r>
      <w:r w:rsidRPr="008C6831">
        <w:rPr>
          <w:rFonts w:ascii="Maiandra GD" w:eastAsia="Times New Roman" w:hAnsi="Maiandra GD" w:cs="Consolas"/>
          <w:color w:val="CFD5E0"/>
          <w:sz w:val="24"/>
          <w:szCs w:val="24"/>
          <w:rPrChange w:id="13227"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13228" w:author="Narendra" w:date="2021-08-21T13:02:00Z">
            <w:rPr>
              <w:rFonts w:ascii="inherit" w:eastAsia="Times New Roman" w:hAnsi="inherit" w:cs="Consolas"/>
              <w:color w:val="4284AE"/>
              <w:sz w:val="25"/>
            </w:rPr>
          </w:rPrChange>
        </w:rPr>
        <w:t>Contains</w:t>
      </w:r>
      <w:r w:rsidRPr="008C6831">
        <w:rPr>
          <w:rFonts w:ascii="Maiandra GD" w:eastAsia="Times New Roman" w:hAnsi="Maiandra GD" w:cs="Consolas"/>
          <w:b/>
          <w:bCs/>
          <w:color w:val="6B7C8B"/>
          <w:sz w:val="24"/>
          <w:szCs w:val="24"/>
          <w:rPrChange w:id="1322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3230" w:author="Narendra" w:date="2021-08-21T13:02:00Z">
            <w:rPr>
              <w:rFonts w:ascii="inherit" w:eastAsia="Times New Roman" w:hAnsi="inherit" w:cs="Consolas"/>
              <w:color w:val="CFD5E0"/>
              <w:sz w:val="25"/>
            </w:rPr>
          </w:rPrChange>
        </w:rPr>
        <w:t>nonce</w:t>
      </w:r>
      <w:r w:rsidRPr="008C6831">
        <w:rPr>
          <w:rFonts w:ascii="Maiandra GD" w:eastAsia="Times New Roman" w:hAnsi="Maiandra GD" w:cs="Consolas"/>
          <w:b/>
          <w:bCs/>
          <w:color w:val="6B7C8B"/>
          <w:sz w:val="24"/>
          <w:szCs w:val="24"/>
          <w:rPrChange w:id="13231"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323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3233"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323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3235" w:author="Narendra" w:date="2021-08-21T13:02:00Z">
            <w:rPr>
              <w:rFonts w:ascii="inherit" w:eastAsia="Times New Roman" w:hAnsi="inherit" w:cs="Consolas"/>
              <w:b/>
              <w:bCs/>
              <w:color w:val="D171DD"/>
              <w:sz w:val="25"/>
            </w:rPr>
          </w:rPrChange>
        </w:rPr>
        <w:t>return</w:t>
      </w:r>
      <w:r w:rsidRPr="008C6831">
        <w:rPr>
          <w:rFonts w:ascii="Maiandra GD" w:eastAsia="Times New Roman" w:hAnsi="Maiandra GD" w:cs="Consolas"/>
          <w:color w:val="CFD5E0"/>
          <w:sz w:val="24"/>
          <w:szCs w:val="24"/>
          <w:rPrChange w:id="13236"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3237" w:author="Narendra" w:date="2021-08-21T13:02:00Z">
            <w:rPr>
              <w:rFonts w:ascii="inherit" w:eastAsia="Times New Roman" w:hAnsi="inherit" w:cs="Consolas"/>
              <w:b/>
              <w:bCs/>
              <w:color w:val="D171DD"/>
              <w:sz w:val="25"/>
            </w:rPr>
          </w:rPrChange>
        </w:rPr>
        <w:t>true</w:t>
      </w:r>
      <w:r w:rsidRPr="008C6831">
        <w:rPr>
          <w:rFonts w:ascii="Maiandra GD" w:eastAsia="Times New Roman" w:hAnsi="Maiandra GD" w:cs="Consolas"/>
          <w:color w:val="CFD5E0"/>
          <w:sz w:val="24"/>
          <w:szCs w:val="24"/>
          <w:rPrChange w:id="13238"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323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3240"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324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3242" w:author="Narendra" w:date="2021-08-21T13:02:00Z">
            <w:rPr>
              <w:rFonts w:ascii="inherit" w:eastAsia="Times New Roman" w:hAnsi="inherit" w:cs="Consolas"/>
              <w:color w:val="CFD5E0"/>
              <w:sz w:val="25"/>
            </w:rPr>
          </w:rPrChange>
        </w:rPr>
        <w:t xml:space="preserve">DateTime epochStart = </w:t>
      </w:r>
      <w:r w:rsidRPr="008C6831">
        <w:rPr>
          <w:rFonts w:ascii="Maiandra GD" w:eastAsia="Times New Roman" w:hAnsi="Maiandra GD" w:cs="Consolas"/>
          <w:color w:val="4284AE"/>
          <w:sz w:val="24"/>
          <w:szCs w:val="24"/>
          <w:rPrChange w:id="13243" w:author="Narendra" w:date="2021-08-21T13:02:00Z">
            <w:rPr>
              <w:rFonts w:ascii="inherit" w:eastAsia="Times New Roman" w:hAnsi="inherit" w:cs="Consolas"/>
              <w:color w:val="4284AE"/>
              <w:sz w:val="25"/>
            </w:rPr>
          </w:rPrChange>
        </w:rPr>
        <w:t>new</w:t>
      </w:r>
      <w:r w:rsidRPr="008C6831">
        <w:rPr>
          <w:rFonts w:ascii="Maiandra GD" w:eastAsia="Times New Roman" w:hAnsi="Maiandra GD" w:cs="Consolas"/>
          <w:color w:val="CFD5E0"/>
          <w:sz w:val="24"/>
          <w:szCs w:val="24"/>
          <w:rPrChange w:id="13244"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13245" w:author="Narendra" w:date="2021-08-21T13:02:00Z">
            <w:rPr>
              <w:rFonts w:ascii="inherit" w:eastAsia="Times New Roman" w:hAnsi="inherit" w:cs="Consolas"/>
              <w:color w:val="4284AE"/>
              <w:sz w:val="25"/>
            </w:rPr>
          </w:rPrChange>
        </w:rPr>
        <w:t>DateTime</w:t>
      </w:r>
      <w:r w:rsidRPr="008C6831">
        <w:rPr>
          <w:rFonts w:ascii="Maiandra GD" w:eastAsia="Times New Roman" w:hAnsi="Maiandra GD" w:cs="Consolas"/>
          <w:b/>
          <w:bCs/>
          <w:color w:val="6B7C8B"/>
          <w:sz w:val="24"/>
          <w:szCs w:val="24"/>
          <w:rPrChange w:id="13246"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D19A66"/>
          <w:sz w:val="24"/>
          <w:szCs w:val="24"/>
          <w:rPrChange w:id="13247" w:author="Narendra" w:date="2021-08-21T13:02:00Z">
            <w:rPr>
              <w:rFonts w:ascii="inherit" w:eastAsia="Times New Roman" w:hAnsi="inherit" w:cs="Consolas"/>
              <w:color w:val="D19A66"/>
              <w:sz w:val="25"/>
            </w:rPr>
          </w:rPrChange>
        </w:rPr>
        <w:t>1970</w:t>
      </w:r>
      <w:r w:rsidRPr="008C6831">
        <w:rPr>
          <w:rFonts w:ascii="Maiandra GD" w:eastAsia="Times New Roman" w:hAnsi="Maiandra GD" w:cs="Consolas"/>
          <w:color w:val="CFD5E0"/>
          <w:sz w:val="24"/>
          <w:szCs w:val="24"/>
          <w:rPrChange w:id="13248"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D19A66"/>
          <w:sz w:val="24"/>
          <w:szCs w:val="24"/>
          <w:rPrChange w:id="13249" w:author="Narendra" w:date="2021-08-21T13:02:00Z">
            <w:rPr>
              <w:rFonts w:ascii="inherit" w:eastAsia="Times New Roman" w:hAnsi="inherit" w:cs="Consolas"/>
              <w:color w:val="D19A66"/>
              <w:sz w:val="25"/>
            </w:rPr>
          </w:rPrChange>
        </w:rPr>
        <w:t>01</w:t>
      </w:r>
      <w:r w:rsidRPr="008C6831">
        <w:rPr>
          <w:rFonts w:ascii="Maiandra GD" w:eastAsia="Times New Roman" w:hAnsi="Maiandra GD" w:cs="Consolas"/>
          <w:color w:val="CFD5E0"/>
          <w:sz w:val="24"/>
          <w:szCs w:val="24"/>
          <w:rPrChange w:id="13250"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D19A66"/>
          <w:sz w:val="24"/>
          <w:szCs w:val="24"/>
          <w:rPrChange w:id="13251" w:author="Narendra" w:date="2021-08-21T13:02:00Z">
            <w:rPr>
              <w:rFonts w:ascii="inherit" w:eastAsia="Times New Roman" w:hAnsi="inherit" w:cs="Consolas"/>
              <w:color w:val="D19A66"/>
              <w:sz w:val="25"/>
            </w:rPr>
          </w:rPrChange>
        </w:rPr>
        <w:t>01</w:t>
      </w:r>
      <w:r w:rsidRPr="008C6831">
        <w:rPr>
          <w:rFonts w:ascii="Maiandra GD" w:eastAsia="Times New Roman" w:hAnsi="Maiandra GD" w:cs="Consolas"/>
          <w:color w:val="CFD5E0"/>
          <w:sz w:val="24"/>
          <w:szCs w:val="24"/>
          <w:rPrChange w:id="13252"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D19A66"/>
          <w:sz w:val="24"/>
          <w:szCs w:val="24"/>
          <w:rPrChange w:id="13253" w:author="Narendra" w:date="2021-08-21T13:02:00Z">
            <w:rPr>
              <w:rFonts w:ascii="inherit" w:eastAsia="Times New Roman" w:hAnsi="inherit" w:cs="Consolas"/>
              <w:color w:val="D19A66"/>
              <w:sz w:val="25"/>
            </w:rPr>
          </w:rPrChange>
        </w:rPr>
        <w:t>0</w:t>
      </w:r>
      <w:r w:rsidRPr="008C6831">
        <w:rPr>
          <w:rFonts w:ascii="Maiandra GD" w:eastAsia="Times New Roman" w:hAnsi="Maiandra GD" w:cs="Consolas"/>
          <w:color w:val="CFD5E0"/>
          <w:sz w:val="24"/>
          <w:szCs w:val="24"/>
          <w:rPrChange w:id="13254"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D19A66"/>
          <w:sz w:val="24"/>
          <w:szCs w:val="24"/>
          <w:rPrChange w:id="13255" w:author="Narendra" w:date="2021-08-21T13:02:00Z">
            <w:rPr>
              <w:rFonts w:ascii="inherit" w:eastAsia="Times New Roman" w:hAnsi="inherit" w:cs="Consolas"/>
              <w:color w:val="D19A66"/>
              <w:sz w:val="25"/>
            </w:rPr>
          </w:rPrChange>
        </w:rPr>
        <w:t>0</w:t>
      </w:r>
      <w:r w:rsidRPr="008C6831">
        <w:rPr>
          <w:rFonts w:ascii="Maiandra GD" w:eastAsia="Times New Roman" w:hAnsi="Maiandra GD" w:cs="Consolas"/>
          <w:color w:val="CFD5E0"/>
          <w:sz w:val="24"/>
          <w:szCs w:val="24"/>
          <w:rPrChange w:id="13256"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D19A66"/>
          <w:sz w:val="24"/>
          <w:szCs w:val="24"/>
          <w:rPrChange w:id="13257" w:author="Narendra" w:date="2021-08-21T13:02:00Z">
            <w:rPr>
              <w:rFonts w:ascii="inherit" w:eastAsia="Times New Roman" w:hAnsi="inherit" w:cs="Consolas"/>
              <w:color w:val="D19A66"/>
              <w:sz w:val="25"/>
            </w:rPr>
          </w:rPrChange>
        </w:rPr>
        <w:t>0</w:t>
      </w:r>
      <w:r w:rsidRPr="008C6831">
        <w:rPr>
          <w:rFonts w:ascii="Maiandra GD" w:eastAsia="Times New Roman" w:hAnsi="Maiandra GD" w:cs="Consolas"/>
          <w:color w:val="CFD5E0"/>
          <w:sz w:val="24"/>
          <w:szCs w:val="24"/>
          <w:rPrChange w:id="13258"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D19A66"/>
          <w:sz w:val="24"/>
          <w:szCs w:val="24"/>
          <w:rPrChange w:id="13259" w:author="Narendra" w:date="2021-08-21T13:02:00Z">
            <w:rPr>
              <w:rFonts w:ascii="inherit" w:eastAsia="Times New Roman" w:hAnsi="inherit" w:cs="Consolas"/>
              <w:color w:val="D19A66"/>
              <w:sz w:val="25"/>
            </w:rPr>
          </w:rPrChange>
        </w:rPr>
        <w:t>0</w:t>
      </w:r>
      <w:r w:rsidRPr="008C6831">
        <w:rPr>
          <w:rFonts w:ascii="Maiandra GD" w:eastAsia="Times New Roman" w:hAnsi="Maiandra GD" w:cs="Consolas"/>
          <w:color w:val="CFD5E0"/>
          <w:sz w:val="24"/>
          <w:szCs w:val="24"/>
          <w:rPrChange w:id="13260" w:author="Narendra" w:date="2021-08-21T13:02:00Z">
            <w:rPr>
              <w:rFonts w:ascii="inherit" w:eastAsia="Times New Roman" w:hAnsi="inherit" w:cs="Consolas"/>
              <w:color w:val="CFD5E0"/>
              <w:sz w:val="25"/>
            </w:rPr>
          </w:rPrChange>
        </w:rPr>
        <w:t>, DateTimeKind.</w:t>
      </w:r>
      <w:r w:rsidRPr="008C6831">
        <w:rPr>
          <w:rFonts w:ascii="Maiandra GD" w:eastAsia="Times New Roman" w:hAnsi="Maiandra GD" w:cs="Consolas"/>
          <w:color w:val="4284AE"/>
          <w:sz w:val="24"/>
          <w:szCs w:val="24"/>
          <w:rPrChange w:id="13261" w:author="Narendra" w:date="2021-08-21T13:02:00Z">
            <w:rPr>
              <w:rFonts w:ascii="inherit" w:eastAsia="Times New Roman" w:hAnsi="inherit" w:cs="Consolas"/>
              <w:color w:val="4284AE"/>
              <w:sz w:val="25"/>
            </w:rPr>
          </w:rPrChange>
        </w:rPr>
        <w:t>Utc</w:t>
      </w:r>
      <w:r w:rsidRPr="008C6831">
        <w:rPr>
          <w:rFonts w:ascii="Maiandra GD" w:eastAsia="Times New Roman" w:hAnsi="Maiandra GD" w:cs="Consolas"/>
          <w:b/>
          <w:bCs/>
          <w:color w:val="6B7C8B"/>
          <w:sz w:val="24"/>
          <w:szCs w:val="24"/>
          <w:rPrChange w:id="1326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3263"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326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3265" w:author="Narendra" w:date="2021-08-21T13:02:00Z">
            <w:rPr>
              <w:rFonts w:ascii="inherit" w:eastAsia="Times New Roman" w:hAnsi="inherit" w:cs="Consolas"/>
              <w:color w:val="CFD5E0"/>
              <w:sz w:val="25"/>
            </w:rPr>
          </w:rPrChange>
        </w:rPr>
        <w:t>TimeSpan currentTs = DateTime.</w:t>
      </w:r>
      <w:r w:rsidRPr="008C6831">
        <w:rPr>
          <w:rFonts w:ascii="Maiandra GD" w:eastAsia="Times New Roman" w:hAnsi="Maiandra GD" w:cs="Consolas"/>
          <w:color w:val="4284AE"/>
          <w:sz w:val="24"/>
          <w:szCs w:val="24"/>
          <w:rPrChange w:id="13266" w:author="Narendra" w:date="2021-08-21T13:02:00Z">
            <w:rPr>
              <w:rFonts w:ascii="inherit" w:eastAsia="Times New Roman" w:hAnsi="inherit" w:cs="Consolas"/>
              <w:color w:val="4284AE"/>
              <w:sz w:val="25"/>
            </w:rPr>
          </w:rPrChange>
        </w:rPr>
        <w:t>UtcNow</w:t>
      </w:r>
      <w:r w:rsidRPr="008C6831">
        <w:rPr>
          <w:rFonts w:ascii="Maiandra GD" w:eastAsia="Times New Roman" w:hAnsi="Maiandra GD" w:cs="Consolas"/>
          <w:color w:val="CFD5E0"/>
          <w:sz w:val="24"/>
          <w:szCs w:val="24"/>
          <w:rPrChange w:id="13267" w:author="Narendra" w:date="2021-08-21T13:02:00Z">
            <w:rPr>
              <w:rFonts w:ascii="inherit" w:eastAsia="Times New Roman" w:hAnsi="inherit" w:cs="Consolas"/>
              <w:color w:val="CFD5E0"/>
              <w:sz w:val="25"/>
            </w:rPr>
          </w:rPrChange>
        </w:rPr>
        <w:t xml:space="preserve"> - epochStart;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326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D19252"/>
          <w:sz w:val="24"/>
          <w:szCs w:val="24"/>
          <w:rPrChange w:id="13269" w:author="Narendra" w:date="2021-08-21T13:02:00Z">
            <w:rPr>
              <w:rFonts w:ascii="inherit" w:eastAsia="Times New Roman" w:hAnsi="inherit" w:cs="Consolas"/>
              <w:color w:val="D19252"/>
              <w:sz w:val="25"/>
            </w:rPr>
          </w:rPrChange>
        </w:rPr>
        <w:t>var</w:t>
      </w:r>
      <w:r w:rsidRPr="008C6831">
        <w:rPr>
          <w:rFonts w:ascii="Maiandra GD" w:eastAsia="Times New Roman" w:hAnsi="Maiandra GD" w:cs="Consolas"/>
          <w:color w:val="CFD5E0"/>
          <w:sz w:val="24"/>
          <w:szCs w:val="24"/>
          <w:rPrChange w:id="13270" w:author="Narendra" w:date="2021-08-21T13:02:00Z">
            <w:rPr>
              <w:rFonts w:ascii="inherit" w:eastAsia="Times New Roman" w:hAnsi="inherit" w:cs="Consolas"/>
              <w:color w:val="CFD5E0"/>
              <w:sz w:val="25"/>
            </w:rPr>
          </w:rPrChange>
        </w:rPr>
        <w:t xml:space="preserve"> serverTotalSeconds = Convert.</w:t>
      </w:r>
      <w:r w:rsidRPr="008C6831">
        <w:rPr>
          <w:rFonts w:ascii="Maiandra GD" w:eastAsia="Times New Roman" w:hAnsi="Maiandra GD" w:cs="Consolas"/>
          <w:color w:val="4284AE"/>
          <w:sz w:val="24"/>
          <w:szCs w:val="24"/>
          <w:rPrChange w:id="13271" w:author="Narendra" w:date="2021-08-21T13:02:00Z">
            <w:rPr>
              <w:rFonts w:ascii="inherit" w:eastAsia="Times New Roman" w:hAnsi="inherit" w:cs="Consolas"/>
              <w:color w:val="4284AE"/>
              <w:sz w:val="25"/>
            </w:rPr>
          </w:rPrChange>
        </w:rPr>
        <w:t>ToUInt64</w:t>
      </w:r>
      <w:r w:rsidRPr="008C6831">
        <w:rPr>
          <w:rFonts w:ascii="Maiandra GD" w:eastAsia="Times New Roman" w:hAnsi="Maiandra GD" w:cs="Consolas"/>
          <w:b/>
          <w:bCs/>
          <w:color w:val="6B7C8B"/>
          <w:sz w:val="24"/>
          <w:szCs w:val="24"/>
          <w:rPrChange w:id="1327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3273" w:author="Narendra" w:date="2021-08-21T13:02:00Z">
            <w:rPr>
              <w:rFonts w:ascii="inherit" w:eastAsia="Times New Roman" w:hAnsi="inherit" w:cs="Consolas"/>
              <w:color w:val="CFD5E0"/>
              <w:sz w:val="25"/>
            </w:rPr>
          </w:rPrChange>
        </w:rPr>
        <w:t>currentTs.</w:t>
      </w:r>
      <w:r w:rsidRPr="008C6831">
        <w:rPr>
          <w:rFonts w:ascii="Maiandra GD" w:eastAsia="Times New Roman" w:hAnsi="Maiandra GD" w:cs="Consolas"/>
          <w:color w:val="4284AE"/>
          <w:sz w:val="24"/>
          <w:szCs w:val="24"/>
          <w:rPrChange w:id="13274" w:author="Narendra" w:date="2021-08-21T13:02:00Z">
            <w:rPr>
              <w:rFonts w:ascii="inherit" w:eastAsia="Times New Roman" w:hAnsi="inherit" w:cs="Consolas"/>
              <w:color w:val="4284AE"/>
              <w:sz w:val="25"/>
            </w:rPr>
          </w:rPrChange>
        </w:rPr>
        <w:t>TotalSeconds</w:t>
      </w:r>
      <w:r w:rsidRPr="008C6831">
        <w:rPr>
          <w:rFonts w:ascii="Maiandra GD" w:eastAsia="Times New Roman" w:hAnsi="Maiandra GD" w:cs="Consolas"/>
          <w:b/>
          <w:bCs/>
          <w:color w:val="6B7C8B"/>
          <w:sz w:val="24"/>
          <w:szCs w:val="24"/>
          <w:rPrChange w:id="13275"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3276"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327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D19252"/>
          <w:sz w:val="24"/>
          <w:szCs w:val="24"/>
          <w:rPrChange w:id="13278" w:author="Narendra" w:date="2021-08-21T13:02:00Z">
            <w:rPr>
              <w:rFonts w:ascii="inherit" w:eastAsia="Times New Roman" w:hAnsi="inherit" w:cs="Consolas"/>
              <w:color w:val="D19252"/>
              <w:sz w:val="25"/>
            </w:rPr>
          </w:rPrChange>
        </w:rPr>
        <w:t>var</w:t>
      </w:r>
      <w:r w:rsidRPr="008C6831">
        <w:rPr>
          <w:rFonts w:ascii="Maiandra GD" w:eastAsia="Times New Roman" w:hAnsi="Maiandra GD" w:cs="Consolas"/>
          <w:color w:val="CFD5E0"/>
          <w:sz w:val="24"/>
          <w:szCs w:val="24"/>
          <w:rPrChange w:id="13279" w:author="Narendra" w:date="2021-08-21T13:02:00Z">
            <w:rPr>
              <w:rFonts w:ascii="inherit" w:eastAsia="Times New Roman" w:hAnsi="inherit" w:cs="Consolas"/>
              <w:color w:val="CFD5E0"/>
              <w:sz w:val="25"/>
            </w:rPr>
          </w:rPrChange>
        </w:rPr>
        <w:t xml:space="preserve"> requestTotalSeconds = Convert.</w:t>
      </w:r>
      <w:r w:rsidRPr="008C6831">
        <w:rPr>
          <w:rFonts w:ascii="Maiandra GD" w:eastAsia="Times New Roman" w:hAnsi="Maiandra GD" w:cs="Consolas"/>
          <w:color w:val="4284AE"/>
          <w:sz w:val="24"/>
          <w:szCs w:val="24"/>
          <w:rPrChange w:id="13280" w:author="Narendra" w:date="2021-08-21T13:02:00Z">
            <w:rPr>
              <w:rFonts w:ascii="inherit" w:eastAsia="Times New Roman" w:hAnsi="inherit" w:cs="Consolas"/>
              <w:color w:val="4284AE"/>
              <w:sz w:val="25"/>
            </w:rPr>
          </w:rPrChange>
        </w:rPr>
        <w:t>ToUInt64</w:t>
      </w:r>
      <w:r w:rsidRPr="008C6831">
        <w:rPr>
          <w:rFonts w:ascii="Maiandra GD" w:eastAsia="Times New Roman" w:hAnsi="Maiandra GD" w:cs="Consolas"/>
          <w:b/>
          <w:bCs/>
          <w:color w:val="6B7C8B"/>
          <w:sz w:val="24"/>
          <w:szCs w:val="24"/>
          <w:rPrChange w:id="1328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3282" w:author="Narendra" w:date="2021-08-21T13:02:00Z">
            <w:rPr>
              <w:rFonts w:ascii="inherit" w:eastAsia="Times New Roman" w:hAnsi="inherit" w:cs="Consolas"/>
              <w:color w:val="CFD5E0"/>
              <w:sz w:val="25"/>
            </w:rPr>
          </w:rPrChange>
        </w:rPr>
        <w:t>requestTimeStamp</w:t>
      </w:r>
      <w:r w:rsidRPr="008C6831">
        <w:rPr>
          <w:rFonts w:ascii="Maiandra GD" w:eastAsia="Times New Roman" w:hAnsi="Maiandra GD" w:cs="Consolas"/>
          <w:b/>
          <w:bCs/>
          <w:color w:val="6B7C8B"/>
          <w:sz w:val="24"/>
          <w:szCs w:val="24"/>
          <w:rPrChange w:id="1328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3284"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328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3286" w:author="Narendra" w:date="2021-08-21T13:02:00Z">
            <w:rPr>
              <w:rFonts w:ascii="inherit" w:eastAsia="Times New Roman" w:hAnsi="inherit" w:cs="Consolas"/>
              <w:b/>
              <w:bCs/>
              <w:color w:val="D171DD"/>
              <w:sz w:val="25"/>
            </w:rPr>
          </w:rPrChange>
        </w:rPr>
        <w:t>if</w:t>
      </w:r>
      <w:r w:rsidRPr="008C6831">
        <w:rPr>
          <w:rFonts w:ascii="Maiandra GD" w:eastAsia="Times New Roman" w:hAnsi="Maiandra GD" w:cs="Consolas"/>
          <w:color w:val="CFD5E0"/>
          <w:sz w:val="24"/>
          <w:szCs w:val="24"/>
          <w:rPrChange w:id="13287"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1328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3289" w:author="Narendra" w:date="2021-08-21T13:02:00Z">
            <w:rPr>
              <w:rFonts w:ascii="inherit" w:eastAsia="Times New Roman" w:hAnsi="inherit" w:cs="Consolas"/>
              <w:color w:val="CFD5E0"/>
              <w:sz w:val="25"/>
            </w:rPr>
          </w:rPrChange>
        </w:rPr>
        <w:t>serverTotalSeconds - requestTotalSeconds</w:t>
      </w:r>
      <w:r w:rsidRPr="008C6831">
        <w:rPr>
          <w:rFonts w:ascii="Maiandra GD" w:eastAsia="Times New Roman" w:hAnsi="Maiandra GD" w:cs="Consolas"/>
          <w:b/>
          <w:bCs/>
          <w:color w:val="6B7C8B"/>
          <w:sz w:val="24"/>
          <w:szCs w:val="24"/>
          <w:rPrChange w:id="13290"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3291"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13292" w:author="Narendra" w:date="2021-08-21T13:02:00Z">
            <w:rPr>
              <w:rFonts w:ascii="inherit" w:eastAsia="Times New Roman" w:hAnsi="inherit" w:cs="Consolas"/>
              <w:b/>
              <w:bCs/>
              <w:color w:val="6B7C8B"/>
              <w:sz w:val="25"/>
            </w:rPr>
          </w:rPrChange>
        </w:rPr>
        <w:t>&gt;</w:t>
      </w:r>
      <w:r w:rsidRPr="008C6831">
        <w:rPr>
          <w:rFonts w:ascii="Maiandra GD" w:eastAsia="Times New Roman" w:hAnsi="Maiandra GD" w:cs="Consolas"/>
          <w:color w:val="CFD5E0"/>
          <w:sz w:val="24"/>
          <w:szCs w:val="24"/>
          <w:rPrChange w:id="13293" w:author="Narendra" w:date="2021-08-21T13:02:00Z">
            <w:rPr>
              <w:rFonts w:ascii="inherit" w:eastAsia="Times New Roman" w:hAnsi="inherit" w:cs="Consolas"/>
              <w:color w:val="CFD5E0"/>
              <w:sz w:val="25"/>
            </w:rPr>
          </w:rPrChange>
        </w:rPr>
        <w:t xml:space="preserve"> requestMaxAgeInSeconds</w:t>
      </w:r>
      <w:r w:rsidRPr="008C6831">
        <w:rPr>
          <w:rFonts w:ascii="Maiandra GD" w:eastAsia="Times New Roman" w:hAnsi="Maiandra GD" w:cs="Consolas"/>
          <w:b/>
          <w:bCs/>
          <w:color w:val="6B7C8B"/>
          <w:sz w:val="24"/>
          <w:szCs w:val="24"/>
          <w:rPrChange w:id="13294"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329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3296"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329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3298" w:author="Narendra" w:date="2021-08-21T13:02:00Z">
            <w:rPr>
              <w:rFonts w:ascii="inherit" w:eastAsia="Times New Roman" w:hAnsi="inherit" w:cs="Consolas"/>
              <w:b/>
              <w:bCs/>
              <w:color w:val="D171DD"/>
              <w:sz w:val="25"/>
            </w:rPr>
          </w:rPrChange>
        </w:rPr>
        <w:t>return</w:t>
      </w:r>
      <w:r w:rsidRPr="008C6831">
        <w:rPr>
          <w:rFonts w:ascii="Maiandra GD" w:eastAsia="Times New Roman" w:hAnsi="Maiandra GD" w:cs="Consolas"/>
          <w:color w:val="CFD5E0"/>
          <w:sz w:val="24"/>
          <w:szCs w:val="24"/>
          <w:rPrChange w:id="13299"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3300" w:author="Narendra" w:date="2021-08-21T13:02:00Z">
            <w:rPr>
              <w:rFonts w:ascii="inherit" w:eastAsia="Times New Roman" w:hAnsi="inherit" w:cs="Consolas"/>
              <w:b/>
              <w:bCs/>
              <w:color w:val="D171DD"/>
              <w:sz w:val="25"/>
            </w:rPr>
          </w:rPrChange>
        </w:rPr>
        <w:t>true</w:t>
      </w:r>
      <w:r w:rsidRPr="008C6831">
        <w:rPr>
          <w:rFonts w:ascii="Maiandra GD" w:eastAsia="Times New Roman" w:hAnsi="Maiandra GD" w:cs="Consolas"/>
          <w:color w:val="CFD5E0"/>
          <w:sz w:val="24"/>
          <w:szCs w:val="24"/>
          <w:rPrChange w:id="13301"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330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3303"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330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3305" w:author="Narendra" w:date="2021-08-21T13:02:00Z">
            <w:rPr>
              <w:rFonts w:ascii="inherit" w:eastAsia="Times New Roman" w:hAnsi="inherit" w:cs="Consolas"/>
              <w:color w:val="CFD5E0"/>
              <w:sz w:val="25"/>
            </w:rPr>
          </w:rPrChange>
        </w:rPr>
        <w:t>System.</w:t>
      </w:r>
      <w:r w:rsidRPr="008C6831">
        <w:rPr>
          <w:rFonts w:ascii="Maiandra GD" w:eastAsia="Times New Roman" w:hAnsi="Maiandra GD" w:cs="Consolas"/>
          <w:color w:val="4284AE"/>
          <w:sz w:val="24"/>
          <w:szCs w:val="24"/>
          <w:rPrChange w:id="13306" w:author="Narendra" w:date="2021-08-21T13:02:00Z">
            <w:rPr>
              <w:rFonts w:ascii="inherit" w:eastAsia="Times New Roman" w:hAnsi="inherit" w:cs="Consolas"/>
              <w:color w:val="4284AE"/>
              <w:sz w:val="25"/>
            </w:rPr>
          </w:rPrChange>
        </w:rPr>
        <w:t>Runtime</w:t>
      </w:r>
      <w:r w:rsidRPr="008C6831">
        <w:rPr>
          <w:rFonts w:ascii="Maiandra GD" w:eastAsia="Times New Roman" w:hAnsi="Maiandra GD" w:cs="Consolas"/>
          <w:color w:val="CFD5E0"/>
          <w:sz w:val="24"/>
          <w:szCs w:val="24"/>
          <w:rPrChange w:id="13307"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13308" w:author="Narendra" w:date="2021-08-21T13:02:00Z">
            <w:rPr>
              <w:rFonts w:ascii="inherit" w:eastAsia="Times New Roman" w:hAnsi="inherit" w:cs="Consolas"/>
              <w:color w:val="4284AE"/>
              <w:sz w:val="25"/>
            </w:rPr>
          </w:rPrChange>
        </w:rPr>
        <w:t>Caching</w:t>
      </w:r>
      <w:r w:rsidRPr="008C6831">
        <w:rPr>
          <w:rFonts w:ascii="Maiandra GD" w:eastAsia="Times New Roman" w:hAnsi="Maiandra GD" w:cs="Consolas"/>
          <w:color w:val="CFD5E0"/>
          <w:sz w:val="24"/>
          <w:szCs w:val="24"/>
          <w:rPrChange w:id="13309"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13310" w:author="Narendra" w:date="2021-08-21T13:02:00Z">
            <w:rPr>
              <w:rFonts w:ascii="inherit" w:eastAsia="Times New Roman" w:hAnsi="inherit" w:cs="Consolas"/>
              <w:color w:val="4284AE"/>
              <w:sz w:val="25"/>
            </w:rPr>
          </w:rPrChange>
        </w:rPr>
        <w:t>MemoryCache</w:t>
      </w:r>
      <w:r w:rsidRPr="008C6831">
        <w:rPr>
          <w:rFonts w:ascii="Maiandra GD" w:eastAsia="Times New Roman" w:hAnsi="Maiandra GD" w:cs="Consolas"/>
          <w:color w:val="CFD5E0"/>
          <w:sz w:val="24"/>
          <w:szCs w:val="24"/>
          <w:rPrChange w:id="13311"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13312" w:author="Narendra" w:date="2021-08-21T13:02:00Z">
            <w:rPr>
              <w:rFonts w:ascii="inherit" w:eastAsia="Times New Roman" w:hAnsi="inherit" w:cs="Consolas"/>
              <w:color w:val="4284AE"/>
              <w:sz w:val="25"/>
            </w:rPr>
          </w:rPrChange>
        </w:rPr>
        <w:t>Default</w:t>
      </w:r>
      <w:r w:rsidRPr="008C6831">
        <w:rPr>
          <w:rFonts w:ascii="Maiandra GD" w:eastAsia="Times New Roman" w:hAnsi="Maiandra GD" w:cs="Consolas"/>
          <w:color w:val="CFD5E0"/>
          <w:sz w:val="24"/>
          <w:szCs w:val="24"/>
          <w:rPrChange w:id="13313"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13314" w:author="Narendra" w:date="2021-08-21T13:02:00Z">
            <w:rPr>
              <w:rFonts w:ascii="inherit" w:eastAsia="Times New Roman" w:hAnsi="inherit" w:cs="Consolas"/>
              <w:color w:val="4284AE"/>
              <w:sz w:val="25"/>
            </w:rPr>
          </w:rPrChange>
        </w:rPr>
        <w:t>Add</w:t>
      </w:r>
      <w:r w:rsidRPr="008C6831">
        <w:rPr>
          <w:rFonts w:ascii="Maiandra GD" w:eastAsia="Times New Roman" w:hAnsi="Maiandra GD" w:cs="Consolas"/>
          <w:b/>
          <w:bCs/>
          <w:color w:val="6B7C8B"/>
          <w:sz w:val="24"/>
          <w:szCs w:val="24"/>
          <w:rPrChange w:id="13315"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3316" w:author="Narendra" w:date="2021-08-21T13:02:00Z">
            <w:rPr>
              <w:rFonts w:ascii="inherit" w:eastAsia="Times New Roman" w:hAnsi="inherit" w:cs="Consolas"/>
              <w:color w:val="CFD5E0"/>
              <w:sz w:val="25"/>
            </w:rPr>
          </w:rPrChange>
        </w:rPr>
        <w:t>nonce, requestTimeStamp, DateTimeOffset.</w:t>
      </w:r>
      <w:r w:rsidRPr="008C6831">
        <w:rPr>
          <w:rFonts w:ascii="Maiandra GD" w:eastAsia="Times New Roman" w:hAnsi="Maiandra GD" w:cs="Consolas"/>
          <w:color w:val="4284AE"/>
          <w:sz w:val="24"/>
          <w:szCs w:val="24"/>
          <w:rPrChange w:id="13317" w:author="Narendra" w:date="2021-08-21T13:02:00Z">
            <w:rPr>
              <w:rFonts w:ascii="inherit" w:eastAsia="Times New Roman" w:hAnsi="inherit" w:cs="Consolas"/>
              <w:color w:val="4284AE"/>
              <w:sz w:val="25"/>
            </w:rPr>
          </w:rPrChange>
        </w:rPr>
        <w:t>UtcNow</w:t>
      </w:r>
      <w:r w:rsidRPr="008C6831">
        <w:rPr>
          <w:rFonts w:ascii="Maiandra GD" w:eastAsia="Times New Roman" w:hAnsi="Maiandra GD" w:cs="Consolas"/>
          <w:color w:val="CFD5E0"/>
          <w:sz w:val="24"/>
          <w:szCs w:val="24"/>
          <w:rPrChange w:id="13318" w:author="Narendra" w:date="2021-08-21T13:02:00Z">
            <w:rPr>
              <w:rFonts w:ascii="inherit" w:eastAsia="Times New Roman" w:hAnsi="inherit" w:cs="Consolas"/>
              <w:color w:val="CFD5E0"/>
              <w:sz w:val="25"/>
            </w:rPr>
          </w:rPrChange>
        </w:rPr>
        <w:t>.</w:t>
      </w:r>
      <w:r w:rsidRPr="008C6831">
        <w:rPr>
          <w:rFonts w:ascii="Maiandra GD" w:eastAsia="Times New Roman" w:hAnsi="Maiandra GD" w:cs="Consolas"/>
          <w:color w:val="4284AE"/>
          <w:sz w:val="24"/>
          <w:szCs w:val="24"/>
          <w:rPrChange w:id="13319" w:author="Narendra" w:date="2021-08-21T13:02:00Z">
            <w:rPr>
              <w:rFonts w:ascii="inherit" w:eastAsia="Times New Roman" w:hAnsi="inherit" w:cs="Consolas"/>
              <w:color w:val="4284AE"/>
              <w:sz w:val="25"/>
            </w:rPr>
          </w:rPrChange>
        </w:rPr>
        <w:t>AddSeconds</w:t>
      </w:r>
      <w:r w:rsidRPr="008C6831">
        <w:rPr>
          <w:rFonts w:ascii="Maiandra GD" w:eastAsia="Times New Roman" w:hAnsi="Maiandra GD" w:cs="Consolas"/>
          <w:b/>
          <w:bCs/>
          <w:color w:val="6B7C8B"/>
          <w:sz w:val="24"/>
          <w:szCs w:val="24"/>
          <w:rPrChange w:id="13320"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3321" w:author="Narendra" w:date="2021-08-21T13:02:00Z">
            <w:rPr>
              <w:rFonts w:ascii="inherit" w:eastAsia="Times New Roman" w:hAnsi="inherit" w:cs="Consolas"/>
              <w:color w:val="CFD5E0"/>
              <w:sz w:val="25"/>
            </w:rPr>
          </w:rPrChange>
        </w:rPr>
        <w:t>requestMaxAgeInSeconds</w:t>
      </w:r>
      <w:r w:rsidRPr="008C6831">
        <w:rPr>
          <w:rFonts w:ascii="Maiandra GD" w:eastAsia="Times New Roman" w:hAnsi="Maiandra GD" w:cs="Consolas"/>
          <w:b/>
          <w:bCs/>
          <w:color w:val="6B7C8B"/>
          <w:sz w:val="24"/>
          <w:szCs w:val="24"/>
          <w:rPrChange w:id="1332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3323"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332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3325" w:author="Narendra" w:date="2021-08-21T13:02:00Z">
            <w:rPr>
              <w:rFonts w:ascii="inherit" w:eastAsia="Times New Roman" w:hAnsi="inherit" w:cs="Consolas"/>
              <w:b/>
              <w:bCs/>
              <w:color w:val="D171DD"/>
              <w:sz w:val="25"/>
            </w:rPr>
          </w:rPrChange>
        </w:rPr>
        <w:t>return</w:t>
      </w:r>
      <w:r w:rsidRPr="008C6831">
        <w:rPr>
          <w:rFonts w:ascii="Maiandra GD" w:eastAsia="Times New Roman" w:hAnsi="Maiandra GD" w:cs="Consolas"/>
          <w:color w:val="CFD5E0"/>
          <w:sz w:val="24"/>
          <w:szCs w:val="24"/>
          <w:rPrChange w:id="13326"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3327" w:author="Narendra" w:date="2021-08-21T13:02:00Z">
            <w:rPr>
              <w:rFonts w:ascii="inherit" w:eastAsia="Times New Roman" w:hAnsi="inherit" w:cs="Consolas"/>
              <w:b/>
              <w:bCs/>
              <w:color w:val="D171DD"/>
              <w:sz w:val="25"/>
            </w:rPr>
          </w:rPrChange>
        </w:rPr>
        <w:t>false</w:t>
      </w:r>
      <w:r w:rsidRPr="008C6831">
        <w:rPr>
          <w:rFonts w:ascii="Maiandra GD" w:eastAsia="Times New Roman" w:hAnsi="Maiandra GD" w:cs="Consolas"/>
          <w:color w:val="CFD5E0"/>
          <w:sz w:val="24"/>
          <w:szCs w:val="24"/>
          <w:rPrChange w:id="13328"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332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3330"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333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3332" w:author="Narendra" w:date="2021-08-21T13:02:00Z">
            <w:rPr>
              <w:rFonts w:ascii="inherit" w:eastAsia="Times New Roman" w:hAnsi="inherit" w:cs="Consolas"/>
              <w:b/>
              <w:bCs/>
              <w:color w:val="D171DD"/>
              <w:sz w:val="25"/>
            </w:rPr>
          </w:rPrChange>
        </w:rPr>
        <w:t>private</w:t>
      </w:r>
      <w:r w:rsidRPr="008C6831">
        <w:rPr>
          <w:rFonts w:ascii="Maiandra GD" w:eastAsia="Times New Roman" w:hAnsi="Maiandra GD" w:cs="Consolas"/>
          <w:color w:val="CFD5E0"/>
          <w:sz w:val="24"/>
          <w:szCs w:val="24"/>
          <w:rPrChange w:id="13333"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3334" w:author="Narendra" w:date="2021-08-21T13:02:00Z">
            <w:rPr>
              <w:rFonts w:ascii="inherit" w:eastAsia="Times New Roman" w:hAnsi="inherit" w:cs="Consolas"/>
              <w:b/>
              <w:bCs/>
              <w:color w:val="D171DD"/>
              <w:sz w:val="25"/>
            </w:rPr>
          </w:rPrChange>
        </w:rPr>
        <w:t>static</w:t>
      </w:r>
      <w:r w:rsidRPr="008C6831">
        <w:rPr>
          <w:rFonts w:ascii="Maiandra GD" w:eastAsia="Times New Roman" w:hAnsi="Maiandra GD" w:cs="Consolas"/>
          <w:color w:val="CFD5E0"/>
          <w:sz w:val="24"/>
          <w:szCs w:val="24"/>
          <w:rPrChange w:id="13335"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3336" w:author="Narendra" w:date="2021-08-21T13:02:00Z">
            <w:rPr>
              <w:rFonts w:ascii="inherit" w:eastAsia="Times New Roman" w:hAnsi="inherit" w:cs="Consolas"/>
              <w:b/>
              <w:bCs/>
              <w:color w:val="D171DD"/>
              <w:sz w:val="25"/>
            </w:rPr>
          </w:rPrChange>
        </w:rPr>
        <w:t>async</w:t>
      </w:r>
      <w:r w:rsidRPr="008C6831">
        <w:rPr>
          <w:rFonts w:ascii="Maiandra GD" w:eastAsia="Times New Roman" w:hAnsi="Maiandra GD" w:cs="Consolas"/>
          <w:color w:val="CFD5E0"/>
          <w:sz w:val="24"/>
          <w:szCs w:val="24"/>
          <w:rPrChange w:id="13337" w:author="Narendra" w:date="2021-08-21T13:02:00Z">
            <w:rPr>
              <w:rFonts w:ascii="inherit" w:eastAsia="Times New Roman" w:hAnsi="inherit" w:cs="Consolas"/>
              <w:color w:val="CFD5E0"/>
              <w:sz w:val="25"/>
            </w:rPr>
          </w:rPrChange>
        </w:rPr>
        <w:t xml:space="preserve"> Task</w:t>
      </w:r>
      <w:r w:rsidRPr="008C6831">
        <w:rPr>
          <w:rFonts w:ascii="Maiandra GD" w:eastAsia="Times New Roman" w:hAnsi="Maiandra GD" w:cs="Consolas"/>
          <w:b/>
          <w:bCs/>
          <w:color w:val="6B7C8B"/>
          <w:sz w:val="24"/>
          <w:szCs w:val="24"/>
          <w:rPrChange w:id="13338" w:author="Narendra" w:date="2021-08-21T13:02:00Z">
            <w:rPr>
              <w:rFonts w:ascii="inherit" w:eastAsia="Times New Roman" w:hAnsi="inherit" w:cs="Consolas"/>
              <w:b/>
              <w:bCs/>
              <w:color w:val="6B7C8B"/>
              <w:sz w:val="25"/>
            </w:rPr>
          </w:rPrChange>
        </w:rPr>
        <w:t>&lt;</w:t>
      </w:r>
      <w:r w:rsidRPr="008C6831">
        <w:rPr>
          <w:rFonts w:ascii="Maiandra GD" w:eastAsia="Times New Roman" w:hAnsi="Maiandra GD" w:cs="Consolas"/>
          <w:b/>
          <w:bCs/>
          <w:color w:val="D171DD"/>
          <w:sz w:val="24"/>
          <w:szCs w:val="24"/>
          <w:rPrChange w:id="13339" w:author="Narendra" w:date="2021-08-21T13:02:00Z">
            <w:rPr>
              <w:rFonts w:ascii="inherit" w:eastAsia="Times New Roman" w:hAnsi="inherit" w:cs="Consolas"/>
              <w:b/>
              <w:bCs/>
              <w:color w:val="D171DD"/>
              <w:sz w:val="25"/>
            </w:rPr>
          </w:rPrChange>
        </w:rPr>
        <w:t>byte</w:t>
      </w:r>
      <w:r w:rsidRPr="008C6831">
        <w:rPr>
          <w:rFonts w:ascii="Maiandra GD" w:eastAsia="Times New Roman" w:hAnsi="Maiandra GD" w:cs="Consolas"/>
          <w:b/>
          <w:bCs/>
          <w:color w:val="6B7C8B"/>
          <w:sz w:val="24"/>
          <w:szCs w:val="24"/>
          <w:rPrChange w:id="13340" w:author="Narendra" w:date="2021-08-21T13:02:00Z">
            <w:rPr>
              <w:rFonts w:ascii="inherit" w:eastAsia="Times New Roman" w:hAnsi="inherit" w:cs="Consolas"/>
              <w:b/>
              <w:bCs/>
              <w:color w:val="6B7C8B"/>
              <w:sz w:val="25"/>
            </w:rPr>
          </w:rPrChange>
        </w:rPr>
        <w:t>[]&gt;</w:t>
      </w:r>
      <w:r w:rsidRPr="008C6831">
        <w:rPr>
          <w:rFonts w:ascii="Maiandra GD" w:eastAsia="Times New Roman" w:hAnsi="Maiandra GD" w:cs="Consolas"/>
          <w:color w:val="CFD5E0"/>
          <w:sz w:val="24"/>
          <w:szCs w:val="24"/>
          <w:rPrChange w:id="13341"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13342" w:author="Narendra" w:date="2021-08-21T13:02:00Z">
            <w:rPr>
              <w:rFonts w:ascii="inherit" w:eastAsia="Times New Roman" w:hAnsi="inherit" w:cs="Consolas"/>
              <w:color w:val="4284AE"/>
              <w:sz w:val="25"/>
            </w:rPr>
          </w:rPrChange>
        </w:rPr>
        <w:t>ComputeHash</w:t>
      </w:r>
      <w:r w:rsidRPr="008C6831">
        <w:rPr>
          <w:rFonts w:ascii="Maiandra GD" w:eastAsia="Times New Roman" w:hAnsi="Maiandra GD" w:cs="Consolas"/>
          <w:b/>
          <w:bCs/>
          <w:color w:val="6B7C8B"/>
          <w:sz w:val="24"/>
          <w:szCs w:val="24"/>
          <w:rPrChange w:id="1334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3344" w:author="Narendra" w:date="2021-08-21T13:02:00Z">
            <w:rPr>
              <w:rFonts w:ascii="inherit" w:eastAsia="Times New Roman" w:hAnsi="inherit" w:cs="Consolas"/>
              <w:color w:val="CFD5E0"/>
              <w:sz w:val="25"/>
            </w:rPr>
          </w:rPrChange>
        </w:rPr>
        <w:t>HttpContent httpContent</w:t>
      </w:r>
      <w:r w:rsidRPr="008C6831">
        <w:rPr>
          <w:rFonts w:ascii="Maiandra GD" w:eastAsia="Times New Roman" w:hAnsi="Maiandra GD" w:cs="Consolas"/>
          <w:b/>
          <w:bCs/>
          <w:color w:val="6B7C8B"/>
          <w:sz w:val="24"/>
          <w:szCs w:val="24"/>
          <w:rPrChange w:id="13345"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334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3347"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334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3349" w:author="Narendra" w:date="2021-08-21T13:02:00Z">
            <w:rPr>
              <w:rFonts w:ascii="inherit" w:eastAsia="Times New Roman" w:hAnsi="inherit" w:cs="Consolas"/>
              <w:b/>
              <w:bCs/>
              <w:color w:val="D171DD"/>
              <w:sz w:val="25"/>
            </w:rPr>
          </w:rPrChange>
        </w:rPr>
        <w:t>using</w:t>
      </w:r>
      <w:r w:rsidRPr="008C6831">
        <w:rPr>
          <w:rFonts w:ascii="Maiandra GD" w:eastAsia="Times New Roman" w:hAnsi="Maiandra GD" w:cs="Consolas"/>
          <w:color w:val="CFD5E0"/>
          <w:sz w:val="24"/>
          <w:szCs w:val="24"/>
          <w:rPrChange w:id="13350"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1335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3352" w:author="Narendra" w:date="2021-08-21T13:02:00Z">
            <w:rPr>
              <w:rFonts w:ascii="inherit" w:eastAsia="Times New Roman" w:hAnsi="inherit" w:cs="Consolas"/>
              <w:color w:val="CFD5E0"/>
              <w:sz w:val="25"/>
            </w:rPr>
          </w:rPrChange>
        </w:rPr>
        <w:t>MD5 md5 = MD5.</w:t>
      </w:r>
      <w:r w:rsidRPr="008C6831">
        <w:rPr>
          <w:rFonts w:ascii="Maiandra GD" w:eastAsia="Times New Roman" w:hAnsi="Maiandra GD" w:cs="Consolas"/>
          <w:color w:val="4284AE"/>
          <w:sz w:val="24"/>
          <w:szCs w:val="24"/>
          <w:rPrChange w:id="13353" w:author="Narendra" w:date="2021-08-21T13:02:00Z">
            <w:rPr>
              <w:rFonts w:ascii="inherit" w:eastAsia="Times New Roman" w:hAnsi="inherit" w:cs="Consolas"/>
              <w:color w:val="4284AE"/>
              <w:sz w:val="25"/>
            </w:rPr>
          </w:rPrChange>
        </w:rPr>
        <w:t>Create</w:t>
      </w:r>
      <w:r w:rsidRPr="008C6831">
        <w:rPr>
          <w:rFonts w:ascii="Maiandra GD" w:eastAsia="Times New Roman" w:hAnsi="Maiandra GD" w:cs="Consolas"/>
          <w:b/>
          <w:bCs/>
          <w:color w:val="6B7C8B"/>
          <w:sz w:val="24"/>
          <w:szCs w:val="24"/>
          <w:rPrChange w:id="13354"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335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3356" w:author="Narendra" w:date="2021-08-21T13:02:00Z">
            <w:rPr>
              <w:rFonts w:ascii="inherit" w:eastAsia="Times New Roman" w:hAnsi="inherit" w:cs="Consolas"/>
              <w:b/>
              <w:bCs/>
              <w:color w:val="6B7C8B"/>
              <w:sz w:val="25"/>
            </w:rPr>
          </w:rPrChange>
        </w:rPr>
        <w:lastRenderedPageBreak/>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335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3358" w:author="Narendra" w:date="2021-08-21T13:02:00Z">
            <w:rPr>
              <w:rFonts w:ascii="inherit" w:eastAsia="Times New Roman" w:hAnsi="inherit" w:cs="Consolas"/>
              <w:b/>
              <w:bCs/>
              <w:color w:val="D171DD"/>
              <w:sz w:val="25"/>
            </w:rPr>
          </w:rPrChange>
        </w:rPr>
        <w:t>byte</w:t>
      </w:r>
      <w:r w:rsidRPr="008C6831">
        <w:rPr>
          <w:rFonts w:ascii="Maiandra GD" w:eastAsia="Times New Roman" w:hAnsi="Maiandra GD" w:cs="Consolas"/>
          <w:b/>
          <w:bCs/>
          <w:color w:val="6B7C8B"/>
          <w:sz w:val="24"/>
          <w:szCs w:val="24"/>
          <w:rPrChange w:id="1335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3360" w:author="Narendra" w:date="2021-08-21T13:02:00Z">
            <w:rPr>
              <w:rFonts w:ascii="inherit" w:eastAsia="Times New Roman" w:hAnsi="inherit" w:cs="Consolas"/>
              <w:color w:val="CFD5E0"/>
              <w:sz w:val="25"/>
            </w:rPr>
          </w:rPrChange>
        </w:rPr>
        <w:t xml:space="preserve"> hash = </w:t>
      </w:r>
      <w:r w:rsidRPr="008C6831">
        <w:rPr>
          <w:rFonts w:ascii="Maiandra GD" w:eastAsia="Times New Roman" w:hAnsi="Maiandra GD" w:cs="Consolas"/>
          <w:b/>
          <w:bCs/>
          <w:color w:val="D171DD"/>
          <w:sz w:val="24"/>
          <w:szCs w:val="24"/>
          <w:rPrChange w:id="13361" w:author="Narendra" w:date="2021-08-21T13:02:00Z">
            <w:rPr>
              <w:rFonts w:ascii="inherit" w:eastAsia="Times New Roman" w:hAnsi="inherit" w:cs="Consolas"/>
              <w:b/>
              <w:bCs/>
              <w:color w:val="D171DD"/>
              <w:sz w:val="25"/>
            </w:rPr>
          </w:rPrChange>
        </w:rPr>
        <w:t>null</w:t>
      </w:r>
      <w:r w:rsidRPr="008C6831">
        <w:rPr>
          <w:rFonts w:ascii="Maiandra GD" w:eastAsia="Times New Roman" w:hAnsi="Maiandra GD" w:cs="Consolas"/>
          <w:color w:val="CFD5E0"/>
          <w:sz w:val="24"/>
          <w:szCs w:val="24"/>
          <w:rPrChange w:id="13362"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336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D19252"/>
          <w:sz w:val="24"/>
          <w:szCs w:val="24"/>
          <w:rPrChange w:id="13364" w:author="Narendra" w:date="2021-08-21T13:02:00Z">
            <w:rPr>
              <w:rFonts w:ascii="inherit" w:eastAsia="Times New Roman" w:hAnsi="inherit" w:cs="Consolas"/>
              <w:color w:val="D19252"/>
              <w:sz w:val="25"/>
            </w:rPr>
          </w:rPrChange>
        </w:rPr>
        <w:t>var</w:t>
      </w:r>
      <w:r w:rsidRPr="008C6831">
        <w:rPr>
          <w:rFonts w:ascii="Maiandra GD" w:eastAsia="Times New Roman" w:hAnsi="Maiandra GD" w:cs="Consolas"/>
          <w:color w:val="CFD5E0"/>
          <w:sz w:val="24"/>
          <w:szCs w:val="24"/>
          <w:rPrChange w:id="13365" w:author="Narendra" w:date="2021-08-21T13:02:00Z">
            <w:rPr>
              <w:rFonts w:ascii="inherit" w:eastAsia="Times New Roman" w:hAnsi="inherit" w:cs="Consolas"/>
              <w:color w:val="CFD5E0"/>
              <w:sz w:val="25"/>
            </w:rPr>
          </w:rPrChange>
        </w:rPr>
        <w:t xml:space="preserve"> content = </w:t>
      </w:r>
      <w:r w:rsidRPr="008C6831">
        <w:rPr>
          <w:rFonts w:ascii="Maiandra GD" w:eastAsia="Times New Roman" w:hAnsi="Maiandra GD" w:cs="Consolas"/>
          <w:b/>
          <w:bCs/>
          <w:color w:val="D171DD"/>
          <w:sz w:val="24"/>
          <w:szCs w:val="24"/>
          <w:rPrChange w:id="13366" w:author="Narendra" w:date="2021-08-21T13:02:00Z">
            <w:rPr>
              <w:rFonts w:ascii="inherit" w:eastAsia="Times New Roman" w:hAnsi="inherit" w:cs="Consolas"/>
              <w:b/>
              <w:bCs/>
              <w:color w:val="D171DD"/>
              <w:sz w:val="25"/>
            </w:rPr>
          </w:rPrChange>
        </w:rPr>
        <w:t>await</w:t>
      </w:r>
      <w:r w:rsidRPr="008C6831">
        <w:rPr>
          <w:rFonts w:ascii="Maiandra GD" w:eastAsia="Times New Roman" w:hAnsi="Maiandra GD" w:cs="Consolas"/>
          <w:color w:val="CFD5E0"/>
          <w:sz w:val="24"/>
          <w:szCs w:val="24"/>
          <w:rPrChange w:id="13367" w:author="Narendra" w:date="2021-08-21T13:02:00Z">
            <w:rPr>
              <w:rFonts w:ascii="inherit" w:eastAsia="Times New Roman" w:hAnsi="inherit" w:cs="Consolas"/>
              <w:color w:val="CFD5E0"/>
              <w:sz w:val="25"/>
            </w:rPr>
          </w:rPrChange>
        </w:rPr>
        <w:t xml:space="preserve"> httpContent.</w:t>
      </w:r>
      <w:r w:rsidRPr="008C6831">
        <w:rPr>
          <w:rFonts w:ascii="Maiandra GD" w:eastAsia="Times New Roman" w:hAnsi="Maiandra GD" w:cs="Consolas"/>
          <w:color w:val="4284AE"/>
          <w:sz w:val="24"/>
          <w:szCs w:val="24"/>
          <w:rPrChange w:id="13368" w:author="Narendra" w:date="2021-08-21T13:02:00Z">
            <w:rPr>
              <w:rFonts w:ascii="inherit" w:eastAsia="Times New Roman" w:hAnsi="inherit" w:cs="Consolas"/>
              <w:color w:val="4284AE"/>
              <w:sz w:val="25"/>
            </w:rPr>
          </w:rPrChange>
        </w:rPr>
        <w:t>ReadAsByteArrayAsync</w:t>
      </w:r>
      <w:r w:rsidRPr="008C6831">
        <w:rPr>
          <w:rFonts w:ascii="Maiandra GD" w:eastAsia="Times New Roman" w:hAnsi="Maiandra GD" w:cs="Consolas"/>
          <w:b/>
          <w:bCs/>
          <w:color w:val="6B7C8B"/>
          <w:sz w:val="24"/>
          <w:szCs w:val="24"/>
          <w:rPrChange w:id="1336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3370"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337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3372" w:author="Narendra" w:date="2021-08-21T13:02:00Z">
            <w:rPr>
              <w:rFonts w:ascii="inherit" w:eastAsia="Times New Roman" w:hAnsi="inherit" w:cs="Consolas"/>
              <w:b/>
              <w:bCs/>
              <w:color w:val="D171DD"/>
              <w:sz w:val="25"/>
            </w:rPr>
          </w:rPrChange>
        </w:rPr>
        <w:t>if</w:t>
      </w:r>
      <w:r w:rsidRPr="008C6831">
        <w:rPr>
          <w:rFonts w:ascii="Maiandra GD" w:eastAsia="Times New Roman" w:hAnsi="Maiandra GD" w:cs="Consolas"/>
          <w:color w:val="CFD5E0"/>
          <w:sz w:val="24"/>
          <w:szCs w:val="24"/>
          <w:rPrChange w:id="13373"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6B7C8B"/>
          <w:sz w:val="24"/>
          <w:szCs w:val="24"/>
          <w:rPrChange w:id="13374"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3375" w:author="Narendra" w:date="2021-08-21T13:02:00Z">
            <w:rPr>
              <w:rFonts w:ascii="inherit" w:eastAsia="Times New Roman" w:hAnsi="inherit" w:cs="Consolas"/>
              <w:color w:val="CFD5E0"/>
              <w:sz w:val="25"/>
            </w:rPr>
          </w:rPrChange>
        </w:rPr>
        <w:t>content.</w:t>
      </w:r>
      <w:r w:rsidRPr="008C6831">
        <w:rPr>
          <w:rFonts w:ascii="Maiandra GD" w:eastAsia="Times New Roman" w:hAnsi="Maiandra GD" w:cs="Consolas"/>
          <w:color w:val="4284AE"/>
          <w:sz w:val="24"/>
          <w:szCs w:val="24"/>
          <w:rPrChange w:id="13376" w:author="Narendra" w:date="2021-08-21T13:02:00Z">
            <w:rPr>
              <w:rFonts w:ascii="inherit" w:eastAsia="Times New Roman" w:hAnsi="inherit" w:cs="Consolas"/>
              <w:color w:val="4284AE"/>
              <w:sz w:val="25"/>
            </w:rPr>
          </w:rPrChange>
        </w:rPr>
        <w:t>Length</w:t>
      </w:r>
      <w:r w:rsidRPr="008C6831">
        <w:rPr>
          <w:rFonts w:ascii="Maiandra GD" w:eastAsia="Times New Roman" w:hAnsi="Maiandra GD" w:cs="Consolas"/>
          <w:color w:val="CFD5E0"/>
          <w:sz w:val="24"/>
          <w:szCs w:val="24"/>
          <w:rPrChange w:id="13377" w:author="Narendra" w:date="2021-08-21T13:02:00Z">
            <w:rPr>
              <w:rFonts w:ascii="inherit" w:eastAsia="Times New Roman" w:hAnsi="inherit" w:cs="Consolas"/>
              <w:color w:val="CFD5E0"/>
              <w:sz w:val="25"/>
            </w:rPr>
          </w:rPrChange>
        </w:rPr>
        <w:t xml:space="preserve"> != </w:t>
      </w:r>
      <w:r w:rsidRPr="008C6831">
        <w:rPr>
          <w:rFonts w:ascii="Maiandra GD" w:eastAsia="Times New Roman" w:hAnsi="Maiandra GD" w:cs="Consolas"/>
          <w:color w:val="D19A66"/>
          <w:sz w:val="24"/>
          <w:szCs w:val="24"/>
          <w:rPrChange w:id="13378" w:author="Narendra" w:date="2021-08-21T13:02:00Z">
            <w:rPr>
              <w:rFonts w:ascii="inherit" w:eastAsia="Times New Roman" w:hAnsi="inherit" w:cs="Consolas"/>
              <w:color w:val="D19A66"/>
              <w:sz w:val="25"/>
            </w:rPr>
          </w:rPrChange>
        </w:rPr>
        <w:t>0</w:t>
      </w:r>
      <w:r w:rsidRPr="008C6831">
        <w:rPr>
          <w:rFonts w:ascii="Maiandra GD" w:eastAsia="Times New Roman" w:hAnsi="Maiandra GD" w:cs="Consolas"/>
          <w:b/>
          <w:bCs/>
          <w:color w:val="6B7C8B"/>
          <w:sz w:val="24"/>
          <w:szCs w:val="24"/>
          <w:rPrChange w:id="13379"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3380"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3381"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338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color w:val="CFD5E0"/>
          <w:sz w:val="24"/>
          <w:szCs w:val="24"/>
          <w:rPrChange w:id="13383" w:author="Narendra" w:date="2021-08-21T13:02:00Z">
            <w:rPr>
              <w:rFonts w:ascii="inherit" w:eastAsia="Times New Roman" w:hAnsi="inherit" w:cs="Consolas"/>
              <w:color w:val="CFD5E0"/>
              <w:sz w:val="25"/>
            </w:rPr>
          </w:rPrChange>
        </w:rPr>
        <w:t>hash = md5.</w:t>
      </w:r>
      <w:r w:rsidRPr="008C6831">
        <w:rPr>
          <w:rFonts w:ascii="Maiandra GD" w:eastAsia="Times New Roman" w:hAnsi="Maiandra GD" w:cs="Consolas"/>
          <w:color w:val="4284AE"/>
          <w:sz w:val="24"/>
          <w:szCs w:val="24"/>
          <w:rPrChange w:id="13384" w:author="Narendra" w:date="2021-08-21T13:02:00Z">
            <w:rPr>
              <w:rFonts w:ascii="inherit" w:eastAsia="Times New Roman" w:hAnsi="inherit" w:cs="Consolas"/>
              <w:color w:val="4284AE"/>
              <w:sz w:val="25"/>
            </w:rPr>
          </w:rPrChange>
        </w:rPr>
        <w:t>ComputeHash</w:t>
      </w:r>
      <w:r w:rsidRPr="008C6831">
        <w:rPr>
          <w:rFonts w:ascii="Maiandra GD" w:eastAsia="Times New Roman" w:hAnsi="Maiandra GD" w:cs="Consolas"/>
          <w:b/>
          <w:bCs/>
          <w:color w:val="6B7C8B"/>
          <w:sz w:val="24"/>
          <w:szCs w:val="24"/>
          <w:rPrChange w:id="13385"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3386" w:author="Narendra" w:date="2021-08-21T13:02:00Z">
            <w:rPr>
              <w:rFonts w:ascii="inherit" w:eastAsia="Times New Roman" w:hAnsi="inherit" w:cs="Consolas"/>
              <w:color w:val="CFD5E0"/>
              <w:sz w:val="25"/>
            </w:rPr>
          </w:rPrChange>
        </w:rPr>
        <w:t>content</w:t>
      </w:r>
      <w:r w:rsidRPr="008C6831">
        <w:rPr>
          <w:rFonts w:ascii="Maiandra GD" w:eastAsia="Times New Roman" w:hAnsi="Maiandra GD" w:cs="Consolas"/>
          <w:b/>
          <w:bCs/>
          <w:color w:val="6B7C8B"/>
          <w:sz w:val="24"/>
          <w:szCs w:val="24"/>
          <w:rPrChange w:id="1338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3388"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338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3390"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339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3392" w:author="Narendra" w:date="2021-08-21T13:02:00Z">
            <w:rPr>
              <w:rFonts w:ascii="inherit" w:eastAsia="Times New Roman" w:hAnsi="inherit" w:cs="Consolas"/>
              <w:b/>
              <w:bCs/>
              <w:color w:val="D171DD"/>
              <w:sz w:val="25"/>
            </w:rPr>
          </w:rPrChange>
        </w:rPr>
        <w:t>return</w:t>
      </w:r>
      <w:r w:rsidRPr="008C6831">
        <w:rPr>
          <w:rFonts w:ascii="Maiandra GD" w:eastAsia="Times New Roman" w:hAnsi="Maiandra GD" w:cs="Consolas"/>
          <w:color w:val="CFD5E0"/>
          <w:sz w:val="24"/>
          <w:szCs w:val="24"/>
          <w:rPrChange w:id="13393" w:author="Narendra" w:date="2021-08-21T13:02:00Z">
            <w:rPr>
              <w:rFonts w:ascii="inherit" w:eastAsia="Times New Roman" w:hAnsi="inherit" w:cs="Consolas"/>
              <w:color w:val="CFD5E0"/>
              <w:sz w:val="25"/>
            </w:rPr>
          </w:rPrChange>
        </w:rPr>
        <w:t xml:space="preserve"> hash;</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339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3395"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line="384" w:lineRule="atLeast"/>
        <w:textAlignment w:val="baseline"/>
        <w:rPr>
          <w:rFonts w:ascii="Maiandra GD" w:eastAsia="Times New Roman" w:hAnsi="Maiandra GD" w:cs="Consolas"/>
          <w:color w:val="596174"/>
          <w:sz w:val="24"/>
          <w:szCs w:val="24"/>
          <w:rPrChange w:id="1339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3397"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FFFFFF"/>
        <w:spacing w:after="0" w:line="240" w:lineRule="auto"/>
        <w:jc w:val="both"/>
        <w:textAlignment w:val="baseline"/>
        <w:outlineLvl w:val="4"/>
        <w:rPr>
          <w:rFonts w:ascii="Maiandra GD" w:eastAsia="Times New Roman" w:hAnsi="Maiandra GD" w:cs="Segoe UI"/>
          <w:color w:val="3A3A3A"/>
          <w:sz w:val="24"/>
          <w:szCs w:val="24"/>
          <w:rPrChange w:id="13398" w:author="Narendra" w:date="2021-08-21T13:02:00Z">
            <w:rPr>
              <w:rFonts w:ascii="Segoe UI" w:eastAsia="Times New Roman" w:hAnsi="Segoe UI" w:cs="Segoe UI"/>
              <w:color w:val="3A3A3A"/>
              <w:sz w:val="20"/>
              <w:szCs w:val="20"/>
            </w:rPr>
          </w:rPrChange>
        </w:rPr>
      </w:pPr>
      <w:r w:rsidRPr="008C6831">
        <w:rPr>
          <w:rFonts w:ascii="Maiandra GD" w:eastAsia="Times New Roman" w:hAnsi="Maiandra GD" w:cs="Arial"/>
          <w:b/>
          <w:bCs/>
          <w:color w:val="000000"/>
          <w:sz w:val="24"/>
          <w:szCs w:val="24"/>
          <w:rPrChange w:id="13399" w:author="Narendra" w:date="2021-08-21T13:02:00Z">
            <w:rPr>
              <w:rFonts w:ascii="Arial" w:eastAsia="Times New Roman" w:hAnsi="Arial" w:cs="Arial"/>
              <w:b/>
              <w:bCs/>
              <w:color w:val="000000"/>
              <w:sz w:val="27"/>
            </w:rPr>
          </w:rPrChange>
        </w:rPr>
        <w:t>Explanation of the Above Code:</w:t>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13400"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3401" w:author="Narendra" w:date="2021-08-21T13:02:00Z">
            <w:rPr>
              <w:rFonts w:ascii="Arial" w:eastAsia="Times New Roman" w:hAnsi="Arial" w:cs="Arial"/>
              <w:color w:val="000000"/>
              <w:sz w:val="23"/>
              <w:szCs w:val="23"/>
              <w:bdr w:val="none" w:sz="0" w:space="0" w:color="auto" w:frame="1"/>
            </w:rPr>
          </w:rPrChange>
        </w:rPr>
        <w:t>First, we check whether the received </w:t>
      </w:r>
      <w:r w:rsidRPr="008C6831">
        <w:rPr>
          <w:rFonts w:ascii="Maiandra GD" w:eastAsia="Times New Roman" w:hAnsi="Maiandra GD" w:cs="Arial"/>
          <w:b/>
          <w:bCs/>
          <w:color w:val="000000"/>
          <w:sz w:val="24"/>
          <w:szCs w:val="24"/>
          <w:rPrChange w:id="13402" w:author="Narendra" w:date="2021-08-21T13:02:00Z">
            <w:rPr>
              <w:rFonts w:ascii="Arial" w:eastAsia="Times New Roman" w:hAnsi="Arial" w:cs="Arial"/>
              <w:b/>
              <w:bCs/>
              <w:color w:val="000000"/>
              <w:sz w:val="23"/>
            </w:rPr>
          </w:rPrChange>
        </w:rPr>
        <w:t>Public Shared APP ID</w:t>
      </w:r>
      <w:r w:rsidRPr="008C6831">
        <w:rPr>
          <w:rFonts w:ascii="Maiandra GD" w:eastAsia="Times New Roman" w:hAnsi="Maiandra GD" w:cs="Arial"/>
          <w:color w:val="000000"/>
          <w:sz w:val="24"/>
          <w:szCs w:val="24"/>
          <w:bdr w:val="none" w:sz="0" w:space="0" w:color="auto" w:frame="1"/>
          <w:rPrChange w:id="13403" w:author="Narendra" w:date="2021-08-21T13:02:00Z">
            <w:rPr>
              <w:rFonts w:ascii="Arial" w:eastAsia="Times New Roman" w:hAnsi="Arial" w:cs="Arial"/>
              <w:color w:val="000000"/>
              <w:sz w:val="23"/>
              <w:szCs w:val="23"/>
              <w:bdr w:val="none" w:sz="0" w:space="0" w:color="auto" w:frame="1"/>
            </w:rPr>
          </w:rPrChange>
        </w:rPr>
        <w:t> is registered in our system or not, if it is not registered in our system, then we simply return </w:t>
      </w:r>
      <w:r w:rsidRPr="008C6831">
        <w:rPr>
          <w:rFonts w:ascii="Maiandra GD" w:eastAsia="Times New Roman" w:hAnsi="Maiandra GD" w:cs="Arial"/>
          <w:b/>
          <w:bCs/>
          <w:color w:val="000000"/>
          <w:sz w:val="24"/>
          <w:szCs w:val="24"/>
          <w:rPrChange w:id="13404" w:author="Narendra" w:date="2021-08-21T13:02:00Z">
            <w:rPr>
              <w:rFonts w:ascii="Arial" w:eastAsia="Times New Roman" w:hAnsi="Arial" w:cs="Arial"/>
              <w:b/>
              <w:bCs/>
              <w:color w:val="000000"/>
              <w:sz w:val="23"/>
            </w:rPr>
          </w:rPrChange>
        </w:rPr>
        <w:t>false</w:t>
      </w:r>
      <w:r w:rsidRPr="008C6831">
        <w:rPr>
          <w:rFonts w:ascii="Maiandra GD" w:eastAsia="Times New Roman" w:hAnsi="Maiandra GD" w:cs="Arial"/>
          <w:color w:val="000000"/>
          <w:sz w:val="24"/>
          <w:szCs w:val="24"/>
          <w:bdr w:val="none" w:sz="0" w:space="0" w:color="auto" w:frame="1"/>
          <w:rPrChange w:id="13405" w:author="Narendra" w:date="2021-08-21T13:02:00Z">
            <w:rPr>
              <w:rFonts w:ascii="Arial" w:eastAsia="Times New Roman" w:hAnsi="Arial" w:cs="Arial"/>
              <w:color w:val="000000"/>
              <w:sz w:val="23"/>
              <w:szCs w:val="23"/>
              <w:bdr w:val="none" w:sz="0" w:space="0" w:color="auto" w:frame="1"/>
            </w:rPr>
          </w:rPrChange>
        </w:rPr>
        <w:t> from the isValidRequest method. But if we found the </w:t>
      </w:r>
      <w:r w:rsidRPr="008C6831">
        <w:rPr>
          <w:rFonts w:ascii="Maiandra GD" w:eastAsia="Times New Roman" w:hAnsi="Maiandra GD" w:cs="Arial"/>
          <w:b/>
          <w:bCs/>
          <w:color w:val="000000"/>
          <w:sz w:val="24"/>
          <w:szCs w:val="24"/>
          <w:rPrChange w:id="13406" w:author="Narendra" w:date="2021-08-21T13:02:00Z">
            <w:rPr>
              <w:rFonts w:ascii="Arial" w:eastAsia="Times New Roman" w:hAnsi="Arial" w:cs="Arial"/>
              <w:b/>
              <w:bCs/>
              <w:color w:val="000000"/>
              <w:sz w:val="23"/>
            </w:rPr>
          </w:rPrChange>
        </w:rPr>
        <w:t>Public Shared APP ID</w:t>
      </w:r>
      <w:r w:rsidRPr="008C6831">
        <w:rPr>
          <w:rFonts w:ascii="Maiandra GD" w:eastAsia="Times New Roman" w:hAnsi="Maiandra GD" w:cs="Arial"/>
          <w:color w:val="000000"/>
          <w:sz w:val="24"/>
          <w:szCs w:val="24"/>
          <w:bdr w:val="none" w:sz="0" w:space="0" w:color="auto" w:frame="1"/>
          <w:rPrChange w:id="13407" w:author="Narendra" w:date="2021-08-21T13:02:00Z">
            <w:rPr>
              <w:rFonts w:ascii="Arial" w:eastAsia="Times New Roman" w:hAnsi="Arial" w:cs="Arial"/>
              <w:color w:val="000000"/>
              <w:sz w:val="23"/>
              <w:szCs w:val="23"/>
              <w:bdr w:val="none" w:sz="0" w:space="0" w:color="auto" w:frame="1"/>
            </w:rPr>
          </w:rPrChange>
        </w:rPr>
        <w:t> in our system, then we need to check whether the request received is a </w:t>
      </w:r>
      <w:r w:rsidRPr="008C6831">
        <w:rPr>
          <w:rFonts w:ascii="Maiandra GD" w:eastAsia="Times New Roman" w:hAnsi="Maiandra GD" w:cs="Arial"/>
          <w:b/>
          <w:bCs/>
          <w:color w:val="000000"/>
          <w:sz w:val="24"/>
          <w:szCs w:val="24"/>
          <w:rPrChange w:id="13408" w:author="Narendra" w:date="2021-08-21T13:02:00Z">
            <w:rPr>
              <w:rFonts w:ascii="Arial" w:eastAsia="Times New Roman" w:hAnsi="Arial" w:cs="Arial"/>
              <w:b/>
              <w:bCs/>
              <w:color w:val="000000"/>
              <w:sz w:val="23"/>
            </w:rPr>
          </w:rPrChange>
        </w:rPr>
        <w:t>replay request.</w:t>
      </w:r>
      <w:r w:rsidRPr="008C6831">
        <w:rPr>
          <w:rFonts w:ascii="Maiandra GD" w:eastAsia="Times New Roman" w:hAnsi="Maiandra GD" w:cs="Arial"/>
          <w:color w:val="000000"/>
          <w:sz w:val="24"/>
          <w:szCs w:val="24"/>
          <w:bdr w:val="none" w:sz="0" w:space="0" w:color="auto" w:frame="1"/>
          <w:rPrChange w:id="13409" w:author="Narendra" w:date="2021-08-21T13:02:00Z">
            <w:rPr>
              <w:rFonts w:ascii="Arial" w:eastAsia="Times New Roman" w:hAnsi="Arial" w:cs="Arial"/>
              <w:color w:val="000000"/>
              <w:sz w:val="23"/>
              <w:szCs w:val="23"/>
              <w:bdr w:val="none" w:sz="0" w:space="0" w:color="auto" w:frame="1"/>
            </w:rPr>
          </w:rPrChange>
        </w:rPr>
        <w:t> </w:t>
      </w:r>
    </w:p>
    <w:p w:rsidR="003B08DB" w:rsidRPr="008C6831" w:rsidRDefault="003B08DB" w:rsidP="003B08DB">
      <w:pPr>
        <w:shd w:val="clear" w:color="auto" w:fill="FFFFFF"/>
        <w:spacing w:after="0" w:line="240" w:lineRule="auto"/>
        <w:textAlignment w:val="baseline"/>
        <w:outlineLvl w:val="4"/>
        <w:rPr>
          <w:rFonts w:ascii="Maiandra GD" w:eastAsia="Times New Roman" w:hAnsi="Maiandra GD" w:cs="Segoe UI"/>
          <w:color w:val="3A3A3A"/>
          <w:sz w:val="24"/>
          <w:szCs w:val="24"/>
          <w:rPrChange w:id="13410" w:author="Narendra" w:date="2021-08-21T13:02:00Z">
            <w:rPr>
              <w:rFonts w:ascii="Segoe UI" w:eastAsia="Times New Roman" w:hAnsi="Segoe UI" w:cs="Segoe UI"/>
              <w:color w:val="3A3A3A"/>
              <w:sz w:val="20"/>
              <w:szCs w:val="20"/>
            </w:rPr>
          </w:rPrChange>
        </w:rPr>
      </w:pPr>
      <w:r w:rsidRPr="008C6831">
        <w:rPr>
          <w:rFonts w:ascii="Maiandra GD" w:eastAsia="Times New Roman" w:hAnsi="Maiandra GD" w:cs="Arial"/>
          <w:b/>
          <w:bCs/>
          <w:color w:val="000000"/>
          <w:sz w:val="24"/>
          <w:szCs w:val="24"/>
          <w:rPrChange w:id="13411" w:author="Narendra" w:date="2021-08-21T13:02:00Z">
            <w:rPr>
              <w:rFonts w:ascii="Arial" w:eastAsia="Times New Roman" w:hAnsi="Arial" w:cs="Arial"/>
              <w:b/>
              <w:bCs/>
              <w:color w:val="000000"/>
              <w:sz w:val="27"/>
            </w:rPr>
          </w:rPrChange>
        </w:rPr>
        <w:t>What is</w:t>
      </w:r>
      <w:r w:rsidRPr="008C6831">
        <w:rPr>
          <w:rFonts w:ascii="Maiandra GD" w:eastAsia="Times New Roman" w:hAnsi="Maiandra GD" w:cs="Arial"/>
          <w:color w:val="000000"/>
          <w:sz w:val="24"/>
          <w:szCs w:val="24"/>
          <w:bdr w:val="none" w:sz="0" w:space="0" w:color="auto" w:frame="1"/>
          <w:rPrChange w:id="13412" w:author="Narendra" w:date="2021-08-21T13:02:00Z">
            <w:rPr>
              <w:rFonts w:ascii="Arial" w:eastAsia="Times New Roman" w:hAnsi="Arial" w:cs="Arial"/>
              <w:color w:val="000000"/>
              <w:sz w:val="27"/>
              <w:szCs w:val="27"/>
              <w:bdr w:val="none" w:sz="0" w:space="0" w:color="auto" w:frame="1"/>
            </w:rPr>
          </w:rPrChange>
        </w:rPr>
        <w:t> R</w:t>
      </w:r>
      <w:r w:rsidRPr="008C6831">
        <w:rPr>
          <w:rFonts w:ascii="Maiandra GD" w:eastAsia="Times New Roman" w:hAnsi="Maiandra GD" w:cs="Arial"/>
          <w:b/>
          <w:bCs/>
          <w:color w:val="000000"/>
          <w:sz w:val="24"/>
          <w:szCs w:val="24"/>
          <w:rPrChange w:id="13413" w:author="Narendra" w:date="2021-08-21T13:02:00Z">
            <w:rPr>
              <w:rFonts w:ascii="Arial" w:eastAsia="Times New Roman" w:hAnsi="Arial" w:cs="Arial"/>
              <w:b/>
              <w:bCs/>
              <w:color w:val="000000"/>
              <w:sz w:val="27"/>
            </w:rPr>
          </w:rPrChange>
        </w:rPr>
        <w:t>eplay Request?</w:t>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13414"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3415" w:author="Narendra" w:date="2021-08-21T13:02:00Z">
            <w:rPr>
              <w:rFonts w:ascii="Arial" w:eastAsia="Times New Roman" w:hAnsi="Arial" w:cs="Arial"/>
              <w:color w:val="000000"/>
              <w:sz w:val="23"/>
              <w:szCs w:val="23"/>
              <w:bdr w:val="none" w:sz="0" w:space="0" w:color="auto" w:frame="1"/>
            </w:rPr>
          </w:rPrChange>
        </w:rPr>
        <w:t>The </w:t>
      </w:r>
      <w:r w:rsidRPr="008C6831">
        <w:rPr>
          <w:rFonts w:ascii="Maiandra GD" w:eastAsia="Times New Roman" w:hAnsi="Maiandra GD" w:cs="Arial"/>
          <w:b/>
          <w:bCs/>
          <w:color w:val="000000"/>
          <w:sz w:val="24"/>
          <w:szCs w:val="24"/>
          <w:rPrChange w:id="13416" w:author="Narendra" w:date="2021-08-21T13:02:00Z">
            <w:rPr>
              <w:rFonts w:ascii="Arial" w:eastAsia="Times New Roman" w:hAnsi="Arial" w:cs="Arial"/>
              <w:b/>
              <w:bCs/>
              <w:color w:val="000000"/>
              <w:sz w:val="23"/>
            </w:rPr>
          </w:rPrChange>
        </w:rPr>
        <w:t>replay request</w:t>
      </w:r>
      <w:r w:rsidRPr="008C6831">
        <w:rPr>
          <w:rFonts w:ascii="Maiandra GD" w:eastAsia="Times New Roman" w:hAnsi="Maiandra GD" w:cs="Arial"/>
          <w:color w:val="000000"/>
          <w:sz w:val="24"/>
          <w:szCs w:val="24"/>
          <w:bdr w:val="none" w:sz="0" w:space="0" w:color="auto" w:frame="1"/>
          <w:rPrChange w:id="13417" w:author="Narendra" w:date="2021-08-21T13:02:00Z">
            <w:rPr>
              <w:rFonts w:ascii="Arial" w:eastAsia="Times New Roman" w:hAnsi="Arial" w:cs="Arial"/>
              <w:color w:val="000000"/>
              <w:sz w:val="23"/>
              <w:szCs w:val="23"/>
              <w:bdr w:val="none" w:sz="0" w:space="0" w:color="auto" w:frame="1"/>
            </w:rPr>
          </w:rPrChange>
        </w:rPr>
        <w:t> means we need to check if the </w:t>
      </w:r>
      <w:r w:rsidRPr="008C6831">
        <w:rPr>
          <w:rFonts w:ascii="Maiandra GD" w:eastAsia="Times New Roman" w:hAnsi="Maiandra GD" w:cs="Arial"/>
          <w:b/>
          <w:bCs/>
          <w:color w:val="000000"/>
          <w:sz w:val="24"/>
          <w:szCs w:val="24"/>
          <w:rPrChange w:id="13418" w:author="Narendra" w:date="2021-08-21T13:02:00Z">
            <w:rPr>
              <w:rFonts w:ascii="Arial" w:eastAsia="Times New Roman" w:hAnsi="Arial" w:cs="Arial"/>
              <w:b/>
              <w:bCs/>
              <w:color w:val="000000"/>
              <w:sz w:val="23"/>
            </w:rPr>
          </w:rPrChange>
        </w:rPr>
        <w:t>nonce</w:t>
      </w:r>
      <w:r w:rsidRPr="008C6831">
        <w:rPr>
          <w:rFonts w:ascii="Maiandra GD" w:eastAsia="Times New Roman" w:hAnsi="Maiandra GD" w:cs="Arial"/>
          <w:color w:val="000000"/>
          <w:sz w:val="24"/>
          <w:szCs w:val="24"/>
          <w:bdr w:val="none" w:sz="0" w:space="0" w:color="auto" w:frame="1"/>
          <w:rPrChange w:id="13419" w:author="Narendra" w:date="2021-08-21T13:02:00Z">
            <w:rPr>
              <w:rFonts w:ascii="Arial" w:eastAsia="Times New Roman" w:hAnsi="Arial" w:cs="Arial"/>
              <w:color w:val="000000"/>
              <w:sz w:val="23"/>
              <w:szCs w:val="23"/>
              <w:bdr w:val="none" w:sz="0" w:space="0" w:color="auto" w:frame="1"/>
            </w:rPr>
          </w:rPrChange>
        </w:rPr>
        <w:t> received from the client is used before. Currently, we are storing all the </w:t>
      </w:r>
      <w:r w:rsidRPr="008C6831">
        <w:rPr>
          <w:rFonts w:ascii="Maiandra GD" w:eastAsia="Times New Roman" w:hAnsi="Maiandra GD" w:cs="Arial"/>
          <w:b/>
          <w:bCs/>
          <w:color w:val="000000"/>
          <w:sz w:val="24"/>
          <w:szCs w:val="24"/>
          <w:rPrChange w:id="13420" w:author="Narendra" w:date="2021-08-21T13:02:00Z">
            <w:rPr>
              <w:rFonts w:ascii="Arial" w:eastAsia="Times New Roman" w:hAnsi="Arial" w:cs="Arial"/>
              <w:b/>
              <w:bCs/>
              <w:color w:val="000000"/>
              <w:sz w:val="23"/>
            </w:rPr>
          </w:rPrChange>
        </w:rPr>
        <w:t>nonce</w:t>
      </w:r>
      <w:r w:rsidRPr="008C6831">
        <w:rPr>
          <w:rFonts w:ascii="Maiandra GD" w:eastAsia="Times New Roman" w:hAnsi="Maiandra GD" w:cs="Arial"/>
          <w:color w:val="000000"/>
          <w:sz w:val="24"/>
          <w:szCs w:val="24"/>
          <w:bdr w:val="none" w:sz="0" w:space="0" w:color="auto" w:frame="1"/>
          <w:rPrChange w:id="13421" w:author="Narendra" w:date="2021-08-21T13:02:00Z">
            <w:rPr>
              <w:rFonts w:ascii="Arial" w:eastAsia="Times New Roman" w:hAnsi="Arial" w:cs="Arial"/>
              <w:color w:val="000000"/>
              <w:sz w:val="23"/>
              <w:szCs w:val="23"/>
              <w:bdr w:val="none" w:sz="0" w:space="0" w:color="auto" w:frame="1"/>
            </w:rPr>
          </w:rPrChange>
        </w:rPr>
        <w:t> received from the client in </w:t>
      </w:r>
      <w:r w:rsidRPr="008C6831">
        <w:rPr>
          <w:rFonts w:ascii="Maiandra GD" w:eastAsia="Times New Roman" w:hAnsi="Maiandra GD" w:cs="Arial"/>
          <w:b/>
          <w:bCs/>
          <w:color w:val="000000"/>
          <w:sz w:val="24"/>
          <w:szCs w:val="24"/>
          <w:rPrChange w:id="13422" w:author="Narendra" w:date="2021-08-21T13:02:00Z">
            <w:rPr>
              <w:rFonts w:ascii="Arial" w:eastAsia="Times New Roman" w:hAnsi="Arial" w:cs="Arial"/>
              <w:b/>
              <w:bCs/>
              <w:color w:val="000000"/>
              <w:sz w:val="23"/>
            </w:rPr>
          </w:rPrChange>
        </w:rPr>
        <w:t>Cache Memory</w:t>
      </w:r>
      <w:r w:rsidRPr="008C6831">
        <w:rPr>
          <w:rFonts w:ascii="Maiandra GD" w:eastAsia="Times New Roman" w:hAnsi="Maiandra GD" w:cs="Arial"/>
          <w:color w:val="000000"/>
          <w:sz w:val="24"/>
          <w:szCs w:val="24"/>
          <w:bdr w:val="none" w:sz="0" w:space="0" w:color="auto" w:frame="1"/>
          <w:rPrChange w:id="13423" w:author="Narendra" w:date="2021-08-21T13:02:00Z">
            <w:rPr>
              <w:rFonts w:ascii="Arial" w:eastAsia="Times New Roman" w:hAnsi="Arial" w:cs="Arial"/>
              <w:color w:val="000000"/>
              <w:sz w:val="23"/>
              <w:szCs w:val="23"/>
              <w:bdr w:val="none" w:sz="0" w:space="0" w:color="auto" w:frame="1"/>
            </w:rPr>
          </w:rPrChange>
        </w:rPr>
        <w:t> for 5 minutes only. Here we are using the Runtime Caching.</w:t>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13424"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3425" w:author="Narendra" w:date="2021-08-21T13:02:00Z">
            <w:rPr>
              <w:rFonts w:ascii="Arial" w:eastAsia="Times New Roman" w:hAnsi="Arial" w:cs="Arial"/>
              <w:color w:val="000000"/>
              <w:sz w:val="23"/>
              <w:szCs w:val="23"/>
              <w:bdr w:val="none" w:sz="0" w:space="0" w:color="auto" w:frame="1"/>
            </w:rPr>
          </w:rPrChange>
        </w:rPr>
        <w:t>Let us understand the </w:t>
      </w:r>
      <w:r w:rsidRPr="008C6831">
        <w:rPr>
          <w:rFonts w:ascii="Maiandra GD" w:eastAsia="Times New Roman" w:hAnsi="Maiandra GD" w:cs="Arial"/>
          <w:b/>
          <w:bCs/>
          <w:color w:val="000000"/>
          <w:sz w:val="24"/>
          <w:szCs w:val="24"/>
          <w:rPrChange w:id="13426" w:author="Narendra" w:date="2021-08-21T13:02:00Z">
            <w:rPr>
              <w:rFonts w:ascii="Arial" w:eastAsia="Times New Roman" w:hAnsi="Arial" w:cs="Arial"/>
              <w:b/>
              <w:bCs/>
              <w:color w:val="000000"/>
              <w:sz w:val="23"/>
            </w:rPr>
          </w:rPrChange>
        </w:rPr>
        <w:t>replay request</w:t>
      </w:r>
      <w:r w:rsidRPr="008C6831">
        <w:rPr>
          <w:rFonts w:ascii="Maiandra GD" w:eastAsia="Times New Roman" w:hAnsi="Maiandra GD" w:cs="Arial"/>
          <w:color w:val="000000"/>
          <w:sz w:val="24"/>
          <w:szCs w:val="24"/>
          <w:bdr w:val="none" w:sz="0" w:space="0" w:color="auto" w:frame="1"/>
          <w:rPrChange w:id="13427" w:author="Narendra" w:date="2021-08-21T13:02:00Z">
            <w:rPr>
              <w:rFonts w:ascii="Arial" w:eastAsia="Times New Roman" w:hAnsi="Arial" w:cs="Arial"/>
              <w:color w:val="000000"/>
              <w:sz w:val="23"/>
              <w:szCs w:val="23"/>
              <w:bdr w:val="none" w:sz="0" w:space="0" w:color="auto" w:frame="1"/>
            </w:rPr>
          </w:rPrChange>
        </w:rPr>
        <w:t> with an example. For example, if the client generates a </w:t>
      </w:r>
      <w:r w:rsidRPr="008C6831">
        <w:rPr>
          <w:rFonts w:ascii="Maiandra GD" w:eastAsia="Times New Roman" w:hAnsi="Maiandra GD" w:cs="Arial"/>
          <w:b/>
          <w:bCs/>
          <w:color w:val="000000"/>
          <w:sz w:val="24"/>
          <w:szCs w:val="24"/>
          <w:rPrChange w:id="13428" w:author="Narendra" w:date="2021-08-21T13:02:00Z">
            <w:rPr>
              <w:rFonts w:ascii="Arial" w:eastAsia="Times New Roman" w:hAnsi="Arial" w:cs="Arial"/>
              <w:b/>
              <w:bCs/>
              <w:color w:val="000000"/>
              <w:sz w:val="23"/>
            </w:rPr>
          </w:rPrChange>
        </w:rPr>
        <w:t>nonce</w:t>
      </w:r>
      <w:r w:rsidRPr="008C6831">
        <w:rPr>
          <w:rFonts w:ascii="Maiandra GD" w:eastAsia="Times New Roman" w:hAnsi="Maiandra GD" w:cs="Arial"/>
          <w:color w:val="000000"/>
          <w:sz w:val="24"/>
          <w:szCs w:val="24"/>
          <w:bdr w:val="none" w:sz="0" w:space="0" w:color="auto" w:frame="1"/>
          <w:rPrChange w:id="13429" w:author="Narendra" w:date="2021-08-21T13:02:00Z">
            <w:rPr>
              <w:rFonts w:ascii="Arial" w:eastAsia="Times New Roman" w:hAnsi="Arial" w:cs="Arial"/>
              <w:color w:val="000000"/>
              <w:sz w:val="23"/>
              <w:szCs w:val="23"/>
              <w:bdr w:val="none" w:sz="0" w:space="0" w:color="auto" w:frame="1"/>
            </w:rPr>
          </w:rPrChange>
        </w:rPr>
        <w:t> lets say “</w:t>
      </w:r>
      <w:r w:rsidRPr="008C6831">
        <w:rPr>
          <w:rFonts w:ascii="Maiandra GD" w:eastAsia="Times New Roman" w:hAnsi="Maiandra GD" w:cs="Arial"/>
          <w:b/>
          <w:bCs/>
          <w:color w:val="000000"/>
          <w:sz w:val="24"/>
          <w:szCs w:val="24"/>
          <w:rPrChange w:id="13430" w:author="Narendra" w:date="2021-08-21T13:02:00Z">
            <w:rPr>
              <w:rFonts w:ascii="Arial" w:eastAsia="Times New Roman" w:hAnsi="Arial" w:cs="Arial"/>
              <w:b/>
              <w:bCs/>
              <w:color w:val="000000"/>
              <w:sz w:val="23"/>
            </w:rPr>
          </w:rPrChange>
        </w:rPr>
        <w:t>abcd1234</w:t>
      </w:r>
      <w:r w:rsidRPr="008C6831">
        <w:rPr>
          <w:rFonts w:ascii="Maiandra GD" w:eastAsia="Times New Roman" w:hAnsi="Maiandra GD" w:cs="Arial"/>
          <w:color w:val="000000"/>
          <w:sz w:val="24"/>
          <w:szCs w:val="24"/>
          <w:bdr w:val="none" w:sz="0" w:space="0" w:color="auto" w:frame="1"/>
          <w:rPrChange w:id="13431" w:author="Narendra" w:date="2021-08-21T13:02:00Z">
            <w:rPr>
              <w:rFonts w:ascii="Arial" w:eastAsia="Times New Roman" w:hAnsi="Arial" w:cs="Arial"/>
              <w:color w:val="000000"/>
              <w:sz w:val="23"/>
              <w:szCs w:val="23"/>
              <w:bdr w:val="none" w:sz="0" w:space="0" w:color="auto" w:frame="1"/>
            </w:rPr>
          </w:rPrChange>
        </w:rPr>
        <w:t>” and send it with the request to the server. Then the server will check whether this nonce “</w:t>
      </w:r>
      <w:r w:rsidRPr="008C6831">
        <w:rPr>
          <w:rFonts w:ascii="Maiandra GD" w:eastAsia="Times New Roman" w:hAnsi="Maiandra GD" w:cs="Arial"/>
          <w:b/>
          <w:bCs/>
          <w:color w:val="000000"/>
          <w:sz w:val="24"/>
          <w:szCs w:val="24"/>
          <w:rPrChange w:id="13432" w:author="Narendra" w:date="2021-08-21T13:02:00Z">
            <w:rPr>
              <w:rFonts w:ascii="Arial" w:eastAsia="Times New Roman" w:hAnsi="Arial" w:cs="Arial"/>
              <w:b/>
              <w:bCs/>
              <w:color w:val="000000"/>
              <w:sz w:val="23"/>
            </w:rPr>
          </w:rPrChange>
        </w:rPr>
        <w:t>abcd1234</w:t>
      </w:r>
      <w:r w:rsidRPr="008C6831">
        <w:rPr>
          <w:rFonts w:ascii="Maiandra GD" w:eastAsia="Times New Roman" w:hAnsi="Maiandra GD" w:cs="Arial"/>
          <w:color w:val="000000"/>
          <w:sz w:val="24"/>
          <w:szCs w:val="24"/>
          <w:bdr w:val="none" w:sz="0" w:space="0" w:color="auto" w:frame="1"/>
          <w:rPrChange w:id="13433" w:author="Narendra" w:date="2021-08-21T13:02:00Z">
            <w:rPr>
              <w:rFonts w:ascii="Arial" w:eastAsia="Times New Roman" w:hAnsi="Arial" w:cs="Arial"/>
              <w:color w:val="000000"/>
              <w:sz w:val="23"/>
              <w:szCs w:val="23"/>
              <w:bdr w:val="none" w:sz="0" w:space="0" w:color="auto" w:frame="1"/>
            </w:rPr>
          </w:rPrChange>
        </w:rPr>
        <w:t>” is used before. If not then the server will store the </w:t>
      </w:r>
      <w:r w:rsidRPr="008C6831">
        <w:rPr>
          <w:rFonts w:ascii="Maiandra GD" w:eastAsia="Times New Roman" w:hAnsi="Maiandra GD" w:cs="Arial"/>
          <w:b/>
          <w:bCs/>
          <w:color w:val="000000"/>
          <w:sz w:val="24"/>
          <w:szCs w:val="24"/>
          <w:rPrChange w:id="13434" w:author="Narendra" w:date="2021-08-21T13:02:00Z">
            <w:rPr>
              <w:rFonts w:ascii="Arial" w:eastAsia="Times New Roman" w:hAnsi="Arial" w:cs="Arial"/>
              <w:b/>
              <w:bCs/>
              <w:color w:val="000000"/>
              <w:sz w:val="23"/>
            </w:rPr>
          </w:rPrChange>
        </w:rPr>
        <w:t>nonce</w:t>
      </w:r>
      <w:r w:rsidRPr="008C6831">
        <w:rPr>
          <w:rFonts w:ascii="Maiandra GD" w:eastAsia="Times New Roman" w:hAnsi="Maiandra GD" w:cs="Arial"/>
          <w:color w:val="000000"/>
          <w:sz w:val="24"/>
          <w:szCs w:val="24"/>
          <w:bdr w:val="none" w:sz="0" w:space="0" w:color="auto" w:frame="1"/>
          <w:rPrChange w:id="13435" w:author="Narendra" w:date="2021-08-21T13:02:00Z">
            <w:rPr>
              <w:rFonts w:ascii="Arial" w:eastAsia="Times New Roman" w:hAnsi="Arial" w:cs="Arial"/>
              <w:color w:val="000000"/>
              <w:sz w:val="23"/>
              <w:szCs w:val="23"/>
              <w:bdr w:val="none" w:sz="0" w:space="0" w:color="auto" w:frame="1"/>
            </w:rPr>
          </w:rPrChange>
        </w:rPr>
        <w:t> value in </w:t>
      </w:r>
      <w:r w:rsidRPr="008C6831">
        <w:rPr>
          <w:rFonts w:ascii="Maiandra GD" w:eastAsia="Times New Roman" w:hAnsi="Maiandra GD" w:cs="Arial"/>
          <w:b/>
          <w:bCs/>
          <w:color w:val="000000"/>
          <w:sz w:val="24"/>
          <w:szCs w:val="24"/>
          <w:rPrChange w:id="13436" w:author="Narendra" w:date="2021-08-21T13:02:00Z">
            <w:rPr>
              <w:rFonts w:ascii="Arial" w:eastAsia="Times New Roman" w:hAnsi="Arial" w:cs="Arial"/>
              <w:b/>
              <w:bCs/>
              <w:color w:val="000000"/>
              <w:sz w:val="23"/>
            </w:rPr>
          </w:rPrChange>
        </w:rPr>
        <w:t>Cache Memory</w:t>
      </w:r>
      <w:r w:rsidRPr="008C6831">
        <w:rPr>
          <w:rFonts w:ascii="Maiandra GD" w:eastAsia="Times New Roman" w:hAnsi="Maiandra GD" w:cs="Arial"/>
          <w:color w:val="000000"/>
          <w:sz w:val="24"/>
          <w:szCs w:val="24"/>
          <w:bdr w:val="none" w:sz="0" w:space="0" w:color="auto" w:frame="1"/>
          <w:rPrChange w:id="13437" w:author="Narendra" w:date="2021-08-21T13:02:00Z">
            <w:rPr>
              <w:rFonts w:ascii="Arial" w:eastAsia="Times New Roman" w:hAnsi="Arial" w:cs="Arial"/>
              <w:color w:val="000000"/>
              <w:sz w:val="23"/>
              <w:szCs w:val="23"/>
              <w:bdr w:val="none" w:sz="0" w:space="0" w:color="auto" w:frame="1"/>
            </w:rPr>
          </w:rPrChange>
        </w:rPr>
        <w:t> for the next 5 minutes. So any request coming from the client with the same </w:t>
      </w:r>
      <w:r w:rsidRPr="008C6831">
        <w:rPr>
          <w:rFonts w:ascii="Maiandra GD" w:eastAsia="Times New Roman" w:hAnsi="Maiandra GD" w:cs="Arial"/>
          <w:b/>
          <w:bCs/>
          <w:color w:val="000000"/>
          <w:sz w:val="24"/>
          <w:szCs w:val="24"/>
          <w:rPrChange w:id="13438" w:author="Narendra" w:date="2021-08-21T13:02:00Z">
            <w:rPr>
              <w:rFonts w:ascii="Arial" w:eastAsia="Times New Roman" w:hAnsi="Arial" w:cs="Arial"/>
              <w:b/>
              <w:bCs/>
              <w:color w:val="000000"/>
              <w:sz w:val="23"/>
            </w:rPr>
          </w:rPrChange>
        </w:rPr>
        <w:t>nonce</w:t>
      </w:r>
      <w:r w:rsidRPr="008C6831">
        <w:rPr>
          <w:rFonts w:ascii="Maiandra GD" w:eastAsia="Times New Roman" w:hAnsi="Maiandra GD" w:cs="Arial"/>
          <w:color w:val="000000"/>
          <w:sz w:val="24"/>
          <w:szCs w:val="24"/>
          <w:bdr w:val="none" w:sz="0" w:space="0" w:color="auto" w:frame="1"/>
          <w:rPrChange w:id="13439" w:author="Narendra" w:date="2021-08-21T13:02:00Z">
            <w:rPr>
              <w:rFonts w:ascii="Arial" w:eastAsia="Times New Roman" w:hAnsi="Arial" w:cs="Arial"/>
              <w:color w:val="000000"/>
              <w:sz w:val="23"/>
              <w:szCs w:val="23"/>
              <w:bdr w:val="none" w:sz="0" w:space="0" w:color="auto" w:frame="1"/>
            </w:rPr>
          </w:rPrChange>
        </w:rPr>
        <w:t> value i.e. “</w:t>
      </w:r>
      <w:r w:rsidRPr="008C6831">
        <w:rPr>
          <w:rFonts w:ascii="Maiandra GD" w:eastAsia="Times New Roman" w:hAnsi="Maiandra GD" w:cs="Arial"/>
          <w:b/>
          <w:bCs/>
          <w:color w:val="000000"/>
          <w:sz w:val="24"/>
          <w:szCs w:val="24"/>
          <w:rPrChange w:id="13440" w:author="Narendra" w:date="2021-08-21T13:02:00Z">
            <w:rPr>
              <w:rFonts w:ascii="Arial" w:eastAsia="Times New Roman" w:hAnsi="Arial" w:cs="Arial"/>
              <w:b/>
              <w:bCs/>
              <w:color w:val="000000"/>
              <w:sz w:val="23"/>
            </w:rPr>
          </w:rPrChange>
        </w:rPr>
        <w:t>abcd1234</w:t>
      </w:r>
      <w:r w:rsidRPr="008C6831">
        <w:rPr>
          <w:rFonts w:ascii="Maiandra GD" w:eastAsia="Times New Roman" w:hAnsi="Maiandra GD" w:cs="Arial"/>
          <w:color w:val="000000"/>
          <w:sz w:val="24"/>
          <w:szCs w:val="24"/>
          <w:bdr w:val="none" w:sz="0" w:space="0" w:color="auto" w:frame="1"/>
          <w:rPrChange w:id="13441" w:author="Narendra" w:date="2021-08-21T13:02:00Z">
            <w:rPr>
              <w:rFonts w:ascii="Arial" w:eastAsia="Times New Roman" w:hAnsi="Arial" w:cs="Arial"/>
              <w:color w:val="000000"/>
              <w:sz w:val="23"/>
              <w:szCs w:val="23"/>
              <w:bdr w:val="none" w:sz="0" w:space="0" w:color="auto" w:frame="1"/>
            </w:rPr>
          </w:rPrChange>
        </w:rPr>
        <w:t>” during the 5 minutes time interval will be considered as a </w:t>
      </w:r>
      <w:r w:rsidRPr="008C6831">
        <w:rPr>
          <w:rFonts w:ascii="Maiandra GD" w:eastAsia="Times New Roman" w:hAnsi="Maiandra GD" w:cs="Arial"/>
          <w:b/>
          <w:bCs/>
          <w:color w:val="000000"/>
          <w:sz w:val="24"/>
          <w:szCs w:val="24"/>
          <w:rPrChange w:id="13442" w:author="Narendra" w:date="2021-08-21T13:02:00Z">
            <w:rPr>
              <w:rFonts w:ascii="Arial" w:eastAsia="Times New Roman" w:hAnsi="Arial" w:cs="Arial"/>
              <w:b/>
              <w:bCs/>
              <w:color w:val="000000"/>
              <w:sz w:val="23"/>
            </w:rPr>
          </w:rPrChange>
        </w:rPr>
        <w:t>replay attack</w:t>
      </w:r>
      <w:r w:rsidRPr="008C6831">
        <w:rPr>
          <w:rFonts w:ascii="Maiandra GD" w:eastAsia="Times New Roman" w:hAnsi="Maiandra GD" w:cs="Arial"/>
          <w:color w:val="000000"/>
          <w:sz w:val="24"/>
          <w:szCs w:val="24"/>
          <w:bdr w:val="none" w:sz="0" w:space="0" w:color="auto" w:frame="1"/>
          <w:rPrChange w:id="13443" w:author="Narendra" w:date="2021-08-21T13:02:00Z">
            <w:rPr>
              <w:rFonts w:ascii="Arial" w:eastAsia="Times New Roman" w:hAnsi="Arial" w:cs="Arial"/>
              <w:color w:val="000000"/>
              <w:sz w:val="23"/>
              <w:szCs w:val="23"/>
              <w:bdr w:val="none" w:sz="0" w:space="0" w:color="auto" w:frame="1"/>
            </w:rPr>
          </w:rPrChange>
        </w:rPr>
        <w:t> or </w:t>
      </w:r>
      <w:r w:rsidRPr="008C6831">
        <w:rPr>
          <w:rFonts w:ascii="Maiandra GD" w:eastAsia="Times New Roman" w:hAnsi="Maiandra GD" w:cs="Arial"/>
          <w:b/>
          <w:bCs/>
          <w:color w:val="000000"/>
          <w:sz w:val="24"/>
          <w:szCs w:val="24"/>
          <w:rPrChange w:id="13444" w:author="Narendra" w:date="2021-08-21T13:02:00Z">
            <w:rPr>
              <w:rFonts w:ascii="Arial" w:eastAsia="Times New Roman" w:hAnsi="Arial" w:cs="Arial"/>
              <w:b/>
              <w:bCs/>
              <w:color w:val="000000"/>
              <w:sz w:val="23"/>
            </w:rPr>
          </w:rPrChange>
        </w:rPr>
        <w:t>replay request</w:t>
      </w:r>
      <w:r w:rsidRPr="008C6831">
        <w:rPr>
          <w:rFonts w:ascii="Maiandra GD" w:eastAsia="Times New Roman" w:hAnsi="Maiandra GD" w:cs="Arial"/>
          <w:color w:val="000000"/>
          <w:sz w:val="24"/>
          <w:szCs w:val="24"/>
          <w:bdr w:val="none" w:sz="0" w:space="0" w:color="auto" w:frame="1"/>
          <w:rPrChange w:id="13445" w:author="Narendra" w:date="2021-08-21T13:02:00Z">
            <w:rPr>
              <w:rFonts w:ascii="Arial" w:eastAsia="Times New Roman" w:hAnsi="Arial" w:cs="Arial"/>
              <w:color w:val="000000"/>
              <w:sz w:val="23"/>
              <w:szCs w:val="23"/>
              <w:bdr w:val="none" w:sz="0" w:space="0" w:color="auto" w:frame="1"/>
            </w:rPr>
          </w:rPrChange>
        </w:rPr>
        <w:t>. if the same </w:t>
      </w:r>
      <w:r w:rsidRPr="008C6831">
        <w:rPr>
          <w:rFonts w:ascii="Maiandra GD" w:eastAsia="Times New Roman" w:hAnsi="Maiandra GD" w:cs="Arial"/>
          <w:b/>
          <w:bCs/>
          <w:color w:val="000000"/>
          <w:sz w:val="24"/>
          <w:szCs w:val="24"/>
          <w:rPrChange w:id="13446" w:author="Narendra" w:date="2021-08-21T13:02:00Z">
            <w:rPr>
              <w:rFonts w:ascii="Arial" w:eastAsia="Times New Roman" w:hAnsi="Arial" w:cs="Arial"/>
              <w:b/>
              <w:bCs/>
              <w:color w:val="000000"/>
              <w:sz w:val="23"/>
            </w:rPr>
          </w:rPrChange>
        </w:rPr>
        <w:t>nonce</w:t>
      </w:r>
      <w:r w:rsidRPr="008C6831">
        <w:rPr>
          <w:rFonts w:ascii="Maiandra GD" w:eastAsia="Times New Roman" w:hAnsi="Maiandra GD" w:cs="Arial"/>
          <w:color w:val="000000"/>
          <w:sz w:val="24"/>
          <w:szCs w:val="24"/>
          <w:bdr w:val="none" w:sz="0" w:space="0" w:color="auto" w:frame="1"/>
          <w:rPrChange w:id="13447" w:author="Narendra" w:date="2021-08-21T13:02:00Z">
            <w:rPr>
              <w:rFonts w:ascii="Arial" w:eastAsia="Times New Roman" w:hAnsi="Arial" w:cs="Arial"/>
              <w:color w:val="000000"/>
              <w:sz w:val="23"/>
              <w:szCs w:val="23"/>
              <w:bdr w:val="none" w:sz="0" w:space="0" w:color="auto" w:frame="1"/>
            </w:rPr>
          </w:rPrChange>
        </w:rPr>
        <w:t> “</w:t>
      </w:r>
      <w:r w:rsidRPr="008C6831">
        <w:rPr>
          <w:rFonts w:ascii="Maiandra GD" w:eastAsia="Times New Roman" w:hAnsi="Maiandra GD" w:cs="Arial"/>
          <w:b/>
          <w:bCs/>
          <w:color w:val="000000"/>
          <w:sz w:val="24"/>
          <w:szCs w:val="24"/>
          <w:rPrChange w:id="13448" w:author="Narendra" w:date="2021-08-21T13:02:00Z">
            <w:rPr>
              <w:rFonts w:ascii="Arial" w:eastAsia="Times New Roman" w:hAnsi="Arial" w:cs="Arial"/>
              <w:b/>
              <w:bCs/>
              <w:color w:val="000000"/>
              <w:sz w:val="23"/>
            </w:rPr>
          </w:rPrChange>
        </w:rPr>
        <w:t>abcd1234</w:t>
      </w:r>
      <w:r w:rsidRPr="008C6831">
        <w:rPr>
          <w:rFonts w:ascii="Maiandra GD" w:eastAsia="Times New Roman" w:hAnsi="Maiandra GD" w:cs="Arial"/>
          <w:color w:val="000000"/>
          <w:sz w:val="24"/>
          <w:szCs w:val="24"/>
          <w:bdr w:val="none" w:sz="0" w:space="0" w:color="auto" w:frame="1"/>
          <w:rPrChange w:id="13449" w:author="Narendra" w:date="2021-08-21T13:02:00Z">
            <w:rPr>
              <w:rFonts w:ascii="Arial" w:eastAsia="Times New Roman" w:hAnsi="Arial" w:cs="Arial"/>
              <w:color w:val="000000"/>
              <w:sz w:val="23"/>
              <w:szCs w:val="23"/>
              <w:bdr w:val="none" w:sz="0" w:space="0" w:color="auto" w:frame="1"/>
            </w:rPr>
          </w:rPrChange>
        </w:rPr>
        <w:t>” is used after 5 minutes time interval then this is fine and the request is not considered as a </w:t>
      </w:r>
      <w:r w:rsidRPr="008C6831">
        <w:rPr>
          <w:rFonts w:ascii="Maiandra GD" w:eastAsia="Times New Roman" w:hAnsi="Maiandra GD" w:cs="Arial"/>
          <w:b/>
          <w:bCs/>
          <w:color w:val="000000"/>
          <w:sz w:val="24"/>
          <w:szCs w:val="24"/>
          <w:rPrChange w:id="13450" w:author="Narendra" w:date="2021-08-21T13:02:00Z">
            <w:rPr>
              <w:rFonts w:ascii="Arial" w:eastAsia="Times New Roman" w:hAnsi="Arial" w:cs="Arial"/>
              <w:b/>
              <w:bCs/>
              <w:color w:val="000000"/>
              <w:sz w:val="23"/>
            </w:rPr>
          </w:rPrChange>
        </w:rPr>
        <w:t>replay request</w:t>
      </w:r>
      <w:r w:rsidRPr="008C6831">
        <w:rPr>
          <w:rFonts w:ascii="Maiandra GD" w:eastAsia="Times New Roman" w:hAnsi="Maiandra GD" w:cs="Arial"/>
          <w:color w:val="000000"/>
          <w:sz w:val="24"/>
          <w:szCs w:val="24"/>
          <w:bdr w:val="none" w:sz="0" w:space="0" w:color="auto" w:frame="1"/>
          <w:rPrChange w:id="13451" w:author="Narendra" w:date="2021-08-21T13:02:00Z">
            <w:rPr>
              <w:rFonts w:ascii="Arial" w:eastAsia="Times New Roman" w:hAnsi="Arial" w:cs="Arial"/>
              <w:color w:val="000000"/>
              <w:sz w:val="23"/>
              <w:szCs w:val="23"/>
              <w:bdr w:val="none" w:sz="0" w:space="0" w:color="auto" w:frame="1"/>
            </w:rPr>
          </w:rPrChange>
        </w:rPr>
        <w:t>.</w:t>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13452"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3453" w:author="Narendra" w:date="2021-08-21T13:02:00Z">
            <w:rPr>
              <w:rFonts w:ascii="Arial" w:eastAsia="Times New Roman" w:hAnsi="Arial" w:cs="Arial"/>
              <w:color w:val="000000"/>
              <w:sz w:val="23"/>
              <w:szCs w:val="23"/>
              <w:bdr w:val="none" w:sz="0" w:space="0" w:color="auto" w:frame="1"/>
            </w:rPr>
          </w:rPrChange>
        </w:rPr>
        <w:t>But there might a situation where let’s say an evil person might try to re-post the same request using the same nonce after the 5 minutes window, so in situation like this the </w:t>
      </w:r>
      <w:r w:rsidRPr="008C6831">
        <w:rPr>
          <w:rFonts w:ascii="Maiandra GD" w:eastAsia="Times New Roman" w:hAnsi="Maiandra GD" w:cs="Arial"/>
          <w:b/>
          <w:bCs/>
          <w:color w:val="000000"/>
          <w:sz w:val="24"/>
          <w:szCs w:val="24"/>
          <w:rPrChange w:id="13454" w:author="Narendra" w:date="2021-08-21T13:02:00Z">
            <w:rPr>
              <w:rFonts w:ascii="Arial" w:eastAsia="Times New Roman" w:hAnsi="Arial" w:cs="Arial"/>
              <w:b/>
              <w:bCs/>
              <w:color w:val="000000"/>
              <w:sz w:val="23"/>
            </w:rPr>
          </w:rPrChange>
        </w:rPr>
        <w:t>request timestamp </w:t>
      </w:r>
      <w:r w:rsidRPr="008C6831">
        <w:rPr>
          <w:rFonts w:ascii="Maiandra GD" w:eastAsia="Times New Roman" w:hAnsi="Maiandra GD" w:cs="Arial"/>
          <w:color w:val="000000"/>
          <w:sz w:val="24"/>
          <w:szCs w:val="24"/>
          <w:bdr w:val="none" w:sz="0" w:space="0" w:color="auto" w:frame="1"/>
          <w:rPrChange w:id="13455" w:author="Narendra" w:date="2021-08-21T13:02:00Z">
            <w:rPr>
              <w:rFonts w:ascii="Arial" w:eastAsia="Times New Roman" w:hAnsi="Arial" w:cs="Arial"/>
              <w:color w:val="000000"/>
              <w:sz w:val="23"/>
              <w:szCs w:val="23"/>
              <w:bdr w:val="none" w:sz="0" w:space="0" w:color="auto" w:frame="1"/>
            </w:rPr>
          </w:rPrChange>
        </w:rPr>
        <w:t>becomes handy, the implementation here is comparing the current server UNIX time with the request UNIX time received from the client, if the request timestamp is older than 5 minutes then it is rejected by the server and the evil person has no possibility to fake the request timestamp and send fresher one because we have already included the request timestamp in the signature raw data, so any changes on it will result in a new signature and it will not match the client incoming signature.</w:t>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13456"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3457" w:author="Narendra" w:date="2021-08-21T13:02:00Z">
            <w:rPr>
              <w:rFonts w:ascii="Arial" w:eastAsia="Times New Roman" w:hAnsi="Arial" w:cs="Arial"/>
              <w:color w:val="000000"/>
              <w:sz w:val="23"/>
              <w:szCs w:val="23"/>
              <w:bdr w:val="none" w:sz="0" w:space="0" w:color="auto" w:frame="1"/>
            </w:rPr>
          </w:rPrChange>
        </w:rPr>
        <w:t xml:space="preserve">In the last step, we need to compute the MD5 hash of the body content if it is available (POST or PUT methods), then we built the signature raw data by concatenating the parameters (APP ID, request HTTP method, request URI, request timestamp, nonce, requestContentBase64String) without any delimiters. It is mandatory that both the parties (Client and Server) need to use the same data format to produce the same signature; the data eventually will get hashed using the same hashing algorithm and </w:t>
      </w:r>
      <w:r w:rsidRPr="008C6831">
        <w:rPr>
          <w:rFonts w:ascii="Maiandra GD" w:eastAsia="Times New Roman" w:hAnsi="Maiandra GD" w:cs="Arial"/>
          <w:color w:val="000000"/>
          <w:sz w:val="24"/>
          <w:szCs w:val="24"/>
          <w:bdr w:val="none" w:sz="0" w:space="0" w:color="auto" w:frame="1"/>
          <w:rPrChange w:id="13458" w:author="Narendra" w:date="2021-08-21T13:02:00Z">
            <w:rPr>
              <w:rFonts w:ascii="Arial" w:eastAsia="Times New Roman" w:hAnsi="Arial" w:cs="Arial"/>
              <w:color w:val="000000"/>
              <w:sz w:val="23"/>
              <w:szCs w:val="23"/>
              <w:bdr w:val="none" w:sz="0" w:space="0" w:color="auto" w:frame="1"/>
            </w:rPr>
          </w:rPrChange>
        </w:rPr>
        <w:lastRenderedPageBreak/>
        <w:t>API Key used by the client. If the incoming client signature equals the signature generated on the server then we will consider this request as authentic and will process it.</w:t>
      </w:r>
    </w:p>
    <w:p w:rsidR="003B08DB" w:rsidRPr="008C6831" w:rsidRDefault="003B08DB" w:rsidP="003B08DB">
      <w:pPr>
        <w:shd w:val="clear" w:color="auto" w:fill="FFFFFF"/>
        <w:spacing w:after="0" w:line="240" w:lineRule="auto"/>
        <w:jc w:val="both"/>
        <w:textAlignment w:val="baseline"/>
        <w:outlineLvl w:val="4"/>
        <w:rPr>
          <w:rFonts w:ascii="Maiandra GD" w:eastAsia="Times New Roman" w:hAnsi="Maiandra GD" w:cs="Segoe UI"/>
          <w:color w:val="3A3A3A"/>
          <w:sz w:val="24"/>
          <w:szCs w:val="24"/>
          <w:rPrChange w:id="13459" w:author="Narendra" w:date="2021-08-21T13:02:00Z">
            <w:rPr>
              <w:rFonts w:ascii="Segoe UI" w:eastAsia="Times New Roman" w:hAnsi="Segoe UI" w:cs="Segoe UI"/>
              <w:color w:val="3A3A3A"/>
              <w:sz w:val="20"/>
              <w:szCs w:val="20"/>
            </w:rPr>
          </w:rPrChange>
        </w:rPr>
      </w:pPr>
      <w:r w:rsidRPr="008C6831">
        <w:rPr>
          <w:rFonts w:ascii="Maiandra GD" w:eastAsia="Times New Roman" w:hAnsi="Maiandra GD" w:cs="Arial"/>
          <w:b/>
          <w:bCs/>
          <w:color w:val="000000"/>
          <w:sz w:val="24"/>
          <w:szCs w:val="24"/>
          <w:rPrChange w:id="13460" w:author="Narendra" w:date="2021-08-21T13:02:00Z">
            <w:rPr>
              <w:rFonts w:ascii="Arial" w:eastAsia="Times New Roman" w:hAnsi="Arial" w:cs="Arial"/>
              <w:b/>
              <w:bCs/>
              <w:color w:val="000000"/>
              <w:sz w:val="27"/>
            </w:rPr>
          </w:rPrChange>
        </w:rPr>
        <w:t>Step7: Securing the API End Points:</w:t>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13461"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3462" w:author="Narendra" w:date="2021-08-21T13:02:00Z">
            <w:rPr>
              <w:rFonts w:ascii="Arial" w:eastAsia="Times New Roman" w:hAnsi="Arial" w:cs="Arial"/>
              <w:color w:val="000000"/>
              <w:sz w:val="23"/>
              <w:szCs w:val="23"/>
              <w:bdr w:val="none" w:sz="0" w:space="0" w:color="auto" w:frame="1"/>
            </w:rPr>
          </w:rPrChange>
        </w:rPr>
        <w:t>The final thing here we need to do is to add the HMACAuthentication attribute to the controller actions so that the action is protected from the anonymous access. So open the Orders controller and add the attribute “</w:t>
      </w:r>
      <w:r w:rsidRPr="008C6831">
        <w:rPr>
          <w:rFonts w:ascii="Maiandra GD" w:eastAsia="Times New Roman" w:hAnsi="Maiandra GD" w:cs="Arial"/>
          <w:b/>
          <w:bCs/>
          <w:color w:val="000000"/>
          <w:sz w:val="24"/>
          <w:szCs w:val="24"/>
          <w:rPrChange w:id="13463" w:author="Narendra" w:date="2021-08-21T13:02:00Z">
            <w:rPr>
              <w:rFonts w:ascii="Arial" w:eastAsia="Times New Roman" w:hAnsi="Arial" w:cs="Arial"/>
              <w:b/>
              <w:bCs/>
              <w:color w:val="000000"/>
              <w:sz w:val="23"/>
            </w:rPr>
          </w:rPrChange>
        </w:rPr>
        <w:t>HMACAuthentication</w:t>
      </w:r>
      <w:r w:rsidRPr="008C6831">
        <w:rPr>
          <w:rFonts w:ascii="Maiandra GD" w:eastAsia="Times New Roman" w:hAnsi="Maiandra GD" w:cs="Arial"/>
          <w:color w:val="000000"/>
          <w:sz w:val="24"/>
          <w:szCs w:val="24"/>
          <w:bdr w:val="none" w:sz="0" w:space="0" w:color="auto" w:frame="1"/>
          <w:rPrChange w:id="13464" w:author="Narendra" w:date="2021-08-21T13:02:00Z">
            <w:rPr>
              <w:rFonts w:ascii="Arial" w:eastAsia="Times New Roman" w:hAnsi="Arial" w:cs="Arial"/>
              <w:color w:val="000000"/>
              <w:sz w:val="23"/>
              <w:szCs w:val="23"/>
              <w:bdr w:val="none" w:sz="0" w:space="0" w:color="auto" w:frame="1"/>
            </w:rPr>
          </w:rPrChange>
        </w:rPr>
        <w:t>” as shown below:</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346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3466"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13467" w:author="Narendra" w:date="2021-08-21T13:02:00Z">
            <w:rPr>
              <w:rFonts w:ascii="inherit" w:eastAsia="Times New Roman" w:hAnsi="inherit" w:cs="Consolas"/>
              <w:i/>
              <w:iCs/>
              <w:color w:val="4284AE"/>
              <w:sz w:val="25"/>
            </w:rPr>
          </w:rPrChange>
        </w:rPr>
        <w:t>HMACAuthenticationWebApi.Models;</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346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3469" w:author="Narendra" w:date="2021-08-21T13:02:00Z">
            <w:rPr>
              <w:rFonts w:ascii="inherit" w:eastAsia="Times New Roman" w:hAnsi="inherit" w:cs="Consolas"/>
              <w:b/>
              <w:bCs/>
              <w:color w:val="D171DD"/>
              <w:sz w:val="25"/>
            </w:rPr>
          </w:rPrChange>
        </w:rPr>
        <w:t xml:space="preserve">using </w:t>
      </w:r>
      <w:r w:rsidRPr="008C6831">
        <w:rPr>
          <w:rFonts w:ascii="Maiandra GD" w:eastAsia="Times New Roman" w:hAnsi="Maiandra GD" w:cs="Consolas"/>
          <w:i/>
          <w:iCs/>
          <w:color w:val="4284AE"/>
          <w:sz w:val="24"/>
          <w:szCs w:val="24"/>
          <w:rPrChange w:id="13470" w:author="Narendra" w:date="2021-08-21T13:02:00Z">
            <w:rPr>
              <w:rFonts w:ascii="inherit" w:eastAsia="Times New Roman" w:hAnsi="inherit" w:cs="Consolas"/>
              <w:i/>
              <w:iCs/>
              <w:color w:val="4284AE"/>
              <w:sz w:val="25"/>
            </w:rPr>
          </w:rPrChange>
        </w:rPr>
        <w:t>System.Web.Http;</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3471"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3472" w:author="Narendra" w:date="2021-08-21T13:02:00Z">
            <w:rPr>
              <w:rFonts w:ascii="inherit" w:eastAsia="Times New Roman" w:hAnsi="inherit" w:cs="Consolas"/>
              <w:b/>
              <w:bCs/>
              <w:color w:val="D171DD"/>
              <w:sz w:val="25"/>
            </w:rPr>
          </w:rPrChange>
        </w:rPr>
        <w:t xml:space="preserve">namespace </w:t>
      </w:r>
      <w:r w:rsidRPr="008C6831">
        <w:rPr>
          <w:rFonts w:ascii="Maiandra GD" w:eastAsia="Times New Roman" w:hAnsi="Maiandra GD" w:cs="Consolas"/>
          <w:i/>
          <w:iCs/>
          <w:color w:val="4284AE"/>
          <w:sz w:val="24"/>
          <w:szCs w:val="24"/>
          <w:rPrChange w:id="13473" w:author="Narendra" w:date="2021-08-21T13:02:00Z">
            <w:rPr>
              <w:rFonts w:ascii="inherit" w:eastAsia="Times New Roman" w:hAnsi="inherit" w:cs="Consolas"/>
              <w:i/>
              <w:iCs/>
              <w:color w:val="4284AE"/>
              <w:sz w:val="25"/>
            </w:rPr>
          </w:rPrChange>
        </w:rPr>
        <w:t>HMACAuthenticationWebApi.Controllers</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347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3475"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347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3477"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4284AE"/>
          <w:sz w:val="24"/>
          <w:szCs w:val="24"/>
          <w:rPrChange w:id="13478" w:author="Narendra" w:date="2021-08-21T13:02:00Z">
            <w:rPr>
              <w:rFonts w:ascii="inherit" w:eastAsia="Times New Roman" w:hAnsi="inherit" w:cs="Consolas"/>
              <w:color w:val="4284AE"/>
              <w:sz w:val="25"/>
            </w:rPr>
          </w:rPrChange>
        </w:rPr>
        <w:t>RoutePrefix</w:t>
      </w:r>
      <w:r w:rsidRPr="008C6831">
        <w:rPr>
          <w:rFonts w:ascii="Maiandra GD" w:eastAsia="Times New Roman" w:hAnsi="Maiandra GD" w:cs="Consolas"/>
          <w:b/>
          <w:bCs/>
          <w:color w:val="6B7C8B"/>
          <w:sz w:val="24"/>
          <w:szCs w:val="24"/>
          <w:rPrChange w:id="13479"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7CC379"/>
          <w:sz w:val="24"/>
          <w:szCs w:val="24"/>
          <w:rPrChange w:id="13480" w:author="Narendra" w:date="2021-08-21T13:02:00Z">
            <w:rPr>
              <w:rFonts w:ascii="inherit" w:eastAsia="Times New Roman" w:hAnsi="inherit" w:cs="Consolas"/>
              <w:color w:val="7CC379"/>
              <w:sz w:val="25"/>
            </w:rPr>
          </w:rPrChange>
        </w:rPr>
        <w:t>"api/Orders"</w:t>
      </w:r>
      <w:r w:rsidRPr="008C6831">
        <w:rPr>
          <w:rFonts w:ascii="Maiandra GD" w:eastAsia="Times New Roman" w:hAnsi="Maiandra GD" w:cs="Consolas"/>
          <w:b/>
          <w:bCs/>
          <w:color w:val="6B7C8B"/>
          <w:sz w:val="24"/>
          <w:szCs w:val="24"/>
          <w:rPrChange w:id="13481"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3482"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3483"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13484"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b/>
          <w:bCs/>
          <w:color w:val="D171DD"/>
          <w:sz w:val="24"/>
          <w:szCs w:val="24"/>
          <w:rPrChange w:id="13485" w:author="Narendra" w:date="2021-08-21T13:02:00Z">
            <w:rPr>
              <w:rFonts w:ascii="inherit" w:eastAsia="Times New Roman" w:hAnsi="inherit" w:cs="Consolas"/>
              <w:b/>
              <w:bCs/>
              <w:color w:val="D171DD"/>
              <w:sz w:val="25"/>
            </w:rPr>
          </w:rPrChange>
        </w:rPr>
        <w:t>class</w:t>
      </w:r>
      <w:r w:rsidRPr="008C6831">
        <w:rPr>
          <w:rFonts w:ascii="Maiandra GD" w:eastAsia="Times New Roman" w:hAnsi="Maiandra GD" w:cs="Consolas"/>
          <w:color w:val="CFD5E0"/>
          <w:sz w:val="24"/>
          <w:szCs w:val="24"/>
          <w:rPrChange w:id="13486" w:author="Narendra" w:date="2021-08-21T13:02:00Z">
            <w:rPr>
              <w:rFonts w:ascii="inherit" w:eastAsia="Times New Roman" w:hAnsi="inherit" w:cs="Consolas"/>
              <w:color w:val="CFD5E0"/>
              <w:sz w:val="25"/>
            </w:rPr>
          </w:rPrChange>
        </w:rPr>
        <w:t xml:space="preserve"> OrdersController : ApiController</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348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3488"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348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3490"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4284AE"/>
          <w:sz w:val="24"/>
          <w:szCs w:val="24"/>
          <w:rPrChange w:id="13491" w:author="Narendra" w:date="2021-08-21T13:02:00Z">
            <w:rPr>
              <w:rFonts w:ascii="inherit" w:eastAsia="Times New Roman" w:hAnsi="inherit" w:cs="Consolas"/>
              <w:color w:val="4284AE"/>
              <w:sz w:val="25"/>
            </w:rPr>
          </w:rPrChange>
        </w:rPr>
        <w:t>Route</w:t>
      </w:r>
      <w:r w:rsidRPr="008C6831">
        <w:rPr>
          <w:rFonts w:ascii="Maiandra GD" w:eastAsia="Times New Roman" w:hAnsi="Maiandra GD" w:cs="Consolas"/>
          <w:b/>
          <w:bCs/>
          <w:color w:val="6B7C8B"/>
          <w:sz w:val="24"/>
          <w:szCs w:val="24"/>
          <w:rPrChange w:id="1349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7CC379"/>
          <w:sz w:val="24"/>
          <w:szCs w:val="24"/>
          <w:rPrChange w:id="13493" w:author="Narendra" w:date="2021-08-21T13:02:00Z">
            <w:rPr>
              <w:rFonts w:ascii="inherit" w:eastAsia="Times New Roman" w:hAnsi="inherit" w:cs="Consolas"/>
              <w:color w:val="7CC379"/>
              <w:sz w:val="25"/>
            </w:rPr>
          </w:rPrChange>
        </w:rPr>
        <w:t>""</w:t>
      </w:r>
      <w:r w:rsidRPr="008C6831">
        <w:rPr>
          <w:rFonts w:ascii="Maiandra GD" w:eastAsia="Times New Roman" w:hAnsi="Maiandra GD" w:cs="Consolas"/>
          <w:b/>
          <w:bCs/>
          <w:color w:val="6B7C8B"/>
          <w:sz w:val="24"/>
          <w:szCs w:val="24"/>
          <w:rPrChange w:id="13494"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349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3496"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3497" w:author="Narendra" w:date="2021-08-21T13:02:00Z">
            <w:rPr>
              <w:rFonts w:ascii="inherit" w:eastAsia="Times New Roman" w:hAnsi="inherit" w:cs="Consolas"/>
              <w:color w:val="CFD5E0"/>
              <w:sz w:val="25"/>
            </w:rPr>
          </w:rPrChange>
        </w:rPr>
        <w:t>HMACAuthentication</w:t>
      </w:r>
      <w:r w:rsidRPr="008C6831">
        <w:rPr>
          <w:rFonts w:ascii="Maiandra GD" w:eastAsia="Times New Roman" w:hAnsi="Maiandra GD" w:cs="Consolas"/>
          <w:b/>
          <w:bCs/>
          <w:color w:val="6B7C8B"/>
          <w:sz w:val="24"/>
          <w:szCs w:val="24"/>
          <w:rPrChange w:id="13498"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3499"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3500"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13501" w:author="Narendra" w:date="2021-08-21T13:02:00Z">
            <w:rPr>
              <w:rFonts w:ascii="inherit" w:eastAsia="Times New Roman" w:hAnsi="inherit" w:cs="Consolas"/>
              <w:color w:val="CFD5E0"/>
              <w:sz w:val="25"/>
            </w:rPr>
          </w:rPrChange>
        </w:rPr>
        <w:t xml:space="preserve"> IHttpActionResult </w:t>
      </w:r>
      <w:r w:rsidRPr="008C6831">
        <w:rPr>
          <w:rFonts w:ascii="Maiandra GD" w:eastAsia="Times New Roman" w:hAnsi="Maiandra GD" w:cs="Consolas"/>
          <w:color w:val="4284AE"/>
          <w:sz w:val="24"/>
          <w:szCs w:val="24"/>
          <w:rPrChange w:id="13502" w:author="Narendra" w:date="2021-08-21T13:02:00Z">
            <w:rPr>
              <w:rFonts w:ascii="inherit" w:eastAsia="Times New Roman" w:hAnsi="inherit" w:cs="Consolas"/>
              <w:color w:val="4284AE"/>
              <w:sz w:val="25"/>
            </w:rPr>
          </w:rPrChange>
        </w:rPr>
        <w:t>Get</w:t>
      </w:r>
      <w:r w:rsidRPr="008C6831">
        <w:rPr>
          <w:rFonts w:ascii="Maiandra GD" w:eastAsia="Times New Roman" w:hAnsi="Maiandra GD" w:cs="Consolas"/>
          <w:b/>
          <w:bCs/>
          <w:color w:val="6B7C8B"/>
          <w:sz w:val="24"/>
          <w:szCs w:val="24"/>
          <w:rPrChange w:id="13503"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350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3505"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350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3507" w:author="Narendra" w:date="2021-08-21T13:02:00Z">
            <w:rPr>
              <w:rFonts w:ascii="inherit" w:eastAsia="Times New Roman" w:hAnsi="inherit" w:cs="Consolas"/>
              <w:b/>
              <w:bCs/>
              <w:color w:val="D171DD"/>
              <w:sz w:val="25"/>
            </w:rPr>
          </w:rPrChange>
        </w:rPr>
        <w:t>return</w:t>
      </w:r>
      <w:r w:rsidRPr="008C6831">
        <w:rPr>
          <w:rFonts w:ascii="Maiandra GD" w:eastAsia="Times New Roman" w:hAnsi="Maiandra GD" w:cs="Consolas"/>
          <w:color w:val="CFD5E0"/>
          <w:sz w:val="24"/>
          <w:szCs w:val="24"/>
          <w:rPrChange w:id="13508"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13509" w:author="Narendra" w:date="2021-08-21T13:02:00Z">
            <w:rPr>
              <w:rFonts w:ascii="inherit" w:eastAsia="Times New Roman" w:hAnsi="inherit" w:cs="Consolas"/>
              <w:color w:val="4284AE"/>
              <w:sz w:val="25"/>
            </w:rPr>
          </w:rPrChange>
        </w:rPr>
        <w:t>Ok</w:t>
      </w:r>
      <w:r w:rsidRPr="008C6831">
        <w:rPr>
          <w:rFonts w:ascii="Maiandra GD" w:eastAsia="Times New Roman" w:hAnsi="Maiandra GD" w:cs="Consolas"/>
          <w:b/>
          <w:bCs/>
          <w:color w:val="6B7C8B"/>
          <w:sz w:val="24"/>
          <w:szCs w:val="24"/>
          <w:rPrChange w:id="13510"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3511" w:author="Narendra" w:date="2021-08-21T13:02:00Z">
            <w:rPr>
              <w:rFonts w:ascii="inherit" w:eastAsia="Times New Roman" w:hAnsi="inherit" w:cs="Consolas"/>
              <w:color w:val="CFD5E0"/>
              <w:sz w:val="25"/>
            </w:rPr>
          </w:rPrChange>
        </w:rPr>
        <w:t>Order.</w:t>
      </w:r>
      <w:r w:rsidRPr="008C6831">
        <w:rPr>
          <w:rFonts w:ascii="Maiandra GD" w:eastAsia="Times New Roman" w:hAnsi="Maiandra GD" w:cs="Consolas"/>
          <w:color w:val="4284AE"/>
          <w:sz w:val="24"/>
          <w:szCs w:val="24"/>
          <w:rPrChange w:id="13512" w:author="Narendra" w:date="2021-08-21T13:02:00Z">
            <w:rPr>
              <w:rFonts w:ascii="inherit" w:eastAsia="Times New Roman" w:hAnsi="inherit" w:cs="Consolas"/>
              <w:color w:val="4284AE"/>
              <w:sz w:val="25"/>
            </w:rPr>
          </w:rPrChange>
        </w:rPr>
        <w:t>GetOrders</w:t>
      </w:r>
      <w:r w:rsidRPr="008C6831">
        <w:rPr>
          <w:rFonts w:ascii="Maiandra GD" w:eastAsia="Times New Roman" w:hAnsi="Maiandra GD" w:cs="Consolas"/>
          <w:b/>
          <w:bCs/>
          <w:color w:val="6B7C8B"/>
          <w:sz w:val="24"/>
          <w:szCs w:val="24"/>
          <w:rPrChange w:id="13513"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3514"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3515"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3516"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351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3518"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4284AE"/>
          <w:sz w:val="24"/>
          <w:szCs w:val="24"/>
          <w:rPrChange w:id="13519" w:author="Narendra" w:date="2021-08-21T13:02:00Z">
            <w:rPr>
              <w:rFonts w:ascii="inherit" w:eastAsia="Times New Roman" w:hAnsi="inherit" w:cs="Consolas"/>
              <w:color w:val="4284AE"/>
              <w:sz w:val="25"/>
            </w:rPr>
          </w:rPrChange>
        </w:rPr>
        <w:t>Route</w:t>
      </w:r>
      <w:r w:rsidRPr="008C6831">
        <w:rPr>
          <w:rFonts w:ascii="Maiandra GD" w:eastAsia="Times New Roman" w:hAnsi="Maiandra GD" w:cs="Consolas"/>
          <w:b/>
          <w:bCs/>
          <w:color w:val="6B7C8B"/>
          <w:sz w:val="24"/>
          <w:szCs w:val="24"/>
          <w:rPrChange w:id="13520"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7CC379"/>
          <w:sz w:val="24"/>
          <w:szCs w:val="24"/>
          <w:rPrChange w:id="13521" w:author="Narendra" w:date="2021-08-21T13:02:00Z">
            <w:rPr>
              <w:rFonts w:ascii="inherit" w:eastAsia="Times New Roman" w:hAnsi="inherit" w:cs="Consolas"/>
              <w:color w:val="7CC379"/>
              <w:sz w:val="25"/>
            </w:rPr>
          </w:rPrChange>
        </w:rPr>
        <w:t>""</w:t>
      </w:r>
      <w:r w:rsidRPr="008C6831">
        <w:rPr>
          <w:rFonts w:ascii="Maiandra GD" w:eastAsia="Times New Roman" w:hAnsi="Maiandra GD" w:cs="Consolas"/>
          <w:b/>
          <w:bCs/>
          <w:color w:val="6B7C8B"/>
          <w:sz w:val="24"/>
          <w:szCs w:val="24"/>
          <w:rPrChange w:id="13522"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3523"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3524"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3525" w:author="Narendra" w:date="2021-08-21T13:02:00Z">
            <w:rPr>
              <w:rFonts w:ascii="inherit" w:eastAsia="Times New Roman" w:hAnsi="inherit" w:cs="Consolas"/>
              <w:color w:val="CFD5E0"/>
              <w:sz w:val="25"/>
            </w:rPr>
          </w:rPrChange>
        </w:rPr>
        <w:t>HMACAuthentication</w:t>
      </w:r>
      <w:r w:rsidRPr="008C6831">
        <w:rPr>
          <w:rFonts w:ascii="Maiandra GD" w:eastAsia="Times New Roman" w:hAnsi="Maiandra GD" w:cs="Consolas"/>
          <w:b/>
          <w:bCs/>
          <w:color w:val="6B7C8B"/>
          <w:sz w:val="24"/>
          <w:szCs w:val="24"/>
          <w:rPrChange w:id="13526"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3527"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3528" w:author="Narendra" w:date="2021-08-21T13:02:00Z">
            <w:rPr>
              <w:rFonts w:ascii="inherit" w:eastAsia="Times New Roman" w:hAnsi="inherit" w:cs="Consolas"/>
              <w:b/>
              <w:bCs/>
              <w:color w:val="D171DD"/>
              <w:sz w:val="25"/>
            </w:rPr>
          </w:rPrChange>
        </w:rPr>
        <w:t>public</w:t>
      </w:r>
      <w:r w:rsidRPr="008C6831">
        <w:rPr>
          <w:rFonts w:ascii="Maiandra GD" w:eastAsia="Times New Roman" w:hAnsi="Maiandra GD" w:cs="Consolas"/>
          <w:color w:val="CFD5E0"/>
          <w:sz w:val="24"/>
          <w:szCs w:val="24"/>
          <w:rPrChange w:id="13529" w:author="Narendra" w:date="2021-08-21T13:02:00Z">
            <w:rPr>
              <w:rFonts w:ascii="inherit" w:eastAsia="Times New Roman" w:hAnsi="inherit" w:cs="Consolas"/>
              <w:color w:val="CFD5E0"/>
              <w:sz w:val="25"/>
            </w:rPr>
          </w:rPrChange>
        </w:rPr>
        <w:t xml:space="preserve"> IHttpActionResult </w:t>
      </w:r>
      <w:r w:rsidRPr="008C6831">
        <w:rPr>
          <w:rFonts w:ascii="Maiandra GD" w:eastAsia="Times New Roman" w:hAnsi="Maiandra GD" w:cs="Consolas"/>
          <w:color w:val="4284AE"/>
          <w:sz w:val="24"/>
          <w:szCs w:val="24"/>
          <w:rPrChange w:id="13530" w:author="Narendra" w:date="2021-08-21T13:02:00Z">
            <w:rPr>
              <w:rFonts w:ascii="inherit" w:eastAsia="Times New Roman" w:hAnsi="inherit" w:cs="Consolas"/>
              <w:color w:val="4284AE"/>
              <w:sz w:val="25"/>
            </w:rPr>
          </w:rPrChange>
        </w:rPr>
        <w:t>Post</w:t>
      </w:r>
      <w:r w:rsidRPr="008C6831">
        <w:rPr>
          <w:rFonts w:ascii="Maiandra GD" w:eastAsia="Times New Roman" w:hAnsi="Maiandra GD" w:cs="Consolas"/>
          <w:b/>
          <w:bCs/>
          <w:color w:val="6B7C8B"/>
          <w:sz w:val="24"/>
          <w:szCs w:val="24"/>
          <w:rPrChange w:id="13531"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3532" w:author="Narendra" w:date="2021-08-21T13:02:00Z">
            <w:rPr>
              <w:rFonts w:ascii="inherit" w:eastAsia="Times New Roman" w:hAnsi="inherit" w:cs="Consolas"/>
              <w:color w:val="CFD5E0"/>
              <w:sz w:val="25"/>
            </w:rPr>
          </w:rPrChange>
        </w:rPr>
        <w:t>Order order</w:t>
      </w:r>
      <w:r w:rsidRPr="008C6831">
        <w:rPr>
          <w:rFonts w:ascii="Maiandra GD" w:eastAsia="Times New Roman" w:hAnsi="Maiandra GD" w:cs="Consolas"/>
          <w:b/>
          <w:bCs/>
          <w:color w:val="6B7C8B"/>
          <w:sz w:val="24"/>
          <w:szCs w:val="24"/>
          <w:rPrChange w:id="13533"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353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3535"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353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D171DD"/>
          <w:sz w:val="24"/>
          <w:szCs w:val="24"/>
          <w:rPrChange w:id="13537" w:author="Narendra" w:date="2021-08-21T13:02:00Z">
            <w:rPr>
              <w:rFonts w:ascii="inherit" w:eastAsia="Times New Roman" w:hAnsi="inherit" w:cs="Consolas"/>
              <w:b/>
              <w:bCs/>
              <w:color w:val="D171DD"/>
              <w:sz w:val="25"/>
            </w:rPr>
          </w:rPrChange>
        </w:rPr>
        <w:t>return</w:t>
      </w:r>
      <w:r w:rsidRPr="008C6831">
        <w:rPr>
          <w:rFonts w:ascii="Maiandra GD" w:eastAsia="Times New Roman" w:hAnsi="Maiandra GD" w:cs="Consolas"/>
          <w:color w:val="CFD5E0"/>
          <w:sz w:val="24"/>
          <w:szCs w:val="24"/>
          <w:rPrChange w:id="13538" w:author="Narendra" w:date="2021-08-21T13:02:00Z">
            <w:rPr>
              <w:rFonts w:ascii="inherit" w:eastAsia="Times New Roman" w:hAnsi="inherit" w:cs="Consolas"/>
              <w:color w:val="CFD5E0"/>
              <w:sz w:val="25"/>
            </w:rPr>
          </w:rPrChange>
        </w:rPr>
        <w:t xml:space="preserve"> </w:t>
      </w:r>
      <w:r w:rsidRPr="008C6831">
        <w:rPr>
          <w:rFonts w:ascii="Maiandra GD" w:eastAsia="Times New Roman" w:hAnsi="Maiandra GD" w:cs="Consolas"/>
          <w:color w:val="4284AE"/>
          <w:sz w:val="24"/>
          <w:szCs w:val="24"/>
          <w:rPrChange w:id="13539" w:author="Narendra" w:date="2021-08-21T13:02:00Z">
            <w:rPr>
              <w:rFonts w:ascii="inherit" w:eastAsia="Times New Roman" w:hAnsi="inherit" w:cs="Consolas"/>
              <w:color w:val="4284AE"/>
              <w:sz w:val="25"/>
            </w:rPr>
          </w:rPrChange>
        </w:rPr>
        <w:t>Ok</w:t>
      </w:r>
      <w:r w:rsidRPr="008C6831">
        <w:rPr>
          <w:rFonts w:ascii="Maiandra GD" w:eastAsia="Times New Roman" w:hAnsi="Maiandra GD" w:cs="Consolas"/>
          <w:b/>
          <w:bCs/>
          <w:color w:val="6B7C8B"/>
          <w:sz w:val="24"/>
          <w:szCs w:val="24"/>
          <w:rPrChange w:id="13540"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3541" w:author="Narendra" w:date="2021-08-21T13:02:00Z">
            <w:rPr>
              <w:rFonts w:ascii="inherit" w:eastAsia="Times New Roman" w:hAnsi="inherit" w:cs="Consolas"/>
              <w:color w:val="CFD5E0"/>
              <w:sz w:val="25"/>
            </w:rPr>
          </w:rPrChange>
        </w:rPr>
        <w:t>order</w:t>
      </w:r>
      <w:r w:rsidRPr="008C6831">
        <w:rPr>
          <w:rFonts w:ascii="Maiandra GD" w:eastAsia="Times New Roman" w:hAnsi="Maiandra GD" w:cs="Consolas"/>
          <w:b/>
          <w:bCs/>
          <w:color w:val="6B7C8B"/>
          <w:sz w:val="24"/>
          <w:szCs w:val="24"/>
          <w:rPrChange w:id="13542" w:author="Narendra" w:date="2021-08-21T13:02:00Z">
            <w:rPr>
              <w:rFonts w:ascii="inherit" w:eastAsia="Times New Roman" w:hAnsi="inherit" w:cs="Consolas"/>
              <w:b/>
              <w:bCs/>
              <w:color w:val="6B7C8B"/>
              <w:sz w:val="25"/>
            </w:rPr>
          </w:rPrChange>
        </w:rPr>
        <w:t>)</w:t>
      </w:r>
      <w:r w:rsidRPr="008C6831">
        <w:rPr>
          <w:rFonts w:ascii="Maiandra GD" w:eastAsia="Times New Roman" w:hAnsi="Maiandra GD" w:cs="Consolas"/>
          <w:color w:val="CFD5E0"/>
          <w:sz w:val="24"/>
          <w:szCs w:val="24"/>
          <w:rPrChange w:id="13543" w:author="Narendra" w:date="2021-08-21T13:02:00Z">
            <w:rPr>
              <w:rFonts w:ascii="inherit" w:eastAsia="Times New Roman" w:hAnsi="inherit" w:cs="Consolas"/>
              <w:color w:val="CFD5E0"/>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3544"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3545"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after="0" w:line="384" w:lineRule="atLeast"/>
        <w:textAlignment w:val="baseline"/>
        <w:rPr>
          <w:rFonts w:ascii="Maiandra GD" w:eastAsia="Times New Roman" w:hAnsi="Maiandra GD" w:cs="Consolas"/>
          <w:color w:val="596174"/>
          <w:sz w:val="24"/>
          <w:szCs w:val="24"/>
          <w:rPrChange w:id="13546"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3547"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272B33"/>
        <w:spacing w:line="384" w:lineRule="atLeast"/>
        <w:textAlignment w:val="baseline"/>
        <w:rPr>
          <w:rFonts w:ascii="Maiandra GD" w:eastAsia="Times New Roman" w:hAnsi="Maiandra GD" w:cs="Consolas"/>
          <w:color w:val="596174"/>
          <w:sz w:val="24"/>
          <w:szCs w:val="24"/>
          <w:rPrChange w:id="13548" w:author="Narendra" w:date="2021-08-21T13:02:00Z">
            <w:rPr>
              <w:rFonts w:ascii="Consolas" w:eastAsia="Times New Roman" w:hAnsi="Consolas" w:cs="Consolas"/>
              <w:color w:val="596174"/>
              <w:sz w:val="18"/>
              <w:szCs w:val="18"/>
            </w:rPr>
          </w:rPrChange>
        </w:rPr>
      </w:pPr>
      <w:r w:rsidRPr="008C6831">
        <w:rPr>
          <w:rFonts w:ascii="Maiandra GD" w:eastAsia="Times New Roman" w:hAnsi="Maiandra GD" w:cs="Consolas"/>
          <w:b/>
          <w:bCs/>
          <w:color w:val="6B7C8B"/>
          <w:sz w:val="24"/>
          <w:szCs w:val="24"/>
          <w:rPrChange w:id="13549" w:author="Narendra" w:date="2021-08-21T13:02:00Z">
            <w:rPr>
              <w:rFonts w:ascii="inherit" w:eastAsia="Times New Roman" w:hAnsi="inherit" w:cs="Consolas"/>
              <w:b/>
              <w:bCs/>
              <w:color w:val="6B7C8B"/>
              <w:sz w:val="25"/>
            </w:rPr>
          </w:rPrChange>
        </w:rPr>
        <w:t>}</w:t>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Change w:id="13550" w:author="Narendra" w:date="2021-08-21T13:02:00Z">
            <w:rPr>
              <w:rFonts w:ascii="Segoe UI" w:eastAsia="Times New Roman" w:hAnsi="Segoe UI" w:cs="Segoe UI"/>
              <w:color w:val="212529"/>
              <w:sz w:val="23"/>
              <w:szCs w:val="23"/>
            </w:rPr>
          </w:rPrChange>
        </w:rPr>
      </w:pPr>
      <w:r w:rsidRPr="008C6831">
        <w:rPr>
          <w:rFonts w:ascii="Maiandra GD" w:eastAsia="Times New Roman" w:hAnsi="Maiandra GD" w:cs="Arial"/>
          <w:color w:val="000000"/>
          <w:sz w:val="24"/>
          <w:szCs w:val="24"/>
          <w:bdr w:val="none" w:sz="0" w:space="0" w:color="auto" w:frame="1"/>
          <w:rPrChange w:id="13551" w:author="Narendra" w:date="2021-08-21T13:02:00Z">
            <w:rPr>
              <w:rFonts w:ascii="Arial" w:eastAsia="Times New Roman" w:hAnsi="Arial" w:cs="Arial"/>
              <w:color w:val="000000"/>
              <w:sz w:val="23"/>
              <w:szCs w:val="23"/>
              <w:bdr w:val="none" w:sz="0" w:space="0" w:color="auto" w:frame="1"/>
            </w:rPr>
          </w:rPrChange>
        </w:rPr>
        <w:t>That’s it. We have done with our implementation. So first the run the Web API and application and figure out the port number on which the application is running. Once you figure out the Port number on which your API is running, you need to update the above port number with API base address port number in the Client Application. Once you update the Port number, then run the client application and see everything is working as expected as shown in the below image.</w:t>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
      </w:pPr>
      <w:r w:rsidRPr="008C6831">
        <w:rPr>
          <w:rFonts w:ascii="Maiandra GD" w:eastAsia="Times New Roman" w:hAnsi="Maiandra GD" w:cs="Arial"/>
          <w:noProof/>
          <w:color w:val="212529"/>
          <w:sz w:val="24"/>
          <w:szCs w:val="24"/>
          <w:bdr w:val="none" w:sz="0" w:space="0" w:color="auto" w:frame="1"/>
          <w:rPrChange w:id="13552" w:author="Narendra" w:date="2021-08-21T13:02:00Z">
            <w:rPr>
              <w:rFonts w:ascii="Arial" w:eastAsia="Times New Roman" w:hAnsi="Arial" w:cs="Arial"/>
              <w:noProof/>
              <w:color w:val="212529"/>
              <w:sz w:val="23"/>
              <w:szCs w:val="23"/>
              <w:bdr w:val="none" w:sz="0" w:space="0" w:color="auto" w:frame="1"/>
            </w:rPr>
          </w:rPrChange>
        </w:rPr>
        <w:drawing>
          <wp:inline distT="0" distB="0" distL="0" distR="0">
            <wp:extent cx="6007100" cy="536546"/>
            <wp:effectExtent l="19050" t="0" r="0" b="0"/>
            <wp:docPr id="176" name="Picture 176" descr="HMAC Authentication in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MAC Authentication in WEB API"/>
                    <pic:cNvPicPr>
                      <a:picLocks noChangeAspect="1" noChangeArrowheads="1"/>
                    </pic:cNvPicPr>
                  </pic:nvPicPr>
                  <pic:blipFill>
                    <a:blip r:embed="rId92"/>
                    <a:srcRect/>
                    <a:stretch>
                      <a:fillRect/>
                    </a:stretch>
                  </pic:blipFill>
                  <pic:spPr bwMode="auto">
                    <a:xfrm>
                      <a:off x="0" y="0"/>
                      <a:ext cx="6015500" cy="537296"/>
                    </a:xfrm>
                    <a:prstGeom prst="rect">
                      <a:avLst/>
                    </a:prstGeom>
                    <a:noFill/>
                    <a:ln w="9525">
                      <a:noFill/>
                      <a:miter lim="800000"/>
                      <a:headEnd/>
                      <a:tailEnd/>
                    </a:ln>
                  </pic:spPr>
                </pic:pic>
              </a:graphicData>
            </a:graphic>
          </wp:inline>
        </w:drawing>
      </w:r>
    </w:p>
    <w:p w:rsidR="003B08DB" w:rsidRPr="008C6831" w:rsidRDefault="003B08DB" w:rsidP="003B08DB">
      <w:pPr>
        <w:shd w:val="clear" w:color="auto" w:fill="FFFFFF"/>
        <w:spacing w:after="0" w:line="240" w:lineRule="auto"/>
        <w:jc w:val="both"/>
        <w:textAlignment w:val="baseline"/>
        <w:rPr>
          <w:rFonts w:ascii="Maiandra GD" w:eastAsia="Times New Roman" w:hAnsi="Maiandra GD" w:cs="Segoe UI"/>
          <w:color w:val="212529"/>
          <w:sz w:val="24"/>
          <w:szCs w:val="24"/>
        </w:rPr>
      </w:pPr>
      <w:r w:rsidRPr="008C6831">
        <w:rPr>
          <w:rFonts w:ascii="Maiandra GD" w:eastAsia="Times New Roman" w:hAnsi="Maiandra GD" w:cs="Arial"/>
          <w:color w:val="000000"/>
          <w:sz w:val="24"/>
          <w:szCs w:val="24"/>
          <w:bdr w:val="none" w:sz="0" w:space="0" w:color="auto" w:frame="1"/>
        </w:rPr>
        <w:lastRenderedPageBreak/>
        <w:t>In this article, we discussed the HMAC authentication with the HTTP Request and in the next article, we will discuss how to use the HMAC authentication with the HTTP Response.</w:t>
      </w:r>
    </w:p>
    <w:p w:rsidR="003B08DB" w:rsidRPr="008C6831" w:rsidRDefault="003B08DB" w:rsidP="00E66B06">
      <w:pPr>
        <w:pBdr>
          <w:bottom w:val="double" w:sz="6" w:space="1" w:color="auto"/>
        </w:pBdr>
        <w:shd w:val="clear" w:color="auto" w:fill="FFFFFF"/>
        <w:spacing w:after="384" w:line="240" w:lineRule="auto"/>
        <w:textAlignment w:val="baseline"/>
        <w:rPr>
          <w:rFonts w:ascii="Maiandra GD" w:eastAsia="Times New Roman" w:hAnsi="Maiandra GD" w:cs="Segoe UI"/>
          <w:color w:val="212529"/>
          <w:sz w:val="24"/>
          <w:szCs w:val="24"/>
        </w:rPr>
      </w:pPr>
    </w:p>
    <w:p w:rsidR="003B08DB" w:rsidRPr="008C6831" w:rsidRDefault="003B08DB" w:rsidP="00E66B06">
      <w:pPr>
        <w:shd w:val="clear" w:color="auto" w:fill="FFFFFF"/>
        <w:spacing w:after="384" w:line="240" w:lineRule="auto"/>
        <w:textAlignment w:val="baseline"/>
        <w:rPr>
          <w:rFonts w:ascii="Maiandra GD" w:eastAsia="Times New Roman" w:hAnsi="Maiandra GD" w:cs="Segoe UI"/>
          <w:color w:val="212529"/>
          <w:sz w:val="24"/>
          <w:szCs w:val="24"/>
        </w:rPr>
      </w:pPr>
    </w:p>
    <w:p w:rsidR="006E519F" w:rsidRPr="008C6831" w:rsidRDefault="006E519F">
      <w:pPr>
        <w:rPr>
          <w:rFonts w:ascii="Maiandra GD" w:hAnsi="Maiandra GD"/>
          <w:sz w:val="24"/>
          <w:szCs w:val="24"/>
          <w:rPrChange w:id="13553" w:author="Narendra" w:date="2021-08-21T13:02:00Z">
            <w:rPr>
              <w:rFonts w:ascii="Maiandra GD" w:hAnsi="Maiandra GD"/>
              <w:sz w:val="24"/>
              <w:szCs w:val="24"/>
            </w:rPr>
          </w:rPrChange>
        </w:rPr>
      </w:pPr>
    </w:p>
    <w:sectPr w:rsidR="006E519F" w:rsidRPr="008C6831">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Maiandra GD">
    <w:panose1 w:val="020E0502030308020204"/>
    <w:charset w:val="00"/>
    <w:family w:val="swiss"/>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6505CA"/>
    <w:multiLevelType w:val="multilevel"/>
    <w:tmpl w:val="6974F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8EC6A91"/>
    <w:multiLevelType w:val="multilevel"/>
    <w:tmpl w:val="28F83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E592528"/>
    <w:multiLevelType w:val="multilevel"/>
    <w:tmpl w:val="3168C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0890FBB"/>
    <w:multiLevelType w:val="multilevel"/>
    <w:tmpl w:val="45A40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1E0566A"/>
    <w:multiLevelType w:val="multilevel"/>
    <w:tmpl w:val="C1FEA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F992A44"/>
    <w:multiLevelType w:val="multilevel"/>
    <w:tmpl w:val="4C189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65B0496"/>
    <w:multiLevelType w:val="multilevel"/>
    <w:tmpl w:val="3D626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73C48D1"/>
    <w:multiLevelType w:val="multilevel"/>
    <w:tmpl w:val="64C2F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8985BA4"/>
    <w:multiLevelType w:val="multilevel"/>
    <w:tmpl w:val="C2FA6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DCE5520"/>
    <w:multiLevelType w:val="multilevel"/>
    <w:tmpl w:val="C928B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0A922A5"/>
    <w:multiLevelType w:val="multilevel"/>
    <w:tmpl w:val="9F3E8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0F874B7"/>
    <w:multiLevelType w:val="multilevel"/>
    <w:tmpl w:val="9F4A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3AD576A"/>
    <w:multiLevelType w:val="multilevel"/>
    <w:tmpl w:val="4E6AC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7256160"/>
    <w:multiLevelType w:val="multilevel"/>
    <w:tmpl w:val="C052B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AF3712D"/>
    <w:multiLevelType w:val="multilevel"/>
    <w:tmpl w:val="43FEF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B1A41E4"/>
    <w:multiLevelType w:val="multilevel"/>
    <w:tmpl w:val="F912E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BA50C1F"/>
    <w:multiLevelType w:val="multilevel"/>
    <w:tmpl w:val="6BC85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2BA4F29"/>
    <w:multiLevelType w:val="multilevel"/>
    <w:tmpl w:val="25708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5DF7576"/>
    <w:multiLevelType w:val="multilevel"/>
    <w:tmpl w:val="22A2E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60B7B1F"/>
    <w:multiLevelType w:val="multilevel"/>
    <w:tmpl w:val="4B44D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7AD3785"/>
    <w:multiLevelType w:val="multilevel"/>
    <w:tmpl w:val="5DCE0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9C57540"/>
    <w:multiLevelType w:val="multilevel"/>
    <w:tmpl w:val="D6D06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B0B6319"/>
    <w:multiLevelType w:val="multilevel"/>
    <w:tmpl w:val="EA661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C0F2226"/>
    <w:multiLevelType w:val="multilevel"/>
    <w:tmpl w:val="9A3ED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CA64F4D"/>
    <w:multiLevelType w:val="multilevel"/>
    <w:tmpl w:val="20688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23"/>
  </w:num>
  <w:num w:numId="3">
    <w:abstractNumId w:val="2"/>
  </w:num>
  <w:num w:numId="4">
    <w:abstractNumId w:val="21"/>
  </w:num>
  <w:num w:numId="5">
    <w:abstractNumId w:val="9"/>
  </w:num>
  <w:num w:numId="6">
    <w:abstractNumId w:val="18"/>
  </w:num>
  <w:num w:numId="7">
    <w:abstractNumId w:val="10"/>
  </w:num>
  <w:num w:numId="8">
    <w:abstractNumId w:val="17"/>
  </w:num>
  <w:num w:numId="9">
    <w:abstractNumId w:val="15"/>
  </w:num>
  <w:num w:numId="10">
    <w:abstractNumId w:val="13"/>
  </w:num>
  <w:num w:numId="11">
    <w:abstractNumId w:val="24"/>
  </w:num>
  <w:num w:numId="12">
    <w:abstractNumId w:val="16"/>
  </w:num>
  <w:num w:numId="13">
    <w:abstractNumId w:val="19"/>
  </w:num>
  <w:num w:numId="14">
    <w:abstractNumId w:val="1"/>
  </w:num>
  <w:num w:numId="15">
    <w:abstractNumId w:val="7"/>
  </w:num>
  <w:num w:numId="16">
    <w:abstractNumId w:val="3"/>
  </w:num>
  <w:num w:numId="17">
    <w:abstractNumId w:val="4"/>
  </w:num>
  <w:num w:numId="18">
    <w:abstractNumId w:val="22"/>
  </w:num>
  <w:num w:numId="19">
    <w:abstractNumId w:val="5"/>
  </w:num>
  <w:num w:numId="20">
    <w:abstractNumId w:val="11"/>
  </w:num>
  <w:num w:numId="21">
    <w:abstractNumId w:val="6"/>
  </w:num>
  <w:num w:numId="22">
    <w:abstractNumId w:val="0"/>
  </w:num>
  <w:num w:numId="23">
    <w:abstractNumId w:val="14"/>
  </w:num>
  <w:num w:numId="24">
    <w:abstractNumId w:val="20"/>
  </w:num>
  <w:num w:numId="25">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defaultTabStop w:val="720"/>
  <w:characterSpacingControl w:val="doNotCompress"/>
  <w:compat>
    <w:useFELayout/>
  </w:compat>
  <w:rsids>
    <w:rsidRoot w:val="00E66B06"/>
    <w:rsid w:val="001E758A"/>
    <w:rsid w:val="00275001"/>
    <w:rsid w:val="003B08DB"/>
    <w:rsid w:val="0040295E"/>
    <w:rsid w:val="0042767B"/>
    <w:rsid w:val="004707FA"/>
    <w:rsid w:val="00677A41"/>
    <w:rsid w:val="006E519F"/>
    <w:rsid w:val="006F22DD"/>
    <w:rsid w:val="008413BA"/>
    <w:rsid w:val="008515D3"/>
    <w:rsid w:val="008C6831"/>
    <w:rsid w:val="009B4E76"/>
    <w:rsid w:val="00C37C01"/>
    <w:rsid w:val="00E14559"/>
    <w:rsid w:val="00E66B06"/>
    <w:rsid w:val="00FC724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E66B0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E66B0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E66B06"/>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E66B06"/>
    <w:pPr>
      <w:spacing w:before="100" w:beforeAutospacing="1" w:after="100" w:afterAutospacing="1" w:line="240" w:lineRule="auto"/>
      <w:outlineLvl w:val="4"/>
    </w:pPr>
    <w:rPr>
      <w:rFonts w:ascii="Times New Roman" w:eastAsia="Times New Roman" w:hAnsi="Times New Roman" w:cs="Times New Roman"/>
      <w:b/>
      <w:bCs/>
      <w:sz w:val="20"/>
      <w:szCs w:val="20"/>
    </w:rPr>
  </w:style>
  <w:style w:type="paragraph" w:styleId="Heading6">
    <w:name w:val="heading 6"/>
    <w:basedOn w:val="Normal"/>
    <w:link w:val="Heading6Char"/>
    <w:uiPriority w:val="9"/>
    <w:qFormat/>
    <w:rsid w:val="00E66B06"/>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6B0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66B06"/>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E66B06"/>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E66B06"/>
    <w:rPr>
      <w:rFonts w:ascii="Times New Roman" w:eastAsia="Times New Roman" w:hAnsi="Times New Roman" w:cs="Times New Roman"/>
      <w:b/>
      <w:bCs/>
      <w:sz w:val="20"/>
      <w:szCs w:val="20"/>
    </w:rPr>
  </w:style>
  <w:style w:type="character" w:customStyle="1" w:styleId="Heading6Char">
    <w:name w:val="Heading 6 Char"/>
    <w:basedOn w:val="DefaultParagraphFont"/>
    <w:link w:val="Heading6"/>
    <w:uiPriority w:val="9"/>
    <w:rsid w:val="00E66B06"/>
    <w:rPr>
      <w:rFonts w:ascii="Times New Roman" w:eastAsia="Times New Roman" w:hAnsi="Times New Roman" w:cs="Times New Roman"/>
      <w:b/>
      <w:bCs/>
      <w:sz w:val="15"/>
      <w:szCs w:val="15"/>
    </w:rPr>
  </w:style>
  <w:style w:type="paragraph" w:customStyle="1" w:styleId="llms-parent-course-link">
    <w:name w:val="llms-parent-course-link"/>
    <w:basedOn w:val="Normal"/>
    <w:rsid w:val="00E66B0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66B06"/>
    <w:rPr>
      <w:color w:val="0000FF"/>
      <w:u w:val="single"/>
    </w:rPr>
  </w:style>
  <w:style w:type="character" w:styleId="Strong">
    <w:name w:val="Strong"/>
    <w:basedOn w:val="DefaultParagraphFont"/>
    <w:uiPriority w:val="22"/>
    <w:qFormat/>
    <w:rsid w:val="00E66B06"/>
    <w:rPr>
      <w:b/>
      <w:bCs/>
    </w:rPr>
  </w:style>
  <w:style w:type="paragraph" w:styleId="NormalWeb">
    <w:name w:val="Normal (Web)"/>
    <w:basedOn w:val="Normal"/>
    <w:uiPriority w:val="99"/>
    <w:semiHidden/>
    <w:unhideWhenUsed/>
    <w:rsid w:val="00E66B06"/>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66B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6B06"/>
    <w:rPr>
      <w:rFonts w:ascii="Tahoma" w:hAnsi="Tahoma" w:cs="Tahoma"/>
      <w:sz w:val="16"/>
      <w:szCs w:val="16"/>
    </w:rPr>
  </w:style>
  <w:style w:type="character" w:styleId="FollowedHyperlink">
    <w:name w:val="FollowedHyperlink"/>
    <w:basedOn w:val="DefaultParagraphFont"/>
    <w:uiPriority w:val="99"/>
    <w:semiHidden/>
    <w:unhideWhenUsed/>
    <w:rsid w:val="006E519F"/>
    <w:rPr>
      <w:color w:val="800080"/>
      <w:u w:val="single"/>
    </w:rPr>
  </w:style>
  <w:style w:type="character" w:customStyle="1" w:styleId="enlighter-k0">
    <w:name w:val="enlighter-k0"/>
    <w:basedOn w:val="DefaultParagraphFont"/>
    <w:rsid w:val="006E519F"/>
  </w:style>
  <w:style w:type="character" w:customStyle="1" w:styleId="enlighter-k10">
    <w:name w:val="enlighter-k10"/>
    <w:basedOn w:val="DefaultParagraphFont"/>
    <w:rsid w:val="006E519F"/>
  </w:style>
  <w:style w:type="character" w:customStyle="1" w:styleId="enlighter-g1">
    <w:name w:val="enlighter-g1"/>
    <w:basedOn w:val="DefaultParagraphFont"/>
    <w:rsid w:val="006E519F"/>
  </w:style>
  <w:style w:type="character" w:customStyle="1" w:styleId="enlighter-text">
    <w:name w:val="enlighter-text"/>
    <w:basedOn w:val="DefaultParagraphFont"/>
    <w:rsid w:val="006E519F"/>
  </w:style>
  <w:style w:type="character" w:customStyle="1" w:styleId="enlighter-k5">
    <w:name w:val="enlighter-k5"/>
    <w:basedOn w:val="DefaultParagraphFont"/>
    <w:rsid w:val="006E519F"/>
  </w:style>
  <w:style w:type="character" w:customStyle="1" w:styleId="enlighter-m0">
    <w:name w:val="enlighter-m0"/>
    <w:basedOn w:val="DefaultParagraphFont"/>
    <w:rsid w:val="006E519F"/>
  </w:style>
  <w:style w:type="character" w:customStyle="1" w:styleId="enlighter-c0">
    <w:name w:val="enlighter-c0"/>
    <w:basedOn w:val="DefaultParagraphFont"/>
    <w:rsid w:val="006E519F"/>
  </w:style>
  <w:style w:type="character" w:customStyle="1" w:styleId="enlighter-k3">
    <w:name w:val="enlighter-k3"/>
    <w:basedOn w:val="DefaultParagraphFont"/>
    <w:rsid w:val="006E519F"/>
  </w:style>
  <w:style w:type="character" w:customStyle="1" w:styleId="enlighter-m3">
    <w:name w:val="enlighter-m3"/>
    <w:basedOn w:val="DefaultParagraphFont"/>
    <w:rsid w:val="006E519F"/>
  </w:style>
  <w:style w:type="character" w:customStyle="1" w:styleId="enlighter-n1">
    <w:name w:val="enlighter-n1"/>
    <w:basedOn w:val="DefaultParagraphFont"/>
    <w:rsid w:val="006E519F"/>
  </w:style>
  <w:style w:type="character" w:customStyle="1" w:styleId="enlighter-s0">
    <w:name w:val="enlighter-s0"/>
    <w:basedOn w:val="DefaultParagraphFont"/>
    <w:rsid w:val="006E519F"/>
  </w:style>
  <w:style w:type="character" w:customStyle="1" w:styleId="enlighter-k1">
    <w:name w:val="enlighter-k1"/>
    <w:basedOn w:val="DefaultParagraphFont"/>
    <w:rsid w:val="006E519F"/>
  </w:style>
  <w:style w:type="character" w:customStyle="1" w:styleId="enlighter-k2">
    <w:name w:val="enlighter-k2"/>
    <w:basedOn w:val="DefaultParagraphFont"/>
    <w:rsid w:val="006E519F"/>
  </w:style>
  <w:style w:type="character" w:customStyle="1" w:styleId="enlighter-k8">
    <w:name w:val="enlighter-k8"/>
    <w:basedOn w:val="DefaultParagraphFont"/>
    <w:rsid w:val="006E519F"/>
  </w:style>
  <w:style w:type="character" w:customStyle="1" w:styleId="enlighter-e1">
    <w:name w:val="enlighter-e1"/>
    <w:basedOn w:val="DefaultParagraphFont"/>
    <w:rsid w:val="006E519F"/>
  </w:style>
  <w:style w:type="character" w:customStyle="1" w:styleId="enlighter-s1">
    <w:name w:val="enlighter-s1"/>
    <w:basedOn w:val="DefaultParagraphFont"/>
    <w:rsid w:val="006E519F"/>
  </w:style>
  <w:style w:type="character" w:customStyle="1" w:styleId="enlighter-k9">
    <w:name w:val="enlighter-k9"/>
    <w:basedOn w:val="DefaultParagraphFont"/>
    <w:rsid w:val="006E519F"/>
  </w:style>
  <w:style w:type="character" w:customStyle="1" w:styleId="enlighter-x1">
    <w:name w:val="enlighter-x1"/>
    <w:basedOn w:val="DefaultParagraphFont"/>
    <w:rsid w:val="006E519F"/>
  </w:style>
  <w:style w:type="character" w:customStyle="1" w:styleId="enlighter-x2">
    <w:name w:val="enlighter-x2"/>
    <w:basedOn w:val="DefaultParagraphFont"/>
    <w:rsid w:val="006E519F"/>
  </w:style>
  <w:style w:type="character" w:customStyle="1" w:styleId="enlighter-c1">
    <w:name w:val="enlighter-c1"/>
    <w:basedOn w:val="DefaultParagraphFont"/>
    <w:rsid w:val="006E519F"/>
  </w:style>
  <w:style w:type="character" w:customStyle="1" w:styleId="enlighter-e0">
    <w:name w:val="enlighter-e0"/>
    <w:basedOn w:val="DefaultParagraphFont"/>
    <w:rsid w:val="006E519F"/>
  </w:style>
  <w:style w:type="character" w:customStyle="1" w:styleId="co1">
    <w:name w:val="co1"/>
    <w:basedOn w:val="DefaultParagraphFont"/>
    <w:rsid w:val="003B08DB"/>
  </w:style>
  <w:style w:type="character" w:customStyle="1" w:styleId="kw2">
    <w:name w:val="kw2"/>
    <w:basedOn w:val="DefaultParagraphFont"/>
    <w:rsid w:val="003B08DB"/>
  </w:style>
  <w:style w:type="character" w:customStyle="1" w:styleId="br0">
    <w:name w:val="br0"/>
    <w:basedOn w:val="DefaultParagraphFont"/>
    <w:rsid w:val="003B08DB"/>
  </w:style>
  <w:style w:type="character" w:customStyle="1" w:styleId="me0">
    <w:name w:val="me0"/>
    <w:basedOn w:val="DefaultParagraphFont"/>
    <w:rsid w:val="003B08DB"/>
  </w:style>
</w:styles>
</file>

<file path=word/webSettings.xml><?xml version="1.0" encoding="utf-8"?>
<w:webSettings xmlns:r="http://schemas.openxmlformats.org/officeDocument/2006/relationships" xmlns:w="http://schemas.openxmlformats.org/wordprocessingml/2006/main">
  <w:divs>
    <w:div w:id="41290886">
      <w:bodyDiv w:val="1"/>
      <w:marLeft w:val="0"/>
      <w:marRight w:val="0"/>
      <w:marTop w:val="0"/>
      <w:marBottom w:val="0"/>
      <w:divBdr>
        <w:top w:val="none" w:sz="0" w:space="0" w:color="auto"/>
        <w:left w:val="none" w:sz="0" w:space="0" w:color="auto"/>
        <w:bottom w:val="none" w:sz="0" w:space="0" w:color="auto"/>
        <w:right w:val="none" w:sz="0" w:space="0" w:color="auto"/>
      </w:divBdr>
      <w:divsChild>
        <w:div w:id="2013756157">
          <w:marLeft w:val="0"/>
          <w:marRight w:val="0"/>
          <w:marTop w:val="0"/>
          <w:marBottom w:val="0"/>
          <w:divBdr>
            <w:top w:val="none" w:sz="0" w:space="0" w:color="auto"/>
            <w:left w:val="none" w:sz="0" w:space="0" w:color="auto"/>
            <w:bottom w:val="none" w:sz="0" w:space="0" w:color="auto"/>
            <w:right w:val="none" w:sz="0" w:space="0" w:color="auto"/>
          </w:divBdr>
        </w:div>
        <w:div w:id="1178155048">
          <w:marLeft w:val="0"/>
          <w:marRight w:val="0"/>
          <w:marTop w:val="0"/>
          <w:marBottom w:val="300"/>
          <w:divBdr>
            <w:top w:val="none" w:sz="0" w:space="0" w:color="auto"/>
            <w:left w:val="none" w:sz="0" w:space="0" w:color="auto"/>
            <w:bottom w:val="none" w:sz="0" w:space="0" w:color="auto"/>
            <w:right w:val="none" w:sz="0" w:space="0" w:color="auto"/>
          </w:divBdr>
          <w:divsChild>
            <w:div w:id="902833980">
              <w:marLeft w:val="0"/>
              <w:marRight w:val="0"/>
              <w:marTop w:val="0"/>
              <w:marBottom w:val="0"/>
              <w:divBdr>
                <w:top w:val="none" w:sz="0" w:space="0" w:color="auto"/>
                <w:left w:val="none" w:sz="0" w:space="0" w:color="auto"/>
                <w:bottom w:val="none" w:sz="0" w:space="0" w:color="auto"/>
                <w:right w:val="none" w:sz="0" w:space="0" w:color="auto"/>
              </w:divBdr>
              <w:divsChild>
                <w:div w:id="1517575331">
                  <w:marLeft w:val="0"/>
                  <w:marRight w:val="0"/>
                  <w:marTop w:val="0"/>
                  <w:marBottom w:val="0"/>
                  <w:divBdr>
                    <w:top w:val="single" w:sz="2" w:space="4" w:color="FFFFFF"/>
                    <w:left w:val="single" w:sz="2" w:space="11" w:color="FFFFFF"/>
                    <w:bottom w:val="single" w:sz="2" w:space="1" w:color="FFFFFF"/>
                    <w:right w:val="single" w:sz="2" w:space="4" w:color="FFFFFF"/>
                  </w:divBdr>
                  <w:divsChild>
                    <w:div w:id="1561090523">
                      <w:marLeft w:val="0"/>
                      <w:marRight w:val="0"/>
                      <w:marTop w:val="0"/>
                      <w:marBottom w:val="0"/>
                      <w:divBdr>
                        <w:top w:val="none" w:sz="0" w:space="0" w:color="auto"/>
                        <w:left w:val="none" w:sz="0" w:space="0" w:color="auto"/>
                        <w:bottom w:val="none" w:sz="0" w:space="0" w:color="auto"/>
                        <w:right w:val="none" w:sz="0" w:space="0" w:color="auto"/>
                      </w:divBdr>
                    </w:div>
                  </w:divsChild>
                </w:div>
                <w:div w:id="1479690442">
                  <w:marLeft w:val="0"/>
                  <w:marRight w:val="0"/>
                  <w:marTop w:val="0"/>
                  <w:marBottom w:val="0"/>
                  <w:divBdr>
                    <w:top w:val="single" w:sz="2" w:space="1" w:color="FFFFFF"/>
                    <w:left w:val="single" w:sz="2" w:space="11" w:color="FFFFFF"/>
                    <w:bottom w:val="single" w:sz="2" w:space="1" w:color="FFFFFF"/>
                    <w:right w:val="single" w:sz="2" w:space="4" w:color="FFFFFF"/>
                  </w:divBdr>
                  <w:divsChild>
                    <w:div w:id="36711709">
                      <w:marLeft w:val="0"/>
                      <w:marRight w:val="0"/>
                      <w:marTop w:val="0"/>
                      <w:marBottom w:val="0"/>
                      <w:divBdr>
                        <w:top w:val="none" w:sz="0" w:space="0" w:color="auto"/>
                        <w:left w:val="none" w:sz="0" w:space="0" w:color="auto"/>
                        <w:bottom w:val="none" w:sz="0" w:space="0" w:color="auto"/>
                        <w:right w:val="none" w:sz="0" w:space="0" w:color="auto"/>
                      </w:divBdr>
                    </w:div>
                  </w:divsChild>
                </w:div>
                <w:div w:id="1413505474">
                  <w:marLeft w:val="0"/>
                  <w:marRight w:val="0"/>
                  <w:marTop w:val="0"/>
                  <w:marBottom w:val="0"/>
                  <w:divBdr>
                    <w:top w:val="single" w:sz="2" w:space="1" w:color="FFFFFF"/>
                    <w:left w:val="single" w:sz="2" w:space="11" w:color="FFFFFF"/>
                    <w:bottom w:val="single" w:sz="2" w:space="1" w:color="FFFFFF"/>
                    <w:right w:val="single" w:sz="2" w:space="4" w:color="FFFFFF"/>
                  </w:divBdr>
                  <w:divsChild>
                    <w:div w:id="250436093">
                      <w:marLeft w:val="0"/>
                      <w:marRight w:val="0"/>
                      <w:marTop w:val="0"/>
                      <w:marBottom w:val="0"/>
                      <w:divBdr>
                        <w:top w:val="none" w:sz="0" w:space="0" w:color="auto"/>
                        <w:left w:val="none" w:sz="0" w:space="0" w:color="auto"/>
                        <w:bottom w:val="none" w:sz="0" w:space="0" w:color="auto"/>
                        <w:right w:val="none" w:sz="0" w:space="0" w:color="auto"/>
                      </w:divBdr>
                    </w:div>
                  </w:divsChild>
                </w:div>
                <w:div w:id="554656767">
                  <w:marLeft w:val="0"/>
                  <w:marRight w:val="0"/>
                  <w:marTop w:val="0"/>
                  <w:marBottom w:val="0"/>
                  <w:divBdr>
                    <w:top w:val="single" w:sz="2" w:space="1" w:color="FFFFFF"/>
                    <w:left w:val="single" w:sz="2" w:space="11" w:color="FFFFFF"/>
                    <w:bottom w:val="single" w:sz="2" w:space="1" w:color="FFFFFF"/>
                    <w:right w:val="single" w:sz="2" w:space="4" w:color="FFFFFF"/>
                  </w:divBdr>
                  <w:divsChild>
                    <w:div w:id="1988509104">
                      <w:marLeft w:val="0"/>
                      <w:marRight w:val="0"/>
                      <w:marTop w:val="0"/>
                      <w:marBottom w:val="0"/>
                      <w:divBdr>
                        <w:top w:val="none" w:sz="0" w:space="0" w:color="auto"/>
                        <w:left w:val="none" w:sz="0" w:space="0" w:color="auto"/>
                        <w:bottom w:val="none" w:sz="0" w:space="0" w:color="auto"/>
                        <w:right w:val="none" w:sz="0" w:space="0" w:color="auto"/>
                      </w:divBdr>
                    </w:div>
                  </w:divsChild>
                </w:div>
                <w:div w:id="1052001605">
                  <w:marLeft w:val="0"/>
                  <w:marRight w:val="0"/>
                  <w:marTop w:val="0"/>
                  <w:marBottom w:val="0"/>
                  <w:divBdr>
                    <w:top w:val="single" w:sz="2" w:space="1" w:color="FFFFFF"/>
                    <w:left w:val="single" w:sz="2" w:space="11" w:color="FFFFFF"/>
                    <w:bottom w:val="single" w:sz="2" w:space="1" w:color="FFFFFF"/>
                    <w:right w:val="single" w:sz="2" w:space="4" w:color="FFFFFF"/>
                  </w:divBdr>
                  <w:divsChild>
                    <w:div w:id="1249774788">
                      <w:marLeft w:val="0"/>
                      <w:marRight w:val="0"/>
                      <w:marTop w:val="0"/>
                      <w:marBottom w:val="0"/>
                      <w:divBdr>
                        <w:top w:val="none" w:sz="0" w:space="0" w:color="auto"/>
                        <w:left w:val="none" w:sz="0" w:space="0" w:color="auto"/>
                        <w:bottom w:val="none" w:sz="0" w:space="0" w:color="auto"/>
                        <w:right w:val="none" w:sz="0" w:space="0" w:color="auto"/>
                      </w:divBdr>
                    </w:div>
                  </w:divsChild>
                </w:div>
                <w:div w:id="262807598">
                  <w:marLeft w:val="0"/>
                  <w:marRight w:val="0"/>
                  <w:marTop w:val="0"/>
                  <w:marBottom w:val="0"/>
                  <w:divBdr>
                    <w:top w:val="single" w:sz="2" w:space="1" w:color="FFFFFF"/>
                    <w:left w:val="single" w:sz="2" w:space="11" w:color="FFFFFF"/>
                    <w:bottom w:val="single" w:sz="2" w:space="1" w:color="FFFFFF"/>
                    <w:right w:val="single" w:sz="2" w:space="4" w:color="FFFFFF"/>
                  </w:divBdr>
                  <w:divsChild>
                    <w:div w:id="2014189029">
                      <w:marLeft w:val="0"/>
                      <w:marRight w:val="0"/>
                      <w:marTop w:val="0"/>
                      <w:marBottom w:val="0"/>
                      <w:divBdr>
                        <w:top w:val="none" w:sz="0" w:space="0" w:color="auto"/>
                        <w:left w:val="none" w:sz="0" w:space="0" w:color="auto"/>
                        <w:bottom w:val="none" w:sz="0" w:space="0" w:color="auto"/>
                        <w:right w:val="none" w:sz="0" w:space="0" w:color="auto"/>
                      </w:divBdr>
                    </w:div>
                  </w:divsChild>
                </w:div>
                <w:div w:id="1248729814">
                  <w:marLeft w:val="0"/>
                  <w:marRight w:val="0"/>
                  <w:marTop w:val="0"/>
                  <w:marBottom w:val="0"/>
                  <w:divBdr>
                    <w:top w:val="single" w:sz="2" w:space="1" w:color="FFFFFF"/>
                    <w:left w:val="single" w:sz="2" w:space="11" w:color="FFFFFF"/>
                    <w:bottom w:val="single" w:sz="2" w:space="1" w:color="FFFFFF"/>
                    <w:right w:val="single" w:sz="2" w:space="4" w:color="FFFFFF"/>
                  </w:divBdr>
                  <w:divsChild>
                    <w:div w:id="468087291">
                      <w:marLeft w:val="0"/>
                      <w:marRight w:val="0"/>
                      <w:marTop w:val="0"/>
                      <w:marBottom w:val="0"/>
                      <w:divBdr>
                        <w:top w:val="none" w:sz="0" w:space="0" w:color="auto"/>
                        <w:left w:val="none" w:sz="0" w:space="0" w:color="auto"/>
                        <w:bottom w:val="none" w:sz="0" w:space="0" w:color="auto"/>
                        <w:right w:val="none" w:sz="0" w:space="0" w:color="auto"/>
                      </w:divBdr>
                    </w:div>
                  </w:divsChild>
                </w:div>
                <w:div w:id="1462114452">
                  <w:marLeft w:val="0"/>
                  <w:marRight w:val="0"/>
                  <w:marTop w:val="0"/>
                  <w:marBottom w:val="0"/>
                  <w:divBdr>
                    <w:top w:val="single" w:sz="2" w:space="1" w:color="FFFFFF"/>
                    <w:left w:val="single" w:sz="2" w:space="11" w:color="FFFFFF"/>
                    <w:bottom w:val="single" w:sz="2" w:space="1" w:color="FFFFFF"/>
                    <w:right w:val="single" w:sz="2" w:space="4" w:color="FFFFFF"/>
                  </w:divBdr>
                  <w:divsChild>
                    <w:div w:id="206185243">
                      <w:marLeft w:val="0"/>
                      <w:marRight w:val="0"/>
                      <w:marTop w:val="0"/>
                      <w:marBottom w:val="0"/>
                      <w:divBdr>
                        <w:top w:val="none" w:sz="0" w:space="0" w:color="auto"/>
                        <w:left w:val="none" w:sz="0" w:space="0" w:color="auto"/>
                        <w:bottom w:val="none" w:sz="0" w:space="0" w:color="auto"/>
                        <w:right w:val="none" w:sz="0" w:space="0" w:color="auto"/>
                      </w:divBdr>
                    </w:div>
                  </w:divsChild>
                </w:div>
                <w:div w:id="1206481142">
                  <w:marLeft w:val="0"/>
                  <w:marRight w:val="0"/>
                  <w:marTop w:val="0"/>
                  <w:marBottom w:val="0"/>
                  <w:divBdr>
                    <w:top w:val="single" w:sz="2" w:space="1" w:color="FFFFFF"/>
                    <w:left w:val="single" w:sz="2" w:space="11" w:color="FFFFFF"/>
                    <w:bottom w:val="single" w:sz="2" w:space="1" w:color="FFFFFF"/>
                    <w:right w:val="single" w:sz="2" w:space="4" w:color="FFFFFF"/>
                  </w:divBdr>
                  <w:divsChild>
                    <w:div w:id="1875263968">
                      <w:marLeft w:val="0"/>
                      <w:marRight w:val="0"/>
                      <w:marTop w:val="0"/>
                      <w:marBottom w:val="0"/>
                      <w:divBdr>
                        <w:top w:val="none" w:sz="0" w:space="0" w:color="auto"/>
                        <w:left w:val="none" w:sz="0" w:space="0" w:color="auto"/>
                        <w:bottom w:val="none" w:sz="0" w:space="0" w:color="auto"/>
                        <w:right w:val="none" w:sz="0" w:space="0" w:color="auto"/>
                      </w:divBdr>
                    </w:div>
                  </w:divsChild>
                </w:div>
                <w:div w:id="464392560">
                  <w:marLeft w:val="0"/>
                  <w:marRight w:val="0"/>
                  <w:marTop w:val="0"/>
                  <w:marBottom w:val="0"/>
                  <w:divBdr>
                    <w:top w:val="single" w:sz="2" w:space="1" w:color="FFFFFF"/>
                    <w:left w:val="single" w:sz="2" w:space="11" w:color="FFFFFF"/>
                    <w:bottom w:val="single" w:sz="2" w:space="1" w:color="FFFFFF"/>
                    <w:right w:val="single" w:sz="2" w:space="4" w:color="FFFFFF"/>
                  </w:divBdr>
                  <w:divsChild>
                    <w:div w:id="740754990">
                      <w:marLeft w:val="0"/>
                      <w:marRight w:val="0"/>
                      <w:marTop w:val="0"/>
                      <w:marBottom w:val="0"/>
                      <w:divBdr>
                        <w:top w:val="none" w:sz="0" w:space="0" w:color="auto"/>
                        <w:left w:val="none" w:sz="0" w:space="0" w:color="auto"/>
                        <w:bottom w:val="none" w:sz="0" w:space="0" w:color="auto"/>
                        <w:right w:val="none" w:sz="0" w:space="0" w:color="auto"/>
                      </w:divBdr>
                    </w:div>
                  </w:divsChild>
                </w:div>
                <w:div w:id="26222409">
                  <w:marLeft w:val="0"/>
                  <w:marRight w:val="0"/>
                  <w:marTop w:val="0"/>
                  <w:marBottom w:val="0"/>
                  <w:divBdr>
                    <w:top w:val="single" w:sz="2" w:space="1" w:color="FFFFFF"/>
                    <w:left w:val="single" w:sz="2" w:space="11" w:color="FFFFFF"/>
                    <w:bottom w:val="single" w:sz="2" w:space="1" w:color="FFFFFF"/>
                    <w:right w:val="single" w:sz="2" w:space="4" w:color="FFFFFF"/>
                  </w:divBdr>
                  <w:divsChild>
                    <w:div w:id="2082360642">
                      <w:marLeft w:val="0"/>
                      <w:marRight w:val="0"/>
                      <w:marTop w:val="0"/>
                      <w:marBottom w:val="0"/>
                      <w:divBdr>
                        <w:top w:val="none" w:sz="0" w:space="0" w:color="auto"/>
                        <w:left w:val="none" w:sz="0" w:space="0" w:color="auto"/>
                        <w:bottom w:val="none" w:sz="0" w:space="0" w:color="auto"/>
                        <w:right w:val="none" w:sz="0" w:space="0" w:color="auto"/>
                      </w:divBdr>
                    </w:div>
                  </w:divsChild>
                </w:div>
                <w:div w:id="480006766">
                  <w:marLeft w:val="0"/>
                  <w:marRight w:val="0"/>
                  <w:marTop w:val="0"/>
                  <w:marBottom w:val="0"/>
                  <w:divBdr>
                    <w:top w:val="single" w:sz="2" w:space="1" w:color="FFFFFF"/>
                    <w:left w:val="single" w:sz="2" w:space="11" w:color="FFFFFF"/>
                    <w:bottom w:val="single" w:sz="2" w:space="1" w:color="FFFFFF"/>
                    <w:right w:val="single" w:sz="2" w:space="4" w:color="FFFFFF"/>
                  </w:divBdr>
                  <w:divsChild>
                    <w:div w:id="1387023219">
                      <w:marLeft w:val="0"/>
                      <w:marRight w:val="0"/>
                      <w:marTop w:val="0"/>
                      <w:marBottom w:val="0"/>
                      <w:divBdr>
                        <w:top w:val="none" w:sz="0" w:space="0" w:color="auto"/>
                        <w:left w:val="none" w:sz="0" w:space="0" w:color="auto"/>
                        <w:bottom w:val="none" w:sz="0" w:space="0" w:color="auto"/>
                        <w:right w:val="none" w:sz="0" w:space="0" w:color="auto"/>
                      </w:divBdr>
                    </w:div>
                  </w:divsChild>
                </w:div>
                <w:div w:id="1005591393">
                  <w:marLeft w:val="0"/>
                  <w:marRight w:val="0"/>
                  <w:marTop w:val="0"/>
                  <w:marBottom w:val="0"/>
                  <w:divBdr>
                    <w:top w:val="single" w:sz="2" w:space="1" w:color="FFFFFF"/>
                    <w:left w:val="single" w:sz="2" w:space="11" w:color="FFFFFF"/>
                    <w:bottom w:val="single" w:sz="2" w:space="1" w:color="FFFFFF"/>
                    <w:right w:val="single" w:sz="2" w:space="4" w:color="FFFFFF"/>
                  </w:divBdr>
                  <w:divsChild>
                    <w:div w:id="1620182365">
                      <w:marLeft w:val="0"/>
                      <w:marRight w:val="0"/>
                      <w:marTop w:val="0"/>
                      <w:marBottom w:val="0"/>
                      <w:divBdr>
                        <w:top w:val="none" w:sz="0" w:space="0" w:color="auto"/>
                        <w:left w:val="none" w:sz="0" w:space="0" w:color="auto"/>
                        <w:bottom w:val="none" w:sz="0" w:space="0" w:color="auto"/>
                        <w:right w:val="none" w:sz="0" w:space="0" w:color="auto"/>
                      </w:divBdr>
                    </w:div>
                  </w:divsChild>
                </w:div>
                <w:div w:id="1523978708">
                  <w:marLeft w:val="0"/>
                  <w:marRight w:val="0"/>
                  <w:marTop w:val="0"/>
                  <w:marBottom w:val="0"/>
                  <w:divBdr>
                    <w:top w:val="single" w:sz="2" w:space="1" w:color="FFFFFF"/>
                    <w:left w:val="single" w:sz="2" w:space="11" w:color="FFFFFF"/>
                    <w:bottom w:val="single" w:sz="2" w:space="1" w:color="FFFFFF"/>
                    <w:right w:val="single" w:sz="2" w:space="4" w:color="FFFFFF"/>
                  </w:divBdr>
                  <w:divsChild>
                    <w:div w:id="1959603849">
                      <w:marLeft w:val="0"/>
                      <w:marRight w:val="0"/>
                      <w:marTop w:val="0"/>
                      <w:marBottom w:val="0"/>
                      <w:divBdr>
                        <w:top w:val="none" w:sz="0" w:space="0" w:color="auto"/>
                        <w:left w:val="none" w:sz="0" w:space="0" w:color="auto"/>
                        <w:bottom w:val="none" w:sz="0" w:space="0" w:color="auto"/>
                        <w:right w:val="none" w:sz="0" w:space="0" w:color="auto"/>
                      </w:divBdr>
                    </w:div>
                  </w:divsChild>
                </w:div>
                <w:div w:id="2136753460">
                  <w:marLeft w:val="0"/>
                  <w:marRight w:val="0"/>
                  <w:marTop w:val="0"/>
                  <w:marBottom w:val="0"/>
                  <w:divBdr>
                    <w:top w:val="single" w:sz="2" w:space="1" w:color="FFFFFF"/>
                    <w:left w:val="single" w:sz="2" w:space="11" w:color="FFFFFF"/>
                    <w:bottom w:val="single" w:sz="2" w:space="1" w:color="FFFFFF"/>
                    <w:right w:val="single" w:sz="2" w:space="4" w:color="FFFFFF"/>
                  </w:divBdr>
                  <w:divsChild>
                    <w:div w:id="1853908302">
                      <w:marLeft w:val="0"/>
                      <w:marRight w:val="0"/>
                      <w:marTop w:val="0"/>
                      <w:marBottom w:val="0"/>
                      <w:divBdr>
                        <w:top w:val="none" w:sz="0" w:space="0" w:color="auto"/>
                        <w:left w:val="none" w:sz="0" w:space="0" w:color="auto"/>
                        <w:bottom w:val="none" w:sz="0" w:space="0" w:color="auto"/>
                        <w:right w:val="none" w:sz="0" w:space="0" w:color="auto"/>
                      </w:divBdr>
                    </w:div>
                  </w:divsChild>
                </w:div>
                <w:div w:id="146896685">
                  <w:marLeft w:val="0"/>
                  <w:marRight w:val="0"/>
                  <w:marTop w:val="0"/>
                  <w:marBottom w:val="0"/>
                  <w:divBdr>
                    <w:top w:val="single" w:sz="2" w:space="1" w:color="FFFFFF"/>
                    <w:left w:val="single" w:sz="2" w:space="11" w:color="FFFFFF"/>
                    <w:bottom w:val="single" w:sz="2" w:space="1" w:color="FFFFFF"/>
                    <w:right w:val="single" w:sz="2" w:space="4" w:color="FFFFFF"/>
                  </w:divBdr>
                  <w:divsChild>
                    <w:div w:id="75251690">
                      <w:marLeft w:val="0"/>
                      <w:marRight w:val="0"/>
                      <w:marTop w:val="0"/>
                      <w:marBottom w:val="0"/>
                      <w:divBdr>
                        <w:top w:val="none" w:sz="0" w:space="0" w:color="auto"/>
                        <w:left w:val="none" w:sz="0" w:space="0" w:color="auto"/>
                        <w:bottom w:val="none" w:sz="0" w:space="0" w:color="auto"/>
                        <w:right w:val="none" w:sz="0" w:space="0" w:color="auto"/>
                      </w:divBdr>
                    </w:div>
                  </w:divsChild>
                </w:div>
                <w:div w:id="511185245">
                  <w:marLeft w:val="0"/>
                  <w:marRight w:val="0"/>
                  <w:marTop w:val="0"/>
                  <w:marBottom w:val="0"/>
                  <w:divBdr>
                    <w:top w:val="single" w:sz="2" w:space="1" w:color="FFFFFF"/>
                    <w:left w:val="single" w:sz="2" w:space="11" w:color="FFFFFF"/>
                    <w:bottom w:val="single" w:sz="2" w:space="1" w:color="FFFFFF"/>
                    <w:right w:val="single" w:sz="2" w:space="4" w:color="FFFFFF"/>
                  </w:divBdr>
                  <w:divsChild>
                    <w:div w:id="508762244">
                      <w:marLeft w:val="0"/>
                      <w:marRight w:val="0"/>
                      <w:marTop w:val="0"/>
                      <w:marBottom w:val="0"/>
                      <w:divBdr>
                        <w:top w:val="none" w:sz="0" w:space="0" w:color="auto"/>
                        <w:left w:val="none" w:sz="0" w:space="0" w:color="auto"/>
                        <w:bottom w:val="none" w:sz="0" w:space="0" w:color="auto"/>
                        <w:right w:val="none" w:sz="0" w:space="0" w:color="auto"/>
                      </w:divBdr>
                    </w:div>
                  </w:divsChild>
                </w:div>
                <w:div w:id="1481003336">
                  <w:marLeft w:val="0"/>
                  <w:marRight w:val="0"/>
                  <w:marTop w:val="0"/>
                  <w:marBottom w:val="0"/>
                  <w:divBdr>
                    <w:top w:val="single" w:sz="2" w:space="1" w:color="FFFFFF"/>
                    <w:left w:val="single" w:sz="2" w:space="11" w:color="FFFFFF"/>
                    <w:bottom w:val="single" w:sz="2" w:space="1" w:color="FFFFFF"/>
                    <w:right w:val="single" w:sz="2" w:space="4" w:color="FFFFFF"/>
                  </w:divBdr>
                  <w:divsChild>
                    <w:div w:id="838882859">
                      <w:marLeft w:val="0"/>
                      <w:marRight w:val="0"/>
                      <w:marTop w:val="0"/>
                      <w:marBottom w:val="0"/>
                      <w:divBdr>
                        <w:top w:val="none" w:sz="0" w:space="0" w:color="auto"/>
                        <w:left w:val="none" w:sz="0" w:space="0" w:color="auto"/>
                        <w:bottom w:val="none" w:sz="0" w:space="0" w:color="auto"/>
                        <w:right w:val="none" w:sz="0" w:space="0" w:color="auto"/>
                      </w:divBdr>
                    </w:div>
                  </w:divsChild>
                </w:div>
                <w:div w:id="1838957644">
                  <w:marLeft w:val="0"/>
                  <w:marRight w:val="0"/>
                  <w:marTop w:val="0"/>
                  <w:marBottom w:val="0"/>
                  <w:divBdr>
                    <w:top w:val="single" w:sz="2" w:space="1" w:color="FFFFFF"/>
                    <w:left w:val="single" w:sz="2" w:space="11" w:color="FFFFFF"/>
                    <w:bottom w:val="single" w:sz="2" w:space="4" w:color="FFFFFF"/>
                    <w:right w:val="single" w:sz="2" w:space="4" w:color="FFFFFF"/>
                  </w:divBdr>
                  <w:divsChild>
                    <w:div w:id="164091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89498">
          <w:marLeft w:val="0"/>
          <w:marRight w:val="0"/>
          <w:marTop w:val="0"/>
          <w:marBottom w:val="300"/>
          <w:divBdr>
            <w:top w:val="none" w:sz="0" w:space="0" w:color="auto"/>
            <w:left w:val="none" w:sz="0" w:space="0" w:color="auto"/>
            <w:bottom w:val="none" w:sz="0" w:space="0" w:color="auto"/>
            <w:right w:val="none" w:sz="0" w:space="0" w:color="auto"/>
          </w:divBdr>
          <w:divsChild>
            <w:div w:id="76946157">
              <w:marLeft w:val="0"/>
              <w:marRight w:val="0"/>
              <w:marTop w:val="0"/>
              <w:marBottom w:val="0"/>
              <w:divBdr>
                <w:top w:val="none" w:sz="0" w:space="0" w:color="auto"/>
                <w:left w:val="none" w:sz="0" w:space="0" w:color="auto"/>
                <w:bottom w:val="none" w:sz="0" w:space="0" w:color="auto"/>
                <w:right w:val="none" w:sz="0" w:space="0" w:color="auto"/>
              </w:divBdr>
              <w:divsChild>
                <w:div w:id="1841458881">
                  <w:marLeft w:val="0"/>
                  <w:marRight w:val="0"/>
                  <w:marTop w:val="0"/>
                  <w:marBottom w:val="0"/>
                  <w:divBdr>
                    <w:top w:val="single" w:sz="2" w:space="4" w:color="FFFFFF"/>
                    <w:left w:val="single" w:sz="2" w:space="11" w:color="FFFFFF"/>
                    <w:bottom w:val="single" w:sz="2" w:space="1" w:color="FFFFFF"/>
                    <w:right w:val="single" w:sz="2" w:space="4" w:color="FFFFFF"/>
                  </w:divBdr>
                  <w:divsChild>
                    <w:div w:id="1950626949">
                      <w:marLeft w:val="0"/>
                      <w:marRight w:val="0"/>
                      <w:marTop w:val="0"/>
                      <w:marBottom w:val="0"/>
                      <w:divBdr>
                        <w:top w:val="none" w:sz="0" w:space="0" w:color="auto"/>
                        <w:left w:val="none" w:sz="0" w:space="0" w:color="auto"/>
                        <w:bottom w:val="none" w:sz="0" w:space="0" w:color="auto"/>
                        <w:right w:val="none" w:sz="0" w:space="0" w:color="auto"/>
                      </w:divBdr>
                    </w:div>
                  </w:divsChild>
                </w:div>
                <w:div w:id="1992517317">
                  <w:marLeft w:val="0"/>
                  <w:marRight w:val="0"/>
                  <w:marTop w:val="0"/>
                  <w:marBottom w:val="0"/>
                  <w:divBdr>
                    <w:top w:val="single" w:sz="2" w:space="1" w:color="FFFFFF"/>
                    <w:left w:val="single" w:sz="2" w:space="11" w:color="FFFFFF"/>
                    <w:bottom w:val="single" w:sz="2" w:space="1" w:color="FFFFFF"/>
                    <w:right w:val="single" w:sz="2" w:space="4" w:color="FFFFFF"/>
                  </w:divBdr>
                  <w:divsChild>
                    <w:div w:id="83382190">
                      <w:marLeft w:val="0"/>
                      <w:marRight w:val="0"/>
                      <w:marTop w:val="0"/>
                      <w:marBottom w:val="0"/>
                      <w:divBdr>
                        <w:top w:val="none" w:sz="0" w:space="0" w:color="auto"/>
                        <w:left w:val="none" w:sz="0" w:space="0" w:color="auto"/>
                        <w:bottom w:val="none" w:sz="0" w:space="0" w:color="auto"/>
                        <w:right w:val="none" w:sz="0" w:space="0" w:color="auto"/>
                      </w:divBdr>
                    </w:div>
                  </w:divsChild>
                </w:div>
                <w:div w:id="846094866">
                  <w:marLeft w:val="0"/>
                  <w:marRight w:val="0"/>
                  <w:marTop w:val="0"/>
                  <w:marBottom w:val="0"/>
                  <w:divBdr>
                    <w:top w:val="single" w:sz="2" w:space="1" w:color="FFFFFF"/>
                    <w:left w:val="single" w:sz="2" w:space="11" w:color="FFFFFF"/>
                    <w:bottom w:val="single" w:sz="2" w:space="1" w:color="FFFFFF"/>
                    <w:right w:val="single" w:sz="2" w:space="4" w:color="FFFFFF"/>
                  </w:divBdr>
                  <w:divsChild>
                    <w:div w:id="769619457">
                      <w:marLeft w:val="0"/>
                      <w:marRight w:val="0"/>
                      <w:marTop w:val="0"/>
                      <w:marBottom w:val="0"/>
                      <w:divBdr>
                        <w:top w:val="none" w:sz="0" w:space="0" w:color="auto"/>
                        <w:left w:val="none" w:sz="0" w:space="0" w:color="auto"/>
                        <w:bottom w:val="none" w:sz="0" w:space="0" w:color="auto"/>
                        <w:right w:val="none" w:sz="0" w:space="0" w:color="auto"/>
                      </w:divBdr>
                    </w:div>
                  </w:divsChild>
                </w:div>
                <w:div w:id="1471173660">
                  <w:marLeft w:val="0"/>
                  <w:marRight w:val="0"/>
                  <w:marTop w:val="0"/>
                  <w:marBottom w:val="0"/>
                  <w:divBdr>
                    <w:top w:val="single" w:sz="2" w:space="1" w:color="FFFFFF"/>
                    <w:left w:val="single" w:sz="2" w:space="11" w:color="FFFFFF"/>
                    <w:bottom w:val="single" w:sz="2" w:space="1" w:color="FFFFFF"/>
                    <w:right w:val="single" w:sz="2" w:space="4" w:color="FFFFFF"/>
                  </w:divBdr>
                  <w:divsChild>
                    <w:div w:id="1725444025">
                      <w:marLeft w:val="0"/>
                      <w:marRight w:val="0"/>
                      <w:marTop w:val="0"/>
                      <w:marBottom w:val="0"/>
                      <w:divBdr>
                        <w:top w:val="none" w:sz="0" w:space="0" w:color="auto"/>
                        <w:left w:val="none" w:sz="0" w:space="0" w:color="auto"/>
                        <w:bottom w:val="none" w:sz="0" w:space="0" w:color="auto"/>
                        <w:right w:val="none" w:sz="0" w:space="0" w:color="auto"/>
                      </w:divBdr>
                    </w:div>
                  </w:divsChild>
                </w:div>
                <w:div w:id="743143941">
                  <w:marLeft w:val="0"/>
                  <w:marRight w:val="0"/>
                  <w:marTop w:val="0"/>
                  <w:marBottom w:val="0"/>
                  <w:divBdr>
                    <w:top w:val="single" w:sz="2" w:space="1" w:color="FFFFFF"/>
                    <w:left w:val="single" w:sz="2" w:space="11" w:color="FFFFFF"/>
                    <w:bottom w:val="single" w:sz="2" w:space="1" w:color="FFFFFF"/>
                    <w:right w:val="single" w:sz="2" w:space="4" w:color="FFFFFF"/>
                  </w:divBdr>
                  <w:divsChild>
                    <w:div w:id="1691027951">
                      <w:marLeft w:val="0"/>
                      <w:marRight w:val="0"/>
                      <w:marTop w:val="0"/>
                      <w:marBottom w:val="0"/>
                      <w:divBdr>
                        <w:top w:val="none" w:sz="0" w:space="0" w:color="auto"/>
                        <w:left w:val="none" w:sz="0" w:space="0" w:color="auto"/>
                        <w:bottom w:val="none" w:sz="0" w:space="0" w:color="auto"/>
                        <w:right w:val="none" w:sz="0" w:space="0" w:color="auto"/>
                      </w:divBdr>
                    </w:div>
                  </w:divsChild>
                </w:div>
                <w:div w:id="1974170488">
                  <w:marLeft w:val="0"/>
                  <w:marRight w:val="0"/>
                  <w:marTop w:val="0"/>
                  <w:marBottom w:val="0"/>
                  <w:divBdr>
                    <w:top w:val="single" w:sz="2" w:space="1" w:color="FFFFFF"/>
                    <w:left w:val="single" w:sz="2" w:space="11" w:color="FFFFFF"/>
                    <w:bottom w:val="single" w:sz="2" w:space="1" w:color="FFFFFF"/>
                    <w:right w:val="single" w:sz="2" w:space="4" w:color="FFFFFF"/>
                  </w:divBdr>
                  <w:divsChild>
                    <w:div w:id="1321075478">
                      <w:marLeft w:val="0"/>
                      <w:marRight w:val="0"/>
                      <w:marTop w:val="0"/>
                      <w:marBottom w:val="0"/>
                      <w:divBdr>
                        <w:top w:val="none" w:sz="0" w:space="0" w:color="auto"/>
                        <w:left w:val="none" w:sz="0" w:space="0" w:color="auto"/>
                        <w:bottom w:val="none" w:sz="0" w:space="0" w:color="auto"/>
                        <w:right w:val="none" w:sz="0" w:space="0" w:color="auto"/>
                      </w:divBdr>
                    </w:div>
                  </w:divsChild>
                </w:div>
                <w:div w:id="752239822">
                  <w:marLeft w:val="0"/>
                  <w:marRight w:val="0"/>
                  <w:marTop w:val="0"/>
                  <w:marBottom w:val="0"/>
                  <w:divBdr>
                    <w:top w:val="single" w:sz="2" w:space="1" w:color="FFFFFF"/>
                    <w:left w:val="single" w:sz="2" w:space="11" w:color="FFFFFF"/>
                    <w:bottom w:val="single" w:sz="2" w:space="1" w:color="FFFFFF"/>
                    <w:right w:val="single" w:sz="2" w:space="4" w:color="FFFFFF"/>
                  </w:divBdr>
                  <w:divsChild>
                    <w:div w:id="1753745530">
                      <w:marLeft w:val="0"/>
                      <w:marRight w:val="0"/>
                      <w:marTop w:val="0"/>
                      <w:marBottom w:val="0"/>
                      <w:divBdr>
                        <w:top w:val="none" w:sz="0" w:space="0" w:color="auto"/>
                        <w:left w:val="none" w:sz="0" w:space="0" w:color="auto"/>
                        <w:bottom w:val="none" w:sz="0" w:space="0" w:color="auto"/>
                        <w:right w:val="none" w:sz="0" w:space="0" w:color="auto"/>
                      </w:divBdr>
                    </w:div>
                  </w:divsChild>
                </w:div>
                <w:div w:id="2109884869">
                  <w:marLeft w:val="0"/>
                  <w:marRight w:val="0"/>
                  <w:marTop w:val="0"/>
                  <w:marBottom w:val="0"/>
                  <w:divBdr>
                    <w:top w:val="single" w:sz="2" w:space="1" w:color="FFFFFF"/>
                    <w:left w:val="single" w:sz="2" w:space="11" w:color="FFFFFF"/>
                    <w:bottom w:val="single" w:sz="2" w:space="1" w:color="FFFFFF"/>
                    <w:right w:val="single" w:sz="2" w:space="4" w:color="FFFFFF"/>
                  </w:divBdr>
                  <w:divsChild>
                    <w:div w:id="501506281">
                      <w:marLeft w:val="0"/>
                      <w:marRight w:val="0"/>
                      <w:marTop w:val="0"/>
                      <w:marBottom w:val="0"/>
                      <w:divBdr>
                        <w:top w:val="none" w:sz="0" w:space="0" w:color="auto"/>
                        <w:left w:val="none" w:sz="0" w:space="0" w:color="auto"/>
                        <w:bottom w:val="none" w:sz="0" w:space="0" w:color="auto"/>
                        <w:right w:val="none" w:sz="0" w:space="0" w:color="auto"/>
                      </w:divBdr>
                    </w:div>
                  </w:divsChild>
                </w:div>
                <w:div w:id="437144743">
                  <w:marLeft w:val="0"/>
                  <w:marRight w:val="0"/>
                  <w:marTop w:val="0"/>
                  <w:marBottom w:val="0"/>
                  <w:divBdr>
                    <w:top w:val="single" w:sz="2" w:space="1" w:color="FFFFFF"/>
                    <w:left w:val="single" w:sz="2" w:space="11" w:color="FFFFFF"/>
                    <w:bottom w:val="single" w:sz="2" w:space="1" w:color="FFFFFF"/>
                    <w:right w:val="single" w:sz="2" w:space="4" w:color="FFFFFF"/>
                  </w:divBdr>
                  <w:divsChild>
                    <w:div w:id="503209601">
                      <w:marLeft w:val="0"/>
                      <w:marRight w:val="0"/>
                      <w:marTop w:val="0"/>
                      <w:marBottom w:val="0"/>
                      <w:divBdr>
                        <w:top w:val="none" w:sz="0" w:space="0" w:color="auto"/>
                        <w:left w:val="none" w:sz="0" w:space="0" w:color="auto"/>
                        <w:bottom w:val="none" w:sz="0" w:space="0" w:color="auto"/>
                        <w:right w:val="none" w:sz="0" w:space="0" w:color="auto"/>
                      </w:divBdr>
                    </w:div>
                  </w:divsChild>
                </w:div>
                <w:div w:id="1539392720">
                  <w:marLeft w:val="0"/>
                  <w:marRight w:val="0"/>
                  <w:marTop w:val="0"/>
                  <w:marBottom w:val="0"/>
                  <w:divBdr>
                    <w:top w:val="single" w:sz="2" w:space="1" w:color="FFFFFF"/>
                    <w:left w:val="single" w:sz="2" w:space="11" w:color="FFFFFF"/>
                    <w:bottom w:val="single" w:sz="2" w:space="4" w:color="FFFFFF"/>
                    <w:right w:val="single" w:sz="2" w:space="4" w:color="FFFFFF"/>
                  </w:divBdr>
                  <w:divsChild>
                    <w:div w:id="124453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864867">
          <w:marLeft w:val="0"/>
          <w:marRight w:val="0"/>
          <w:marTop w:val="0"/>
          <w:marBottom w:val="300"/>
          <w:divBdr>
            <w:top w:val="none" w:sz="0" w:space="0" w:color="auto"/>
            <w:left w:val="none" w:sz="0" w:space="0" w:color="auto"/>
            <w:bottom w:val="none" w:sz="0" w:space="0" w:color="auto"/>
            <w:right w:val="none" w:sz="0" w:space="0" w:color="auto"/>
          </w:divBdr>
          <w:divsChild>
            <w:div w:id="102498725">
              <w:marLeft w:val="0"/>
              <w:marRight w:val="0"/>
              <w:marTop w:val="0"/>
              <w:marBottom w:val="0"/>
              <w:divBdr>
                <w:top w:val="none" w:sz="0" w:space="0" w:color="auto"/>
                <w:left w:val="none" w:sz="0" w:space="0" w:color="auto"/>
                <w:bottom w:val="none" w:sz="0" w:space="0" w:color="auto"/>
                <w:right w:val="none" w:sz="0" w:space="0" w:color="auto"/>
              </w:divBdr>
              <w:divsChild>
                <w:div w:id="2107967753">
                  <w:marLeft w:val="0"/>
                  <w:marRight w:val="0"/>
                  <w:marTop w:val="0"/>
                  <w:marBottom w:val="0"/>
                  <w:divBdr>
                    <w:top w:val="single" w:sz="2" w:space="4" w:color="FFFFFF"/>
                    <w:left w:val="single" w:sz="2" w:space="11" w:color="FFFFFF"/>
                    <w:bottom w:val="single" w:sz="2" w:space="1" w:color="FFFFFF"/>
                    <w:right w:val="single" w:sz="2" w:space="4" w:color="FFFFFF"/>
                  </w:divBdr>
                  <w:divsChild>
                    <w:div w:id="984314294">
                      <w:marLeft w:val="0"/>
                      <w:marRight w:val="0"/>
                      <w:marTop w:val="0"/>
                      <w:marBottom w:val="0"/>
                      <w:divBdr>
                        <w:top w:val="none" w:sz="0" w:space="0" w:color="auto"/>
                        <w:left w:val="none" w:sz="0" w:space="0" w:color="auto"/>
                        <w:bottom w:val="none" w:sz="0" w:space="0" w:color="auto"/>
                        <w:right w:val="none" w:sz="0" w:space="0" w:color="auto"/>
                      </w:divBdr>
                    </w:div>
                  </w:divsChild>
                </w:div>
                <w:div w:id="881482942">
                  <w:marLeft w:val="0"/>
                  <w:marRight w:val="0"/>
                  <w:marTop w:val="0"/>
                  <w:marBottom w:val="0"/>
                  <w:divBdr>
                    <w:top w:val="single" w:sz="2" w:space="1" w:color="FFFFFF"/>
                    <w:left w:val="single" w:sz="2" w:space="11" w:color="FFFFFF"/>
                    <w:bottom w:val="single" w:sz="2" w:space="1" w:color="FFFFFF"/>
                    <w:right w:val="single" w:sz="2" w:space="4" w:color="FFFFFF"/>
                  </w:divBdr>
                  <w:divsChild>
                    <w:div w:id="619802733">
                      <w:marLeft w:val="0"/>
                      <w:marRight w:val="0"/>
                      <w:marTop w:val="0"/>
                      <w:marBottom w:val="0"/>
                      <w:divBdr>
                        <w:top w:val="none" w:sz="0" w:space="0" w:color="auto"/>
                        <w:left w:val="none" w:sz="0" w:space="0" w:color="auto"/>
                        <w:bottom w:val="none" w:sz="0" w:space="0" w:color="auto"/>
                        <w:right w:val="none" w:sz="0" w:space="0" w:color="auto"/>
                      </w:divBdr>
                    </w:div>
                  </w:divsChild>
                </w:div>
                <w:div w:id="1547062648">
                  <w:marLeft w:val="0"/>
                  <w:marRight w:val="0"/>
                  <w:marTop w:val="0"/>
                  <w:marBottom w:val="0"/>
                  <w:divBdr>
                    <w:top w:val="single" w:sz="2" w:space="1" w:color="FFFFFF"/>
                    <w:left w:val="single" w:sz="2" w:space="11" w:color="FFFFFF"/>
                    <w:bottom w:val="single" w:sz="2" w:space="1" w:color="FFFFFF"/>
                    <w:right w:val="single" w:sz="2" w:space="4" w:color="FFFFFF"/>
                  </w:divBdr>
                  <w:divsChild>
                    <w:div w:id="294222185">
                      <w:marLeft w:val="0"/>
                      <w:marRight w:val="0"/>
                      <w:marTop w:val="0"/>
                      <w:marBottom w:val="0"/>
                      <w:divBdr>
                        <w:top w:val="none" w:sz="0" w:space="0" w:color="auto"/>
                        <w:left w:val="none" w:sz="0" w:space="0" w:color="auto"/>
                        <w:bottom w:val="none" w:sz="0" w:space="0" w:color="auto"/>
                        <w:right w:val="none" w:sz="0" w:space="0" w:color="auto"/>
                      </w:divBdr>
                    </w:div>
                  </w:divsChild>
                </w:div>
                <w:div w:id="1982419541">
                  <w:marLeft w:val="0"/>
                  <w:marRight w:val="0"/>
                  <w:marTop w:val="0"/>
                  <w:marBottom w:val="0"/>
                  <w:divBdr>
                    <w:top w:val="single" w:sz="2" w:space="1" w:color="FFFFFF"/>
                    <w:left w:val="single" w:sz="2" w:space="11" w:color="FFFFFF"/>
                    <w:bottom w:val="single" w:sz="2" w:space="1" w:color="FFFFFF"/>
                    <w:right w:val="single" w:sz="2" w:space="4" w:color="FFFFFF"/>
                  </w:divBdr>
                  <w:divsChild>
                    <w:div w:id="617686972">
                      <w:marLeft w:val="0"/>
                      <w:marRight w:val="0"/>
                      <w:marTop w:val="0"/>
                      <w:marBottom w:val="0"/>
                      <w:divBdr>
                        <w:top w:val="none" w:sz="0" w:space="0" w:color="auto"/>
                        <w:left w:val="none" w:sz="0" w:space="0" w:color="auto"/>
                        <w:bottom w:val="none" w:sz="0" w:space="0" w:color="auto"/>
                        <w:right w:val="none" w:sz="0" w:space="0" w:color="auto"/>
                      </w:divBdr>
                    </w:div>
                  </w:divsChild>
                </w:div>
                <w:div w:id="489832970">
                  <w:marLeft w:val="0"/>
                  <w:marRight w:val="0"/>
                  <w:marTop w:val="0"/>
                  <w:marBottom w:val="0"/>
                  <w:divBdr>
                    <w:top w:val="single" w:sz="2" w:space="1" w:color="FFFFFF"/>
                    <w:left w:val="single" w:sz="2" w:space="11" w:color="FFFFFF"/>
                    <w:bottom w:val="single" w:sz="2" w:space="1" w:color="FFFFFF"/>
                    <w:right w:val="single" w:sz="2" w:space="4" w:color="FFFFFF"/>
                  </w:divBdr>
                  <w:divsChild>
                    <w:div w:id="929242835">
                      <w:marLeft w:val="0"/>
                      <w:marRight w:val="0"/>
                      <w:marTop w:val="0"/>
                      <w:marBottom w:val="0"/>
                      <w:divBdr>
                        <w:top w:val="none" w:sz="0" w:space="0" w:color="auto"/>
                        <w:left w:val="none" w:sz="0" w:space="0" w:color="auto"/>
                        <w:bottom w:val="none" w:sz="0" w:space="0" w:color="auto"/>
                        <w:right w:val="none" w:sz="0" w:space="0" w:color="auto"/>
                      </w:divBdr>
                    </w:div>
                  </w:divsChild>
                </w:div>
                <w:div w:id="1319073411">
                  <w:marLeft w:val="0"/>
                  <w:marRight w:val="0"/>
                  <w:marTop w:val="0"/>
                  <w:marBottom w:val="0"/>
                  <w:divBdr>
                    <w:top w:val="single" w:sz="2" w:space="1" w:color="FFFFFF"/>
                    <w:left w:val="single" w:sz="2" w:space="11" w:color="FFFFFF"/>
                    <w:bottom w:val="single" w:sz="2" w:space="1" w:color="FFFFFF"/>
                    <w:right w:val="single" w:sz="2" w:space="4" w:color="FFFFFF"/>
                  </w:divBdr>
                  <w:divsChild>
                    <w:div w:id="38169276">
                      <w:marLeft w:val="0"/>
                      <w:marRight w:val="0"/>
                      <w:marTop w:val="0"/>
                      <w:marBottom w:val="0"/>
                      <w:divBdr>
                        <w:top w:val="none" w:sz="0" w:space="0" w:color="auto"/>
                        <w:left w:val="none" w:sz="0" w:space="0" w:color="auto"/>
                        <w:bottom w:val="none" w:sz="0" w:space="0" w:color="auto"/>
                        <w:right w:val="none" w:sz="0" w:space="0" w:color="auto"/>
                      </w:divBdr>
                    </w:div>
                  </w:divsChild>
                </w:div>
                <w:div w:id="663052507">
                  <w:marLeft w:val="0"/>
                  <w:marRight w:val="0"/>
                  <w:marTop w:val="0"/>
                  <w:marBottom w:val="0"/>
                  <w:divBdr>
                    <w:top w:val="single" w:sz="2" w:space="1" w:color="FFFFFF"/>
                    <w:left w:val="single" w:sz="2" w:space="11" w:color="FFFFFF"/>
                    <w:bottom w:val="single" w:sz="2" w:space="1" w:color="FFFFFF"/>
                    <w:right w:val="single" w:sz="2" w:space="4" w:color="FFFFFF"/>
                  </w:divBdr>
                  <w:divsChild>
                    <w:div w:id="526138633">
                      <w:marLeft w:val="0"/>
                      <w:marRight w:val="0"/>
                      <w:marTop w:val="0"/>
                      <w:marBottom w:val="0"/>
                      <w:divBdr>
                        <w:top w:val="none" w:sz="0" w:space="0" w:color="auto"/>
                        <w:left w:val="none" w:sz="0" w:space="0" w:color="auto"/>
                        <w:bottom w:val="none" w:sz="0" w:space="0" w:color="auto"/>
                        <w:right w:val="none" w:sz="0" w:space="0" w:color="auto"/>
                      </w:divBdr>
                    </w:div>
                  </w:divsChild>
                </w:div>
                <w:div w:id="758595955">
                  <w:marLeft w:val="0"/>
                  <w:marRight w:val="0"/>
                  <w:marTop w:val="0"/>
                  <w:marBottom w:val="0"/>
                  <w:divBdr>
                    <w:top w:val="single" w:sz="2" w:space="1" w:color="FFFFFF"/>
                    <w:left w:val="single" w:sz="2" w:space="11" w:color="FFFFFF"/>
                    <w:bottom w:val="single" w:sz="2" w:space="1" w:color="FFFFFF"/>
                    <w:right w:val="single" w:sz="2" w:space="4" w:color="FFFFFF"/>
                  </w:divBdr>
                  <w:divsChild>
                    <w:div w:id="1389841414">
                      <w:marLeft w:val="0"/>
                      <w:marRight w:val="0"/>
                      <w:marTop w:val="0"/>
                      <w:marBottom w:val="0"/>
                      <w:divBdr>
                        <w:top w:val="none" w:sz="0" w:space="0" w:color="auto"/>
                        <w:left w:val="none" w:sz="0" w:space="0" w:color="auto"/>
                        <w:bottom w:val="none" w:sz="0" w:space="0" w:color="auto"/>
                        <w:right w:val="none" w:sz="0" w:space="0" w:color="auto"/>
                      </w:divBdr>
                    </w:div>
                  </w:divsChild>
                </w:div>
                <w:div w:id="635986825">
                  <w:marLeft w:val="0"/>
                  <w:marRight w:val="0"/>
                  <w:marTop w:val="0"/>
                  <w:marBottom w:val="0"/>
                  <w:divBdr>
                    <w:top w:val="single" w:sz="2" w:space="1" w:color="FFFFFF"/>
                    <w:left w:val="single" w:sz="2" w:space="11" w:color="FFFFFF"/>
                    <w:bottom w:val="single" w:sz="2" w:space="1" w:color="FFFFFF"/>
                    <w:right w:val="single" w:sz="2" w:space="4" w:color="FFFFFF"/>
                  </w:divBdr>
                  <w:divsChild>
                    <w:div w:id="1796096829">
                      <w:marLeft w:val="0"/>
                      <w:marRight w:val="0"/>
                      <w:marTop w:val="0"/>
                      <w:marBottom w:val="0"/>
                      <w:divBdr>
                        <w:top w:val="none" w:sz="0" w:space="0" w:color="auto"/>
                        <w:left w:val="none" w:sz="0" w:space="0" w:color="auto"/>
                        <w:bottom w:val="none" w:sz="0" w:space="0" w:color="auto"/>
                        <w:right w:val="none" w:sz="0" w:space="0" w:color="auto"/>
                      </w:divBdr>
                    </w:div>
                  </w:divsChild>
                </w:div>
                <w:div w:id="2033263679">
                  <w:marLeft w:val="0"/>
                  <w:marRight w:val="0"/>
                  <w:marTop w:val="0"/>
                  <w:marBottom w:val="0"/>
                  <w:divBdr>
                    <w:top w:val="single" w:sz="2" w:space="1" w:color="FFFFFF"/>
                    <w:left w:val="single" w:sz="2" w:space="11" w:color="FFFFFF"/>
                    <w:bottom w:val="single" w:sz="2" w:space="1" w:color="FFFFFF"/>
                    <w:right w:val="single" w:sz="2" w:space="4" w:color="FFFFFF"/>
                  </w:divBdr>
                  <w:divsChild>
                    <w:div w:id="883446753">
                      <w:marLeft w:val="0"/>
                      <w:marRight w:val="0"/>
                      <w:marTop w:val="0"/>
                      <w:marBottom w:val="0"/>
                      <w:divBdr>
                        <w:top w:val="none" w:sz="0" w:space="0" w:color="auto"/>
                        <w:left w:val="none" w:sz="0" w:space="0" w:color="auto"/>
                        <w:bottom w:val="none" w:sz="0" w:space="0" w:color="auto"/>
                        <w:right w:val="none" w:sz="0" w:space="0" w:color="auto"/>
                      </w:divBdr>
                    </w:div>
                  </w:divsChild>
                </w:div>
                <w:div w:id="1017997838">
                  <w:marLeft w:val="0"/>
                  <w:marRight w:val="0"/>
                  <w:marTop w:val="0"/>
                  <w:marBottom w:val="0"/>
                  <w:divBdr>
                    <w:top w:val="single" w:sz="2" w:space="1" w:color="FFFFFF"/>
                    <w:left w:val="single" w:sz="2" w:space="11" w:color="FFFFFF"/>
                    <w:bottom w:val="single" w:sz="2" w:space="1" w:color="FFFFFF"/>
                    <w:right w:val="single" w:sz="2" w:space="4" w:color="FFFFFF"/>
                  </w:divBdr>
                  <w:divsChild>
                    <w:div w:id="196629651">
                      <w:marLeft w:val="0"/>
                      <w:marRight w:val="0"/>
                      <w:marTop w:val="0"/>
                      <w:marBottom w:val="0"/>
                      <w:divBdr>
                        <w:top w:val="none" w:sz="0" w:space="0" w:color="auto"/>
                        <w:left w:val="none" w:sz="0" w:space="0" w:color="auto"/>
                        <w:bottom w:val="none" w:sz="0" w:space="0" w:color="auto"/>
                        <w:right w:val="none" w:sz="0" w:space="0" w:color="auto"/>
                      </w:divBdr>
                    </w:div>
                  </w:divsChild>
                </w:div>
                <w:div w:id="213082699">
                  <w:marLeft w:val="0"/>
                  <w:marRight w:val="0"/>
                  <w:marTop w:val="0"/>
                  <w:marBottom w:val="0"/>
                  <w:divBdr>
                    <w:top w:val="single" w:sz="2" w:space="1" w:color="FFFFFF"/>
                    <w:left w:val="single" w:sz="2" w:space="11" w:color="FFFFFF"/>
                    <w:bottom w:val="single" w:sz="2" w:space="1" w:color="FFFFFF"/>
                    <w:right w:val="single" w:sz="2" w:space="4" w:color="FFFFFF"/>
                  </w:divBdr>
                  <w:divsChild>
                    <w:div w:id="1023242485">
                      <w:marLeft w:val="0"/>
                      <w:marRight w:val="0"/>
                      <w:marTop w:val="0"/>
                      <w:marBottom w:val="0"/>
                      <w:divBdr>
                        <w:top w:val="none" w:sz="0" w:space="0" w:color="auto"/>
                        <w:left w:val="none" w:sz="0" w:space="0" w:color="auto"/>
                        <w:bottom w:val="none" w:sz="0" w:space="0" w:color="auto"/>
                        <w:right w:val="none" w:sz="0" w:space="0" w:color="auto"/>
                      </w:divBdr>
                    </w:div>
                  </w:divsChild>
                </w:div>
                <w:div w:id="1986659061">
                  <w:marLeft w:val="0"/>
                  <w:marRight w:val="0"/>
                  <w:marTop w:val="0"/>
                  <w:marBottom w:val="0"/>
                  <w:divBdr>
                    <w:top w:val="single" w:sz="2" w:space="1" w:color="FFFFFF"/>
                    <w:left w:val="single" w:sz="2" w:space="11" w:color="FFFFFF"/>
                    <w:bottom w:val="single" w:sz="2" w:space="1" w:color="FFFFFF"/>
                    <w:right w:val="single" w:sz="2" w:space="4" w:color="FFFFFF"/>
                  </w:divBdr>
                  <w:divsChild>
                    <w:div w:id="51001344">
                      <w:marLeft w:val="0"/>
                      <w:marRight w:val="0"/>
                      <w:marTop w:val="0"/>
                      <w:marBottom w:val="0"/>
                      <w:divBdr>
                        <w:top w:val="none" w:sz="0" w:space="0" w:color="auto"/>
                        <w:left w:val="none" w:sz="0" w:space="0" w:color="auto"/>
                        <w:bottom w:val="none" w:sz="0" w:space="0" w:color="auto"/>
                        <w:right w:val="none" w:sz="0" w:space="0" w:color="auto"/>
                      </w:divBdr>
                    </w:div>
                  </w:divsChild>
                </w:div>
                <w:div w:id="337778363">
                  <w:marLeft w:val="0"/>
                  <w:marRight w:val="0"/>
                  <w:marTop w:val="0"/>
                  <w:marBottom w:val="0"/>
                  <w:divBdr>
                    <w:top w:val="single" w:sz="2" w:space="1" w:color="FFFFFF"/>
                    <w:left w:val="single" w:sz="2" w:space="11" w:color="FFFFFF"/>
                    <w:bottom w:val="single" w:sz="2" w:space="1" w:color="FFFFFF"/>
                    <w:right w:val="single" w:sz="2" w:space="4" w:color="FFFFFF"/>
                  </w:divBdr>
                  <w:divsChild>
                    <w:div w:id="185019435">
                      <w:marLeft w:val="0"/>
                      <w:marRight w:val="0"/>
                      <w:marTop w:val="0"/>
                      <w:marBottom w:val="0"/>
                      <w:divBdr>
                        <w:top w:val="none" w:sz="0" w:space="0" w:color="auto"/>
                        <w:left w:val="none" w:sz="0" w:space="0" w:color="auto"/>
                        <w:bottom w:val="none" w:sz="0" w:space="0" w:color="auto"/>
                        <w:right w:val="none" w:sz="0" w:space="0" w:color="auto"/>
                      </w:divBdr>
                    </w:div>
                  </w:divsChild>
                </w:div>
                <w:div w:id="1137068673">
                  <w:marLeft w:val="0"/>
                  <w:marRight w:val="0"/>
                  <w:marTop w:val="0"/>
                  <w:marBottom w:val="0"/>
                  <w:divBdr>
                    <w:top w:val="single" w:sz="2" w:space="1" w:color="FFFFFF"/>
                    <w:left w:val="single" w:sz="2" w:space="11" w:color="FFFFFF"/>
                    <w:bottom w:val="single" w:sz="2" w:space="1" w:color="FFFFFF"/>
                    <w:right w:val="single" w:sz="2" w:space="4" w:color="FFFFFF"/>
                  </w:divBdr>
                  <w:divsChild>
                    <w:div w:id="615596362">
                      <w:marLeft w:val="0"/>
                      <w:marRight w:val="0"/>
                      <w:marTop w:val="0"/>
                      <w:marBottom w:val="0"/>
                      <w:divBdr>
                        <w:top w:val="none" w:sz="0" w:space="0" w:color="auto"/>
                        <w:left w:val="none" w:sz="0" w:space="0" w:color="auto"/>
                        <w:bottom w:val="none" w:sz="0" w:space="0" w:color="auto"/>
                        <w:right w:val="none" w:sz="0" w:space="0" w:color="auto"/>
                      </w:divBdr>
                    </w:div>
                  </w:divsChild>
                </w:div>
                <w:div w:id="1717310990">
                  <w:marLeft w:val="0"/>
                  <w:marRight w:val="0"/>
                  <w:marTop w:val="0"/>
                  <w:marBottom w:val="0"/>
                  <w:divBdr>
                    <w:top w:val="single" w:sz="2" w:space="1" w:color="FFFFFF"/>
                    <w:left w:val="single" w:sz="2" w:space="11" w:color="FFFFFF"/>
                    <w:bottom w:val="single" w:sz="2" w:space="1" w:color="FFFFFF"/>
                    <w:right w:val="single" w:sz="2" w:space="4" w:color="FFFFFF"/>
                  </w:divBdr>
                  <w:divsChild>
                    <w:div w:id="1593664688">
                      <w:marLeft w:val="0"/>
                      <w:marRight w:val="0"/>
                      <w:marTop w:val="0"/>
                      <w:marBottom w:val="0"/>
                      <w:divBdr>
                        <w:top w:val="none" w:sz="0" w:space="0" w:color="auto"/>
                        <w:left w:val="none" w:sz="0" w:space="0" w:color="auto"/>
                        <w:bottom w:val="none" w:sz="0" w:space="0" w:color="auto"/>
                        <w:right w:val="none" w:sz="0" w:space="0" w:color="auto"/>
                      </w:divBdr>
                    </w:div>
                  </w:divsChild>
                </w:div>
                <w:div w:id="2012685021">
                  <w:marLeft w:val="0"/>
                  <w:marRight w:val="0"/>
                  <w:marTop w:val="0"/>
                  <w:marBottom w:val="0"/>
                  <w:divBdr>
                    <w:top w:val="single" w:sz="2" w:space="1" w:color="FFFFFF"/>
                    <w:left w:val="single" w:sz="2" w:space="11" w:color="FFFFFF"/>
                    <w:bottom w:val="single" w:sz="2" w:space="1" w:color="FFFFFF"/>
                    <w:right w:val="single" w:sz="2" w:space="4" w:color="FFFFFF"/>
                  </w:divBdr>
                  <w:divsChild>
                    <w:div w:id="604313201">
                      <w:marLeft w:val="0"/>
                      <w:marRight w:val="0"/>
                      <w:marTop w:val="0"/>
                      <w:marBottom w:val="0"/>
                      <w:divBdr>
                        <w:top w:val="none" w:sz="0" w:space="0" w:color="auto"/>
                        <w:left w:val="none" w:sz="0" w:space="0" w:color="auto"/>
                        <w:bottom w:val="none" w:sz="0" w:space="0" w:color="auto"/>
                        <w:right w:val="none" w:sz="0" w:space="0" w:color="auto"/>
                      </w:divBdr>
                    </w:div>
                  </w:divsChild>
                </w:div>
                <w:div w:id="913197407">
                  <w:marLeft w:val="0"/>
                  <w:marRight w:val="0"/>
                  <w:marTop w:val="0"/>
                  <w:marBottom w:val="0"/>
                  <w:divBdr>
                    <w:top w:val="single" w:sz="2" w:space="1" w:color="FFFFFF"/>
                    <w:left w:val="single" w:sz="2" w:space="11" w:color="FFFFFF"/>
                    <w:bottom w:val="single" w:sz="2" w:space="1" w:color="FFFFFF"/>
                    <w:right w:val="single" w:sz="2" w:space="4" w:color="FFFFFF"/>
                  </w:divBdr>
                  <w:divsChild>
                    <w:div w:id="428282846">
                      <w:marLeft w:val="0"/>
                      <w:marRight w:val="0"/>
                      <w:marTop w:val="0"/>
                      <w:marBottom w:val="0"/>
                      <w:divBdr>
                        <w:top w:val="none" w:sz="0" w:space="0" w:color="auto"/>
                        <w:left w:val="none" w:sz="0" w:space="0" w:color="auto"/>
                        <w:bottom w:val="none" w:sz="0" w:space="0" w:color="auto"/>
                        <w:right w:val="none" w:sz="0" w:space="0" w:color="auto"/>
                      </w:divBdr>
                    </w:div>
                  </w:divsChild>
                </w:div>
                <w:div w:id="430514809">
                  <w:marLeft w:val="0"/>
                  <w:marRight w:val="0"/>
                  <w:marTop w:val="0"/>
                  <w:marBottom w:val="0"/>
                  <w:divBdr>
                    <w:top w:val="single" w:sz="2" w:space="1" w:color="FFFFFF"/>
                    <w:left w:val="single" w:sz="2" w:space="11" w:color="FFFFFF"/>
                    <w:bottom w:val="single" w:sz="2" w:space="4" w:color="FFFFFF"/>
                    <w:right w:val="single" w:sz="2" w:space="4" w:color="FFFFFF"/>
                  </w:divBdr>
                  <w:divsChild>
                    <w:div w:id="137103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645224">
          <w:marLeft w:val="0"/>
          <w:marRight w:val="0"/>
          <w:marTop w:val="0"/>
          <w:marBottom w:val="300"/>
          <w:divBdr>
            <w:top w:val="none" w:sz="0" w:space="0" w:color="auto"/>
            <w:left w:val="none" w:sz="0" w:space="0" w:color="auto"/>
            <w:bottom w:val="none" w:sz="0" w:space="0" w:color="auto"/>
            <w:right w:val="none" w:sz="0" w:space="0" w:color="auto"/>
          </w:divBdr>
          <w:divsChild>
            <w:div w:id="1495221132">
              <w:marLeft w:val="0"/>
              <w:marRight w:val="0"/>
              <w:marTop w:val="0"/>
              <w:marBottom w:val="0"/>
              <w:divBdr>
                <w:top w:val="none" w:sz="0" w:space="0" w:color="auto"/>
                <w:left w:val="none" w:sz="0" w:space="0" w:color="auto"/>
                <w:bottom w:val="none" w:sz="0" w:space="0" w:color="auto"/>
                <w:right w:val="none" w:sz="0" w:space="0" w:color="auto"/>
              </w:divBdr>
              <w:divsChild>
                <w:div w:id="1999259210">
                  <w:marLeft w:val="0"/>
                  <w:marRight w:val="0"/>
                  <w:marTop w:val="0"/>
                  <w:marBottom w:val="0"/>
                  <w:divBdr>
                    <w:top w:val="single" w:sz="2" w:space="4" w:color="FFFFFF"/>
                    <w:left w:val="single" w:sz="2" w:space="11" w:color="FFFFFF"/>
                    <w:bottom w:val="single" w:sz="2" w:space="1" w:color="FFFFFF"/>
                    <w:right w:val="single" w:sz="2" w:space="4" w:color="FFFFFF"/>
                  </w:divBdr>
                  <w:divsChild>
                    <w:div w:id="2015571537">
                      <w:marLeft w:val="0"/>
                      <w:marRight w:val="0"/>
                      <w:marTop w:val="0"/>
                      <w:marBottom w:val="0"/>
                      <w:divBdr>
                        <w:top w:val="none" w:sz="0" w:space="0" w:color="auto"/>
                        <w:left w:val="none" w:sz="0" w:space="0" w:color="auto"/>
                        <w:bottom w:val="none" w:sz="0" w:space="0" w:color="auto"/>
                        <w:right w:val="none" w:sz="0" w:space="0" w:color="auto"/>
                      </w:divBdr>
                    </w:div>
                  </w:divsChild>
                </w:div>
                <w:div w:id="229075543">
                  <w:marLeft w:val="0"/>
                  <w:marRight w:val="0"/>
                  <w:marTop w:val="0"/>
                  <w:marBottom w:val="0"/>
                  <w:divBdr>
                    <w:top w:val="single" w:sz="2" w:space="1" w:color="FFFFFF"/>
                    <w:left w:val="single" w:sz="2" w:space="11" w:color="FFFFFF"/>
                    <w:bottom w:val="single" w:sz="2" w:space="1" w:color="FFFFFF"/>
                    <w:right w:val="single" w:sz="2" w:space="4" w:color="FFFFFF"/>
                  </w:divBdr>
                  <w:divsChild>
                    <w:div w:id="834564591">
                      <w:marLeft w:val="0"/>
                      <w:marRight w:val="0"/>
                      <w:marTop w:val="0"/>
                      <w:marBottom w:val="0"/>
                      <w:divBdr>
                        <w:top w:val="none" w:sz="0" w:space="0" w:color="auto"/>
                        <w:left w:val="none" w:sz="0" w:space="0" w:color="auto"/>
                        <w:bottom w:val="none" w:sz="0" w:space="0" w:color="auto"/>
                        <w:right w:val="none" w:sz="0" w:space="0" w:color="auto"/>
                      </w:divBdr>
                    </w:div>
                  </w:divsChild>
                </w:div>
                <w:div w:id="1701933636">
                  <w:marLeft w:val="0"/>
                  <w:marRight w:val="0"/>
                  <w:marTop w:val="0"/>
                  <w:marBottom w:val="0"/>
                  <w:divBdr>
                    <w:top w:val="single" w:sz="2" w:space="1" w:color="FFFFFF"/>
                    <w:left w:val="single" w:sz="2" w:space="11" w:color="FFFFFF"/>
                    <w:bottom w:val="single" w:sz="2" w:space="1" w:color="FFFFFF"/>
                    <w:right w:val="single" w:sz="2" w:space="4" w:color="FFFFFF"/>
                  </w:divBdr>
                  <w:divsChild>
                    <w:div w:id="1028991652">
                      <w:marLeft w:val="0"/>
                      <w:marRight w:val="0"/>
                      <w:marTop w:val="0"/>
                      <w:marBottom w:val="0"/>
                      <w:divBdr>
                        <w:top w:val="none" w:sz="0" w:space="0" w:color="auto"/>
                        <w:left w:val="none" w:sz="0" w:space="0" w:color="auto"/>
                        <w:bottom w:val="none" w:sz="0" w:space="0" w:color="auto"/>
                        <w:right w:val="none" w:sz="0" w:space="0" w:color="auto"/>
                      </w:divBdr>
                    </w:div>
                  </w:divsChild>
                </w:div>
                <w:div w:id="322781585">
                  <w:marLeft w:val="0"/>
                  <w:marRight w:val="0"/>
                  <w:marTop w:val="0"/>
                  <w:marBottom w:val="0"/>
                  <w:divBdr>
                    <w:top w:val="single" w:sz="2" w:space="1" w:color="FFFFFF"/>
                    <w:left w:val="single" w:sz="2" w:space="11" w:color="FFFFFF"/>
                    <w:bottom w:val="single" w:sz="2" w:space="1" w:color="FFFFFF"/>
                    <w:right w:val="single" w:sz="2" w:space="4" w:color="FFFFFF"/>
                  </w:divBdr>
                  <w:divsChild>
                    <w:div w:id="1227767206">
                      <w:marLeft w:val="0"/>
                      <w:marRight w:val="0"/>
                      <w:marTop w:val="0"/>
                      <w:marBottom w:val="0"/>
                      <w:divBdr>
                        <w:top w:val="none" w:sz="0" w:space="0" w:color="auto"/>
                        <w:left w:val="none" w:sz="0" w:space="0" w:color="auto"/>
                        <w:bottom w:val="none" w:sz="0" w:space="0" w:color="auto"/>
                        <w:right w:val="none" w:sz="0" w:space="0" w:color="auto"/>
                      </w:divBdr>
                    </w:div>
                  </w:divsChild>
                </w:div>
                <w:div w:id="411777180">
                  <w:marLeft w:val="0"/>
                  <w:marRight w:val="0"/>
                  <w:marTop w:val="0"/>
                  <w:marBottom w:val="0"/>
                  <w:divBdr>
                    <w:top w:val="single" w:sz="2" w:space="1" w:color="FFFFFF"/>
                    <w:left w:val="single" w:sz="2" w:space="11" w:color="FFFFFF"/>
                    <w:bottom w:val="single" w:sz="2" w:space="1" w:color="FFFFFF"/>
                    <w:right w:val="single" w:sz="2" w:space="4" w:color="FFFFFF"/>
                  </w:divBdr>
                  <w:divsChild>
                    <w:div w:id="2129739414">
                      <w:marLeft w:val="0"/>
                      <w:marRight w:val="0"/>
                      <w:marTop w:val="0"/>
                      <w:marBottom w:val="0"/>
                      <w:divBdr>
                        <w:top w:val="none" w:sz="0" w:space="0" w:color="auto"/>
                        <w:left w:val="none" w:sz="0" w:space="0" w:color="auto"/>
                        <w:bottom w:val="none" w:sz="0" w:space="0" w:color="auto"/>
                        <w:right w:val="none" w:sz="0" w:space="0" w:color="auto"/>
                      </w:divBdr>
                    </w:div>
                  </w:divsChild>
                </w:div>
                <w:div w:id="878594052">
                  <w:marLeft w:val="0"/>
                  <w:marRight w:val="0"/>
                  <w:marTop w:val="0"/>
                  <w:marBottom w:val="0"/>
                  <w:divBdr>
                    <w:top w:val="single" w:sz="2" w:space="1" w:color="FFFFFF"/>
                    <w:left w:val="single" w:sz="2" w:space="11" w:color="FFFFFF"/>
                    <w:bottom w:val="single" w:sz="2" w:space="1" w:color="FFFFFF"/>
                    <w:right w:val="single" w:sz="2" w:space="4" w:color="FFFFFF"/>
                  </w:divBdr>
                  <w:divsChild>
                    <w:div w:id="1668170518">
                      <w:marLeft w:val="0"/>
                      <w:marRight w:val="0"/>
                      <w:marTop w:val="0"/>
                      <w:marBottom w:val="0"/>
                      <w:divBdr>
                        <w:top w:val="none" w:sz="0" w:space="0" w:color="auto"/>
                        <w:left w:val="none" w:sz="0" w:space="0" w:color="auto"/>
                        <w:bottom w:val="none" w:sz="0" w:space="0" w:color="auto"/>
                        <w:right w:val="none" w:sz="0" w:space="0" w:color="auto"/>
                      </w:divBdr>
                    </w:div>
                  </w:divsChild>
                </w:div>
                <w:div w:id="382828443">
                  <w:marLeft w:val="0"/>
                  <w:marRight w:val="0"/>
                  <w:marTop w:val="0"/>
                  <w:marBottom w:val="0"/>
                  <w:divBdr>
                    <w:top w:val="single" w:sz="2" w:space="1" w:color="FFFFFF"/>
                    <w:left w:val="single" w:sz="2" w:space="11" w:color="FFFFFF"/>
                    <w:bottom w:val="single" w:sz="2" w:space="1" w:color="FFFFFF"/>
                    <w:right w:val="single" w:sz="2" w:space="4" w:color="FFFFFF"/>
                  </w:divBdr>
                  <w:divsChild>
                    <w:div w:id="1627196861">
                      <w:marLeft w:val="0"/>
                      <w:marRight w:val="0"/>
                      <w:marTop w:val="0"/>
                      <w:marBottom w:val="0"/>
                      <w:divBdr>
                        <w:top w:val="none" w:sz="0" w:space="0" w:color="auto"/>
                        <w:left w:val="none" w:sz="0" w:space="0" w:color="auto"/>
                        <w:bottom w:val="none" w:sz="0" w:space="0" w:color="auto"/>
                        <w:right w:val="none" w:sz="0" w:space="0" w:color="auto"/>
                      </w:divBdr>
                    </w:div>
                  </w:divsChild>
                </w:div>
                <w:div w:id="643042579">
                  <w:marLeft w:val="0"/>
                  <w:marRight w:val="0"/>
                  <w:marTop w:val="0"/>
                  <w:marBottom w:val="0"/>
                  <w:divBdr>
                    <w:top w:val="single" w:sz="2" w:space="1" w:color="FFFFFF"/>
                    <w:left w:val="single" w:sz="2" w:space="11" w:color="FFFFFF"/>
                    <w:bottom w:val="single" w:sz="2" w:space="1" w:color="FFFFFF"/>
                    <w:right w:val="single" w:sz="2" w:space="4" w:color="FFFFFF"/>
                  </w:divBdr>
                  <w:divsChild>
                    <w:div w:id="360671350">
                      <w:marLeft w:val="0"/>
                      <w:marRight w:val="0"/>
                      <w:marTop w:val="0"/>
                      <w:marBottom w:val="0"/>
                      <w:divBdr>
                        <w:top w:val="none" w:sz="0" w:space="0" w:color="auto"/>
                        <w:left w:val="none" w:sz="0" w:space="0" w:color="auto"/>
                        <w:bottom w:val="none" w:sz="0" w:space="0" w:color="auto"/>
                        <w:right w:val="none" w:sz="0" w:space="0" w:color="auto"/>
                      </w:divBdr>
                    </w:div>
                  </w:divsChild>
                </w:div>
                <w:div w:id="2012633411">
                  <w:marLeft w:val="0"/>
                  <w:marRight w:val="0"/>
                  <w:marTop w:val="0"/>
                  <w:marBottom w:val="0"/>
                  <w:divBdr>
                    <w:top w:val="single" w:sz="2" w:space="1" w:color="FFFFFF"/>
                    <w:left w:val="single" w:sz="2" w:space="11" w:color="FFFFFF"/>
                    <w:bottom w:val="single" w:sz="2" w:space="1" w:color="FFFFFF"/>
                    <w:right w:val="single" w:sz="2" w:space="4" w:color="FFFFFF"/>
                  </w:divBdr>
                  <w:divsChild>
                    <w:div w:id="467554516">
                      <w:marLeft w:val="0"/>
                      <w:marRight w:val="0"/>
                      <w:marTop w:val="0"/>
                      <w:marBottom w:val="0"/>
                      <w:divBdr>
                        <w:top w:val="none" w:sz="0" w:space="0" w:color="auto"/>
                        <w:left w:val="none" w:sz="0" w:space="0" w:color="auto"/>
                        <w:bottom w:val="none" w:sz="0" w:space="0" w:color="auto"/>
                        <w:right w:val="none" w:sz="0" w:space="0" w:color="auto"/>
                      </w:divBdr>
                    </w:div>
                  </w:divsChild>
                </w:div>
                <w:div w:id="1120419135">
                  <w:marLeft w:val="0"/>
                  <w:marRight w:val="0"/>
                  <w:marTop w:val="0"/>
                  <w:marBottom w:val="0"/>
                  <w:divBdr>
                    <w:top w:val="single" w:sz="2" w:space="1" w:color="FFFFFF"/>
                    <w:left w:val="single" w:sz="2" w:space="11" w:color="FFFFFF"/>
                    <w:bottom w:val="single" w:sz="2" w:space="1" w:color="FFFFFF"/>
                    <w:right w:val="single" w:sz="2" w:space="4" w:color="FFFFFF"/>
                  </w:divBdr>
                  <w:divsChild>
                    <w:div w:id="2084643207">
                      <w:marLeft w:val="0"/>
                      <w:marRight w:val="0"/>
                      <w:marTop w:val="0"/>
                      <w:marBottom w:val="0"/>
                      <w:divBdr>
                        <w:top w:val="none" w:sz="0" w:space="0" w:color="auto"/>
                        <w:left w:val="none" w:sz="0" w:space="0" w:color="auto"/>
                        <w:bottom w:val="none" w:sz="0" w:space="0" w:color="auto"/>
                        <w:right w:val="none" w:sz="0" w:space="0" w:color="auto"/>
                      </w:divBdr>
                    </w:div>
                  </w:divsChild>
                </w:div>
                <w:div w:id="1934629432">
                  <w:marLeft w:val="0"/>
                  <w:marRight w:val="0"/>
                  <w:marTop w:val="0"/>
                  <w:marBottom w:val="0"/>
                  <w:divBdr>
                    <w:top w:val="single" w:sz="2" w:space="1" w:color="FFFFFF"/>
                    <w:left w:val="single" w:sz="2" w:space="11" w:color="FFFFFF"/>
                    <w:bottom w:val="single" w:sz="2" w:space="1" w:color="FFFFFF"/>
                    <w:right w:val="single" w:sz="2" w:space="4" w:color="FFFFFF"/>
                  </w:divBdr>
                  <w:divsChild>
                    <w:div w:id="714697435">
                      <w:marLeft w:val="0"/>
                      <w:marRight w:val="0"/>
                      <w:marTop w:val="0"/>
                      <w:marBottom w:val="0"/>
                      <w:divBdr>
                        <w:top w:val="none" w:sz="0" w:space="0" w:color="auto"/>
                        <w:left w:val="none" w:sz="0" w:space="0" w:color="auto"/>
                        <w:bottom w:val="none" w:sz="0" w:space="0" w:color="auto"/>
                        <w:right w:val="none" w:sz="0" w:space="0" w:color="auto"/>
                      </w:divBdr>
                    </w:div>
                  </w:divsChild>
                </w:div>
                <w:div w:id="1266495924">
                  <w:marLeft w:val="0"/>
                  <w:marRight w:val="0"/>
                  <w:marTop w:val="0"/>
                  <w:marBottom w:val="0"/>
                  <w:divBdr>
                    <w:top w:val="single" w:sz="2" w:space="1" w:color="FFFFFF"/>
                    <w:left w:val="single" w:sz="2" w:space="11" w:color="FFFFFF"/>
                    <w:bottom w:val="single" w:sz="2" w:space="1" w:color="FFFFFF"/>
                    <w:right w:val="single" w:sz="2" w:space="4" w:color="FFFFFF"/>
                  </w:divBdr>
                  <w:divsChild>
                    <w:div w:id="1809471529">
                      <w:marLeft w:val="0"/>
                      <w:marRight w:val="0"/>
                      <w:marTop w:val="0"/>
                      <w:marBottom w:val="0"/>
                      <w:divBdr>
                        <w:top w:val="none" w:sz="0" w:space="0" w:color="auto"/>
                        <w:left w:val="none" w:sz="0" w:space="0" w:color="auto"/>
                        <w:bottom w:val="none" w:sz="0" w:space="0" w:color="auto"/>
                        <w:right w:val="none" w:sz="0" w:space="0" w:color="auto"/>
                      </w:divBdr>
                    </w:div>
                  </w:divsChild>
                </w:div>
                <w:div w:id="1296453278">
                  <w:marLeft w:val="0"/>
                  <w:marRight w:val="0"/>
                  <w:marTop w:val="0"/>
                  <w:marBottom w:val="0"/>
                  <w:divBdr>
                    <w:top w:val="single" w:sz="2" w:space="1" w:color="FFFFFF"/>
                    <w:left w:val="single" w:sz="2" w:space="11" w:color="FFFFFF"/>
                    <w:bottom w:val="single" w:sz="2" w:space="1" w:color="FFFFFF"/>
                    <w:right w:val="single" w:sz="2" w:space="4" w:color="FFFFFF"/>
                  </w:divBdr>
                  <w:divsChild>
                    <w:div w:id="1433745307">
                      <w:marLeft w:val="0"/>
                      <w:marRight w:val="0"/>
                      <w:marTop w:val="0"/>
                      <w:marBottom w:val="0"/>
                      <w:divBdr>
                        <w:top w:val="none" w:sz="0" w:space="0" w:color="auto"/>
                        <w:left w:val="none" w:sz="0" w:space="0" w:color="auto"/>
                        <w:bottom w:val="none" w:sz="0" w:space="0" w:color="auto"/>
                        <w:right w:val="none" w:sz="0" w:space="0" w:color="auto"/>
                      </w:divBdr>
                    </w:div>
                  </w:divsChild>
                </w:div>
                <w:div w:id="1658994710">
                  <w:marLeft w:val="0"/>
                  <w:marRight w:val="0"/>
                  <w:marTop w:val="0"/>
                  <w:marBottom w:val="0"/>
                  <w:divBdr>
                    <w:top w:val="single" w:sz="2" w:space="1" w:color="FFFFFF"/>
                    <w:left w:val="single" w:sz="2" w:space="11" w:color="FFFFFF"/>
                    <w:bottom w:val="single" w:sz="2" w:space="1" w:color="FFFFFF"/>
                    <w:right w:val="single" w:sz="2" w:space="4" w:color="FFFFFF"/>
                  </w:divBdr>
                  <w:divsChild>
                    <w:div w:id="767313564">
                      <w:marLeft w:val="0"/>
                      <w:marRight w:val="0"/>
                      <w:marTop w:val="0"/>
                      <w:marBottom w:val="0"/>
                      <w:divBdr>
                        <w:top w:val="none" w:sz="0" w:space="0" w:color="auto"/>
                        <w:left w:val="none" w:sz="0" w:space="0" w:color="auto"/>
                        <w:bottom w:val="none" w:sz="0" w:space="0" w:color="auto"/>
                        <w:right w:val="none" w:sz="0" w:space="0" w:color="auto"/>
                      </w:divBdr>
                    </w:div>
                  </w:divsChild>
                </w:div>
                <w:div w:id="1788156875">
                  <w:marLeft w:val="0"/>
                  <w:marRight w:val="0"/>
                  <w:marTop w:val="0"/>
                  <w:marBottom w:val="0"/>
                  <w:divBdr>
                    <w:top w:val="single" w:sz="2" w:space="1" w:color="FFFFFF"/>
                    <w:left w:val="single" w:sz="2" w:space="11" w:color="FFFFFF"/>
                    <w:bottom w:val="single" w:sz="2" w:space="4" w:color="FFFFFF"/>
                    <w:right w:val="single" w:sz="2" w:space="4" w:color="FFFFFF"/>
                  </w:divBdr>
                  <w:divsChild>
                    <w:div w:id="85388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277133">
          <w:marLeft w:val="0"/>
          <w:marRight w:val="0"/>
          <w:marTop w:val="0"/>
          <w:marBottom w:val="300"/>
          <w:divBdr>
            <w:top w:val="none" w:sz="0" w:space="0" w:color="auto"/>
            <w:left w:val="none" w:sz="0" w:space="0" w:color="auto"/>
            <w:bottom w:val="none" w:sz="0" w:space="0" w:color="auto"/>
            <w:right w:val="none" w:sz="0" w:space="0" w:color="auto"/>
          </w:divBdr>
          <w:divsChild>
            <w:div w:id="1767725380">
              <w:marLeft w:val="0"/>
              <w:marRight w:val="0"/>
              <w:marTop w:val="0"/>
              <w:marBottom w:val="0"/>
              <w:divBdr>
                <w:top w:val="none" w:sz="0" w:space="0" w:color="auto"/>
                <w:left w:val="none" w:sz="0" w:space="0" w:color="auto"/>
                <w:bottom w:val="none" w:sz="0" w:space="0" w:color="auto"/>
                <w:right w:val="none" w:sz="0" w:space="0" w:color="auto"/>
              </w:divBdr>
              <w:divsChild>
                <w:div w:id="462575873">
                  <w:marLeft w:val="0"/>
                  <w:marRight w:val="0"/>
                  <w:marTop w:val="0"/>
                  <w:marBottom w:val="0"/>
                  <w:divBdr>
                    <w:top w:val="single" w:sz="2" w:space="4" w:color="FFFFFF"/>
                    <w:left w:val="single" w:sz="2" w:space="11" w:color="FFFFFF"/>
                    <w:bottom w:val="single" w:sz="2" w:space="1" w:color="FFFFFF"/>
                    <w:right w:val="single" w:sz="2" w:space="4" w:color="FFFFFF"/>
                  </w:divBdr>
                  <w:divsChild>
                    <w:div w:id="1025903264">
                      <w:marLeft w:val="0"/>
                      <w:marRight w:val="0"/>
                      <w:marTop w:val="0"/>
                      <w:marBottom w:val="0"/>
                      <w:divBdr>
                        <w:top w:val="none" w:sz="0" w:space="0" w:color="auto"/>
                        <w:left w:val="none" w:sz="0" w:space="0" w:color="auto"/>
                        <w:bottom w:val="none" w:sz="0" w:space="0" w:color="auto"/>
                        <w:right w:val="none" w:sz="0" w:space="0" w:color="auto"/>
                      </w:divBdr>
                    </w:div>
                  </w:divsChild>
                </w:div>
                <w:div w:id="815295069">
                  <w:marLeft w:val="0"/>
                  <w:marRight w:val="0"/>
                  <w:marTop w:val="0"/>
                  <w:marBottom w:val="0"/>
                  <w:divBdr>
                    <w:top w:val="single" w:sz="2" w:space="1" w:color="FFFFFF"/>
                    <w:left w:val="single" w:sz="2" w:space="11" w:color="FFFFFF"/>
                    <w:bottom w:val="single" w:sz="2" w:space="1" w:color="FFFFFF"/>
                    <w:right w:val="single" w:sz="2" w:space="4" w:color="FFFFFF"/>
                  </w:divBdr>
                  <w:divsChild>
                    <w:div w:id="598560278">
                      <w:marLeft w:val="0"/>
                      <w:marRight w:val="0"/>
                      <w:marTop w:val="0"/>
                      <w:marBottom w:val="0"/>
                      <w:divBdr>
                        <w:top w:val="none" w:sz="0" w:space="0" w:color="auto"/>
                        <w:left w:val="none" w:sz="0" w:space="0" w:color="auto"/>
                        <w:bottom w:val="none" w:sz="0" w:space="0" w:color="auto"/>
                        <w:right w:val="none" w:sz="0" w:space="0" w:color="auto"/>
                      </w:divBdr>
                    </w:div>
                  </w:divsChild>
                </w:div>
                <w:div w:id="1383334727">
                  <w:marLeft w:val="0"/>
                  <w:marRight w:val="0"/>
                  <w:marTop w:val="0"/>
                  <w:marBottom w:val="0"/>
                  <w:divBdr>
                    <w:top w:val="single" w:sz="2" w:space="1" w:color="FFFFFF"/>
                    <w:left w:val="single" w:sz="2" w:space="11" w:color="FFFFFF"/>
                    <w:bottom w:val="single" w:sz="2" w:space="1" w:color="FFFFFF"/>
                    <w:right w:val="single" w:sz="2" w:space="4" w:color="FFFFFF"/>
                  </w:divBdr>
                  <w:divsChild>
                    <w:div w:id="553811295">
                      <w:marLeft w:val="0"/>
                      <w:marRight w:val="0"/>
                      <w:marTop w:val="0"/>
                      <w:marBottom w:val="0"/>
                      <w:divBdr>
                        <w:top w:val="none" w:sz="0" w:space="0" w:color="auto"/>
                        <w:left w:val="none" w:sz="0" w:space="0" w:color="auto"/>
                        <w:bottom w:val="none" w:sz="0" w:space="0" w:color="auto"/>
                        <w:right w:val="none" w:sz="0" w:space="0" w:color="auto"/>
                      </w:divBdr>
                    </w:div>
                  </w:divsChild>
                </w:div>
                <w:div w:id="138419648">
                  <w:marLeft w:val="0"/>
                  <w:marRight w:val="0"/>
                  <w:marTop w:val="0"/>
                  <w:marBottom w:val="0"/>
                  <w:divBdr>
                    <w:top w:val="single" w:sz="2" w:space="1" w:color="FFFFFF"/>
                    <w:left w:val="single" w:sz="2" w:space="11" w:color="FFFFFF"/>
                    <w:bottom w:val="single" w:sz="2" w:space="1" w:color="FFFFFF"/>
                    <w:right w:val="single" w:sz="2" w:space="4" w:color="FFFFFF"/>
                  </w:divBdr>
                  <w:divsChild>
                    <w:div w:id="1183593839">
                      <w:marLeft w:val="0"/>
                      <w:marRight w:val="0"/>
                      <w:marTop w:val="0"/>
                      <w:marBottom w:val="0"/>
                      <w:divBdr>
                        <w:top w:val="none" w:sz="0" w:space="0" w:color="auto"/>
                        <w:left w:val="none" w:sz="0" w:space="0" w:color="auto"/>
                        <w:bottom w:val="none" w:sz="0" w:space="0" w:color="auto"/>
                        <w:right w:val="none" w:sz="0" w:space="0" w:color="auto"/>
                      </w:divBdr>
                    </w:div>
                  </w:divsChild>
                </w:div>
                <w:div w:id="353921477">
                  <w:marLeft w:val="0"/>
                  <w:marRight w:val="0"/>
                  <w:marTop w:val="0"/>
                  <w:marBottom w:val="0"/>
                  <w:divBdr>
                    <w:top w:val="single" w:sz="2" w:space="1" w:color="FFFFFF"/>
                    <w:left w:val="single" w:sz="2" w:space="11" w:color="FFFFFF"/>
                    <w:bottom w:val="single" w:sz="2" w:space="1" w:color="FFFFFF"/>
                    <w:right w:val="single" w:sz="2" w:space="4" w:color="FFFFFF"/>
                  </w:divBdr>
                  <w:divsChild>
                    <w:div w:id="1383409277">
                      <w:marLeft w:val="0"/>
                      <w:marRight w:val="0"/>
                      <w:marTop w:val="0"/>
                      <w:marBottom w:val="0"/>
                      <w:divBdr>
                        <w:top w:val="none" w:sz="0" w:space="0" w:color="auto"/>
                        <w:left w:val="none" w:sz="0" w:space="0" w:color="auto"/>
                        <w:bottom w:val="none" w:sz="0" w:space="0" w:color="auto"/>
                        <w:right w:val="none" w:sz="0" w:space="0" w:color="auto"/>
                      </w:divBdr>
                    </w:div>
                  </w:divsChild>
                </w:div>
                <w:div w:id="1076829524">
                  <w:marLeft w:val="0"/>
                  <w:marRight w:val="0"/>
                  <w:marTop w:val="0"/>
                  <w:marBottom w:val="0"/>
                  <w:divBdr>
                    <w:top w:val="single" w:sz="2" w:space="1" w:color="FFFFFF"/>
                    <w:left w:val="single" w:sz="2" w:space="11" w:color="FFFFFF"/>
                    <w:bottom w:val="single" w:sz="2" w:space="1" w:color="FFFFFF"/>
                    <w:right w:val="single" w:sz="2" w:space="4" w:color="FFFFFF"/>
                  </w:divBdr>
                  <w:divsChild>
                    <w:div w:id="1479150704">
                      <w:marLeft w:val="0"/>
                      <w:marRight w:val="0"/>
                      <w:marTop w:val="0"/>
                      <w:marBottom w:val="0"/>
                      <w:divBdr>
                        <w:top w:val="none" w:sz="0" w:space="0" w:color="auto"/>
                        <w:left w:val="none" w:sz="0" w:space="0" w:color="auto"/>
                        <w:bottom w:val="none" w:sz="0" w:space="0" w:color="auto"/>
                        <w:right w:val="none" w:sz="0" w:space="0" w:color="auto"/>
                      </w:divBdr>
                    </w:div>
                  </w:divsChild>
                </w:div>
                <w:div w:id="286662559">
                  <w:marLeft w:val="0"/>
                  <w:marRight w:val="0"/>
                  <w:marTop w:val="0"/>
                  <w:marBottom w:val="0"/>
                  <w:divBdr>
                    <w:top w:val="single" w:sz="2" w:space="1" w:color="FFFFFF"/>
                    <w:left w:val="single" w:sz="2" w:space="11" w:color="FFFFFF"/>
                    <w:bottom w:val="single" w:sz="2" w:space="1" w:color="FFFFFF"/>
                    <w:right w:val="single" w:sz="2" w:space="4" w:color="FFFFFF"/>
                  </w:divBdr>
                  <w:divsChild>
                    <w:div w:id="735317464">
                      <w:marLeft w:val="0"/>
                      <w:marRight w:val="0"/>
                      <w:marTop w:val="0"/>
                      <w:marBottom w:val="0"/>
                      <w:divBdr>
                        <w:top w:val="none" w:sz="0" w:space="0" w:color="auto"/>
                        <w:left w:val="none" w:sz="0" w:space="0" w:color="auto"/>
                        <w:bottom w:val="none" w:sz="0" w:space="0" w:color="auto"/>
                        <w:right w:val="none" w:sz="0" w:space="0" w:color="auto"/>
                      </w:divBdr>
                    </w:div>
                  </w:divsChild>
                </w:div>
                <w:div w:id="2093235541">
                  <w:marLeft w:val="0"/>
                  <w:marRight w:val="0"/>
                  <w:marTop w:val="0"/>
                  <w:marBottom w:val="0"/>
                  <w:divBdr>
                    <w:top w:val="single" w:sz="2" w:space="1" w:color="FFFFFF"/>
                    <w:left w:val="single" w:sz="2" w:space="11" w:color="FFFFFF"/>
                    <w:bottom w:val="single" w:sz="2" w:space="1" w:color="FFFFFF"/>
                    <w:right w:val="single" w:sz="2" w:space="4" w:color="FFFFFF"/>
                  </w:divBdr>
                  <w:divsChild>
                    <w:div w:id="601378281">
                      <w:marLeft w:val="0"/>
                      <w:marRight w:val="0"/>
                      <w:marTop w:val="0"/>
                      <w:marBottom w:val="0"/>
                      <w:divBdr>
                        <w:top w:val="none" w:sz="0" w:space="0" w:color="auto"/>
                        <w:left w:val="none" w:sz="0" w:space="0" w:color="auto"/>
                        <w:bottom w:val="none" w:sz="0" w:space="0" w:color="auto"/>
                        <w:right w:val="none" w:sz="0" w:space="0" w:color="auto"/>
                      </w:divBdr>
                    </w:div>
                  </w:divsChild>
                </w:div>
                <w:div w:id="75902946">
                  <w:marLeft w:val="0"/>
                  <w:marRight w:val="0"/>
                  <w:marTop w:val="0"/>
                  <w:marBottom w:val="0"/>
                  <w:divBdr>
                    <w:top w:val="single" w:sz="2" w:space="1" w:color="FFFFFF"/>
                    <w:left w:val="single" w:sz="2" w:space="11" w:color="FFFFFF"/>
                    <w:bottom w:val="single" w:sz="2" w:space="1" w:color="FFFFFF"/>
                    <w:right w:val="single" w:sz="2" w:space="4" w:color="FFFFFF"/>
                  </w:divBdr>
                  <w:divsChild>
                    <w:div w:id="32661197">
                      <w:marLeft w:val="0"/>
                      <w:marRight w:val="0"/>
                      <w:marTop w:val="0"/>
                      <w:marBottom w:val="0"/>
                      <w:divBdr>
                        <w:top w:val="none" w:sz="0" w:space="0" w:color="auto"/>
                        <w:left w:val="none" w:sz="0" w:space="0" w:color="auto"/>
                        <w:bottom w:val="none" w:sz="0" w:space="0" w:color="auto"/>
                        <w:right w:val="none" w:sz="0" w:space="0" w:color="auto"/>
                      </w:divBdr>
                    </w:div>
                  </w:divsChild>
                </w:div>
                <w:div w:id="1783529449">
                  <w:marLeft w:val="0"/>
                  <w:marRight w:val="0"/>
                  <w:marTop w:val="0"/>
                  <w:marBottom w:val="0"/>
                  <w:divBdr>
                    <w:top w:val="single" w:sz="2" w:space="1" w:color="FFFFFF"/>
                    <w:left w:val="single" w:sz="2" w:space="11" w:color="FFFFFF"/>
                    <w:bottom w:val="single" w:sz="2" w:space="1" w:color="FFFFFF"/>
                    <w:right w:val="single" w:sz="2" w:space="4" w:color="FFFFFF"/>
                  </w:divBdr>
                  <w:divsChild>
                    <w:div w:id="2031569728">
                      <w:marLeft w:val="0"/>
                      <w:marRight w:val="0"/>
                      <w:marTop w:val="0"/>
                      <w:marBottom w:val="0"/>
                      <w:divBdr>
                        <w:top w:val="none" w:sz="0" w:space="0" w:color="auto"/>
                        <w:left w:val="none" w:sz="0" w:space="0" w:color="auto"/>
                        <w:bottom w:val="none" w:sz="0" w:space="0" w:color="auto"/>
                        <w:right w:val="none" w:sz="0" w:space="0" w:color="auto"/>
                      </w:divBdr>
                    </w:div>
                  </w:divsChild>
                </w:div>
                <w:div w:id="322049390">
                  <w:marLeft w:val="0"/>
                  <w:marRight w:val="0"/>
                  <w:marTop w:val="0"/>
                  <w:marBottom w:val="0"/>
                  <w:divBdr>
                    <w:top w:val="single" w:sz="2" w:space="1" w:color="FFFFFF"/>
                    <w:left w:val="single" w:sz="2" w:space="11" w:color="FFFFFF"/>
                    <w:bottom w:val="single" w:sz="2" w:space="1" w:color="FFFFFF"/>
                    <w:right w:val="single" w:sz="2" w:space="4" w:color="FFFFFF"/>
                  </w:divBdr>
                  <w:divsChild>
                    <w:div w:id="1228031145">
                      <w:marLeft w:val="0"/>
                      <w:marRight w:val="0"/>
                      <w:marTop w:val="0"/>
                      <w:marBottom w:val="0"/>
                      <w:divBdr>
                        <w:top w:val="none" w:sz="0" w:space="0" w:color="auto"/>
                        <w:left w:val="none" w:sz="0" w:space="0" w:color="auto"/>
                        <w:bottom w:val="none" w:sz="0" w:space="0" w:color="auto"/>
                        <w:right w:val="none" w:sz="0" w:space="0" w:color="auto"/>
                      </w:divBdr>
                    </w:div>
                  </w:divsChild>
                </w:div>
                <w:div w:id="1458646759">
                  <w:marLeft w:val="0"/>
                  <w:marRight w:val="0"/>
                  <w:marTop w:val="0"/>
                  <w:marBottom w:val="0"/>
                  <w:divBdr>
                    <w:top w:val="single" w:sz="2" w:space="1" w:color="FFFFFF"/>
                    <w:left w:val="single" w:sz="2" w:space="11" w:color="FFFFFF"/>
                    <w:bottom w:val="single" w:sz="2" w:space="1" w:color="FFFFFF"/>
                    <w:right w:val="single" w:sz="2" w:space="4" w:color="FFFFFF"/>
                  </w:divBdr>
                  <w:divsChild>
                    <w:div w:id="984162702">
                      <w:marLeft w:val="0"/>
                      <w:marRight w:val="0"/>
                      <w:marTop w:val="0"/>
                      <w:marBottom w:val="0"/>
                      <w:divBdr>
                        <w:top w:val="none" w:sz="0" w:space="0" w:color="auto"/>
                        <w:left w:val="none" w:sz="0" w:space="0" w:color="auto"/>
                        <w:bottom w:val="none" w:sz="0" w:space="0" w:color="auto"/>
                        <w:right w:val="none" w:sz="0" w:space="0" w:color="auto"/>
                      </w:divBdr>
                    </w:div>
                  </w:divsChild>
                </w:div>
                <w:div w:id="907417246">
                  <w:marLeft w:val="0"/>
                  <w:marRight w:val="0"/>
                  <w:marTop w:val="0"/>
                  <w:marBottom w:val="0"/>
                  <w:divBdr>
                    <w:top w:val="single" w:sz="2" w:space="1" w:color="FFFFFF"/>
                    <w:left w:val="single" w:sz="2" w:space="11" w:color="FFFFFF"/>
                    <w:bottom w:val="single" w:sz="2" w:space="1" w:color="FFFFFF"/>
                    <w:right w:val="single" w:sz="2" w:space="4" w:color="FFFFFF"/>
                  </w:divBdr>
                  <w:divsChild>
                    <w:div w:id="1713992670">
                      <w:marLeft w:val="0"/>
                      <w:marRight w:val="0"/>
                      <w:marTop w:val="0"/>
                      <w:marBottom w:val="0"/>
                      <w:divBdr>
                        <w:top w:val="none" w:sz="0" w:space="0" w:color="auto"/>
                        <w:left w:val="none" w:sz="0" w:space="0" w:color="auto"/>
                        <w:bottom w:val="none" w:sz="0" w:space="0" w:color="auto"/>
                        <w:right w:val="none" w:sz="0" w:space="0" w:color="auto"/>
                      </w:divBdr>
                    </w:div>
                  </w:divsChild>
                </w:div>
                <w:div w:id="29185199">
                  <w:marLeft w:val="0"/>
                  <w:marRight w:val="0"/>
                  <w:marTop w:val="0"/>
                  <w:marBottom w:val="0"/>
                  <w:divBdr>
                    <w:top w:val="single" w:sz="2" w:space="1" w:color="FFFFFF"/>
                    <w:left w:val="single" w:sz="2" w:space="11" w:color="FFFFFF"/>
                    <w:bottom w:val="single" w:sz="2" w:space="1" w:color="FFFFFF"/>
                    <w:right w:val="single" w:sz="2" w:space="4" w:color="FFFFFF"/>
                  </w:divBdr>
                  <w:divsChild>
                    <w:div w:id="700741684">
                      <w:marLeft w:val="0"/>
                      <w:marRight w:val="0"/>
                      <w:marTop w:val="0"/>
                      <w:marBottom w:val="0"/>
                      <w:divBdr>
                        <w:top w:val="none" w:sz="0" w:space="0" w:color="auto"/>
                        <w:left w:val="none" w:sz="0" w:space="0" w:color="auto"/>
                        <w:bottom w:val="none" w:sz="0" w:space="0" w:color="auto"/>
                        <w:right w:val="none" w:sz="0" w:space="0" w:color="auto"/>
                      </w:divBdr>
                    </w:div>
                  </w:divsChild>
                </w:div>
                <w:div w:id="698548416">
                  <w:marLeft w:val="0"/>
                  <w:marRight w:val="0"/>
                  <w:marTop w:val="0"/>
                  <w:marBottom w:val="0"/>
                  <w:divBdr>
                    <w:top w:val="single" w:sz="2" w:space="1" w:color="FFFFFF"/>
                    <w:left w:val="single" w:sz="2" w:space="11" w:color="FFFFFF"/>
                    <w:bottom w:val="single" w:sz="2" w:space="1" w:color="FFFFFF"/>
                    <w:right w:val="single" w:sz="2" w:space="4" w:color="FFFFFF"/>
                  </w:divBdr>
                  <w:divsChild>
                    <w:div w:id="1404329151">
                      <w:marLeft w:val="0"/>
                      <w:marRight w:val="0"/>
                      <w:marTop w:val="0"/>
                      <w:marBottom w:val="0"/>
                      <w:divBdr>
                        <w:top w:val="none" w:sz="0" w:space="0" w:color="auto"/>
                        <w:left w:val="none" w:sz="0" w:space="0" w:color="auto"/>
                        <w:bottom w:val="none" w:sz="0" w:space="0" w:color="auto"/>
                        <w:right w:val="none" w:sz="0" w:space="0" w:color="auto"/>
                      </w:divBdr>
                    </w:div>
                  </w:divsChild>
                </w:div>
                <w:div w:id="380322572">
                  <w:marLeft w:val="0"/>
                  <w:marRight w:val="0"/>
                  <w:marTop w:val="0"/>
                  <w:marBottom w:val="0"/>
                  <w:divBdr>
                    <w:top w:val="single" w:sz="2" w:space="1" w:color="FFFFFF"/>
                    <w:left w:val="single" w:sz="2" w:space="11" w:color="FFFFFF"/>
                    <w:bottom w:val="single" w:sz="2" w:space="1" w:color="FFFFFF"/>
                    <w:right w:val="single" w:sz="2" w:space="4" w:color="FFFFFF"/>
                  </w:divBdr>
                  <w:divsChild>
                    <w:div w:id="1074477197">
                      <w:marLeft w:val="0"/>
                      <w:marRight w:val="0"/>
                      <w:marTop w:val="0"/>
                      <w:marBottom w:val="0"/>
                      <w:divBdr>
                        <w:top w:val="none" w:sz="0" w:space="0" w:color="auto"/>
                        <w:left w:val="none" w:sz="0" w:space="0" w:color="auto"/>
                        <w:bottom w:val="none" w:sz="0" w:space="0" w:color="auto"/>
                        <w:right w:val="none" w:sz="0" w:space="0" w:color="auto"/>
                      </w:divBdr>
                    </w:div>
                  </w:divsChild>
                </w:div>
                <w:div w:id="415248408">
                  <w:marLeft w:val="0"/>
                  <w:marRight w:val="0"/>
                  <w:marTop w:val="0"/>
                  <w:marBottom w:val="0"/>
                  <w:divBdr>
                    <w:top w:val="single" w:sz="2" w:space="1" w:color="FFFFFF"/>
                    <w:left w:val="single" w:sz="2" w:space="11" w:color="FFFFFF"/>
                    <w:bottom w:val="single" w:sz="2" w:space="1" w:color="FFFFFF"/>
                    <w:right w:val="single" w:sz="2" w:space="4" w:color="FFFFFF"/>
                  </w:divBdr>
                  <w:divsChild>
                    <w:div w:id="1374230006">
                      <w:marLeft w:val="0"/>
                      <w:marRight w:val="0"/>
                      <w:marTop w:val="0"/>
                      <w:marBottom w:val="0"/>
                      <w:divBdr>
                        <w:top w:val="none" w:sz="0" w:space="0" w:color="auto"/>
                        <w:left w:val="none" w:sz="0" w:space="0" w:color="auto"/>
                        <w:bottom w:val="none" w:sz="0" w:space="0" w:color="auto"/>
                        <w:right w:val="none" w:sz="0" w:space="0" w:color="auto"/>
                      </w:divBdr>
                    </w:div>
                  </w:divsChild>
                </w:div>
                <w:div w:id="482046312">
                  <w:marLeft w:val="0"/>
                  <w:marRight w:val="0"/>
                  <w:marTop w:val="0"/>
                  <w:marBottom w:val="0"/>
                  <w:divBdr>
                    <w:top w:val="single" w:sz="2" w:space="1" w:color="FFFFFF"/>
                    <w:left w:val="single" w:sz="2" w:space="11" w:color="FFFFFF"/>
                    <w:bottom w:val="single" w:sz="2" w:space="1" w:color="FFFFFF"/>
                    <w:right w:val="single" w:sz="2" w:space="4" w:color="FFFFFF"/>
                  </w:divBdr>
                  <w:divsChild>
                    <w:div w:id="333143040">
                      <w:marLeft w:val="0"/>
                      <w:marRight w:val="0"/>
                      <w:marTop w:val="0"/>
                      <w:marBottom w:val="0"/>
                      <w:divBdr>
                        <w:top w:val="none" w:sz="0" w:space="0" w:color="auto"/>
                        <w:left w:val="none" w:sz="0" w:space="0" w:color="auto"/>
                        <w:bottom w:val="none" w:sz="0" w:space="0" w:color="auto"/>
                        <w:right w:val="none" w:sz="0" w:space="0" w:color="auto"/>
                      </w:divBdr>
                    </w:div>
                  </w:divsChild>
                </w:div>
                <w:div w:id="788664885">
                  <w:marLeft w:val="0"/>
                  <w:marRight w:val="0"/>
                  <w:marTop w:val="0"/>
                  <w:marBottom w:val="0"/>
                  <w:divBdr>
                    <w:top w:val="single" w:sz="2" w:space="1" w:color="FFFFFF"/>
                    <w:left w:val="single" w:sz="2" w:space="11" w:color="FFFFFF"/>
                    <w:bottom w:val="single" w:sz="2" w:space="1" w:color="FFFFFF"/>
                    <w:right w:val="single" w:sz="2" w:space="4" w:color="FFFFFF"/>
                  </w:divBdr>
                  <w:divsChild>
                    <w:div w:id="1085761107">
                      <w:marLeft w:val="0"/>
                      <w:marRight w:val="0"/>
                      <w:marTop w:val="0"/>
                      <w:marBottom w:val="0"/>
                      <w:divBdr>
                        <w:top w:val="none" w:sz="0" w:space="0" w:color="auto"/>
                        <w:left w:val="none" w:sz="0" w:space="0" w:color="auto"/>
                        <w:bottom w:val="none" w:sz="0" w:space="0" w:color="auto"/>
                        <w:right w:val="none" w:sz="0" w:space="0" w:color="auto"/>
                      </w:divBdr>
                    </w:div>
                  </w:divsChild>
                </w:div>
                <w:div w:id="34693830">
                  <w:marLeft w:val="0"/>
                  <w:marRight w:val="0"/>
                  <w:marTop w:val="0"/>
                  <w:marBottom w:val="0"/>
                  <w:divBdr>
                    <w:top w:val="single" w:sz="2" w:space="1" w:color="FFFFFF"/>
                    <w:left w:val="single" w:sz="2" w:space="11" w:color="FFFFFF"/>
                    <w:bottom w:val="single" w:sz="2" w:space="1" w:color="FFFFFF"/>
                    <w:right w:val="single" w:sz="2" w:space="4" w:color="FFFFFF"/>
                  </w:divBdr>
                  <w:divsChild>
                    <w:div w:id="166943136">
                      <w:marLeft w:val="0"/>
                      <w:marRight w:val="0"/>
                      <w:marTop w:val="0"/>
                      <w:marBottom w:val="0"/>
                      <w:divBdr>
                        <w:top w:val="none" w:sz="0" w:space="0" w:color="auto"/>
                        <w:left w:val="none" w:sz="0" w:space="0" w:color="auto"/>
                        <w:bottom w:val="none" w:sz="0" w:space="0" w:color="auto"/>
                        <w:right w:val="none" w:sz="0" w:space="0" w:color="auto"/>
                      </w:divBdr>
                    </w:div>
                  </w:divsChild>
                </w:div>
                <w:div w:id="1838376730">
                  <w:marLeft w:val="0"/>
                  <w:marRight w:val="0"/>
                  <w:marTop w:val="0"/>
                  <w:marBottom w:val="0"/>
                  <w:divBdr>
                    <w:top w:val="single" w:sz="2" w:space="1" w:color="FFFFFF"/>
                    <w:left w:val="single" w:sz="2" w:space="11" w:color="FFFFFF"/>
                    <w:bottom w:val="single" w:sz="2" w:space="1" w:color="FFFFFF"/>
                    <w:right w:val="single" w:sz="2" w:space="4" w:color="FFFFFF"/>
                  </w:divBdr>
                  <w:divsChild>
                    <w:div w:id="1936477265">
                      <w:marLeft w:val="0"/>
                      <w:marRight w:val="0"/>
                      <w:marTop w:val="0"/>
                      <w:marBottom w:val="0"/>
                      <w:divBdr>
                        <w:top w:val="none" w:sz="0" w:space="0" w:color="auto"/>
                        <w:left w:val="none" w:sz="0" w:space="0" w:color="auto"/>
                        <w:bottom w:val="none" w:sz="0" w:space="0" w:color="auto"/>
                        <w:right w:val="none" w:sz="0" w:space="0" w:color="auto"/>
                      </w:divBdr>
                    </w:div>
                  </w:divsChild>
                </w:div>
                <w:div w:id="2019774290">
                  <w:marLeft w:val="0"/>
                  <w:marRight w:val="0"/>
                  <w:marTop w:val="0"/>
                  <w:marBottom w:val="0"/>
                  <w:divBdr>
                    <w:top w:val="single" w:sz="2" w:space="1" w:color="FFFFFF"/>
                    <w:left w:val="single" w:sz="2" w:space="11" w:color="FFFFFF"/>
                    <w:bottom w:val="single" w:sz="2" w:space="1" w:color="FFFFFF"/>
                    <w:right w:val="single" w:sz="2" w:space="4" w:color="FFFFFF"/>
                  </w:divBdr>
                  <w:divsChild>
                    <w:div w:id="143813165">
                      <w:marLeft w:val="0"/>
                      <w:marRight w:val="0"/>
                      <w:marTop w:val="0"/>
                      <w:marBottom w:val="0"/>
                      <w:divBdr>
                        <w:top w:val="none" w:sz="0" w:space="0" w:color="auto"/>
                        <w:left w:val="none" w:sz="0" w:space="0" w:color="auto"/>
                        <w:bottom w:val="none" w:sz="0" w:space="0" w:color="auto"/>
                        <w:right w:val="none" w:sz="0" w:space="0" w:color="auto"/>
                      </w:divBdr>
                    </w:div>
                  </w:divsChild>
                </w:div>
                <w:div w:id="1728608033">
                  <w:marLeft w:val="0"/>
                  <w:marRight w:val="0"/>
                  <w:marTop w:val="0"/>
                  <w:marBottom w:val="0"/>
                  <w:divBdr>
                    <w:top w:val="single" w:sz="2" w:space="1" w:color="FFFFFF"/>
                    <w:left w:val="single" w:sz="2" w:space="11" w:color="FFFFFF"/>
                    <w:bottom w:val="single" w:sz="2" w:space="1" w:color="FFFFFF"/>
                    <w:right w:val="single" w:sz="2" w:space="4" w:color="FFFFFF"/>
                  </w:divBdr>
                  <w:divsChild>
                    <w:div w:id="778716945">
                      <w:marLeft w:val="0"/>
                      <w:marRight w:val="0"/>
                      <w:marTop w:val="0"/>
                      <w:marBottom w:val="0"/>
                      <w:divBdr>
                        <w:top w:val="none" w:sz="0" w:space="0" w:color="auto"/>
                        <w:left w:val="none" w:sz="0" w:space="0" w:color="auto"/>
                        <w:bottom w:val="none" w:sz="0" w:space="0" w:color="auto"/>
                        <w:right w:val="none" w:sz="0" w:space="0" w:color="auto"/>
                      </w:divBdr>
                    </w:div>
                  </w:divsChild>
                </w:div>
                <w:div w:id="757141056">
                  <w:marLeft w:val="0"/>
                  <w:marRight w:val="0"/>
                  <w:marTop w:val="0"/>
                  <w:marBottom w:val="0"/>
                  <w:divBdr>
                    <w:top w:val="single" w:sz="2" w:space="1" w:color="FFFFFF"/>
                    <w:left w:val="single" w:sz="2" w:space="11" w:color="FFFFFF"/>
                    <w:bottom w:val="single" w:sz="2" w:space="1" w:color="FFFFFF"/>
                    <w:right w:val="single" w:sz="2" w:space="4" w:color="FFFFFF"/>
                  </w:divBdr>
                  <w:divsChild>
                    <w:div w:id="1702973373">
                      <w:marLeft w:val="0"/>
                      <w:marRight w:val="0"/>
                      <w:marTop w:val="0"/>
                      <w:marBottom w:val="0"/>
                      <w:divBdr>
                        <w:top w:val="none" w:sz="0" w:space="0" w:color="auto"/>
                        <w:left w:val="none" w:sz="0" w:space="0" w:color="auto"/>
                        <w:bottom w:val="none" w:sz="0" w:space="0" w:color="auto"/>
                        <w:right w:val="none" w:sz="0" w:space="0" w:color="auto"/>
                      </w:divBdr>
                    </w:div>
                  </w:divsChild>
                </w:div>
                <w:div w:id="352918889">
                  <w:marLeft w:val="0"/>
                  <w:marRight w:val="0"/>
                  <w:marTop w:val="0"/>
                  <w:marBottom w:val="0"/>
                  <w:divBdr>
                    <w:top w:val="single" w:sz="2" w:space="1" w:color="FFFFFF"/>
                    <w:left w:val="single" w:sz="2" w:space="11" w:color="FFFFFF"/>
                    <w:bottom w:val="single" w:sz="2" w:space="1" w:color="FFFFFF"/>
                    <w:right w:val="single" w:sz="2" w:space="4" w:color="FFFFFF"/>
                  </w:divBdr>
                  <w:divsChild>
                    <w:div w:id="1206261395">
                      <w:marLeft w:val="0"/>
                      <w:marRight w:val="0"/>
                      <w:marTop w:val="0"/>
                      <w:marBottom w:val="0"/>
                      <w:divBdr>
                        <w:top w:val="none" w:sz="0" w:space="0" w:color="auto"/>
                        <w:left w:val="none" w:sz="0" w:space="0" w:color="auto"/>
                        <w:bottom w:val="none" w:sz="0" w:space="0" w:color="auto"/>
                        <w:right w:val="none" w:sz="0" w:space="0" w:color="auto"/>
                      </w:divBdr>
                    </w:div>
                  </w:divsChild>
                </w:div>
                <w:div w:id="935790222">
                  <w:marLeft w:val="0"/>
                  <w:marRight w:val="0"/>
                  <w:marTop w:val="0"/>
                  <w:marBottom w:val="0"/>
                  <w:divBdr>
                    <w:top w:val="single" w:sz="2" w:space="1" w:color="FFFFFF"/>
                    <w:left w:val="single" w:sz="2" w:space="11" w:color="FFFFFF"/>
                    <w:bottom w:val="single" w:sz="2" w:space="1" w:color="FFFFFF"/>
                    <w:right w:val="single" w:sz="2" w:space="4" w:color="FFFFFF"/>
                  </w:divBdr>
                  <w:divsChild>
                    <w:div w:id="1586955362">
                      <w:marLeft w:val="0"/>
                      <w:marRight w:val="0"/>
                      <w:marTop w:val="0"/>
                      <w:marBottom w:val="0"/>
                      <w:divBdr>
                        <w:top w:val="none" w:sz="0" w:space="0" w:color="auto"/>
                        <w:left w:val="none" w:sz="0" w:space="0" w:color="auto"/>
                        <w:bottom w:val="none" w:sz="0" w:space="0" w:color="auto"/>
                        <w:right w:val="none" w:sz="0" w:space="0" w:color="auto"/>
                      </w:divBdr>
                    </w:div>
                  </w:divsChild>
                </w:div>
                <w:div w:id="1701205275">
                  <w:marLeft w:val="0"/>
                  <w:marRight w:val="0"/>
                  <w:marTop w:val="0"/>
                  <w:marBottom w:val="0"/>
                  <w:divBdr>
                    <w:top w:val="single" w:sz="2" w:space="1" w:color="FFFFFF"/>
                    <w:left w:val="single" w:sz="2" w:space="11" w:color="FFFFFF"/>
                    <w:bottom w:val="single" w:sz="2" w:space="1" w:color="FFFFFF"/>
                    <w:right w:val="single" w:sz="2" w:space="4" w:color="FFFFFF"/>
                  </w:divBdr>
                  <w:divsChild>
                    <w:div w:id="1866943486">
                      <w:marLeft w:val="0"/>
                      <w:marRight w:val="0"/>
                      <w:marTop w:val="0"/>
                      <w:marBottom w:val="0"/>
                      <w:divBdr>
                        <w:top w:val="none" w:sz="0" w:space="0" w:color="auto"/>
                        <w:left w:val="none" w:sz="0" w:space="0" w:color="auto"/>
                        <w:bottom w:val="none" w:sz="0" w:space="0" w:color="auto"/>
                        <w:right w:val="none" w:sz="0" w:space="0" w:color="auto"/>
                      </w:divBdr>
                    </w:div>
                  </w:divsChild>
                </w:div>
                <w:div w:id="344748941">
                  <w:marLeft w:val="0"/>
                  <w:marRight w:val="0"/>
                  <w:marTop w:val="0"/>
                  <w:marBottom w:val="0"/>
                  <w:divBdr>
                    <w:top w:val="single" w:sz="2" w:space="1" w:color="FFFFFF"/>
                    <w:left w:val="single" w:sz="2" w:space="11" w:color="FFFFFF"/>
                    <w:bottom w:val="single" w:sz="2" w:space="1" w:color="FFFFFF"/>
                    <w:right w:val="single" w:sz="2" w:space="4" w:color="FFFFFF"/>
                  </w:divBdr>
                  <w:divsChild>
                    <w:div w:id="2094933555">
                      <w:marLeft w:val="0"/>
                      <w:marRight w:val="0"/>
                      <w:marTop w:val="0"/>
                      <w:marBottom w:val="0"/>
                      <w:divBdr>
                        <w:top w:val="none" w:sz="0" w:space="0" w:color="auto"/>
                        <w:left w:val="none" w:sz="0" w:space="0" w:color="auto"/>
                        <w:bottom w:val="none" w:sz="0" w:space="0" w:color="auto"/>
                        <w:right w:val="none" w:sz="0" w:space="0" w:color="auto"/>
                      </w:divBdr>
                    </w:div>
                  </w:divsChild>
                </w:div>
                <w:div w:id="264508726">
                  <w:marLeft w:val="0"/>
                  <w:marRight w:val="0"/>
                  <w:marTop w:val="0"/>
                  <w:marBottom w:val="0"/>
                  <w:divBdr>
                    <w:top w:val="single" w:sz="2" w:space="1" w:color="FFFFFF"/>
                    <w:left w:val="single" w:sz="2" w:space="11" w:color="FFFFFF"/>
                    <w:bottom w:val="single" w:sz="2" w:space="1" w:color="FFFFFF"/>
                    <w:right w:val="single" w:sz="2" w:space="4" w:color="FFFFFF"/>
                  </w:divBdr>
                  <w:divsChild>
                    <w:div w:id="237442383">
                      <w:marLeft w:val="0"/>
                      <w:marRight w:val="0"/>
                      <w:marTop w:val="0"/>
                      <w:marBottom w:val="0"/>
                      <w:divBdr>
                        <w:top w:val="none" w:sz="0" w:space="0" w:color="auto"/>
                        <w:left w:val="none" w:sz="0" w:space="0" w:color="auto"/>
                        <w:bottom w:val="none" w:sz="0" w:space="0" w:color="auto"/>
                        <w:right w:val="none" w:sz="0" w:space="0" w:color="auto"/>
                      </w:divBdr>
                    </w:div>
                  </w:divsChild>
                </w:div>
                <w:div w:id="2061441428">
                  <w:marLeft w:val="0"/>
                  <w:marRight w:val="0"/>
                  <w:marTop w:val="0"/>
                  <w:marBottom w:val="0"/>
                  <w:divBdr>
                    <w:top w:val="single" w:sz="2" w:space="1" w:color="FFFFFF"/>
                    <w:left w:val="single" w:sz="2" w:space="11" w:color="FFFFFF"/>
                    <w:bottom w:val="single" w:sz="2" w:space="1" w:color="FFFFFF"/>
                    <w:right w:val="single" w:sz="2" w:space="4" w:color="FFFFFF"/>
                  </w:divBdr>
                  <w:divsChild>
                    <w:div w:id="985813955">
                      <w:marLeft w:val="0"/>
                      <w:marRight w:val="0"/>
                      <w:marTop w:val="0"/>
                      <w:marBottom w:val="0"/>
                      <w:divBdr>
                        <w:top w:val="none" w:sz="0" w:space="0" w:color="auto"/>
                        <w:left w:val="none" w:sz="0" w:space="0" w:color="auto"/>
                        <w:bottom w:val="none" w:sz="0" w:space="0" w:color="auto"/>
                        <w:right w:val="none" w:sz="0" w:space="0" w:color="auto"/>
                      </w:divBdr>
                    </w:div>
                  </w:divsChild>
                </w:div>
                <w:div w:id="1350108909">
                  <w:marLeft w:val="0"/>
                  <w:marRight w:val="0"/>
                  <w:marTop w:val="0"/>
                  <w:marBottom w:val="0"/>
                  <w:divBdr>
                    <w:top w:val="single" w:sz="2" w:space="1" w:color="FFFFFF"/>
                    <w:left w:val="single" w:sz="2" w:space="11" w:color="FFFFFF"/>
                    <w:bottom w:val="single" w:sz="2" w:space="1" w:color="FFFFFF"/>
                    <w:right w:val="single" w:sz="2" w:space="4" w:color="FFFFFF"/>
                  </w:divBdr>
                  <w:divsChild>
                    <w:div w:id="1361708224">
                      <w:marLeft w:val="0"/>
                      <w:marRight w:val="0"/>
                      <w:marTop w:val="0"/>
                      <w:marBottom w:val="0"/>
                      <w:divBdr>
                        <w:top w:val="none" w:sz="0" w:space="0" w:color="auto"/>
                        <w:left w:val="none" w:sz="0" w:space="0" w:color="auto"/>
                        <w:bottom w:val="none" w:sz="0" w:space="0" w:color="auto"/>
                        <w:right w:val="none" w:sz="0" w:space="0" w:color="auto"/>
                      </w:divBdr>
                    </w:div>
                  </w:divsChild>
                </w:div>
                <w:div w:id="905650914">
                  <w:marLeft w:val="0"/>
                  <w:marRight w:val="0"/>
                  <w:marTop w:val="0"/>
                  <w:marBottom w:val="0"/>
                  <w:divBdr>
                    <w:top w:val="single" w:sz="2" w:space="1" w:color="FFFFFF"/>
                    <w:left w:val="single" w:sz="2" w:space="11" w:color="FFFFFF"/>
                    <w:bottom w:val="single" w:sz="2" w:space="1" w:color="FFFFFF"/>
                    <w:right w:val="single" w:sz="2" w:space="4" w:color="FFFFFF"/>
                  </w:divBdr>
                  <w:divsChild>
                    <w:div w:id="753671982">
                      <w:marLeft w:val="0"/>
                      <w:marRight w:val="0"/>
                      <w:marTop w:val="0"/>
                      <w:marBottom w:val="0"/>
                      <w:divBdr>
                        <w:top w:val="none" w:sz="0" w:space="0" w:color="auto"/>
                        <w:left w:val="none" w:sz="0" w:space="0" w:color="auto"/>
                        <w:bottom w:val="none" w:sz="0" w:space="0" w:color="auto"/>
                        <w:right w:val="none" w:sz="0" w:space="0" w:color="auto"/>
                      </w:divBdr>
                    </w:div>
                  </w:divsChild>
                </w:div>
                <w:div w:id="1047607259">
                  <w:marLeft w:val="0"/>
                  <w:marRight w:val="0"/>
                  <w:marTop w:val="0"/>
                  <w:marBottom w:val="0"/>
                  <w:divBdr>
                    <w:top w:val="single" w:sz="2" w:space="1" w:color="FFFFFF"/>
                    <w:left w:val="single" w:sz="2" w:space="11" w:color="FFFFFF"/>
                    <w:bottom w:val="single" w:sz="2" w:space="1" w:color="FFFFFF"/>
                    <w:right w:val="single" w:sz="2" w:space="4" w:color="FFFFFF"/>
                  </w:divBdr>
                  <w:divsChild>
                    <w:div w:id="1038356666">
                      <w:marLeft w:val="0"/>
                      <w:marRight w:val="0"/>
                      <w:marTop w:val="0"/>
                      <w:marBottom w:val="0"/>
                      <w:divBdr>
                        <w:top w:val="none" w:sz="0" w:space="0" w:color="auto"/>
                        <w:left w:val="none" w:sz="0" w:space="0" w:color="auto"/>
                        <w:bottom w:val="none" w:sz="0" w:space="0" w:color="auto"/>
                        <w:right w:val="none" w:sz="0" w:space="0" w:color="auto"/>
                      </w:divBdr>
                    </w:div>
                  </w:divsChild>
                </w:div>
                <w:div w:id="1813474529">
                  <w:marLeft w:val="0"/>
                  <w:marRight w:val="0"/>
                  <w:marTop w:val="0"/>
                  <w:marBottom w:val="0"/>
                  <w:divBdr>
                    <w:top w:val="single" w:sz="2" w:space="1" w:color="FFFFFF"/>
                    <w:left w:val="single" w:sz="2" w:space="11" w:color="FFFFFF"/>
                    <w:bottom w:val="single" w:sz="2" w:space="1" w:color="FFFFFF"/>
                    <w:right w:val="single" w:sz="2" w:space="4" w:color="FFFFFF"/>
                  </w:divBdr>
                  <w:divsChild>
                    <w:div w:id="1884749930">
                      <w:marLeft w:val="0"/>
                      <w:marRight w:val="0"/>
                      <w:marTop w:val="0"/>
                      <w:marBottom w:val="0"/>
                      <w:divBdr>
                        <w:top w:val="none" w:sz="0" w:space="0" w:color="auto"/>
                        <w:left w:val="none" w:sz="0" w:space="0" w:color="auto"/>
                        <w:bottom w:val="none" w:sz="0" w:space="0" w:color="auto"/>
                        <w:right w:val="none" w:sz="0" w:space="0" w:color="auto"/>
                      </w:divBdr>
                    </w:div>
                  </w:divsChild>
                </w:div>
                <w:div w:id="919559934">
                  <w:marLeft w:val="0"/>
                  <w:marRight w:val="0"/>
                  <w:marTop w:val="0"/>
                  <w:marBottom w:val="0"/>
                  <w:divBdr>
                    <w:top w:val="single" w:sz="2" w:space="1" w:color="FFFFFF"/>
                    <w:left w:val="single" w:sz="2" w:space="11" w:color="FFFFFF"/>
                    <w:bottom w:val="single" w:sz="2" w:space="1" w:color="FFFFFF"/>
                    <w:right w:val="single" w:sz="2" w:space="4" w:color="FFFFFF"/>
                  </w:divBdr>
                  <w:divsChild>
                    <w:div w:id="677998001">
                      <w:marLeft w:val="0"/>
                      <w:marRight w:val="0"/>
                      <w:marTop w:val="0"/>
                      <w:marBottom w:val="0"/>
                      <w:divBdr>
                        <w:top w:val="none" w:sz="0" w:space="0" w:color="auto"/>
                        <w:left w:val="none" w:sz="0" w:space="0" w:color="auto"/>
                        <w:bottom w:val="none" w:sz="0" w:space="0" w:color="auto"/>
                        <w:right w:val="none" w:sz="0" w:space="0" w:color="auto"/>
                      </w:divBdr>
                    </w:div>
                  </w:divsChild>
                </w:div>
                <w:div w:id="501775795">
                  <w:marLeft w:val="0"/>
                  <w:marRight w:val="0"/>
                  <w:marTop w:val="0"/>
                  <w:marBottom w:val="0"/>
                  <w:divBdr>
                    <w:top w:val="single" w:sz="2" w:space="1" w:color="FFFFFF"/>
                    <w:left w:val="single" w:sz="2" w:space="11" w:color="FFFFFF"/>
                    <w:bottom w:val="single" w:sz="2" w:space="1" w:color="FFFFFF"/>
                    <w:right w:val="single" w:sz="2" w:space="4" w:color="FFFFFF"/>
                  </w:divBdr>
                  <w:divsChild>
                    <w:div w:id="1681276690">
                      <w:marLeft w:val="0"/>
                      <w:marRight w:val="0"/>
                      <w:marTop w:val="0"/>
                      <w:marBottom w:val="0"/>
                      <w:divBdr>
                        <w:top w:val="none" w:sz="0" w:space="0" w:color="auto"/>
                        <w:left w:val="none" w:sz="0" w:space="0" w:color="auto"/>
                        <w:bottom w:val="none" w:sz="0" w:space="0" w:color="auto"/>
                        <w:right w:val="none" w:sz="0" w:space="0" w:color="auto"/>
                      </w:divBdr>
                    </w:div>
                  </w:divsChild>
                </w:div>
                <w:div w:id="1118528254">
                  <w:marLeft w:val="0"/>
                  <w:marRight w:val="0"/>
                  <w:marTop w:val="0"/>
                  <w:marBottom w:val="0"/>
                  <w:divBdr>
                    <w:top w:val="single" w:sz="2" w:space="1" w:color="FFFFFF"/>
                    <w:left w:val="single" w:sz="2" w:space="11" w:color="FFFFFF"/>
                    <w:bottom w:val="single" w:sz="2" w:space="1" w:color="FFFFFF"/>
                    <w:right w:val="single" w:sz="2" w:space="4" w:color="FFFFFF"/>
                  </w:divBdr>
                  <w:divsChild>
                    <w:div w:id="1758283399">
                      <w:marLeft w:val="0"/>
                      <w:marRight w:val="0"/>
                      <w:marTop w:val="0"/>
                      <w:marBottom w:val="0"/>
                      <w:divBdr>
                        <w:top w:val="none" w:sz="0" w:space="0" w:color="auto"/>
                        <w:left w:val="none" w:sz="0" w:space="0" w:color="auto"/>
                        <w:bottom w:val="none" w:sz="0" w:space="0" w:color="auto"/>
                        <w:right w:val="none" w:sz="0" w:space="0" w:color="auto"/>
                      </w:divBdr>
                    </w:div>
                  </w:divsChild>
                </w:div>
                <w:div w:id="1855680475">
                  <w:marLeft w:val="0"/>
                  <w:marRight w:val="0"/>
                  <w:marTop w:val="0"/>
                  <w:marBottom w:val="0"/>
                  <w:divBdr>
                    <w:top w:val="single" w:sz="2" w:space="1" w:color="FFFFFF"/>
                    <w:left w:val="single" w:sz="2" w:space="11" w:color="FFFFFF"/>
                    <w:bottom w:val="single" w:sz="2" w:space="1" w:color="FFFFFF"/>
                    <w:right w:val="single" w:sz="2" w:space="4" w:color="FFFFFF"/>
                  </w:divBdr>
                  <w:divsChild>
                    <w:div w:id="1269003141">
                      <w:marLeft w:val="0"/>
                      <w:marRight w:val="0"/>
                      <w:marTop w:val="0"/>
                      <w:marBottom w:val="0"/>
                      <w:divBdr>
                        <w:top w:val="none" w:sz="0" w:space="0" w:color="auto"/>
                        <w:left w:val="none" w:sz="0" w:space="0" w:color="auto"/>
                        <w:bottom w:val="none" w:sz="0" w:space="0" w:color="auto"/>
                        <w:right w:val="none" w:sz="0" w:space="0" w:color="auto"/>
                      </w:divBdr>
                    </w:div>
                  </w:divsChild>
                </w:div>
                <w:div w:id="1837650294">
                  <w:marLeft w:val="0"/>
                  <w:marRight w:val="0"/>
                  <w:marTop w:val="0"/>
                  <w:marBottom w:val="0"/>
                  <w:divBdr>
                    <w:top w:val="single" w:sz="2" w:space="1" w:color="FFFFFF"/>
                    <w:left w:val="single" w:sz="2" w:space="11" w:color="FFFFFF"/>
                    <w:bottom w:val="single" w:sz="2" w:space="1" w:color="FFFFFF"/>
                    <w:right w:val="single" w:sz="2" w:space="4" w:color="FFFFFF"/>
                  </w:divBdr>
                  <w:divsChild>
                    <w:div w:id="1174420707">
                      <w:marLeft w:val="0"/>
                      <w:marRight w:val="0"/>
                      <w:marTop w:val="0"/>
                      <w:marBottom w:val="0"/>
                      <w:divBdr>
                        <w:top w:val="none" w:sz="0" w:space="0" w:color="auto"/>
                        <w:left w:val="none" w:sz="0" w:space="0" w:color="auto"/>
                        <w:bottom w:val="none" w:sz="0" w:space="0" w:color="auto"/>
                        <w:right w:val="none" w:sz="0" w:space="0" w:color="auto"/>
                      </w:divBdr>
                    </w:div>
                  </w:divsChild>
                </w:div>
                <w:div w:id="2130003573">
                  <w:marLeft w:val="0"/>
                  <w:marRight w:val="0"/>
                  <w:marTop w:val="0"/>
                  <w:marBottom w:val="0"/>
                  <w:divBdr>
                    <w:top w:val="single" w:sz="2" w:space="1" w:color="FFFFFF"/>
                    <w:left w:val="single" w:sz="2" w:space="11" w:color="FFFFFF"/>
                    <w:bottom w:val="single" w:sz="2" w:space="1" w:color="FFFFFF"/>
                    <w:right w:val="single" w:sz="2" w:space="4" w:color="FFFFFF"/>
                  </w:divBdr>
                  <w:divsChild>
                    <w:div w:id="872881658">
                      <w:marLeft w:val="0"/>
                      <w:marRight w:val="0"/>
                      <w:marTop w:val="0"/>
                      <w:marBottom w:val="0"/>
                      <w:divBdr>
                        <w:top w:val="none" w:sz="0" w:space="0" w:color="auto"/>
                        <w:left w:val="none" w:sz="0" w:space="0" w:color="auto"/>
                        <w:bottom w:val="none" w:sz="0" w:space="0" w:color="auto"/>
                        <w:right w:val="none" w:sz="0" w:space="0" w:color="auto"/>
                      </w:divBdr>
                    </w:div>
                  </w:divsChild>
                </w:div>
                <w:div w:id="2142797354">
                  <w:marLeft w:val="0"/>
                  <w:marRight w:val="0"/>
                  <w:marTop w:val="0"/>
                  <w:marBottom w:val="0"/>
                  <w:divBdr>
                    <w:top w:val="single" w:sz="2" w:space="1" w:color="FFFFFF"/>
                    <w:left w:val="single" w:sz="2" w:space="11" w:color="FFFFFF"/>
                    <w:bottom w:val="single" w:sz="2" w:space="1" w:color="FFFFFF"/>
                    <w:right w:val="single" w:sz="2" w:space="4" w:color="FFFFFF"/>
                  </w:divBdr>
                  <w:divsChild>
                    <w:div w:id="608388311">
                      <w:marLeft w:val="0"/>
                      <w:marRight w:val="0"/>
                      <w:marTop w:val="0"/>
                      <w:marBottom w:val="0"/>
                      <w:divBdr>
                        <w:top w:val="none" w:sz="0" w:space="0" w:color="auto"/>
                        <w:left w:val="none" w:sz="0" w:space="0" w:color="auto"/>
                        <w:bottom w:val="none" w:sz="0" w:space="0" w:color="auto"/>
                        <w:right w:val="none" w:sz="0" w:space="0" w:color="auto"/>
                      </w:divBdr>
                    </w:div>
                  </w:divsChild>
                </w:div>
                <w:div w:id="1001618668">
                  <w:marLeft w:val="0"/>
                  <w:marRight w:val="0"/>
                  <w:marTop w:val="0"/>
                  <w:marBottom w:val="0"/>
                  <w:divBdr>
                    <w:top w:val="single" w:sz="2" w:space="1" w:color="FFFFFF"/>
                    <w:left w:val="single" w:sz="2" w:space="11" w:color="FFFFFF"/>
                    <w:bottom w:val="single" w:sz="2" w:space="1" w:color="FFFFFF"/>
                    <w:right w:val="single" w:sz="2" w:space="4" w:color="FFFFFF"/>
                  </w:divBdr>
                  <w:divsChild>
                    <w:div w:id="821386658">
                      <w:marLeft w:val="0"/>
                      <w:marRight w:val="0"/>
                      <w:marTop w:val="0"/>
                      <w:marBottom w:val="0"/>
                      <w:divBdr>
                        <w:top w:val="none" w:sz="0" w:space="0" w:color="auto"/>
                        <w:left w:val="none" w:sz="0" w:space="0" w:color="auto"/>
                        <w:bottom w:val="none" w:sz="0" w:space="0" w:color="auto"/>
                        <w:right w:val="none" w:sz="0" w:space="0" w:color="auto"/>
                      </w:divBdr>
                    </w:div>
                  </w:divsChild>
                </w:div>
                <w:div w:id="1879582845">
                  <w:marLeft w:val="0"/>
                  <w:marRight w:val="0"/>
                  <w:marTop w:val="0"/>
                  <w:marBottom w:val="0"/>
                  <w:divBdr>
                    <w:top w:val="single" w:sz="2" w:space="1" w:color="FFFFFF"/>
                    <w:left w:val="single" w:sz="2" w:space="11" w:color="FFFFFF"/>
                    <w:bottom w:val="single" w:sz="2" w:space="1" w:color="FFFFFF"/>
                    <w:right w:val="single" w:sz="2" w:space="4" w:color="FFFFFF"/>
                  </w:divBdr>
                  <w:divsChild>
                    <w:div w:id="418331782">
                      <w:marLeft w:val="0"/>
                      <w:marRight w:val="0"/>
                      <w:marTop w:val="0"/>
                      <w:marBottom w:val="0"/>
                      <w:divBdr>
                        <w:top w:val="none" w:sz="0" w:space="0" w:color="auto"/>
                        <w:left w:val="none" w:sz="0" w:space="0" w:color="auto"/>
                        <w:bottom w:val="none" w:sz="0" w:space="0" w:color="auto"/>
                        <w:right w:val="none" w:sz="0" w:space="0" w:color="auto"/>
                      </w:divBdr>
                    </w:div>
                  </w:divsChild>
                </w:div>
                <w:div w:id="1739595507">
                  <w:marLeft w:val="0"/>
                  <w:marRight w:val="0"/>
                  <w:marTop w:val="0"/>
                  <w:marBottom w:val="0"/>
                  <w:divBdr>
                    <w:top w:val="single" w:sz="2" w:space="1" w:color="FFFFFF"/>
                    <w:left w:val="single" w:sz="2" w:space="11" w:color="FFFFFF"/>
                    <w:bottom w:val="single" w:sz="2" w:space="1" w:color="FFFFFF"/>
                    <w:right w:val="single" w:sz="2" w:space="4" w:color="FFFFFF"/>
                  </w:divBdr>
                  <w:divsChild>
                    <w:div w:id="1379013693">
                      <w:marLeft w:val="0"/>
                      <w:marRight w:val="0"/>
                      <w:marTop w:val="0"/>
                      <w:marBottom w:val="0"/>
                      <w:divBdr>
                        <w:top w:val="none" w:sz="0" w:space="0" w:color="auto"/>
                        <w:left w:val="none" w:sz="0" w:space="0" w:color="auto"/>
                        <w:bottom w:val="none" w:sz="0" w:space="0" w:color="auto"/>
                        <w:right w:val="none" w:sz="0" w:space="0" w:color="auto"/>
                      </w:divBdr>
                    </w:div>
                  </w:divsChild>
                </w:div>
                <w:div w:id="1444039312">
                  <w:marLeft w:val="0"/>
                  <w:marRight w:val="0"/>
                  <w:marTop w:val="0"/>
                  <w:marBottom w:val="0"/>
                  <w:divBdr>
                    <w:top w:val="single" w:sz="2" w:space="1" w:color="FFFFFF"/>
                    <w:left w:val="single" w:sz="2" w:space="11" w:color="FFFFFF"/>
                    <w:bottom w:val="single" w:sz="2" w:space="1" w:color="FFFFFF"/>
                    <w:right w:val="single" w:sz="2" w:space="4" w:color="FFFFFF"/>
                  </w:divBdr>
                  <w:divsChild>
                    <w:div w:id="1422987050">
                      <w:marLeft w:val="0"/>
                      <w:marRight w:val="0"/>
                      <w:marTop w:val="0"/>
                      <w:marBottom w:val="0"/>
                      <w:divBdr>
                        <w:top w:val="none" w:sz="0" w:space="0" w:color="auto"/>
                        <w:left w:val="none" w:sz="0" w:space="0" w:color="auto"/>
                        <w:bottom w:val="none" w:sz="0" w:space="0" w:color="auto"/>
                        <w:right w:val="none" w:sz="0" w:space="0" w:color="auto"/>
                      </w:divBdr>
                    </w:div>
                  </w:divsChild>
                </w:div>
                <w:div w:id="795636615">
                  <w:marLeft w:val="0"/>
                  <w:marRight w:val="0"/>
                  <w:marTop w:val="0"/>
                  <w:marBottom w:val="0"/>
                  <w:divBdr>
                    <w:top w:val="single" w:sz="2" w:space="1" w:color="FFFFFF"/>
                    <w:left w:val="single" w:sz="2" w:space="11" w:color="FFFFFF"/>
                    <w:bottom w:val="single" w:sz="2" w:space="1" w:color="FFFFFF"/>
                    <w:right w:val="single" w:sz="2" w:space="4" w:color="FFFFFF"/>
                  </w:divBdr>
                  <w:divsChild>
                    <w:div w:id="374816557">
                      <w:marLeft w:val="0"/>
                      <w:marRight w:val="0"/>
                      <w:marTop w:val="0"/>
                      <w:marBottom w:val="0"/>
                      <w:divBdr>
                        <w:top w:val="none" w:sz="0" w:space="0" w:color="auto"/>
                        <w:left w:val="none" w:sz="0" w:space="0" w:color="auto"/>
                        <w:bottom w:val="none" w:sz="0" w:space="0" w:color="auto"/>
                        <w:right w:val="none" w:sz="0" w:space="0" w:color="auto"/>
                      </w:divBdr>
                    </w:div>
                  </w:divsChild>
                </w:div>
                <w:div w:id="1303659594">
                  <w:marLeft w:val="0"/>
                  <w:marRight w:val="0"/>
                  <w:marTop w:val="0"/>
                  <w:marBottom w:val="0"/>
                  <w:divBdr>
                    <w:top w:val="single" w:sz="2" w:space="1" w:color="FFFFFF"/>
                    <w:left w:val="single" w:sz="2" w:space="11" w:color="FFFFFF"/>
                    <w:bottom w:val="single" w:sz="2" w:space="1" w:color="FFFFFF"/>
                    <w:right w:val="single" w:sz="2" w:space="4" w:color="FFFFFF"/>
                  </w:divBdr>
                  <w:divsChild>
                    <w:div w:id="725299092">
                      <w:marLeft w:val="0"/>
                      <w:marRight w:val="0"/>
                      <w:marTop w:val="0"/>
                      <w:marBottom w:val="0"/>
                      <w:divBdr>
                        <w:top w:val="none" w:sz="0" w:space="0" w:color="auto"/>
                        <w:left w:val="none" w:sz="0" w:space="0" w:color="auto"/>
                        <w:bottom w:val="none" w:sz="0" w:space="0" w:color="auto"/>
                        <w:right w:val="none" w:sz="0" w:space="0" w:color="auto"/>
                      </w:divBdr>
                    </w:div>
                  </w:divsChild>
                </w:div>
                <w:div w:id="1374187050">
                  <w:marLeft w:val="0"/>
                  <w:marRight w:val="0"/>
                  <w:marTop w:val="0"/>
                  <w:marBottom w:val="0"/>
                  <w:divBdr>
                    <w:top w:val="single" w:sz="2" w:space="1" w:color="FFFFFF"/>
                    <w:left w:val="single" w:sz="2" w:space="11" w:color="FFFFFF"/>
                    <w:bottom w:val="single" w:sz="2" w:space="1" w:color="FFFFFF"/>
                    <w:right w:val="single" w:sz="2" w:space="4" w:color="FFFFFF"/>
                  </w:divBdr>
                  <w:divsChild>
                    <w:div w:id="1736732231">
                      <w:marLeft w:val="0"/>
                      <w:marRight w:val="0"/>
                      <w:marTop w:val="0"/>
                      <w:marBottom w:val="0"/>
                      <w:divBdr>
                        <w:top w:val="none" w:sz="0" w:space="0" w:color="auto"/>
                        <w:left w:val="none" w:sz="0" w:space="0" w:color="auto"/>
                        <w:bottom w:val="none" w:sz="0" w:space="0" w:color="auto"/>
                        <w:right w:val="none" w:sz="0" w:space="0" w:color="auto"/>
                      </w:divBdr>
                    </w:div>
                  </w:divsChild>
                </w:div>
                <w:div w:id="1973906335">
                  <w:marLeft w:val="0"/>
                  <w:marRight w:val="0"/>
                  <w:marTop w:val="0"/>
                  <w:marBottom w:val="0"/>
                  <w:divBdr>
                    <w:top w:val="single" w:sz="2" w:space="1" w:color="FFFFFF"/>
                    <w:left w:val="single" w:sz="2" w:space="11" w:color="FFFFFF"/>
                    <w:bottom w:val="single" w:sz="2" w:space="1" w:color="FFFFFF"/>
                    <w:right w:val="single" w:sz="2" w:space="4" w:color="FFFFFF"/>
                  </w:divBdr>
                  <w:divsChild>
                    <w:div w:id="1587613223">
                      <w:marLeft w:val="0"/>
                      <w:marRight w:val="0"/>
                      <w:marTop w:val="0"/>
                      <w:marBottom w:val="0"/>
                      <w:divBdr>
                        <w:top w:val="none" w:sz="0" w:space="0" w:color="auto"/>
                        <w:left w:val="none" w:sz="0" w:space="0" w:color="auto"/>
                        <w:bottom w:val="none" w:sz="0" w:space="0" w:color="auto"/>
                        <w:right w:val="none" w:sz="0" w:space="0" w:color="auto"/>
                      </w:divBdr>
                    </w:div>
                  </w:divsChild>
                </w:div>
                <w:div w:id="1320501240">
                  <w:marLeft w:val="0"/>
                  <w:marRight w:val="0"/>
                  <w:marTop w:val="0"/>
                  <w:marBottom w:val="0"/>
                  <w:divBdr>
                    <w:top w:val="single" w:sz="2" w:space="1" w:color="FFFFFF"/>
                    <w:left w:val="single" w:sz="2" w:space="11" w:color="FFFFFF"/>
                    <w:bottom w:val="single" w:sz="2" w:space="1" w:color="FFFFFF"/>
                    <w:right w:val="single" w:sz="2" w:space="4" w:color="FFFFFF"/>
                  </w:divBdr>
                  <w:divsChild>
                    <w:div w:id="1606885984">
                      <w:marLeft w:val="0"/>
                      <w:marRight w:val="0"/>
                      <w:marTop w:val="0"/>
                      <w:marBottom w:val="0"/>
                      <w:divBdr>
                        <w:top w:val="none" w:sz="0" w:space="0" w:color="auto"/>
                        <w:left w:val="none" w:sz="0" w:space="0" w:color="auto"/>
                        <w:bottom w:val="none" w:sz="0" w:space="0" w:color="auto"/>
                        <w:right w:val="none" w:sz="0" w:space="0" w:color="auto"/>
                      </w:divBdr>
                    </w:div>
                  </w:divsChild>
                </w:div>
                <w:div w:id="1082799185">
                  <w:marLeft w:val="0"/>
                  <w:marRight w:val="0"/>
                  <w:marTop w:val="0"/>
                  <w:marBottom w:val="0"/>
                  <w:divBdr>
                    <w:top w:val="single" w:sz="2" w:space="1" w:color="FFFFFF"/>
                    <w:left w:val="single" w:sz="2" w:space="11" w:color="FFFFFF"/>
                    <w:bottom w:val="single" w:sz="2" w:space="1" w:color="FFFFFF"/>
                    <w:right w:val="single" w:sz="2" w:space="4" w:color="FFFFFF"/>
                  </w:divBdr>
                  <w:divsChild>
                    <w:div w:id="811754464">
                      <w:marLeft w:val="0"/>
                      <w:marRight w:val="0"/>
                      <w:marTop w:val="0"/>
                      <w:marBottom w:val="0"/>
                      <w:divBdr>
                        <w:top w:val="none" w:sz="0" w:space="0" w:color="auto"/>
                        <w:left w:val="none" w:sz="0" w:space="0" w:color="auto"/>
                        <w:bottom w:val="none" w:sz="0" w:space="0" w:color="auto"/>
                        <w:right w:val="none" w:sz="0" w:space="0" w:color="auto"/>
                      </w:divBdr>
                    </w:div>
                  </w:divsChild>
                </w:div>
                <w:div w:id="578180124">
                  <w:marLeft w:val="0"/>
                  <w:marRight w:val="0"/>
                  <w:marTop w:val="0"/>
                  <w:marBottom w:val="0"/>
                  <w:divBdr>
                    <w:top w:val="single" w:sz="2" w:space="1" w:color="FFFFFF"/>
                    <w:left w:val="single" w:sz="2" w:space="11" w:color="FFFFFF"/>
                    <w:bottom w:val="single" w:sz="2" w:space="1" w:color="FFFFFF"/>
                    <w:right w:val="single" w:sz="2" w:space="4" w:color="FFFFFF"/>
                  </w:divBdr>
                  <w:divsChild>
                    <w:div w:id="388039231">
                      <w:marLeft w:val="0"/>
                      <w:marRight w:val="0"/>
                      <w:marTop w:val="0"/>
                      <w:marBottom w:val="0"/>
                      <w:divBdr>
                        <w:top w:val="none" w:sz="0" w:space="0" w:color="auto"/>
                        <w:left w:val="none" w:sz="0" w:space="0" w:color="auto"/>
                        <w:bottom w:val="none" w:sz="0" w:space="0" w:color="auto"/>
                        <w:right w:val="none" w:sz="0" w:space="0" w:color="auto"/>
                      </w:divBdr>
                    </w:div>
                  </w:divsChild>
                </w:div>
                <w:div w:id="335230335">
                  <w:marLeft w:val="0"/>
                  <w:marRight w:val="0"/>
                  <w:marTop w:val="0"/>
                  <w:marBottom w:val="0"/>
                  <w:divBdr>
                    <w:top w:val="single" w:sz="2" w:space="1" w:color="FFFFFF"/>
                    <w:left w:val="single" w:sz="2" w:space="11" w:color="FFFFFF"/>
                    <w:bottom w:val="single" w:sz="2" w:space="1" w:color="FFFFFF"/>
                    <w:right w:val="single" w:sz="2" w:space="4" w:color="FFFFFF"/>
                  </w:divBdr>
                  <w:divsChild>
                    <w:div w:id="1561594925">
                      <w:marLeft w:val="0"/>
                      <w:marRight w:val="0"/>
                      <w:marTop w:val="0"/>
                      <w:marBottom w:val="0"/>
                      <w:divBdr>
                        <w:top w:val="none" w:sz="0" w:space="0" w:color="auto"/>
                        <w:left w:val="none" w:sz="0" w:space="0" w:color="auto"/>
                        <w:bottom w:val="none" w:sz="0" w:space="0" w:color="auto"/>
                        <w:right w:val="none" w:sz="0" w:space="0" w:color="auto"/>
                      </w:divBdr>
                    </w:div>
                  </w:divsChild>
                </w:div>
                <w:div w:id="1505706730">
                  <w:marLeft w:val="0"/>
                  <w:marRight w:val="0"/>
                  <w:marTop w:val="0"/>
                  <w:marBottom w:val="0"/>
                  <w:divBdr>
                    <w:top w:val="single" w:sz="2" w:space="1" w:color="FFFFFF"/>
                    <w:left w:val="single" w:sz="2" w:space="11" w:color="FFFFFF"/>
                    <w:bottom w:val="single" w:sz="2" w:space="1" w:color="FFFFFF"/>
                    <w:right w:val="single" w:sz="2" w:space="4" w:color="FFFFFF"/>
                  </w:divBdr>
                  <w:divsChild>
                    <w:div w:id="1681618921">
                      <w:marLeft w:val="0"/>
                      <w:marRight w:val="0"/>
                      <w:marTop w:val="0"/>
                      <w:marBottom w:val="0"/>
                      <w:divBdr>
                        <w:top w:val="none" w:sz="0" w:space="0" w:color="auto"/>
                        <w:left w:val="none" w:sz="0" w:space="0" w:color="auto"/>
                        <w:bottom w:val="none" w:sz="0" w:space="0" w:color="auto"/>
                        <w:right w:val="none" w:sz="0" w:space="0" w:color="auto"/>
                      </w:divBdr>
                    </w:div>
                  </w:divsChild>
                </w:div>
                <w:div w:id="1475103545">
                  <w:marLeft w:val="0"/>
                  <w:marRight w:val="0"/>
                  <w:marTop w:val="0"/>
                  <w:marBottom w:val="0"/>
                  <w:divBdr>
                    <w:top w:val="single" w:sz="2" w:space="1" w:color="FFFFFF"/>
                    <w:left w:val="single" w:sz="2" w:space="11" w:color="FFFFFF"/>
                    <w:bottom w:val="single" w:sz="2" w:space="4" w:color="FFFFFF"/>
                    <w:right w:val="single" w:sz="2" w:space="4" w:color="FFFFFF"/>
                  </w:divBdr>
                  <w:divsChild>
                    <w:div w:id="95329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164995">
          <w:marLeft w:val="0"/>
          <w:marRight w:val="0"/>
          <w:marTop w:val="0"/>
          <w:marBottom w:val="300"/>
          <w:divBdr>
            <w:top w:val="none" w:sz="0" w:space="0" w:color="auto"/>
            <w:left w:val="none" w:sz="0" w:space="0" w:color="auto"/>
            <w:bottom w:val="none" w:sz="0" w:space="0" w:color="auto"/>
            <w:right w:val="none" w:sz="0" w:space="0" w:color="auto"/>
          </w:divBdr>
          <w:divsChild>
            <w:div w:id="2128112975">
              <w:marLeft w:val="0"/>
              <w:marRight w:val="0"/>
              <w:marTop w:val="0"/>
              <w:marBottom w:val="0"/>
              <w:divBdr>
                <w:top w:val="none" w:sz="0" w:space="0" w:color="auto"/>
                <w:left w:val="none" w:sz="0" w:space="0" w:color="auto"/>
                <w:bottom w:val="none" w:sz="0" w:space="0" w:color="auto"/>
                <w:right w:val="none" w:sz="0" w:space="0" w:color="auto"/>
              </w:divBdr>
              <w:divsChild>
                <w:div w:id="159808282">
                  <w:marLeft w:val="0"/>
                  <w:marRight w:val="0"/>
                  <w:marTop w:val="0"/>
                  <w:marBottom w:val="0"/>
                  <w:divBdr>
                    <w:top w:val="single" w:sz="2" w:space="4" w:color="FFFFFF"/>
                    <w:left w:val="single" w:sz="2" w:space="11" w:color="FFFFFF"/>
                    <w:bottom w:val="single" w:sz="2" w:space="1" w:color="FFFFFF"/>
                    <w:right w:val="single" w:sz="2" w:space="4" w:color="FFFFFF"/>
                  </w:divBdr>
                  <w:divsChild>
                    <w:div w:id="1290865778">
                      <w:marLeft w:val="0"/>
                      <w:marRight w:val="0"/>
                      <w:marTop w:val="0"/>
                      <w:marBottom w:val="0"/>
                      <w:divBdr>
                        <w:top w:val="none" w:sz="0" w:space="0" w:color="auto"/>
                        <w:left w:val="none" w:sz="0" w:space="0" w:color="auto"/>
                        <w:bottom w:val="none" w:sz="0" w:space="0" w:color="auto"/>
                        <w:right w:val="none" w:sz="0" w:space="0" w:color="auto"/>
                      </w:divBdr>
                    </w:div>
                  </w:divsChild>
                </w:div>
                <w:div w:id="536478365">
                  <w:marLeft w:val="0"/>
                  <w:marRight w:val="0"/>
                  <w:marTop w:val="0"/>
                  <w:marBottom w:val="0"/>
                  <w:divBdr>
                    <w:top w:val="single" w:sz="2" w:space="1" w:color="FFFFFF"/>
                    <w:left w:val="single" w:sz="2" w:space="11" w:color="FFFFFF"/>
                    <w:bottom w:val="single" w:sz="2" w:space="1" w:color="FFFFFF"/>
                    <w:right w:val="single" w:sz="2" w:space="4" w:color="FFFFFF"/>
                  </w:divBdr>
                  <w:divsChild>
                    <w:div w:id="1360352299">
                      <w:marLeft w:val="0"/>
                      <w:marRight w:val="0"/>
                      <w:marTop w:val="0"/>
                      <w:marBottom w:val="0"/>
                      <w:divBdr>
                        <w:top w:val="none" w:sz="0" w:space="0" w:color="auto"/>
                        <w:left w:val="none" w:sz="0" w:space="0" w:color="auto"/>
                        <w:bottom w:val="none" w:sz="0" w:space="0" w:color="auto"/>
                        <w:right w:val="none" w:sz="0" w:space="0" w:color="auto"/>
                      </w:divBdr>
                    </w:div>
                  </w:divsChild>
                </w:div>
                <w:div w:id="1877112804">
                  <w:marLeft w:val="0"/>
                  <w:marRight w:val="0"/>
                  <w:marTop w:val="0"/>
                  <w:marBottom w:val="0"/>
                  <w:divBdr>
                    <w:top w:val="single" w:sz="2" w:space="1" w:color="FFFFFF"/>
                    <w:left w:val="single" w:sz="2" w:space="11" w:color="FFFFFF"/>
                    <w:bottom w:val="single" w:sz="2" w:space="1" w:color="FFFFFF"/>
                    <w:right w:val="single" w:sz="2" w:space="4" w:color="FFFFFF"/>
                  </w:divBdr>
                  <w:divsChild>
                    <w:div w:id="1049570600">
                      <w:marLeft w:val="0"/>
                      <w:marRight w:val="0"/>
                      <w:marTop w:val="0"/>
                      <w:marBottom w:val="0"/>
                      <w:divBdr>
                        <w:top w:val="none" w:sz="0" w:space="0" w:color="auto"/>
                        <w:left w:val="none" w:sz="0" w:space="0" w:color="auto"/>
                        <w:bottom w:val="none" w:sz="0" w:space="0" w:color="auto"/>
                        <w:right w:val="none" w:sz="0" w:space="0" w:color="auto"/>
                      </w:divBdr>
                    </w:div>
                  </w:divsChild>
                </w:div>
                <w:div w:id="1520781410">
                  <w:marLeft w:val="0"/>
                  <w:marRight w:val="0"/>
                  <w:marTop w:val="0"/>
                  <w:marBottom w:val="0"/>
                  <w:divBdr>
                    <w:top w:val="single" w:sz="2" w:space="1" w:color="FFFFFF"/>
                    <w:left w:val="single" w:sz="2" w:space="11" w:color="FFFFFF"/>
                    <w:bottom w:val="single" w:sz="2" w:space="1" w:color="FFFFFF"/>
                    <w:right w:val="single" w:sz="2" w:space="4" w:color="FFFFFF"/>
                  </w:divBdr>
                  <w:divsChild>
                    <w:div w:id="373697485">
                      <w:marLeft w:val="0"/>
                      <w:marRight w:val="0"/>
                      <w:marTop w:val="0"/>
                      <w:marBottom w:val="0"/>
                      <w:divBdr>
                        <w:top w:val="none" w:sz="0" w:space="0" w:color="auto"/>
                        <w:left w:val="none" w:sz="0" w:space="0" w:color="auto"/>
                        <w:bottom w:val="none" w:sz="0" w:space="0" w:color="auto"/>
                        <w:right w:val="none" w:sz="0" w:space="0" w:color="auto"/>
                      </w:divBdr>
                    </w:div>
                  </w:divsChild>
                </w:div>
                <w:div w:id="617955434">
                  <w:marLeft w:val="0"/>
                  <w:marRight w:val="0"/>
                  <w:marTop w:val="0"/>
                  <w:marBottom w:val="0"/>
                  <w:divBdr>
                    <w:top w:val="single" w:sz="2" w:space="1" w:color="FFFFFF"/>
                    <w:left w:val="single" w:sz="2" w:space="11" w:color="FFFFFF"/>
                    <w:bottom w:val="single" w:sz="2" w:space="1" w:color="FFFFFF"/>
                    <w:right w:val="single" w:sz="2" w:space="4" w:color="FFFFFF"/>
                  </w:divBdr>
                  <w:divsChild>
                    <w:div w:id="1798178447">
                      <w:marLeft w:val="0"/>
                      <w:marRight w:val="0"/>
                      <w:marTop w:val="0"/>
                      <w:marBottom w:val="0"/>
                      <w:divBdr>
                        <w:top w:val="none" w:sz="0" w:space="0" w:color="auto"/>
                        <w:left w:val="none" w:sz="0" w:space="0" w:color="auto"/>
                        <w:bottom w:val="none" w:sz="0" w:space="0" w:color="auto"/>
                        <w:right w:val="none" w:sz="0" w:space="0" w:color="auto"/>
                      </w:divBdr>
                    </w:div>
                  </w:divsChild>
                </w:div>
                <w:div w:id="11538687">
                  <w:marLeft w:val="0"/>
                  <w:marRight w:val="0"/>
                  <w:marTop w:val="0"/>
                  <w:marBottom w:val="0"/>
                  <w:divBdr>
                    <w:top w:val="single" w:sz="2" w:space="1" w:color="FFFFFF"/>
                    <w:left w:val="single" w:sz="2" w:space="11" w:color="FFFFFF"/>
                    <w:bottom w:val="single" w:sz="2" w:space="1" w:color="FFFFFF"/>
                    <w:right w:val="single" w:sz="2" w:space="4" w:color="FFFFFF"/>
                  </w:divBdr>
                  <w:divsChild>
                    <w:div w:id="1037972644">
                      <w:marLeft w:val="0"/>
                      <w:marRight w:val="0"/>
                      <w:marTop w:val="0"/>
                      <w:marBottom w:val="0"/>
                      <w:divBdr>
                        <w:top w:val="none" w:sz="0" w:space="0" w:color="auto"/>
                        <w:left w:val="none" w:sz="0" w:space="0" w:color="auto"/>
                        <w:bottom w:val="none" w:sz="0" w:space="0" w:color="auto"/>
                        <w:right w:val="none" w:sz="0" w:space="0" w:color="auto"/>
                      </w:divBdr>
                    </w:div>
                  </w:divsChild>
                </w:div>
                <w:div w:id="149249463">
                  <w:marLeft w:val="0"/>
                  <w:marRight w:val="0"/>
                  <w:marTop w:val="0"/>
                  <w:marBottom w:val="0"/>
                  <w:divBdr>
                    <w:top w:val="single" w:sz="2" w:space="1" w:color="FFFFFF"/>
                    <w:left w:val="single" w:sz="2" w:space="11" w:color="FFFFFF"/>
                    <w:bottom w:val="single" w:sz="2" w:space="1" w:color="FFFFFF"/>
                    <w:right w:val="single" w:sz="2" w:space="4" w:color="FFFFFF"/>
                  </w:divBdr>
                  <w:divsChild>
                    <w:div w:id="641886909">
                      <w:marLeft w:val="0"/>
                      <w:marRight w:val="0"/>
                      <w:marTop w:val="0"/>
                      <w:marBottom w:val="0"/>
                      <w:divBdr>
                        <w:top w:val="none" w:sz="0" w:space="0" w:color="auto"/>
                        <w:left w:val="none" w:sz="0" w:space="0" w:color="auto"/>
                        <w:bottom w:val="none" w:sz="0" w:space="0" w:color="auto"/>
                        <w:right w:val="none" w:sz="0" w:space="0" w:color="auto"/>
                      </w:divBdr>
                    </w:div>
                  </w:divsChild>
                </w:div>
                <w:div w:id="1806583584">
                  <w:marLeft w:val="0"/>
                  <w:marRight w:val="0"/>
                  <w:marTop w:val="0"/>
                  <w:marBottom w:val="0"/>
                  <w:divBdr>
                    <w:top w:val="single" w:sz="2" w:space="1" w:color="FFFFFF"/>
                    <w:left w:val="single" w:sz="2" w:space="11" w:color="FFFFFF"/>
                    <w:bottom w:val="single" w:sz="2" w:space="1" w:color="FFFFFF"/>
                    <w:right w:val="single" w:sz="2" w:space="4" w:color="FFFFFF"/>
                  </w:divBdr>
                  <w:divsChild>
                    <w:div w:id="1516767585">
                      <w:marLeft w:val="0"/>
                      <w:marRight w:val="0"/>
                      <w:marTop w:val="0"/>
                      <w:marBottom w:val="0"/>
                      <w:divBdr>
                        <w:top w:val="none" w:sz="0" w:space="0" w:color="auto"/>
                        <w:left w:val="none" w:sz="0" w:space="0" w:color="auto"/>
                        <w:bottom w:val="none" w:sz="0" w:space="0" w:color="auto"/>
                        <w:right w:val="none" w:sz="0" w:space="0" w:color="auto"/>
                      </w:divBdr>
                    </w:div>
                  </w:divsChild>
                </w:div>
                <w:div w:id="1299460898">
                  <w:marLeft w:val="0"/>
                  <w:marRight w:val="0"/>
                  <w:marTop w:val="0"/>
                  <w:marBottom w:val="0"/>
                  <w:divBdr>
                    <w:top w:val="single" w:sz="2" w:space="1" w:color="FFFFFF"/>
                    <w:left w:val="single" w:sz="2" w:space="11" w:color="FFFFFF"/>
                    <w:bottom w:val="single" w:sz="2" w:space="1" w:color="FFFFFF"/>
                    <w:right w:val="single" w:sz="2" w:space="4" w:color="FFFFFF"/>
                  </w:divBdr>
                  <w:divsChild>
                    <w:div w:id="801532290">
                      <w:marLeft w:val="0"/>
                      <w:marRight w:val="0"/>
                      <w:marTop w:val="0"/>
                      <w:marBottom w:val="0"/>
                      <w:divBdr>
                        <w:top w:val="none" w:sz="0" w:space="0" w:color="auto"/>
                        <w:left w:val="none" w:sz="0" w:space="0" w:color="auto"/>
                        <w:bottom w:val="none" w:sz="0" w:space="0" w:color="auto"/>
                        <w:right w:val="none" w:sz="0" w:space="0" w:color="auto"/>
                      </w:divBdr>
                    </w:div>
                  </w:divsChild>
                </w:div>
                <w:div w:id="54353707">
                  <w:marLeft w:val="0"/>
                  <w:marRight w:val="0"/>
                  <w:marTop w:val="0"/>
                  <w:marBottom w:val="0"/>
                  <w:divBdr>
                    <w:top w:val="single" w:sz="2" w:space="1" w:color="FFFFFF"/>
                    <w:left w:val="single" w:sz="2" w:space="11" w:color="FFFFFF"/>
                    <w:bottom w:val="single" w:sz="2" w:space="1" w:color="FFFFFF"/>
                    <w:right w:val="single" w:sz="2" w:space="4" w:color="FFFFFF"/>
                  </w:divBdr>
                  <w:divsChild>
                    <w:div w:id="699816142">
                      <w:marLeft w:val="0"/>
                      <w:marRight w:val="0"/>
                      <w:marTop w:val="0"/>
                      <w:marBottom w:val="0"/>
                      <w:divBdr>
                        <w:top w:val="none" w:sz="0" w:space="0" w:color="auto"/>
                        <w:left w:val="none" w:sz="0" w:space="0" w:color="auto"/>
                        <w:bottom w:val="none" w:sz="0" w:space="0" w:color="auto"/>
                        <w:right w:val="none" w:sz="0" w:space="0" w:color="auto"/>
                      </w:divBdr>
                    </w:div>
                  </w:divsChild>
                </w:div>
                <w:div w:id="373309484">
                  <w:marLeft w:val="0"/>
                  <w:marRight w:val="0"/>
                  <w:marTop w:val="0"/>
                  <w:marBottom w:val="0"/>
                  <w:divBdr>
                    <w:top w:val="single" w:sz="2" w:space="1" w:color="FFFFFF"/>
                    <w:left w:val="single" w:sz="2" w:space="11" w:color="FFFFFF"/>
                    <w:bottom w:val="single" w:sz="2" w:space="1" w:color="FFFFFF"/>
                    <w:right w:val="single" w:sz="2" w:space="4" w:color="FFFFFF"/>
                  </w:divBdr>
                  <w:divsChild>
                    <w:div w:id="641736099">
                      <w:marLeft w:val="0"/>
                      <w:marRight w:val="0"/>
                      <w:marTop w:val="0"/>
                      <w:marBottom w:val="0"/>
                      <w:divBdr>
                        <w:top w:val="none" w:sz="0" w:space="0" w:color="auto"/>
                        <w:left w:val="none" w:sz="0" w:space="0" w:color="auto"/>
                        <w:bottom w:val="none" w:sz="0" w:space="0" w:color="auto"/>
                        <w:right w:val="none" w:sz="0" w:space="0" w:color="auto"/>
                      </w:divBdr>
                    </w:div>
                  </w:divsChild>
                </w:div>
                <w:div w:id="1265843236">
                  <w:marLeft w:val="0"/>
                  <w:marRight w:val="0"/>
                  <w:marTop w:val="0"/>
                  <w:marBottom w:val="0"/>
                  <w:divBdr>
                    <w:top w:val="single" w:sz="2" w:space="1" w:color="FFFFFF"/>
                    <w:left w:val="single" w:sz="2" w:space="11" w:color="FFFFFF"/>
                    <w:bottom w:val="single" w:sz="2" w:space="1" w:color="FFFFFF"/>
                    <w:right w:val="single" w:sz="2" w:space="4" w:color="FFFFFF"/>
                  </w:divBdr>
                  <w:divsChild>
                    <w:div w:id="42365258">
                      <w:marLeft w:val="0"/>
                      <w:marRight w:val="0"/>
                      <w:marTop w:val="0"/>
                      <w:marBottom w:val="0"/>
                      <w:divBdr>
                        <w:top w:val="none" w:sz="0" w:space="0" w:color="auto"/>
                        <w:left w:val="none" w:sz="0" w:space="0" w:color="auto"/>
                        <w:bottom w:val="none" w:sz="0" w:space="0" w:color="auto"/>
                        <w:right w:val="none" w:sz="0" w:space="0" w:color="auto"/>
                      </w:divBdr>
                    </w:div>
                  </w:divsChild>
                </w:div>
                <w:div w:id="1397121516">
                  <w:marLeft w:val="0"/>
                  <w:marRight w:val="0"/>
                  <w:marTop w:val="0"/>
                  <w:marBottom w:val="0"/>
                  <w:divBdr>
                    <w:top w:val="single" w:sz="2" w:space="1" w:color="FFFFFF"/>
                    <w:left w:val="single" w:sz="2" w:space="11" w:color="FFFFFF"/>
                    <w:bottom w:val="single" w:sz="2" w:space="1" w:color="FFFFFF"/>
                    <w:right w:val="single" w:sz="2" w:space="4" w:color="FFFFFF"/>
                  </w:divBdr>
                  <w:divsChild>
                    <w:div w:id="1447895074">
                      <w:marLeft w:val="0"/>
                      <w:marRight w:val="0"/>
                      <w:marTop w:val="0"/>
                      <w:marBottom w:val="0"/>
                      <w:divBdr>
                        <w:top w:val="none" w:sz="0" w:space="0" w:color="auto"/>
                        <w:left w:val="none" w:sz="0" w:space="0" w:color="auto"/>
                        <w:bottom w:val="none" w:sz="0" w:space="0" w:color="auto"/>
                        <w:right w:val="none" w:sz="0" w:space="0" w:color="auto"/>
                      </w:divBdr>
                    </w:div>
                  </w:divsChild>
                </w:div>
                <w:div w:id="1185747306">
                  <w:marLeft w:val="0"/>
                  <w:marRight w:val="0"/>
                  <w:marTop w:val="0"/>
                  <w:marBottom w:val="0"/>
                  <w:divBdr>
                    <w:top w:val="single" w:sz="2" w:space="1" w:color="FFFFFF"/>
                    <w:left w:val="single" w:sz="2" w:space="11" w:color="FFFFFF"/>
                    <w:bottom w:val="single" w:sz="2" w:space="1" w:color="FFFFFF"/>
                    <w:right w:val="single" w:sz="2" w:space="4" w:color="FFFFFF"/>
                  </w:divBdr>
                  <w:divsChild>
                    <w:div w:id="1157265622">
                      <w:marLeft w:val="0"/>
                      <w:marRight w:val="0"/>
                      <w:marTop w:val="0"/>
                      <w:marBottom w:val="0"/>
                      <w:divBdr>
                        <w:top w:val="none" w:sz="0" w:space="0" w:color="auto"/>
                        <w:left w:val="none" w:sz="0" w:space="0" w:color="auto"/>
                        <w:bottom w:val="none" w:sz="0" w:space="0" w:color="auto"/>
                        <w:right w:val="none" w:sz="0" w:space="0" w:color="auto"/>
                      </w:divBdr>
                    </w:div>
                  </w:divsChild>
                </w:div>
                <w:div w:id="1713649452">
                  <w:marLeft w:val="0"/>
                  <w:marRight w:val="0"/>
                  <w:marTop w:val="0"/>
                  <w:marBottom w:val="0"/>
                  <w:divBdr>
                    <w:top w:val="single" w:sz="2" w:space="1" w:color="FFFFFF"/>
                    <w:left w:val="single" w:sz="2" w:space="11" w:color="FFFFFF"/>
                    <w:bottom w:val="single" w:sz="2" w:space="1" w:color="FFFFFF"/>
                    <w:right w:val="single" w:sz="2" w:space="4" w:color="FFFFFF"/>
                  </w:divBdr>
                  <w:divsChild>
                    <w:div w:id="276527949">
                      <w:marLeft w:val="0"/>
                      <w:marRight w:val="0"/>
                      <w:marTop w:val="0"/>
                      <w:marBottom w:val="0"/>
                      <w:divBdr>
                        <w:top w:val="none" w:sz="0" w:space="0" w:color="auto"/>
                        <w:left w:val="none" w:sz="0" w:space="0" w:color="auto"/>
                        <w:bottom w:val="none" w:sz="0" w:space="0" w:color="auto"/>
                        <w:right w:val="none" w:sz="0" w:space="0" w:color="auto"/>
                      </w:divBdr>
                    </w:div>
                  </w:divsChild>
                </w:div>
                <w:div w:id="1103964240">
                  <w:marLeft w:val="0"/>
                  <w:marRight w:val="0"/>
                  <w:marTop w:val="0"/>
                  <w:marBottom w:val="0"/>
                  <w:divBdr>
                    <w:top w:val="single" w:sz="2" w:space="1" w:color="FFFFFF"/>
                    <w:left w:val="single" w:sz="2" w:space="11" w:color="FFFFFF"/>
                    <w:bottom w:val="single" w:sz="2" w:space="1" w:color="FFFFFF"/>
                    <w:right w:val="single" w:sz="2" w:space="4" w:color="FFFFFF"/>
                  </w:divBdr>
                  <w:divsChild>
                    <w:div w:id="756250634">
                      <w:marLeft w:val="0"/>
                      <w:marRight w:val="0"/>
                      <w:marTop w:val="0"/>
                      <w:marBottom w:val="0"/>
                      <w:divBdr>
                        <w:top w:val="none" w:sz="0" w:space="0" w:color="auto"/>
                        <w:left w:val="none" w:sz="0" w:space="0" w:color="auto"/>
                        <w:bottom w:val="none" w:sz="0" w:space="0" w:color="auto"/>
                        <w:right w:val="none" w:sz="0" w:space="0" w:color="auto"/>
                      </w:divBdr>
                    </w:div>
                  </w:divsChild>
                </w:div>
                <w:div w:id="1788163266">
                  <w:marLeft w:val="0"/>
                  <w:marRight w:val="0"/>
                  <w:marTop w:val="0"/>
                  <w:marBottom w:val="0"/>
                  <w:divBdr>
                    <w:top w:val="single" w:sz="2" w:space="1" w:color="FFFFFF"/>
                    <w:left w:val="single" w:sz="2" w:space="11" w:color="FFFFFF"/>
                    <w:bottom w:val="single" w:sz="2" w:space="1" w:color="FFFFFF"/>
                    <w:right w:val="single" w:sz="2" w:space="4" w:color="FFFFFF"/>
                  </w:divBdr>
                  <w:divsChild>
                    <w:div w:id="137193652">
                      <w:marLeft w:val="0"/>
                      <w:marRight w:val="0"/>
                      <w:marTop w:val="0"/>
                      <w:marBottom w:val="0"/>
                      <w:divBdr>
                        <w:top w:val="none" w:sz="0" w:space="0" w:color="auto"/>
                        <w:left w:val="none" w:sz="0" w:space="0" w:color="auto"/>
                        <w:bottom w:val="none" w:sz="0" w:space="0" w:color="auto"/>
                        <w:right w:val="none" w:sz="0" w:space="0" w:color="auto"/>
                      </w:divBdr>
                    </w:div>
                  </w:divsChild>
                </w:div>
                <w:div w:id="1358121827">
                  <w:marLeft w:val="0"/>
                  <w:marRight w:val="0"/>
                  <w:marTop w:val="0"/>
                  <w:marBottom w:val="0"/>
                  <w:divBdr>
                    <w:top w:val="single" w:sz="2" w:space="1" w:color="FFFFFF"/>
                    <w:left w:val="single" w:sz="2" w:space="11" w:color="FFFFFF"/>
                    <w:bottom w:val="single" w:sz="2" w:space="1" w:color="FFFFFF"/>
                    <w:right w:val="single" w:sz="2" w:space="4" w:color="FFFFFF"/>
                  </w:divBdr>
                  <w:divsChild>
                    <w:div w:id="193929577">
                      <w:marLeft w:val="0"/>
                      <w:marRight w:val="0"/>
                      <w:marTop w:val="0"/>
                      <w:marBottom w:val="0"/>
                      <w:divBdr>
                        <w:top w:val="none" w:sz="0" w:space="0" w:color="auto"/>
                        <w:left w:val="none" w:sz="0" w:space="0" w:color="auto"/>
                        <w:bottom w:val="none" w:sz="0" w:space="0" w:color="auto"/>
                        <w:right w:val="none" w:sz="0" w:space="0" w:color="auto"/>
                      </w:divBdr>
                    </w:div>
                  </w:divsChild>
                </w:div>
                <w:div w:id="1573809411">
                  <w:marLeft w:val="0"/>
                  <w:marRight w:val="0"/>
                  <w:marTop w:val="0"/>
                  <w:marBottom w:val="0"/>
                  <w:divBdr>
                    <w:top w:val="single" w:sz="2" w:space="1" w:color="FFFFFF"/>
                    <w:left w:val="single" w:sz="2" w:space="11" w:color="FFFFFF"/>
                    <w:bottom w:val="single" w:sz="2" w:space="1" w:color="FFFFFF"/>
                    <w:right w:val="single" w:sz="2" w:space="4" w:color="FFFFFF"/>
                  </w:divBdr>
                  <w:divsChild>
                    <w:div w:id="1035811586">
                      <w:marLeft w:val="0"/>
                      <w:marRight w:val="0"/>
                      <w:marTop w:val="0"/>
                      <w:marBottom w:val="0"/>
                      <w:divBdr>
                        <w:top w:val="none" w:sz="0" w:space="0" w:color="auto"/>
                        <w:left w:val="none" w:sz="0" w:space="0" w:color="auto"/>
                        <w:bottom w:val="none" w:sz="0" w:space="0" w:color="auto"/>
                        <w:right w:val="none" w:sz="0" w:space="0" w:color="auto"/>
                      </w:divBdr>
                    </w:div>
                  </w:divsChild>
                </w:div>
                <w:div w:id="1187522035">
                  <w:marLeft w:val="0"/>
                  <w:marRight w:val="0"/>
                  <w:marTop w:val="0"/>
                  <w:marBottom w:val="0"/>
                  <w:divBdr>
                    <w:top w:val="single" w:sz="2" w:space="1" w:color="FFFFFF"/>
                    <w:left w:val="single" w:sz="2" w:space="11" w:color="FFFFFF"/>
                    <w:bottom w:val="single" w:sz="2" w:space="1" w:color="FFFFFF"/>
                    <w:right w:val="single" w:sz="2" w:space="4" w:color="FFFFFF"/>
                  </w:divBdr>
                  <w:divsChild>
                    <w:div w:id="674039086">
                      <w:marLeft w:val="0"/>
                      <w:marRight w:val="0"/>
                      <w:marTop w:val="0"/>
                      <w:marBottom w:val="0"/>
                      <w:divBdr>
                        <w:top w:val="none" w:sz="0" w:space="0" w:color="auto"/>
                        <w:left w:val="none" w:sz="0" w:space="0" w:color="auto"/>
                        <w:bottom w:val="none" w:sz="0" w:space="0" w:color="auto"/>
                        <w:right w:val="none" w:sz="0" w:space="0" w:color="auto"/>
                      </w:divBdr>
                    </w:div>
                  </w:divsChild>
                </w:div>
                <w:div w:id="1180585929">
                  <w:marLeft w:val="0"/>
                  <w:marRight w:val="0"/>
                  <w:marTop w:val="0"/>
                  <w:marBottom w:val="0"/>
                  <w:divBdr>
                    <w:top w:val="single" w:sz="2" w:space="1" w:color="FFFFFF"/>
                    <w:left w:val="single" w:sz="2" w:space="11" w:color="FFFFFF"/>
                    <w:bottom w:val="single" w:sz="2" w:space="1" w:color="FFFFFF"/>
                    <w:right w:val="single" w:sz="2" w:space="4" w:color="FFFFFF"/>
                  </w:divBdr>
                  <w:divsChild>
                    <w:div w:id="1679696783">
                      <w:marLeft w:val="0"/>
                      <w:marRight w:val="0"/>
                      <w:marTop w:val="0"/>
                      <w:marBottom w:val="0"/>
                      <w:divBdr>
                        <w:top w:val="none" w:sz="0" w:space="0" w:color="auto"/>
                        <w:left w:val="none" w:sz="0" w:space="0" w:color="auto"/>
                        <w:bottom w:val="none" w:sz="0" w:space="0" w:color="auto"/>
                        <w:right w:val="none" w:sz="0" w:space="0" w:color="auto"/>
                      </w:divBdr>
                    </w:div>
                  </w:divsChild>
                </w:div>
                <w:div w:id="2062289814">
                  <w:marLeft w:val="0"/>
                  <w:marRight w:val="0"/>
                  <w:marTop w:val="0"/>
                  <w:marBottom w:val="0"/>
                  <w:divBdr>
                    <w:top w:val="single" w:sz="2" w:space="1" w:color="FFFFFF"/>
                    <w:left w:val="single" w:sz="2" w:space="11" w:color="FFFFFF"/>
                    <w:bottom w:val="single" w:sz="2" w:space="1" w:color="FFFFFF"/>
                    <w:right w:val="single" w:sz="2" w:space="4" w:color="FFFFFF"/>
                  </w:divBdr>
                  <w:divsChild>
                    <w:div w:id="1945383159">
                      <w:marLeft w:val="0"/>
                      <w:marRight w:val="0"/>
                      <w:marTop w:val="0"/>
                      <w:marBottom w:val="0"/>
                      <w:divBdr>
                        <w:top w:val="none" w:sz="0" w:space="0" w:color="auto"/>
                        <w:left w:val="none" w:sz="0" w:space="0" w:color="auto"/>
                        <w:bottom w:val="none" w:sz="0" w:space="0" w:color="auto"/>
                        <w:right w:val="none" w:sz="0" w:space="0" w:color="auto"/>
                      </w:divBdr>
                    </w:div>
                  </w:divsChild>
                </w:div>
                <w:div w:id="1689406387">
                  <w:marLeft w:val="0"/>
                  <w:marRight w:val="0"/>
                  <w:marTop w:val="0"/>
                  <w:marBottom w:val="0"/>
                  <w:divBdr>
                    <w:top w:val="single" w:sz="2" w:space="1" w:color="FFFFFF"/>
                    <w:left w:val="single" w:sz="2" w:space="11" w:color="FFFFFF"/>
                    <w:bottom w:val="single" w:sz="2" w:space="1" w:color="FFFFFF"/>
                    <w:right w:val="single" w:sz="2" w:space="4" w:color="FFFFFF"/>
                  </w:divBdr>
                  <w:divsChild>
                    <w:div w:id="1949970341">
                      <w:marLeft w:val="0"/>
                      <w:marRight w:val="0"/>
                      <w:marTop w:val="0"/>
                      <w:marBottom w:val="0"/>
                      <w:divBdr>
                        <w:top w:val="none" w:sz="0" w:space="0" w:color="auto"/>
                        <w:left w:val="none" w:sz="0" w:space="0" w:color="auto"/>
                        <w:bottom w:val="none" w:sz="0" w:space="0" w:color="auto"/>
                        <w:right w:val="none" w:sz="0" w:space="0" w:color="auto"/>
                      </w:divBdr>
                    </w:div>
                  </w:divsChild>
                </w:div>
                <w:div w:id="394084971">
                  <w:marLeft w:val="0"/>
                  <w:marRight w:val="0"/>
                  <w:marTop w:val="0"/>
                  <w:marBottom w:val="0"/>
                  <w:divBdr>
                    <w:top w:val="single" w:sz="2" w:space="1" w:color="FFFFFF"/>
                    <w:left w:val="single" w:sz="2" w:space="11" w:color="FFFFFF"/>
                    <w:bottom w:val="single" w:sz="2" w:space="1" w:color="FFFFFF"/>
                    <w:right w:val="single" w:sz="2" w:space="4" w:color="FFFFFF"/>
                  </w:divBdr>
                  <w:divsChild>
                    <w:div w:id="559369565">
                      <w:marLeft w:val="0"/>
                      <w:marRight w:val="0"/>
                      <w:marTop w:val="0"/>
                      <w:marBottom w:val="0"/>
                      <w:divBdr>
                        <w:top w:val="none" w:sz="0" w:space="0" w:color="auto"/>
                        <w:left w:val="none" w:sz="0" w:space="0" w:color="auto"/>
                        <w:bottom w:val="none" w:sz="0" w:space="0" w:color="auto"/>
                        <w:right w:val="none" w:sz="0" w:space="0" w:color="auto"/>
                      </w:divBdr>
                    </w:div>
                  </w:divsChild>
                </w:div>
                <w:div w:id="1744721262">
                  <w:marLeft w:val="0"/>
                  <w:marRight w:val="0"/>
                  <w:marTop w:val="0"/>
                  <w:marBottom w:val="0"/>
                  <w:divBdr>
                    <w:top w:val="single" w:sz="2" w:space="1" w:color="FFFFFF"/>
                    <w:left w:val="single" w:sz="2" w:space="11" w:color="FFFFFF"/>
                    <w:bottom w:val="single" w:sz="2" w:space="1" w:color="FFFFFF"/>
                    <w:right w:val="single" w:sz="2" w:space="4" w:color="FFFFFF"/>
                  </w:divBdr>
                  <w:divsChild>
                    <w:div w:id="738482455">
                      <w:marLeft w:val="0"/>
                      <w:marRight w:val="0"/>
                      <w:marTop w:val="0"/>
                      <w:marBottom w:val="0"/>
                      <w:divBdr>
                        <w:top w:val="none" w:sz="0" w:space="0" w:color="auto"/>
                        <w:left w:val="none" w:sz="0" w:space="0" w:color="auto"/>
                        <w:bottom w:val="none" w:sz="0" w:space="0" w:color="auto"/>
                        <w:right w:val="none" w:sz="0" w:space="0" w:color="auto"/>
                      </w:divBdr>
                    </w:div>
                  </w:divsChild>
                </w:div>
                <w:div w:id="195196014">
                  <w:marLeft w:val="0"/>
                  <w:marRight w:val="0"/>
                  <w:marTop w:val="0"/>
                  <w:marBottom w:val="0"/>
                  <w:divBdr>
                    <w:top w:val="single" w:sz="2" w:space="1" w:color="FFFFFF"/>
                    <w:left w:val="single" w:sz="2" w:space="11" w:color="FFFFFF"/>
                    <w:bottom w:val="single" w:sz="2" w:space="1" w:color="FFFFFF"/>
                    <w:right w:val="single" w:sz="2" w:space="4" w:color="FFFFFF"/>
                  </w:divBdr>
                  <w:divsChild>
                    <w:div w:id="2078043280">
                      <w:marLeft w:val="0"/>
                      <w:marRight w:val="0"/>
                      <w:marTop w:val="0"/>
                      <w:marBottom w:val="0"/>
                      <w:divBdr>
                        <w:top w:val="none" w:sz="0" w:space="0" w:color="auto"/>
                        <w:left w:val="none" w:sz="0" w:space="0" w:color="auto"/>
                        <w:bottom w:val="none" w:sz="0" w:space="0" w:color="auto"/>
                        <w:right w:val="none" w:sz="0" w:space="0" w:color="auto"/>
                      </w:divBdr>
                    </w:div>
                  </w:divsChild>
                </w:div>
                <w:div w:id="424615654">
                  <w:marLeft w:val="0"/>
                  <w:marRight w:val="0"/>
                  <w:marTop w:val="0"/>
                  <w:marBottom w:val="0"/>
                  <w:divBdr>
                    <w:top w:val="single" w:sz="2" w:space="1" w:color="FFFFFF"/>
                    <w:left w:val="single" w:sz="2" w:space="11" w:color="FFFFFF"/>
                    <w:bottom w:val="single" w:sz="2" w:space="1" w:color="FFFFFF"/>
                    <w:right w:val="single" w:sz="2" w:space="4" w:color="FFFFFF"/>
                  </w:divBdr>
                  <w:divsChild>
                    <w:div w:id="1174882820">
                      <w:marLeft w:val="0"/>
                      <w:marRight w:val="0"/>
                      <w:marTop w:val="0"/>
                      <w:marBottom w:val="0"/>
                      <w:divBdr>
                        <w:top w:val="none" w:sz="0" w:space="0" w:color="auto"/>
                        <w:left w:val="none" w:sz="0" w:space="0" w:color="auto"/>
                        <w:bottom w:val="none" w:sz="0" w:space="0" w:color="auto"/>
                        <w:right w:val="none" w:sz="0" w:space="0" w:color="auto"/>
                      </w:divBdr>
                    </w:div>
                  </w:divsChild>
                </w:div>
                <w:div w:id="197478232">
                  <w:marLeft w:val="0"/>
                  <w:marRight w:val="0"/>
                  <w:marTop w:val="0"/>
                  <w:marBottom w:val="0"/>
                  <w:divBdr>
                    <w:top w:val="single" w:sz="2" w:space="1" w:color="FFFFFF"/>
                    <w:left w:val="single" w:sz="2" w:space="11" w:color="FFFFFF"/>
                    <w:bottom w:val="single" w:sz="2" w:space="1" w:color="FFFFFF"/>
                    <w:right w:val="single" w:sz="2" w:space="4" w:color="FFFFFF"/>
                  </w:divBdr>
                  <w:divsChild>
                    <w:div w:id="1950505690">
                      <w:marLeft w:val="0"/>
                      <w:marRight w:val="0"/>
                      <w:marTop w:val="0"/>
                      <w:marBottom w:val="0"/>
                      <w:divBdr>
                        <w:top w:val="none" w:sz="0" w:space="0" w:color="auto"/>
                        <w:left w:val="none" w:sz="0" w:space="0" w:color="auto"/>
                        <w:bottom w:val="none" w:sz="0" w:space="0" w:color="auto"/>
                        <w:right w:val="none" w:sz="0" w:space="0" w:color="auto"/>
                      </w:divBdr>
                    </w:div>
                  </w:divsChild>
                </w:div>
                <w:div w:id="1960604314">
                  <w:marLeft w:val="0"/>
                  <w:marRight w:val="0"/>
                  <w:marTop w:val="0"/>
                  <w:marBottom w:val="0"/>
                  <w:divBdr>
                    <w:top w:val="single" w:sz="2" w:space="1" w:color="FFFFFF"/>
                    <w:left w:val="single" w:sz="2" w:space="11" w:color="FFFFFF"/>
                    <w:bottom w:val="single" w:sz="2" w:space="1" w:color="FFFFFF"/>
                    <w:right w:val="single" w:sz="2" w:space="4" w:color="FFFFFF"/>
                  </w:divBdr>
                  <w:divsChild>
                    <w:div w:id="563100068">
                      <w:marLeft w:val="0"/>
                      <w:marRight w:val="0"/>
                      <w:marTop w:val="0"/>
                      <w:marBottom w:val="0"/>
                      <w:divBdr>
                        <w:top w:val="none" w:sz="0" w:space="0" w:color="auto"/>
                        <w:left w:val="none" w:sz="0" w:space="0" w:color="auto"/>
                        <w:bottom w:val="none" w:sz="0" w:space="0" w:color="auto"/>
                        <w:right w:val="none" w:sz="0" w:space="0" w:color="auto"/>
                      </w:divBdr>
                    </w:div>
                  </w:divsChild>
                </w:div>
                <w:div w:id="1140801951">
                  <w:marLeft w:val="0"/>
                  <w:marRight w:val="0"/>
                  <w:marTop w:val="0"/>
                  <w:marBottom w:val="0"/>
                  <w:divBdr>
                    <w:top w:val="single" w:sz="2" w:space="1" w:color="FFFFFF"/>
                    <w:left w:val="single" w:sz="2" w:space="11" w:color="FFFFFF"/>
                    <w:bottom w:val="single" w:sz="2" w:space="1" w:color="FFFFFF"/>
                    <w:right w:val="single" w:sz="2" w:space="4" w:color="FFFFFF"/>
                  </w:divBdr>
                  <w:divsChild>
                    <w:div w:id="461071502">
                      <w:marLeft w:val="0"/>
                      <w:marRight w:val="0"/>
                      <w:marTop w:val="0"/>
                      <w:marBottom w:val="0"/>
                      <w:divBdr>
                        <w:top w:val="none" w:sz="0" w:space="0" w:color="auto"/>
                        <w:left w:val="none" w:sz="0" w:space="0" w:color="auto"/>
                        <w:bottom w:val="none" w:sz="0" w:space="0" w:color="auto"/>
                        <w:right w:val="none" w:sz="0" w:space="0" w:color="auto"/>
                      </w:divBdr>
                    </w:div>
                  </w:divsChild>
                </w:div>
                <w:div w:id="1660381341">
                  <w:marLeft w:val="0"/>
                  <w:marRight w:val="0"/>
                  <w:marTop w:val="0"/>
                  <w:marBottom w:val="0"/>
                  <w:divBdr>
                    <w:top w:val="single" w:sz="2" w:space="1" w:color="FFFFFF"/>
                    <w:left w:val="single" w:sz="2" w:space="11" w:color="FFFFFF"/>
                    <w:bottom w:val="single" w:sz="2" w:space="1" w:color="FFFFFF"/>
                    <w:right w:val="single" w:sz="2" w:space="4" w:color="FFFFFF"/>
                  </w:divBdr>
                  <w:divsChild>
                    <w:div w:id="12922198">
                      <w:marLeft w:val="0"/>
                      <w:marRight w:val="0"/>
                      <w:marTop w:val="0"/>
                      <w:marBottom w:val="0"/>
                      <w:divBdr>
                        <w:top w:val="none" w:sz="0" w:space="0" w:color="auto"/>
                        <w:left w:val="none" w:sz="0" w:space="0" w:color="auto"/>
                        <w:bottom w:val="none" w:sz="0" w:space="0" w:color="auto"/>
                        <w:right w:val="none" w:sz="0" w:space="0" w:color="auto"/>
                      </w:divBdr>
                    </w:div>
                  </w:divsChild>
                </w:div>
                <w:div w:id="1783068851">
                  <w:marLeft w:val="0"/>
                  <w:marRight w:val="0"/>
                  <w:marTop w:val="0"/>
                  <w:marBottom w:val="0"/>
                  <w:divBdr>
                    <w:top w:val="single" w:sz="2" w:space="1" w:color="FFFFFF"/>
                    <w:left w:val="single" w:sz="2" w:space="11" w:color="FFFFFF"/>
                    <w:bottom w:val="single" w:sz="2" w:space="1" w:color="FFFFFF"/>
                    <w:right w:val="single" w:sz="2" w:space="4" w:color="FFFFFF"/>
                  </w:divBdr>
                  <w:divsChild>
                    <w:div w:id="1687632509">
                      <w:marLeft w:val="0"/>
                      <w:marRight w:val="0"/>
                      <w:marTop w:val="0"/>
                      <w:marBottom w:val="0"/>
                      <w:divBdr>
                        <w:top w:val="none" w:sz="0" w:space="0" w:color="auto"/>
                        <w:left w:val="none" w:sz="0" w:space="0" w:color="auto"/>
                        <w:bottom w:val="none" w:sz="0" w:space="0" w:color="auto"/>
                        <w:right w:val="none" w:sz="0" w:space="0" w:color="auto"/>
                      </w:divBdr>
                    </w:div>
                  </w:divsChild>
                </w:div>
                <w:div w:id="1399549790">
                  <w:marLeft w:val="0"/>
                  <w:marRight w:val="0"/>
                  <w:marTop w:val="0"/>
                  <w:marBottom w:val="0"/>
                  <w:divBdr>
                    <w:top w:val="single" w:sz="2" w:space="1" w:color="FFFFFF"/>
                    <w:left w:val="single" w:sz="2" w:space="11" w:color="FFFFFF"/>
                    <w:bottom w:val="single" w:sz="2" w:space="1" w:color="FFFFFF"/>
                    <w:right w:val="single" w:sz="2" w:space="4" w:color="FFFFFF"/>
                  </w:divBdr>
                  <w:divsChild>
                    <w:div w:id="190185951">
                      <w:marLeft w:val="0"/>
                      <w:marRight w:val="0"/>
                      <w:marTop w:val="0"/>
                      <w:marBottom w:val="0"/>
                      <w:divBdr>
                        <w:top w:val="none" w:sz="0" w:space="0" w:color="auto"/>
                        <w:left w:val="none" w:sz="0" w:space="0" w:color="auto"/>
                        <w:bottom w:val="none" w:sz="0" w:space="0" w:color="auto"/>
                        <w:right w:val="none" w:sz="0" w:space="0" w:color="auto"/>
                      </w:divBdr>
                    </w:div>
                  </w:divsChild>
                </w:div>
                <w:div w:id="1708480031">
                  <w:marLeft w:val="0"/>
                  <w:marRight w:val="0"/>
                  <w:marTop w:val="0"/>
                  <w:marBottom w:val="0"/>
                  <w:divBdr>
                    <w:top w:val="single" w:sz="2" w:space="1" w:color="FFFFFF"/>
                    <w:left w:val="single" w:sz="2" w:space="11" w:color="FFFFFF"/>
                    <w:bottom w:val="single" w:sz="2" w:space="4" w:color="FFFFFF"/>
                    <w:right w:val="single" w:sz="2" w:space="4" w:color="FFFFFF"/>
                  </w:divBdr>
                  <w:divsChild>
                    <w:div w:id="52691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075277">
          <w:marLeft w:val="0"/>
          <w:marRight w:val="0"/>
          <w:marTop w:val="0"/>
          <w:marBottom w:val="300"/>
          <w:divBdr>
            <w:top w:val="none" w:sz="0" w:space="0" w:color="auto"/>
            <w:left w:val="none" w:sz="0" w:space="0" w:color="auto"/>
            <w:bottom w:val="none" w:sz="0" w:space="0" w:color="auto"/>
            <w:right w:val="none" w:sz="0" w:space="0" w:color="auto"/>
          </w:divBdr>
          <w:divsChild>
            <w:div w:id="865414116">
              <w:marLeft w:val="0"/>
              <w:marRight w:val="0"/>
              <w:marTop w:val="0"/>
              <w:marBottom w:val="0"/>
              <w:divBdr>
                <w:top w:val="none" w:sz="0" w:space="0" w:color="auto"/>
                <w:left w:val="none" w:sz="0" w:space="0" w:color="auto"/>
                <w:bottom w:val="none" w:sz="0" w:space="0" w:color="auto"/>
                <w:right w:val="none" w:sz="0" w:space="0" w:color="auto"/>
              </w:divBdr>
              <w:divsChild>
                <w:div w:id="265969718">
                  <w:marLeft w:val="0"/>
                  <w:marRight w:val="0"/>
                  <w:marTop w:val="0"/>
                  <w:marBottom w:val="0"/>
                  <w:divBdr>
                    <w:top w:val="single" w:sz="2" w:space="4" w:color="FFFFFF"/>
                    <w:left w:val="single" w:sz="2" w:space="11" w:color="FFFFFF"/>
                    <w:bottom w:val="single" w:sz="2" w:space="1" w:color="FFFFFF"/>
                    <w:right w:val="single" w:sz="2" w:space="4" w:color="FFFFFF"/>
                  </w:divBdr>
                  <w:divsChild>
                    <w:div w:id="788817364">
                      <w:marLeft w:val="0"/>
                      <w:marRight w:val="0"/>
                      <w:marTop w:val="0"/>
                      <w:marBottom w:val="0"/>
                      <w:divBdr>
                        <w:top w:val="none" w:sz="0" w:space="0" w:color="auto"/>
                        <w:left w:val="none" w:sz="0" w:space="0" w:color="auto"/>
                        <w:bottom w:val="none" w:sz="0" w:space="0" w:color="auto"/>
                        <w:right w:val="none" w:sz="0" w:space="0" w:color="auto"/>
                      </w:divBdr>
                    </w:div>
                  </w:divsChild>
                </w:div>
                <w:div w:id="368143663">
                  <w:marLeft w:val="0"/>
                  <w:marRight w:val="0"/>
                  <w:marTop w:val="0"/>
                  <w:marBottom w:val="0"/>
                  <w:divBdr>
                    <w:top w:val="single" w:sz="2" w:space="1" w:color="FFFFFF"/>
                    <w:left w:val="single" w:sz="2" w:space="11" w:color="FFFFFF"/>
                    <w:bottom w:val="single" w:sz="2" w:space="1" w:color="FFFFFF"/>
                    <w:right w:val="single" w:sz="2" w:space="4" w:color="FFFFFF"/>
                  </w:divBdr>
                  <w:divsChild>
                    <w:div w:id="647366293">
                      <w:marLeft w:val="0"/>
                      <w:marRight w:val="0"/>
                      <w:marTop w:val="0"/>
                      <w:marBottom w:val="0"/>
                      <w:divBdr>
                        <w:top w:val="none" w:sz="0" w:space="0" w:color="auto"/>
                        <w:left w:val="none" w:sz="0" w:space="0" w:color="auto"/>
                        <w:bottom w:val="none" w:sz="0" w:space="0" w:color="auto"/>
                        <w:right w:val="none" w:sz="0" w:space="0" w:color="auto"/>
                      </w:divBdr>
                    </w:div>
                  </w:divsChild>
                </w:div>
                <w:div w:id="1914044729">
                  <w:marLeft w:val="0"/>
                  <w:marRight w:val="0"/>
                  <w:marTop w:val="0"/>
                  <w:marBottom w:val="0"/>
                  <w:divBdr>
                    <w:top w:val="single" w:sz="2" w:space="1" w:color="FFFFFF"/>
                    <w:left w:val="single" w:sz="2" w:space="11" w:color="FFFFFF"/>
                    <w:bottom w:val="single" w:sz="2" w:space="1" w:color="FFFFFF"/>
                    <w:right w:val="single" w:sz="2" w:space="4" w:color="FFFFFF"/>
                  </w:divBdr>
                  <w:divsChild>
                    <w:div w:id="1301110150">
                      <w:marLeft w:val="0"/>
                      <w:marRight w:val="0"/>
                      <w:marTop w:val="0"/>
                      <w:marBottom w:val="0"/>
                      <w:divBdr>
                        <w:top w:val="none" w:sz="0" w:space="0" w:color="auto"/>
                        <w:left w:val="none" w:sz="0" w:space="0" w:color="auto"/>
                        <w:bottom w:val="none" w:sz="0" w:space="0" w:color="auto"/>
                        <w:right w:val="none" w:sz="0" w:space="0" w:color="auto"/>
                      </w:divBdr>
                    </w:div>
                  </w:divsChild>
                </w:div>
                <w:div w:id="2033531031">
                  <w:marLeft w:val="0"/>
                  <w:marRight w:val="0"/>
                  <w:marTop w:val="0"/>
                  <w:marBottom w:val="0"/>
                  <w:divBdr>
                    <w:top w:val="single" w:sz="2" w:space="1" w:color="FFFFFF"/>
                    <w:left w:val="single" w:sz="2" w:space="11" w:color="FFFFFF"/>
                    <w:bottom w:val="single" w:sz="2" w:space="1" w:color="FFFFFF"/>
                    <w:right w:val="single" w:sz="2" w:space="4" w:color="FFFFFF"/>
                  </w:divBdr>
                  <w:divsChild>
                    <w:div w:id="38677020">
                      <w:marLeft w:val="0"/>
                      <w:marRight w:val="0"/>
                      <w:marTop w:val="0"/>
                      <w:marBottom w:val="0"/>
                      <w:divBdr>
                        <w:top w:val="none" w:sz="0" w:space="0" w:color="auto"/>
                        <w:left w:val="none" w:sz="0" w:space="0" w:color="auto"/>
                        <w:bottom w:val="none" w:sz="0" w:space="0" w:color="auto"/>
                        <w:right w:val="none" w:sz="0" w:space="0" w:color="auto"/>
                      </w:divBdr>
                    </w:div>
                  </w:divsChild>
                </w:div>
                <w:div w:id="1009410414">
                  <w:marLeft w:val="0"/>
                  <w:marRight w:val="0"/>
                  <w:marTop w:val="0"/>
                  <w:marBottom w:val="0"/>
                  <w:divBdr>
                    <w:top w:val="single" w:sz="2" w:space="1" w:color="FFFFFF"/>
                    <w:left w:val="single" w:sz="2" w:space="11" w:color="FFFFFF"/>
                    <w:bottom w:val="single" w:sz="2" w:space="1" w:color="FFFFFF"/>
                    <w:right w:val="single" w:sz="2" w:space="4" w:color="FFFFFF"/>
                  </w:divBdr>
                  <w:divsChild>
                    <w:div w:id="371151863">
                      <w:marLeft w:val="0"/>
                      <w:marRight w:val="0"/>
                      <w:marTop w:val="0"/>
                      <w:marBottom w:val="0"/>
                      <w:divBdr>
                        <w:top w:val="none" w:sz="0" w:space="0" w:color="auto"/>
                        <w:left w:val="none" w:sz="0" w:space="0" w:color="auto"/>
                        <w:bottom w:val="none" w:sz="0" w:space="0" w:color="auto"/>
                        <w:right w:val="none" w:sz="0" w:space="0" w:color="auto"/>
                      </w:divBdr>
                    </w:div>
                  </w:divsChild>
                </w:div>
                <w:div w:id="1534339585">
                  <w:marLeft w:val="0"/>
                  <w:marRight w:val="0"/>
                  <w:marTop w:val="0"/>
                  <w:marBottom w:val="0"/>
                  <w:divBdr>
                    <w:top w:val="single" w:sz="2" w:space="1" w:color="FFFFFF"/>
                    <w:left w:val="single" w:sz="2" w:space="11" w:color="FFFFFF"/>
                    <w:bottom w:val="single" w:sz="2" w:space="1" w:color="FFFFFF"/>
                    <w:right w:val="single" w:sz="2" w:space="4" w:color="FFFFFF"/>
                  </w:divBdr>
                  <w:divsChild>
                    <w:div w:id="1662541726">
                      <w:marLeft w:val="0"/>
                      <w:marRight w:val="0"/>
                      <w:marTop w:val="0"/>
                      <w:marBottom w:val="0"/>
                      <w:divBdr>
                        <w:top w:val="none" w:sz="0" w:space="0" w:color="auto"/>
                        <w:left w:val="none" w:sz="0" w:space="0" w:color="auto"/>
                        <w:bottom w:val="none" w:sz="0" w:space="0" w:color="auto"/>
                        <w:right w:val="none" w:sz="0" w:space="0" w:color="auto"/>
                      </w:divBdr>
                    </w:div>
                  </w:divsChild>
                </w:div>
                <w:div w:id="1780030829">
                  <w:marLeft w:val="0"/>
                  <w:marRight w:val="0"/>
                  <w:marTop w:val="0"/>
                  <w:marBottom w:val="0"/>
                  <w:divBdr>
                    <w:top w:val="single" w:sz="2" w:space="1" w:color="FFFFFF"/>
                    <w:left w:val="single" w:sz="2" w:space="11" w:color="FFFFFF"/>
                    <w:bottom w:val="single" w:sz="2" w:space="1" w:color="FFFFFF"/>
                    <w:right w:val="single" w:sz="2" w:space="4" w:color="FFFFFF"/>
                  </w:divBdr>
                  <w:divsChild>
                    <w:div w:id="2120221675">
                      <w:marLeft w:val="0"/>
                      <w:marRight w:val="0"/>
                      <w:marTop w:val="0"/>
                      <w:marBottom w:val="0"/>
                      <w:divBdr>
                        <w:top w:val="none" w:sz="0" w:space="0" w:color="auto"/>
                        <w:left w:val="none" w:sz="0" w:space="0" w:color="auto"/>
                        <w:bottom w:val="none" w:sz="0" w:space="0" w:color="auto"/>
                        <w:right w:val="none" w:sz="0" w:space="0" w:color="auto"/>
                      </w:divBdr>
                    </w:div>
                  </w:divsChild>
                </w:div>
                <w:div w:id="68885548">
                  <w:marLeft w:val="0"/>
                  <w:marRight w:val="0"/>
                  <w:marTop w:val="0"/>
                  <w:marBottom w:val="0"/>
                  <w:divBdr>
                    <w:top w:val="single" w:sz="2" w:space="1" w:color="FFFFFF"/>
                    <w:left w:val="single" w:sz="2" w:space="11" w:color="FFFFFF"/>
                    <w:bottom w:val="single" w:sz="2" w:space="1" w:color="FFFFFF"/>
                    <w:right w:val="single" w:sz="2" w:space="4" w:color="FFFFFF"/>
                  </w:divBdr>
                  <w:divsChild>
                    <w:div w:id="1769350837">
                      <w:marLeft w:val="0"/>
                      <w:marRight w:val="0"/>
                      <w:marTop w:val="0"/>
                      <w:marBottom w:val="0"/>
                      <w:divBdr>
                        <w:top w:val="none" w:sz="0" w:space="0" w:color="auto"/>
                        <w:left w:val="none" w:sz="0" w:space="0" w:color="auto"/>
                        <w:bottom w:val="none" w:sz="0" w:space="0" w:color="auto"/>
                        <w:right w:val="none" w:sz="0" w:space="0" w:color="auto"/>
                      </w:divBdr>
                    </w:div>
                  </w:divsChild>
                </w:div>
                <w:div w:id="794107680">
                  <w:marLeft w:val="0"/>
                  <w:marRight w:val="0"/>
                  <w:marTop w:val="0"/>
                  <w:marBottom w:val="0"/>
                  <w:divBdr>
                    <w:top w:val="single" w:sz="2" w:space="1" w:color="FFFFFF"/>
                    <w:left w:val="single" w:sz="2" w:space="11" w:color="FFFFFF"/>
                    <w:bottom w:val="single" w:sz="2" w:space="1" w:color="FFFFFF"/>
                    <w:right w:val="single" w:sz="2" w:space="4" w:color="FFFFFF"/>
                  </w:divBdr>
                  <w:divsChild>
                    <w:div w:id="1546871416">
                      <w:marLeft w:val="0"/>
                      <w:marRight w:val="0"/>
                      <w:marTop w:val="0"/>
                      <w:marBottom w:val="0"/>
                      <w:divBdr>
                        <w:top w:val="none" w:sz="0" w:space="0" w:color="auto"/>
                        <w:left w:val="none" w:sz="0" w:space="0" w:color="auto"/>
                        <w:bottom w:val="none" w:sz="0" w:space="0" w:color="auto"/>
                        <w:right w:val="none" w:sz="0" w:space="0" w:color="auto"/>
                      </w:divBdr>
                    </w:div>
                  </w:divsChild>
                </w:div>
                <w:div w:id="1590771718">
                  <w:marLeft w:val="0"/>
                  <w:marRight w:val="0"/>
                  <w:marTop w:val="0"/>
                  <w:marBottom w:val="0"/>
                  <w:divBdr>
                    <w:top w:val="single" w:sz="2" w:space="1" w:color="FFFFFF"/>
                    <w:left w:val="single" w:sz="2" w:space="11" w:color="FFFFFF"/>
                    <w:bottom w:val="single" w:sz="2" w:space="1" w:color="FFFFFF"/>
                    <w:right w:val="single" w:sz="2" w:space="4" w:color="FFFFFF"/>
                  </w:divBdr>
                  <w:divsChild>
                    <w:div w:id="505480838">
                      <w:marLeft w:val="0"/>
                      <w:marRight w:val="0"/>
                      <w:marTop w:val="0"/>
                      <w:marBottom w:val="0"/>
                      <w:divBdr>
                        <w:top w:val="none" w:sz="0" w:space="0" w:color="auto"/>
                        <w:left w:val="none" w:sz="0" w:space="0" w:color="auto"/>
                        <w:bottom w:val="none" w:sz="0" w:space="0" w:color="auto"/>
                        <w:right w:val="none" w:sz="0" w:space="0" w:color="auto"/>
                      </w:divBdr>
                    </w:div>
                  </w:divsChild>
                </w:div>
                <w:div w:id="236594175">
                  <w:marLeft w:val="0"/>
                  <w:marRight w:val="0"/>
                  <w:marTop w:val="0"/>
                  <w:marBottom w:val="0"/>
                  <w:divBdr>
                    <w:top w:val="single" w:sz="2" w:space="1" w:color="FFFFFF"/>
                    <w:left w:val="single" w:sz="2" w:space="11" w:color="FFFFFF"/>
                    <w:bottom w:val="single" w:sz="2" w:space="1" w:color="FFFFFF"/>
                    <w:right w:val="single" w:sz="2" w:space="4" w:color="FFFFFF"/>
                  </w:divBdr>
                  <w:divsChild>
                    <w:div w:id="939600803">
                      <w:marLeft w:val="0"/>
                      <w:marRight w:val="0"/>
                      <w:marTop w:val="0"/>
                      <w:marBottom w:val="0"/>
                      <w:divBdr>
                        <w:top w:val="none" w:sz="0" w:space="0" w:color="auto"/>
                        <w:left w:val="none" w:sz="0" w:space="0" w:color="auto"/>
                        <w:bottom w:val="none" w:sz="0" w:space="0" w:color="auto"/>
                        <w:right w:val="none" w:sz="0" w:space="0" w:color="auto"/>
                      </w:divBdr>
                    </w:div>
                  </w:divsChild>
                </w:div>
                <w:div w:id="334190178">
                  <w:marLeft w:val="0"/>
                  <w:marRight w:val="0"/>
                  <w:marTop w:val="0"/>
                  <w:marBottom w:val="0"/>
                  <w:divBdr>
                    <w:top w:val="single" w:sz="2" w:space="1" w:color="FFFFFF"/>
                    <w:left w:val="single" w:sz="2" w:space="11" w:color="FFFFFF"/>
                    <w:bottom w:val="single" w:sz="2" w:space="1" w:color="FFFFFF"/>
                    <w:right w:val="single" w:sz="2" w:space="4" w:color="FFFFFF"/>
                  </w:divBdr>
                  <w:divsChild>
                    <w:div w:id="1886024249">
                      <w:marLeft w:val="0"/>
                      <w:marRight w:val="0"/>
                      <w:marTop w:val="0"/>
                      <w:marBottom w:val="0"/>
                      <w:divBdr>
                        <w:top w:val="none" w:sz="0" w:space="0" w:color="auto"/>
                        <w:left w:val="none" w:sz="0" w:space="0" w:color="auto"/>
                        <w:bottom w:val="none" w:sz="0" w:space="0" w:color="auto"/>
                        <w:right w:val="none" w:sz="0" w:space="0" w:color="auto"/>
                      </w:divBdr>
                    </w:div>
                  </w:divsChild>
                </w:div>
                <w:div w:id="113134699">
                  <w:marLeft w:val="0"/>
                  <w:marRight w:val="0"/>
                  <w:marTop w:val="0"/>
                  <w:marBottom w:val="0"/>
                  <w:divBdr>
                    <w:top w:val="single" w:sz="2" w:space="1" w:color="FFFFFF"/>
                    <w:left w:val="single" w:sz="2" w:space="11" w:color="FFFFFF"/>
                    <w:bottom w:val="single" w:sz="2" w:space="1" w:color="FFFFFF"/>
                    <w:right w:val="single" w:sz="2" w:space="4" w:color="FFFFFF"/>
                  </w:divBdr>
                  <w:divsChild>
                    <w:div w:id="225723467">
                      <w:marLeft w:val="0"/>
                      <w:marRight w:val="0"/>
                      <w:marTop w:val="0"/>
                      <w:marBottom w:val="0"/>
                      <w:divBdr>
                        <w:top w:val="none" w:sz="0" w:space="0" w:color="auto"/>
                        <w:left w:val="none" w:sz="0" w:space="0" w:color="auto"/>
                        <w:bottom w:val="none" w:sz="0" w:space="0" w:color="auto"/>
                        <w:right w:val="none" w:sz="0" w:space="0" w:color="auto"/>
                      </w:divBdr>
                    </w:div>
                  </w:divsChild>
                </w:div>
                <w:div w:id="1888494380">
                  <w:marLeft w:val="0"/>
                  <w:marRight w:val="0"/>
                  <w:marTop w:val="0"/>
                  <w:marBottom w:val="0"/>
                  <w:divBdr>
                    <w:top w:val="single" w:sz="2" w:space="1" w:color="FFFFFF"/>
                    <w:left w:val="single" w:sz="2" w:space="11" w:color="FFFFFF"/>
                    <w:bottom w:val="single" w:sz="2" w:space="1" w:color="FFFFFF"/>
                    <w:right w:val="single" w:sz="2" w:space="4" w:color="FFFFFF"/>
                  </w:divBdr>
                  <w:divsChild>
                    <w:div w:id="1321932454">
                      <w:marLeft w:val="0"/>
                      <w:marRight w:val="0"/>
                      <w:marTop w:val="0"/>
                      <w:marBottom w:val="0"/>
                      <w:divBdr>
                        <w:top w:val="none" w:sz="0" w:space="0" w:color="auto"/>
                        <w:left w:val="none" w:sz="0" w:space="0" w:color="auto"/>
                        <w:bottom w:val="none" w:sz="0" w:space="0" w:color="auto"/>
                        <w:right w:val="none" w:sz="0" w:space="0" w:color="auto"/>
                      </w:divBdr>
                    </w:div>
                  </w:divsChild>
                </w:div>
                <w:div w:id="713042684">
                  <w:marLeft w:val="0"/>
                  <w:marRight w:val="0"/>
                  <w:marTop w:val="0"/>
                  <w:marBottom w:val="0"/>
                  <w:divBdr>
                    <w:top w:val="single" w:sz="2" w:space="1" w:color="FFFFFF"/>
                    <w:left w:val="single" w:sz="2" w:space="11" w:color="FFFFFF"/>
                    <w:bottom w:val="single" w:sz="2" w:space="1" w:color="FFFFFF"/>
                    <w:right w:val="single" w:sz="2" w:space="4" w:color="FFFFFF"/>
                  </w:divBdr>
                  <w:divsChild>
                    <w:div w:id="1877114346">
                      <w:marLeft w:val="0"/>
                      <w:marRight w:val="0"/>
                      <w:marTop w:val="0"/>
                      <w:marBottom w:val="0"/>
                      <w:divBdr>
                        <w:top w:val="none" w:sz="0" w:space="0" w:color="auto"/>
                        <w:left w:val="none" w:sz="0" w:space="0" w:color="auto"/>
                        <w:bottom w:val="none" w:sz="0" w:space="0" w:color="auto"/>
                        <w:right w:val="none" w:sz="0" w:space="0" w:color="auto"/>
                      </w:divBdr>
                    </w:div>
                  </w:divsChild>
                </w:div>
                <w:div w:id="1139687027">
                  <w:marLeft w:val="0"/>
                  <w:marRight w:val="0"/>
                  <w:marTop w:val="0"/>
                  <w:marBottom w:val="0"/>
                  <w:divBdr>
                    <w:top w:val="single" w:sz="2" w:space="1" w:color="FFFFFF"/>
                    <w:left w:val="single" w:sz="2" w:space="11" w:color="FFFFFF"/>
                    <w:bottom w:val="single" w:sz="2" w:space="1" w:color="FFFFFF"/>
                    <w:right w:val="single" w:sz="2" w:space="4" w:color="FFFFFF"/>
                  </w:divBdr>
                  <w:divsChild>
                    <w:div w:id="360672158">
                      <w:marLeft w:val="0"/>
                      <w:marRight w:val="0"/>
                      <w:marTop w:val="0"/>
                      <w:marBottom w:val="0"/>
                      <w:divBdr>
                        <w:top w:val="none" w:sz="0" w:space="0" w:color="auto"/>
                        <w:left w:val="none" w:sz="0" w:space="0" w:color="auto"/>
                        <w:bottom w:val="none" w:sz="0" w:space="0" w:color="auto"/>
                        <w:right w:val="none" w:sz="0" w:space="0" w:color="auto"/>
                      </w:divBdr>
                    </w:div>
                  </w:divsChild>
                </w:div>
                <w:div w:id="1430349484">
                  <w:marLeft w:val="0"/>
                  <w:marRight w:val="0"/>
                  <w:marTop w:val="0"/>
                  <w:marBottom w:val="0"/>
                  <w:divBdr>
                    <w:top w:val="single" w:sz="2" w:space="1" w:color="FFFFFF"/>
                    <w:left w:val="single" w:sz="2" w:space="11" w:color="FFFFFF"/>
                    <w:bottom w:val="single" w:sz="2" w:space="1" w:color="FFFFFF"/>
                    <w:right w:val="single" w:sz="2" w:space="4" w:color="FFFFFF"/>
                  </w:divBdr>
                  <w:divsChild>
                    <w:div w:id="1704788944">
                      <w:marLeft w:val="0"/>
                      <w:marRight w:val="0"/>
                      <w:marTop w:val="0"/>
                      <w:marBottom w:val="0"/>
                      <w:divBdr>
                        <w:top w:val="none" w:sz="0" w:space="0" w:color="auto"/>
                        <w:left w:val="none" w:sz="0" w:space="0" w:color="auto"/>
                        <w:bottom w:val="none" w:sz="0" w:space="0" w:color="auto"/>
                        <w:right w:val="none" w:sz="0" w:space="0" w:color="auto"/>
                      </w:divBdr>
                    </w:div>
                  </w:divsChild>
                </w:div>
                <w:div w:id="1362782536">
                  <w:marLeft w:val="0"/>
                  <w:marRight w:val="0"/>
                  <w:marTop w:val="0"/>
                  <w:marBottom w:val="0"/>
                  <w:divBdr>
                    <w:top w:val="single" w:sz="2" w:space="1" w:color="FFFFFF"/>
                    <w:left w:val="single" w:sz="2" w:space="11" w:color="FFFFFF"/>
                    <w:bottom w:val="single" w:sz="2" w:space="1" w:color="FFFFFF"/>
                    <w:right w:val="single" w:sz="2" w:space="4" w:color="FFFFFF"/>
                  </w:divBdr>
                  <w:divsChild>
                    <w:div w:id="1930966435">
                      <w:marLeft w:val="0"/>
                      <w:marRight w:val="0"/>
                      <w:marTop w:val="0"/>
                      <w:marBottom w:val="0"/>
                      <w:divBdr>
                        <w:top w:val="none" w:sz="0" w:space="0" w:color="auto"/>
                        <w:left w:val="none" w:sz="0" w:space="0" w:color="auto"/>
                        <w:bottom w:val="none" w:sz="0" w:space="0" w:color="auto"/>
                        <w:right w:val="none" w:sz="0" w:space="0" w:color="auto"/>
                      </w:divBdr>
                    </w:div>
                  </w:divsChild>
                </w:div>
                <w:div w:id="1336498838">
                  <w:marLeft w:val="0"/>
                  <w:marRight w:val="0"/>
                  <w:marTop w:val="0"/>
                  <w:marBottom w:val="0"/>
                  <w:divBdr>
                    <w:top w:val="single" w:sz="2" w:space="1" w:color="FFFFFF"/>
                    <w:left w:val="single" w:sz="2" w:space="11" w:color="FFFFFF"/>
                    <w:bottom w:val="single" w:sz="2" w:space="1" w:color="FFFFFF"/>
                    <w:right w:val="single" w:sz="2" w:space="4" w:color="FFFFFF"/>
                  </w:divBdr>
                  <w:divsChild>
                    <w:div w:id="246961827">
                      <w:marLeft w:val="0"/>
                      <w:marRight w:val="0"/>
                      <w:marTop w:val="0"/>
                      <w:marBottom w:val="0"/>
                      <w:divBdr>
                        <w:top w:val="none" w:sz="0" w:space="0" w:color="auto"/>
                        <w:left w:val="none" w:sz="0" w:space="0" w:color="auto"/>
                        <w:bottom w:val="none" w:sz="0" w:space="0" w:color="auto"/>
                        <w:right w:val="none" w:sz="0" w:space="0" w:color="auto"/>
                      </w:divBdr>
                    </w:div>
                  </w:divsChild>
                </w:div>
                <w:div w:id="107741404">
                  <w:marLeft w:val="0"/>
                  <w:marRight w:val="0"/>
                  <w:marTop w:val="0"/>
                  <w:marBottom w:val="0"/>
                  <w:divBdr>
                    <w:top w:val="single" w:sz="2" w:space="1" w:color="FFFFFF"/>
                    <w:left w:val="single" w:sz="2" w:space="11" w:color="FFFFFF"/>
                    <w:bottom w:val="single" w:sz="2" w:space="1" w:color="FFFFFF"/>
                    <w:right w:val="single" w:sz="2" w:space="4" w:color="FFFFFF"/>
                  </w:divBdr>
                  <w:divsChild>
                    <w:div w:id="1054423504">
                      <w:marLeft w:val="0"/>
                      <w:marRight w:val="0"/>
                      <w:marTop w:val="0"/>
                      <w:marBottom w:val="0"/>
                      <w:divBdr>
                        <w:top w:val="none" w:sz="0" w:space="0" w:color="auto"/>
                        <w:left w:val="none" w:sz="0" w:space="0" w:color="auto"/>
                        <w:bottom w:val="none" w:sz="0" w:space="0" w:color="auto"/>
                        <w:right w:val="none" w:sz="0" w:space="0" w:color="auto"/>
                      </w:divBdr>
                    </w:div>
                  </w:divsChild>
                </w:div>
                <w:div w:id="198903828">
                  <w:marLeft w:val="0"/>
                  <w:marRight w:val="0"/>
                  <w:marTop w:val="0"/>
                  <w:marBottom w:val="0"/>
                  <w:divBdr>
                    <w:top w:val="single" w:sz="2" w:space="1" w:color="FFFFFF"/>
                    <w:left w:val="single" w:sz="2" w:space="11" w:color="FFFFFF"/>
                    <w:bottom w:val="single" w:sz="2" w:space="1" w:color="FFFFFF"/>
                    <w:right w:val="single" w:sz="2" w:space="4" w:color="FFFFFF"/>
                  </w:divBdr>
                  <w:divsChild>
                    <w:div w:id="91824781">
                      <w:marLeft w:val="0"/>
                      <w:marRight w:val="0"/>
                      <w:marTop w:val="0"/>
                      <w:marBottom w:val="0"/>
                      <w:divBdr>
                        <w:top w:val="none" w:sz="0" w:space="0" w:color="auto"/>
                        <w:left w:val="none" w:sz="0" w:space="0" w:color="auto"/>
                        <w:bottom w:val="none" w:sz="0" w:space="0" w:color="auto"/>
                        <w:right w:val="none" w:sz="0" w:space="0" w:color="auto"/>
                      </w:divBdr>
                    </w:div>
                  </w:divsChild>
                </w:div>
                <w:div w:id="785198930">
                  <w:marLeft w:val="0"/>
                  <w:marRight w:val="0"/>
                  <w:marTop w:val="0"/>
                  <w:marBottom w:val="0"/>
                  <w:divBdr>
                    <w:top w:val="single" w:sz="2" w:space="1" w:color="FFFFFF"/>
                    <w:left w:val="single" w:sz="2" w:space="11" w:color="FFFFFF"/>
                    <w:bottom w:val="single" w:sz="2" w:space="1" w:color="FFFFFF"/>
                    <w:right w:val="single" w:sz="2" w:space="4" w:color="FFFFFF"/>
                  </w:divBdr>
                  <w:divsChild>
                    <w:div w:id="1828671261">
                      <w:marLeft w:val="0"/>
                      <w:marRight w:val="0"/>
                      <w:marTop w:val="0"/>
                      <w:marBottom w:val="0"/>
                      <w:divBdr>
                        <w:top w:val="none" w:sz="0" w:space="0" w:color="auto"/>
                        <w:left w:val="none" w:sz="0" w:space="0" w:color="auto"/>
                        <w:bottom w:val="none" w:sz="0" w:space="0" w:color="auto"/>
                        <w:right w:val="none" w:sz="0" w:space="0" w:color="auto"/>
                      </w:divBdr>
                    </w:div>
                  </w:divsChild>
                </w:div>
                <w:div w:id="451096102">
                  <w:marLeft w:val="0"/>
                  <w:marRight w:val="0"/>
                  <w:marTop w:val="0"/>
                  <w:marBottom w:val="0"/>
                  <w:divBdr>
                    <w:top w:val="single" w:sz="2" w:space="1" w:color="FFFFFF"/>
                    <w:left w:val="single" w:sz="2" w:space="11" w:color="FFFFFF"/>
                    <w:bottom w:val="single" w:sz="2" w:space="1" w:color="FFFFFF"/>
                    <w:right w:val="single" w:sz="2" w:space="4" w:color="FFFFFF"/>
                  </w:divBdr>
                  <w:divsChild>
                    <w:div w:id="1942449043">
                      <w:marLeft w:val="0"/>
                      <w:marRight w:val="0"/>
                      <w:marTop w:val="0"/>
                      <w:marBottom w:val="0"/>
                      <w:divBdr>
                        <w:top w:val="none" w:sz="0" w:space="0" w:color="auto"/>
                        <w:left w:val="none" w:sz="0" w:space="0" w:color="auto"/>
                        <w:bottom w:val="none" w:sz="0" w:space="0" w:color="auto"/>
                        <w:right w:val="none" w:sz="0" w:space="0" w:color="auto"/>
                      </w:divBdr>
                    </w:div>
                  </w:divsChild>
                </w:div>
                <w:div w:id="1425227619">
                  <w:marLeft w:val="0"/>
                  <w:marRight w:val="0"/>
                  <w:marTop w:val="0"/>
                  <w:marBottom w:val="0"/>
                  <w:divBdr>
                    <w:top w:val="single" w:sz="2" w:space="1" w:color="FFFFFF"/>
                    <w:left w:val="single" w:sz="2" w:space="11" w:color="FFFFFF"/>
                    <w:bottom w:val="single" w:sz="2" w:space="1" w:color="FFFFFF"/>
                    <w:right w:val="single" w:sz="2" w:space="4" w:color="FFFFFF"/>
                  </w:divBdr>
                  <w:divsChild>
                    <w:div w:id="1789548112">
                      <w:marLeft w:val="0"/>
                      <w:marRight w:val="0"/>
                      <w:marTop w:val="0"/>
                      <w:marBottom w:val="0"/>
                      <w:divBdr>
                        <w:top w:val="none" w:sz="0" w:space="0" w:color="auto"/>
                        <w:left w:val="none" w:sz="0" w:space="0" w:color="auto"/>
                        <w:bottom w:val="none" w:sz="0" w:space="0" w:color="auto"/>
                        <w:right w:val="none" w:sz="0" w:space="0" w:color="auto"/>
                      </w:divBdr>
                    </w:div>
                  </w:divsChild>
                </w:div>
                <w:div w:id="387846275">
                  <w:marLeft w:val="0"/>
                  <w:marRight w:val="0"/>
                  <w:marTop w:val="0"/>
                  <w:marBottom w:val="0"/>
                  <w:divBdr>
                    <w:top w:val="single" w:sz="2" w:space="1" w:color="FFFFFF"/>
                    <w:left w:val="single" w:sz="2" w:space="11" w:color="FFFFFF"/>
                    <w:bottom w:val="single" w:sz="2" w:space="1" w:color="FFFFFF"/>
                    <w:right w:val="single" w:sz="2" w:space="4" w:color="FFFFFF"/>
                  </w:divBdr>
                  <w:divsChild>
                    <w:div w:id="1668434129">
                      <w:marLeft w:val="0"/>
                      <w:marRight w:val="0"/>
                      <w:marTop w:val="0"/>
                      <w:marBottom w:val="0"/>
                      <w:divBdr>
                        <w:top w:val="none" w:sz="0" w:space="0" w:color="auto"/>
                        <w:left w:val="none" w:sz="0" w:space="0" w:color="auto"/>
                        <w:bottom w:val="none" w:sz="0" w:space="0" w:color="auto"/>
                        <w:right w:val="none" w:sz="0" w:space="0" w:color="auto"/>
                      </w:divBdr>
                    </w:div>
                  </w:divsChild>
                </w:div>
                <w:div w:id="1544631438">
                  <w:marLeft w:val="0"/>
                  <w:marRight w:val="0"/>
                  <w:marTop w:val="0"/>
                  <w:marBottom w:val="0"/>
                  <w:divBdr>
                    <w:top w:val="single" w:sz="2" w:space="1" w:color="FFFFFF"/>
                    <w:left w:val="single" w:sz="2" w:space="11" w:color="FFFFFF"/>
                    <w:bottom w:val="single" w:sz="2" w:space="1" w:color="FFFFFF"/>
                    <w:right w:val="single" w:sz="2" w:space="4" w:color="FFFFFF"/>
                  </w:divBdr>
                  <w:divsChild>
                    <w:div w:id="149253503">
                      <w:marLeft w:val="0"/>
                      <w:marRight w:val="0"/>
                      <w:marTop w:val="0"/>
                      <w:marBottom w:val="0"/>
                      <w:divBdr>
                        <w:top w:val="none" w:sz="0" w:space="0" w:color="auto"/>
                        <w:left w:val="none" w:sz="0" w:space="0" w:color="auto"/>
                        <w:bottom w:val="none" w:sz="0" w:space="0" w:color="auto"/>
                        <w:right w:val="none" w:sz="0" w:space="0" w:color="auto"/>
                      </w:divBdr>
                    </w:div>
                  </w:divsChild>
                </w:div>
                <w:div w:id="488642313">
                  <w:marLeft w:val="0"/>
                  <w:marRight w:val="0"/>
                  <w:marTop w:val="0"/>
                  <w:marBottom w:val="0"/>
                  <w:divBdr>
                    <w:top w:val="single" w:sz="2" w:space="1" w:color="FFFFFF"/>
                    <w:left w:val="single" w:sz="2" w:space="11" w:color="FFFFFF"/>
                    <w:bottom w:val="single" w:sz="2" w:space="1" w:color="FFFFFF"/>
                    <w:right w:val="single" w:sz="2" w:space="4" w:color="FFFFFF"/>
                  </w:divBdr>
                  <w:divsChild>
                    <w:div w:id="1275556042">
                      <w:marLeft w:val="0"/>
                      <w:marRight w:val="0"/>
                      <w:marTop w:val="0"/>
                      <w:marBottom w:val="0"/>
                      <w:divBdr>
                        <w:top w:val="none" w:sz="0" w:space="0" w:color="auto"/>
                        <w:left w:val="none" w:sz="0" w:space="0" w:color="auto"/>
                        <w:bottom w:val="none" w:sz="0" w:space="0" w:color="auto"/>
                        <w:right w:val="none" w:sz="0" w:space="0" w:color="auto"/>
                      </w:divBdr>
                    </w:div>
                  </w:divsChild>
                </w:div>
                <w:div w:id="344287384">
                  <w:marLeft w:val="0"/>
                  <w:marRight w:val="0"/>
                  <w:marTop w:val="0"/>
                  <w:marBottom w:val="0"/>
                  <w:divBdr>
                    <w:top w:val="single" w:sz="2" w:space="1" w:color="FFFFFF"/>
                    <w:left w:val="single" w:sz="2" w:space="11" w:color="FFFFFF"/>
                    <w:bottom w:val="single" w:sz="2" w:space="1" w:color="FFFFFF"/>
                    <w:right w:val="single" w:sz="2" w:space="4" w:color="FFFFFF"/>
                  </w:divBdr>
                  <w:divsChild>
                    <w:div w:id="982154863">
                      <w:marLeft w:val="0"/>
                      <w:marRight w:val="0"/>
                      <w:marTop w:val="0"/>
                      <w:marBottom w:val="0"/>
                      <w:divBdr>
                        <w:top w:val="none" w:sz="0" w:space="0" w:color="auto"/>
                        <w:left w:val="none" w:sz="0" w:space="0" w:color="auto"/>
                        <w:bottom w:val="none" w:sz="0" w:space="0" w:color="auto"/>
                        <w:right w:val="none" w:sz="0" w:space="0" w:color="auto"/>
                      </w:divBdr>
                    </w:div>
                  </w:divsChild>
                </w:div>
                <w:div w:id="1258246770">
                  <w:marLeft w:val="0"/>
                  <w:marRight w:val="0"/>
                  <w:marTop w:val="0"/>
                  <w:marBottom w:val="0"/>
                  <w:divBdr>
                    <w:top w:val="single" w:sz="2" w:space="1" w:color="FFFFFF"/>
                    <w:left w:val="single" w:sz="2" w:space="11" w:color="FFFFFF"/>
                    <w:bottom w:val="single" w:sz="2" w:space="1" w:color="FFFFFF"/>
                    <w:right w:val="single" w:sz="2" w:space="4" w:color="FFFFFF"/>
                  </w:divBdr>
                  <w:divsChild>
                    <w:div w:id="625160027">
                      <w:marLeft w:val="0"/>
                      <w:marRight w:val="0"/>
                      <w:marTop w:val="0"/>
                      <w:marBottom w:val="0"/>
                      <w:divBdr>
                        <w:top w:val="none" w:sz="0" w:space="0" w:color="auto"/>
                        <w:left w:val="none" w:sz="0" w:space="0" w:color="auto"/>
                        <w:bottom w:val="none" w:sz="0" w:space="0" w:color="auto"/>
                        <w:right w:val="none" w:sz="0" w:space="0" w:color="auto"/>
                      </w:divBdr>
                    </w:div>
                  </w:divsChild>
                </w:div>
                <w:div w:id="1480880375">
                  <w:marLeft w:val="0"/>
                  <w:marRight w:val="0"/>
                  <w:marTop w:val="0"/>
                  <w:marBottom w:val="0"/>
                  <w:divBdr>
                    <w:top w:val="single" w:sz="2" w:space="1" w:color="FFFFFF"/>
                    <w:left w:val="single" w:sz="2" w:space="11" w:color="FFFFFF"/>
                    <w:bottom w:val="single" w:sz="2" w:space="1" w:color="FFFFFF"/>
                    <w:right w:val="single" w:sz="2" w:space="4" w:color="FFFFFF"/>
                  </w:divBdr>
                  <w:divsChild>
                    <w:div w:id="1917351253">
                      <w:marLeft w:val="0"/>
                      <w:marRight w:val="0"/>
                      <w:marTop w:val="0"/>
                      <w:marBottom w:val="0"/>
                      <w:divBdr>
                        <w:top w:val="none" w:sz="0" w:space="0" w:color="auto"/>
                        <w:left w:val="none" w:sz="0" w:space="0" w:color="auto"/>
                        <w:bottom w:val="none" w:sz="0" w:space="0" w:color="auto"/>
                        <w:right w:val="none" w:sz="0" w:space="0" w:color="auto"/>
                      </w:divBdr>
                    </w:div>
                  </w:divsChild>
                </w:div>
                <w:div w:id="843014404">
                  <w:marLeft w:val="0"/>
                  <w:marRight w:val="0"/>
                  <w:marTop w:val="0"/>
                  <w:marBottom w:val="0"/>
                  <w:divBdr>
                    <w:top w:val="single" w:sz="2" w:space="1" w:color="FFFFFF"/>
                    <w:left w:val="single" w:sz="2" w:space="11" w:color="FFFFFF"/>
                    <w:bottom w:val="single" w:sz="2" w:space="1" w:color="FFFFFF"/>
                    <w:right w:val="single" w:sz="2" w:space="4" w:color="FFFFFF"/>
                  </w:divBdr>
                  <w:divsChild>
                    <w:div w:id="1803225940">
                      <w:marLeft w:val="0"/>
                      <w:marRight w:val="0"/>
                      <w:marTop w:val="0"/>
                      <w:marBottom w:val="0"/>
                      <w:divBdr>
                        <w:top w:val="none" w:sz="0" w:space="0" w:color="auto"/>
                        <w:left w:val="none" w:sz="0" w:space="0" w:color="auto"/>
                        <w:bottom w:val="none" w:sz="0" w:space="0" w:color="auto"/>
                        <w:right w:val="none" w:sz="0" w:space="0" w:color="auto"/>
                      </w:divBdr>
                    </w:div>
                  </w:divsChild>
                </w:div>
                <w:div w:id="1851682341">
                  <w:marLeft w:val="0"/>
                  <w:marRight w:val="0"/>
                  <w:marTop w:val="0"/>
                  <w:marBottom w:val="0"/>
                  <w:divBdr>
                    <w:top w:val="single" w:sz="2" w:space="1" w:color="FFFFFF"/>
                    <w:left w:val="single" w:sz="2" w:space="11" w:color="FFFFFF"/>
                    <w:bottom w:val="single" w:sz="2" w:space="1" w:color="FFFFFF"/>
                    <w:right w:val="single" w:sz="2" w:space="4" w:color="FFFFFF"/>
                  </w:divBdr>
                  <w:divsChild>
                    <w:div w:id="1902134069">
                      <w:marLeft w:val="0"/>
                      <w:marRight w:val="0"/>
                      <w:marTop w:val="0"/>
                      <w:marBottom w:val="0"/>
                      <w:divBdr>
                        <w:top w:val="none" w:sz="0" w:space="0" w:color="auto"/>
                        <w:left w:val="none" w:sz="0" w:space="0" w:color="auto"/>
                        <w:bottom w:val="none" w:sz="0" w:space="0" w:color="auto"/>
                        <w:right w:val="none" w:sz="0" w:space="0" w:color="auto"/>
                      </w:divBdr>
                    </w:div>
                  </w:divsChild>
                </w:div>
                <w:div w:id="507328615">
                  <w:marLeft w:val="0"/>
                  <w:marRight w:val="0"/>
                  <w:marTop w:val="0"/>
                  <w:marBottom w:val="0"/>
                  <w:divBdr>
                    <w:top w:val="single" w:sz="2" w:space="1" w:color="FFFFFF"/>
                    <w:left w:val="single" w:sz="2" w:space="11" w:color="FFFFFF"/>
                    <w:bottom w:val="single" w:sz="2" w:space="1" w:color="FFFFFF"/>
                    <w:right w:val="single" w:sz="2" w:space="4" w:color="FFFFFF"/>
                  </w:divBdr>
                  <w:divsChild>
                    <w:div w:id="736827508">
                      <w:marLeft w:val="0"/>
                      <w:marRight w:val="0"/>
                      <w:marTop w:val="0"/>
                      <w:marBottom w:val="0"/>
                      <w:divBdr>
                        <w:top w:val="none" w:sz="0" w:space="0" w:color="auto"/>
                        <w:left w:val="none" w:sz="0" w:space="0" w:color="auto"/>
                        <w:bottom w:val="none" w:sz="0" w:space="0" w:color="auto"/>
                        <w:right w:val="none" w:sz="0" w:space="0" w:color="auto"/>
                      </w:divBdr>
                    </w:div>
                  </w:divsChild>
                </w:div>
                <w:div w:id="1198276712">
                  <w:marLeft w:val="0"/>
                  <w:marRight w:val="0"/>
                  <w:marTop w:val="0"/>
                  <w:marBottom w:val="0"/>
                  <w:divBdr>
                    <w:top w:val="single" w:sz="2" w:space="1" w:color="FFFFFF"/>
                    <w:left w:val="single" w:sz="2" w:space="11" w:color="FFFFFF"/>
                    <w:bottom w:val="single" w:sz="2" w:space="1" w:color="FFFFFF"/>
                    <w:right w:val="single" w:sz="2" w:space="4" w:color="FFFFFF"/>
                  </w:divBdr>
                  <w:divsChild>
                    <w:div w:id="1859805760">
                      <w:marLeft w:val="0"/>
                      <w:marRight w:val="0"/>
                      <w:marTop w:val="0"/>
                      <w:marBottom w:val="0"/>
                      <w:divBdr>
                        <w:top w:val="none" w:sz="0" w:space="0" w:color="auto"/>
                        <w:left w:val="none" w:sz="0" w:space="0" w:color="auto"/>
                        <w:bottom w:val="none" w:sz="0" w:space="0" w:color="auto"/>
                        <w:right w:val="none" w:sz="0" w:space="0" w:color="auto"/>
                      </w:divBdr>
                    </w:div>
                  </w:divsChild>
                </w:div>
                <w:div w:id="247886540">
                  <w:marLeft w:val="0"/>
                  <w:marRight w:val="0"/>
                  <w:marTop w:val="0"/>
                  <w:marBottom w:val="0"/>
                  <w:divBdr>
                    <w:top w:val="single" w:sz="2" w:space="1" w:color="FFFFFF"/>
                    <w:left w:val="single" w:sz="2" w:space="11" w:color="FFFFFF"/>
                    <w:bottom w:val="single" w:sz="2" w:space="4" w:color="FFFFFF"/>
                    <w:right w:val="single" w:sz="2" w:space="4" w:color="FFFFFF"/>
                  </w:divBdr>
                  <w:divsChild>
                    <w:div w:id="2930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558464">
          <w:marLeft w:val="0"/>
          <w:marRight w:val="0"/>
          <w:marTop w:val="0"/>
          <w:marBottom w:val="300"/>
          <w:divBdr>
            <w:top w:val="none" w:sz="0" w:space="0" w:color="auto"/>
            <w:left w:val="none" w:sz="0" w:space="0" w:color="auto"/>
            <w:bottom w:val="none" w:sz="0" w:space="0" w:color="auto"/>
            <w:right w:val="none" w:sz="0" w:space="0" w:color="auto"/>
          </w:divBdr>
          <w:divsChild>
            <w:div w:id="540435051">
              <w:marLeft w:val="0"/>
              <w:marRight w:val="0"/>
              <w:marTop w:val="0"/>
              <w:marBottom w:val="0"/>
              <w:divBdr>
                <w:top w:val="none" w:sz="0" w:space="0" w:color="auto"/>
                <w:left w:val="none" w:sz="0" w:space="0" w:color="auto"/>
                <w:bottom w:val="none" w:sz="0" w:space="0" w:color="auto"/>
                <w:right w:val="none" w:sz="0" w:space="0" w:color="auto"/>
              </w:divBdr>
              <w:divsChild>
                <w:div w:id="248202905">
                  <w:marLeft w:val="0"/>
                  <w:marRight w:val="0"/>
                  <w:marTop w:val="0"/>
                  <w:marBottom w:val="0"/>
                  <w:divBdr>
                    <w:top w:val="single" w:sz="2" w:space="4" w:color="FFFFFF"/>
                    <w:left w:val="single" w:sz="2" w:space="11" w:color="FFFFFF"/>
                    <w:bottom w:val="single" w:sz="2" w:space="1" w:color="FFFFFF"/>
                    <w:right w:val="single" w:sz="2" w:space="4" w:color="FFFFFF"/>
                  </w:divBdr>
                  <w:divsChild>
                    <w:div w:id="1848984007">
                      <w:marLeft w:val="0"/>
                      <w:marRight w:val="0"/>
                      <w:marTop w:val="0"/>
                      <w:marBottom w:val="0"/>
                      <w:divBdr>
                        <w:top w:val="none" w:sz="0" w:space="0" w:color="auto"/>
                        <w:left w:val="none" w:sz="0" w:space="0" w:color="auto"/>
                        <w:bottom w:val="none" w:sz="0" w:space="0" w:color="auto"/>
                        <w:right w:val="none" w:sz="0" w:space="0" w:color="auto"/>
                      </w:divBdr>
                    </w:div>
                  </w:divsChild>
                </w:div>
                <w:div w:id="956716521">
                  <w:marLeft w:val="0"/>
                  <w:marRight w:val="0"/>
                  <w:marTop w:val="0"/>
                  <w:marBottom w:val="0"/>
                  <w:divBdr>
                    <w:top w:val="single" w:sz="2" w:space="1" w:color="FFFFFF"/>
                    <w:left w:val="single" w:sz="2" w:space="11" w:color="FFFFFF"/>
                    <w:bottom w:val="single" w:sz="2" w:space="1" w:color="FFFFFF"/>
                    <w:right w:val="single" w:sz="2" w:space="4" w:color="FFFFFF"/>
                  </w:divBdr>
                  <w:divsChild>
                    <w:div w:id="51078066">
                      <w:marLeft w:val="0"/>
                      <w:marRight w:val="0"/>
                      <w:marTop w:val="0"/>
                      <w:marBottom w:val="0"/>
                      <w:divBdr>
                        <w:top w:val="none" w:sz="0" w:space="0" w:color="auto"/>
                        <w:left w:val="none" w:sz="0" w:space="0" w:color="auto"/>
                        <w:bottom w:val="none" w:sz="0" w:space="0" w:color="auto"/>
                        <w:right w:val="none" w:sz="0" w:space="0" w:color="auto"/>
                      </w:divBdr>
                    </w:div>
                  </w:divsChild>
                </w:div>
                <w:div w:id="605384307">
                  <w:marLeft w:val="0"/>
                  <w:marRight w:val="0"/>
                  <w:marTop w:val="0"/>
                  <w:marBottom w:val="0"/>
                  <w:divBdr>
                    <w:top w:val="single" w:sz="2" w:space="1" w:color="FFFFFF"/>
                    <w:left w:val="single" w:sz="2" w:space="11" w:color="FFFFFF"/>
                    <w:bottom w:val="single" w:sz="2" w:space="1" w:color="FFFFFF"/>
                    <w:right w:val="single" w:sz="2" w:space="4" w:color="FFFFFF"/>
                  </w:divBdr>
                  <w:divsChild>
                    <w:div w:id="1756777885">
                      <w:marLeft w:val="0"/>
                      <w:marRight w:val="0"/>
                      <w:marTop w:val="0"/>
                      <w:marBottom w:val="0"/>
                      <w:divBdr>
                        <w:top w:val="none" w:sz="0" w:space="0" w:color="auto"/>
                        <w:left w:val="none" w:sz="0" w:space="0" w:color="auto"/>
                        <w:bottom w:val="none" w:sz="0" w:space="0" w:color="auto"/>
                        <w:right w:val="none" w:sz="0" w:space="0" w:color="auto"/>
                      </w:divBdr>
                    </w:div>
                  </w:divsChild>
                </w:div>
                <w:div w:id="1427186362">
                  <w:marLeft w:val="0"/>
                  <w:marRight w:val="0"/>
                  <w:marTop w:val="0"/>
                  <w:marBottom w:val="0"/>
                  <w:divBdr>
                    <w:top w:val="single" w:sz="2" w:space="1" w:color="FFFFFF"/>
                    <w:left w:val="single" w:sz="2" w:space="11" w:color="FFFFFF"/>
                    <w:bottom w:val="single" w:sz="2" w:space="1" w:color="FFFFFF"/>
                    <w:right w:val="single" w:sz="2" w:space="4" w:color="FFFFFF"/>
                  </w:divBdr>
                  <w:divsChild>
                    <w:div w:id="1360543407">
                      <w:marLeft w:val="0"/>
                      <w:marRight w:val="0"/>
                      <w:marTop w:val="0"/>
                      <w:marBottom w:val="0"/>
                      <w:divBdr>
                        <w:top w:val="none" w:sz="0" w:space="0" w:color="auto"/>
                        <w:left w:val="none" w:sz="0" w:space="0" w:color="auto"/>
                        <w:bottom w:val="none" w:sz="0" w:space="0" w:color="auto"/>
                        <w:right w:val="none" w:sz="0" w:space="0" w:color="auto"/>
                      </w:divBdr>
                    </w:div>
                  </w:divsChild>
                </w:div>
                <w:div w:id="2019848399">
                  <w:marLeft w:val="0"/>
                  <w:marRight w:val="0"/>
                  <w:marTop w:val="0"/>
                  <w:marBottom w:val="0"/>
                  <w:divBdr>
                    <w:top w:val="single" w:sz="2" w:space="1" w:color="FFFFFF"/>
                    <w:left w:val="single" w:sz="2" w:space="11" w:color="FFFFFF"/>
                    <w:bottom w:val="single" w:sz="2" w:space="1" w:color="FFFFFF"/>
                    <w:right w:val="single" w:sz="2" w:space="4" w:color="FFFFFF"/>
                  </w:divBdr>
                  <w:divsChild>
                    <w:div w:id="1186022054">
                      <w:marLeft w:val="0"/>
                      <w:marRight w:val="0"/>
                      <w:marTop w:val="0"/>
                      <w:marBottom w:val="0"/>
                      <w:divBdr>
                        <w:top w:val="none" w:sz="0" w:space="0" w:color="auto"/>
                        <w:left w:val="none" w:sz="0" w:space="0" w:color="auto"/>
                        <w:bottom w:val="none" w:sz="0" w:space="0" w:color="auto"/>
                        <w:right w:val="none" w:sz="0" w:space="0" w:color="auto"/>
                      </w:divBdr>
                    </w:div>
                  </w:divsChild>
                </w:div>
                <w:div w:id="261105655">
                  <w:marLeft w:val="0"/>
                  <w:marRight w:val="0"/>
                  <w:marTop w:val="0"/>
                  <w:marBottom w:val="0"/>
                  <w:divBdr>
                    <w:top w:val="single" w:sz="2" w:space="1" w:color="FFFFFF"/>
                    <w:left w:val="single" w:sz="2" w:space="11" w:color="FFFFFF"/>
                    <w:bottom w:val="single" w:sz="2" w:space="1" w:color="FFFFFF"/>
                    <w:right w:val="single" w:sz="2" w:space="4" w:color="FFFFFF"/>
                  </w:divBdr>
                  <w:divsChild>
                    <w:div w:id="1472290736">
                      <w:marLeft w:val="0"/>
                      <w:marRight w:val="0"/>
                      <w:marTop w:val="0"/>
                      <w:marBottom w:val="0"/>
                      <w:divBdr>
                        <w:top w:val="none" w:sz="0" w:space="0" w:color="auto"/>
                        <w:left w:val="none" w:sz="0" w:space="0" w:color="auto"/>
                        <w:bottom w:val="none" w:sz="0" w:space="0" w:color="auto"/>
                        <w:right w:val="none" w:sz="0" w:space="0" w:color="auto"/>
                      </w:divBdr>
                    </w:div>
                  </w:divsChild>
                </w:div>
                <w:div w:id="2087219018">
                  <w:marLeft w:val="0"/>
                  <w:marRight w:val="0"/>
                  <w:marTop w:val="0"/>
                  <w:marBottom w:val="0"/>
                  <w:divBdr>
                    <w:top w:val="single" w:sz="2" w:space="1" w:color="FFFFFF"/>
                    <w:left w:val="single" w:sz="2" w:space="11" w:color="FFFFFF"/>
                    <w:bottom w:val="single" w:sz="2" w:space="1" w:color="FFFFFF"/>
                    <w:right w:val="single" w:sz="2" w:space="4" w:color="FFFFFF"/>
                  </w:divBdr>
                  <w:divsChild>
                    <w:div w:id="905069456">
                      <w:marLeft w:val="0"/>
                      <w:marRight w:val="0"/>
                      <w:marTop w:val="0"/>
                      <w:marBottom w:val="0"/>
                      <w:divBdr>
                        <w:top w:val="none" w:sz="0" w:space="0" w:color="auto"/>
                        <w:left w:val="none" w:sz="0" w:space="0" w:color="auto"/>
                        <w:bottom w:val="none" w:sz="0" w:space="0" w:color="auto"/>
                        <w:right w:val="none" w:sz="0" w:space="0" w:color="auto"/>
                      </w:divBdr>
                    </w:div>
                  </w:divsChild>
                </w:div>
                <w:div w:id="2091392907">
                  <w:marLeft w:val="0"/>
                  <w:marRight w:val="0"/>
                  <w:marTop w:val="0"/>
                  <w:marBottom w:val="0"/>
                  <w:divBdr>
                    <w:top w:val="single" w:sz="2" w:space="1" w:color="FFFFFF"/>
                    <w:left w:val="single" w:sz="2" w:space="11" w:color="FFFFFF"/>
                    <w:bottom w:val="single" w:sz="2" w:space="4" w:color="FFFFFF"/>
                    <w:right w:val="single" w:sz="2" w:space="4" w:color="FFFFFF"/>
                  </w:divBdr>
                  <w:divsChild>
                    <w:div w:id="58460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329763">
          <w:marLeft w:val="0"/>
          <w:marRight w:val="0"/>
          <w:marTop w:val="0"/>
          <w:marBottom w:val="300"/>
          <w:divBdr>
            <w:top w:val="none" w:sz="0" w:space="0" w:color="auto"/>
            <w:left w:val="none" w:sz="0" w:space="0" w:color="auto"/>
            <w:bottom w:val="none" w:sz="0" w:space="0" w:color="auto"/>
            <w:right w:val="none" w:sz="0" w:space="0" w:color="auto"/>
          </w:divBdr>
          <w:divsChild>
            <w:div w:id="828445155">
              <w:marLeft w:val="0"/>
              <w:marRight w:val="0"/>
              <w:marTop w:val="0"/>
              <w:marBottom w:val="0"/>
              <w:divBdr>
                <w:top w:val="none" w:sz="0" w:space="0" w:color="auto"/>
                <w:left w:val="none" w:sz="0" w:space="0" w:color="auto"/>
                <w:bottom w:val="none" w:sz="0" w:space="0" w:color="auto"/>
                <w:right w:val="none" w:sz="0" w:space="0" w:color="auto"/>
              </w:divBdr>
              <w:divsChild>
                <w:div w:id="1745181208">
                  <w:marLeft w:val="0"/>
                  <w:marRight w:val="0"/>
                  <w:marTop w:val="0"/>
                  <w:marBottom w:val="0"/>
                  <w:divBdr>
                    <w:top w:val="single" w:sz="2" w:space="4" w:color="FFFFFF"/>
                    <w:left w:val="single" w:sz="2" w:space="11" w:color="FFFFFF"/>
                    <w:bottom w:val="single" w:sz="2" w:space="1" w:color="FFFFFF"/>
                    <w:right w:val="single" w:sz="2" w:space="4" w:color="FFFFFF"/>
                  </w:divBdr>
                  <w:divsChild>
                    <w:div w:id="300842149">
                      <w:marLeft w:val="0"/>
                      <w:marRight w:val="0"/>
                      <w:marTop w:val="0"/>
                      <w:marBottom w:val="0"/>
                      <w:divBdr>
                        <w:top w:val="none" w:sz="0" w:space="0" w:color="auto"/>
                        <w:left w:val="none" w:sz="0" w:space="0" w:color="auto"/>
                        <w:bottom w:val="none" w:sz="0" w:space="0" w:color="auto"/>
                        <w:right w:val="none" w:sz="0" w:space="0" w:color="auto"/>
                      </w:divBdr>
                    </w:div>
                  </w:divsChild>
                </w:div>
                <w:div w:id="2032874272">
                  <w:marLeft w:val="0"/>
                  <w:marRight w:val="0"/>
                  <w:marTop w:val="0"/>
                  <w:marBottom w:val="0"/>
                  <w:divBdr>
                    <w:top w:val="single" w:sz="2" w:space="1" w:color="FFFFFF"/>
                    <w:left w:val="single" w:sz="2" w:space="11" w:color="FFFFFF"/>
                    <w:bottom w:val="single" w:sz="2" w:space="1" w:color="FFFFFF"/>
                    <w:right w:val="single" w:sz="2" w:space="4" w:color="FFFFFF"/>
                  </w:divBdr>
                  <w:divsChild>
                    <w:div w:id="2069571433">
                      <w:marLeft w:val="0"/>
                      <w:marRight w:val="0"/>
                      <w:marTop w:val="0"/>
                      <w:marBottom w:val="0"/>
                      <w:divBdr>
                        <w:top w:val="none" w:sz="0" w:space="0" w:color="auto"/>
                        <w:left w:val="none" w:sz="0" w:space="0" w:color="auto"/>
                        <w:bottom w:val="none" w:sz="0" w:space="0" w:color="auto"/>
                        <w:right w:val="none" w:sz="0" w:space="0" w:color="auto"/>
                      </w:divBdr>
                    </w:div>
                  </w:divsChild>
                </w:div>
                <w:div w:id="1800689207">
                  <w:marLeft w:val="0"/>
                  <w:marRight w:val="0"/>
                  <w:marTop w:val="0"/>
                  <w:marBottom w:val="0"/>
                  <w:divBdr>
                    <w:top w:val="single" w:sz="2" w:space="1" w:color="FFFFFF"/>
                    <w:left w:val="single" w:sz="2" w:space="11" w:color="FFFFFF"/>
                    <w:bottom w:val="single" w:sz="2" w:space="1" w:color="FFFFFF"/>
                    <w:right w:val="single" w:sz="2" w:space="4" w:color="FFFFFF"/>
                  </w:divBdr>
                  <w:divsChild>
                    <w:div w:id="1462309031">
                      <w:marLeft w:val="0"/>
                      <w:marRight w:val="0"/>
                      <w:marTop w:val="0"/>
                      <w:marBottom w:val="0"/>
                      <w:divBdr>
                        <w:top w:val="none" w:sz="0" w:space="0" w:color="auto"/>
                        <w:left w:val="none" w:sz="0" w:space="0" w:color="auto"/>
                        <w:bottom w:val="none" w:sz="0" w:space="0" w:color="auto"/>
                        <w:right w:val="none" w:sz="0" w:space="0" w:color="auto"/>
                      </w:divBdr>
                    </w:div>
                  </w:divsChild>
                </w:div>
                <w:div w:id="552959201">
                  <w:marLeft w:val="0"/>
                  <w:marRight w:val="0"/>
                  <w:marTop w:val="0"/>
                  <w:marBottom w:val="0"/>
                  <w:divBdr>
                    <w:top w:val="single" w:sz="2" w:space="1" w:color="FFFFFF"/>
                    <w:left w:val="single" w:sz="2" w:space="11" w:color="FFFFFF"/>
                    <w:bottom w:val="single" w:sz="2" w:space="1" w:color="FFFFFF"/>
                    <w:right w:val="single" w:sz="2" w:space="4" w:color="FFFFFF"/>
                  </w:divBdr>
                  <w:divsChild>
                    <w:div w:id="359163772">
                      <w:marLeft w:val="0"/>
                      <w:marRight w:val="0"/>
                      <w:marTop w:val="0"/>
                      <w:marBottom w:val="0"/>
                      <w:divBdr>
                        <w:top w:val="none" w:sz="0" w:space="0" w:color="auto"/>
                        <w:left w:val="none" w:sz="0" w:space="0" w:color="auto"/>
                        <w:bottom w:val="none" w:sz="0" w:space="0" w:color="auto"/>
                        <w:right w:val="none" w:sz="0" w:space="0" w:color="auto"/>
                      </w:divBdr>
                    </w:div>
                  </w:divsChild>
                </w:div>
                <w:div w:id="1342969338">
                  <w:marLeft w:val="0"/>
                  <w:marRight w:val="0"/>
                  <w:marTop w:val="0"/>
                  <w:marBottom w:val="0"/>
                  <w:divBdr>
                    <w:top w:val="single" w:sz="2" w:space="1" w:color="FFFFFF"/>
                    <w:left w:val="single" w:sz="2" w:space="11" w:color="FFFFFF"/>
                    <w:bottom w:val="single" w:sz="2" w:space="1" w:color="FFFFFF"/>
                    <w:right w:val="single" w:sz="2" w:space="4" w:color="FFFFFF"/>
                  </w:divBdr>
                  <w:divsChild>
                    <w:div w:id="1836679162">
                      <w:marLeft w:val="0"/>
                      <w:marRight w:val="0"/>
                      <w:marTop w:val="0"/>
                      <w:marBottom w:val="0"/>
                      <w:divBdr>
                        <w:top w:val="none" w:sz="0" w:space="0" w:color="auto"/>
                        <w:left w:val="none" w:sz="0" w:space="0" w:color="auto"/>
                        <w:bottom w:val="none" w:sz="0" w:space="0" w:color="auto"/>
                        <w:right w:val="none" w:sz="0" w:space="0" w:color="auto"/>
                      </w:divBdr>
                    </w:div>
                  </w:divsChild>
                </w:div>
                <w:div w:id="1098984059">
                  <w:marLeft w:val="0"/>
                  <w:marRight w:val="0"/>
                  <w:marTop w:val="0"/>
                  <w:marBottom w:val="0"/>
                  <w:divBdr>
                    <w:top w:val="single" w:sz="2" w:space="1" w:color="FFFFFF"/>
                    <w:left w:val="single" w:sz="2" w:space="11" w:color="FFFFFF"/>
                    <w:bottom w:val="single" w:sz="2" w:space="1" w:color="FFFFFF"/>
                    <w:right w:val="single" w:sz="2" w:space="4" w:color="FFFFFF"/>
                  </w:divBdr>
                  <w:divsChild>
                    <w:div w:id="524295889">
                      <w:marLeft w:val="0"/>
                      <w:marRight w:val="0"/>
                      <w:marTop w:val="0"/>
                      <w:marBottom w:val="0"/>
                      <w:divBdr>
                        <w:top w:val="none" w:sz="0" w:space="0" w:color="auto"/>
                        <w:left w:val="none" w:sz="0" w:space="0" w:color="auto"/>
                        <w:bottom w:val="none" w:sz="0" w:space="0" w:color="auto"/>
                        <w:right w:val="none" w:sz="0" w:space="0" w:color="auto"/>
                      </w:divBdr>
                    </w:div>
                  </w:divsChild>
                </w:div>
                <w:div w:id="872546427">
                  <w:marLeft w:val="0"/>
                  <w:marRight w:val="0"/>
                  <w:marTop w:val="0"/>
                  <w:marBottom w:val="0"/>
                  <w:divBdr>
                    <w:top w:val="single" w:sz="2" w:space="1" w:color="FFFFFF"/>
                    <w:left w:val="single" w:sz="2" w:space="11" w:color="FFFFFF"/>
                    <w:bottom w:val="single" w:sz="2" w:space="1" w:color="FFFFFF"/>
                    <w:right w:val="single" w:sz="2" w:space="4" w:color="FFFFFF"/>
                  </w:divBdr>
                  <w:divsChild>
                    <w:div w:id="971137592">
                      <w:marLeft w:val="0"/>
                      <w:marRight w:val="0"/>
                      <w:marTop w:val="0"/>
                      <w:marBottom w:val="0"/>
                      <w:divBdr>
                        <w:top w:val="none" w:sz="0" w:space="0" w:color="auto"/>
                        <w:left w:val="none" w:sz="0" w:space="0" w:color="auto"/>
                        <w:bottom w:val="none" w:sz="0" w:space="0" w:color="auto"/>
                        <w:right w:val="none" w:sz="0" w:space="0" w:color="auto"/>
                      </w:divBdr>
                    </w:div>
                  </w:divsChild>
                </w:div>
                <w:div w:id="1197811567">
                  <w:marLeft w:val="0"/>
                  <w:marRight w:val="0"/>
                  <w:marTop w:val="0"/>
                  <w:marBottom w:val="0"/>
                  <w:divBdr>
                    <w:top w:val="single" w:sz="2" w:space="1" w:color="FFFFFF"/>
                    <w:left w:val="single" w:sz="2" w:space="11" w:color="FFFFFF"/>
                    <w:bottom w:val="single" w:sz="2" w:space="1" w:color="FFFFFF"/>
                    <w:right w:val="single" w:sz="2" w:space="4" w:color="FFFFFF"/>
                  </w:divBdr>
                  <w:divsChild>
                    <w:div w:id="1931498517">
                      <w:marLeft w:val="0"/>
                      <w:marRight w:val="0"/>
                      <w:marTop w:val="0"/>
                      <w:marBottom w:val="0"/>
                      <w:divBdr>
                        <w:top w:val="none" w:sz="0" w:space="0" w:color="auto"/>
                        <w:left w:val="none" w:sz="0" w:space="0" w:color="auto"/>
                        <w:bottom w:val="none" w:sz="0" w:space="0" w:color="auto"/>
                        <w:right w:val="none" w:sz="0" w:space="0" w:color="auto"/>
                      </w:divBdr>
                    </w:div>
                  </w:divsChild>
                </w:div>
                <w:div w:id="1372464547">
                  <w:marLeft w:val="0"/>
                  <w:marRight w:val="0"/>
                  <w:marTop w:val="0"/>
                  <w:marBottom w:val="0"/>
                  <w:divBdr>
                    <w:top w:val="single" w:sz="2" w:space="1" w:color="FFFFFF"/>
                    <w:left w:val="single" w:sz="2" w:space="11" w:color="FFFFFF"/>
                    <w:bottom w:val="single" w:sz="2" w:space="1" w:color="FFFFFF"/>
                    <w:right w:val="single" w:sz="2" w:space="4" w:color="FFFFFF"/>
                  </w:divBdr>
                  <w:divsChild>
                    <w:div w:id="1857423699">
                      <w:marLeft w:val="0"/>
                      <w:marRight w:val="0"/>
                      <w:marTop w:val="0"/>
                      <w:marBottom w:val="0"/>
                      <w:divBdr>
                        <w:top w:val="none" w:sz="0" w:space="0" w:color="auto"/>
                        <w:left w:val="none" w:sz="0" w:space="0" w:color="auto"/>
                        <w:bottom w:val="none" w:sz="0" w:space="0" w:color="auto"/>
                        <w:right w:val="none" w:sz="0" w:space="0" w:color="auto"/>
                      </w:divBdr>
                    </w:div>
                  </w:divsChild>
                </w:div>
                <w:div w:id="2015717403">
                  <w:marLeft w:val="0"/>
                  <w:marRight w:val="0"/>
                  <w:marTop w:val="0"/>
                  <w:marBottom w:val="0"/>
                  <w:divBdr>
                    <w:top w:val="single" w:sz="2" w:space="1" w:color="FFFFFF"/>
                    <w:left w:val="single" w:sz="2" w:space="11" w:color="FFFFFF"/>
                    <w:bottom w:val="single" w:sz="2" w:space="1" w:color="FFFFFF"/>
                    <w:right w:val="single" w:sz="2" w:space="4" w:color="FFFFFF"/>
                  </w:divBdr>
                  <w:divsChild>
                    <w:div w:id="2119136761">
                      <w:marLeft w:val="0"/>
                      <w:marRight w:val="0"/>
                      <w:marTop w:val="0"/>
                      <w:marBottom w:val="0"/>
                      <w:divBdr>
                        <w:top w:val="none" w:sz="0" w:space="0" w:color="auto"/>
                        <w:left w:val="none" w:sz="0" w:space="0" w:color="auto"/>
                        <w:bottom w:val="none" w:sz="0" w:space="0" w:color="auto"/>
                        <w:right w:val="none" w:sz="0" w:space="0" w:color="auto"/>
                      </w:divBdr>
                    </w:div>
                  </w:divsChild>
                </w:div>
                <w:div w:id="1612545844">
                  <w:marLeft w:val="0"/>
                  <w:marRight w:val="0"/>
                  <w:marTop w:val="0"/>
                  <w:marBottom w:val="0"/>
                  <w:divBdr>
                    <w:top w:val="single" w:sz="2" w:space="1" w:color="FFFFFF"/>
                    <w:left w:val="single" w:sz="2" w:space="11" w:color="FFFFFF"/>
                    <w:bottom w:val="single" w:sz="2" w:space="1" w:color="FFFFFF"/>
                    <w:right w:val="single" w:sz="2" w:space="4" w:color="FFFFFF"/>
                  </w:divBdr>
                  <w:divsChild>
                    <w:div w:id="34743101">
                      <w:marLeft w:val="0"/>
                      <w:marRight w:val="0"/>
                      <w:marTop w:val="0"/>
                      <w:marBottom w:val="0"/>
                      <w:divBdr>
                        <w:top w:val="none" w:sz="0" w:space="0" w:color="auto"/>
                        <w:left w:val="none" w:sz="0" w:space="0" w:color="auto"/>
                        <w:bottom w:val="none" w:sz="0" w:space="0" w:color="auto"/>
                        <w:right w:val="none" w:sz="0" w:space="0" w:color="auto"/>
                      </w:divBdr>
                    </w:div>
                  </w:divsChild>
                </w:div>
                <w:div w:id="1190753138">
                  <w:marLeft w:val="0"/>
                  <w:marRight w:val="0"/>
                  <w:marTop w:val="0"/>
                  <w:marBottom w:val="0"/>
                  <w:divBdr>
                    <w:top w:val="single" w:sz="2" w:space="1" w:color="FFFFFF"/>
                    <w:left w:val="single" w:sz="2" w:space="11" w:color="FFFFFF"/>
                    <w:bottom w:val="single" w:sz="2" w:space="1" w:color="FFFFFF"/>
                    <w:right w:val="single" w:sz="2" w:space="4" w:color="FFFFFF"/>
                  </w:divBdr>
                  <w:divsChild>
                    <w:div w:id="758677351">
                      <w:marLeft w:val="0"/>
                      <w:marRight w:val="0"/>
                      <w:marTop w:val="0"/>
                      <w:marBottom w:val="0"/>
                      <w:divBdr>
                        <w:top w:val="none" w:sz="0" w:space="0" w:color="auto"/>
                        <w:left w:val="none" w:sz="0" w:space="0" w:color="auto"/>
                        <w:bottom w:val="none" w:sz="0" w:space="0" w:color="auto"/>
                        <w:right w:val="none" w:sz="0" w:space="0" w:color="auto"/>
                      </w:divBdr>
                    </w:div>
                  </w:divsChild>
                </w:div>
                <w:div w:id="2109276341">
                  <w:marLeft w:val="0"/>
                  <w:marRight w:val="0"/>
                  <w:marTop w:val="0"/>
                  <w:marBottom w:val="0"/>
                  <w:divBdr>
                    <w:top w:val="single" w:sz="2" w:space="1" w:color="FFFFFF"/>
                    <w:left w:val="single" w:sz="2" w:space="11" w:color="FFFFFF"/>
                    <w:bottom w:val="single" w:sz="2" w:space="1" w:color="FFFFFF"/>
                    <w:right w:val="single" w:sz="2" w:space="4" w:color="FFFFFF"/>
                  </w:divBdr>
                  <w:divsChild>
                    <w:div w:id="2035185382">
                      <w:marLeft w:val="0"/>
                      <w:marRight w:val="0"/>
                      <w:marTop w:val="0"/>
                      <w:marBottom w:val="0"/>
                      <w:divBdr>
                        <w:top w:val="none" w:sz="0" w:space="0" w:color="auto"/>
                        <w:left w:val="none" w:sz="0" w:space="0" w:color="auto"/>
                        <w:bottom w:val="none" w:sz="0" w:space="0" w:color="auto"/>
                        <w:right w:val="none" w:sz="0" w:space="0" w:color="auto"/>
                      </w:divBdr>
                    </w:div>
                  </w:divsChild>
                </w:div>
                <w:div w:id="1467090517">
                  <w:marLeft w:val="0"/>
                  <w:marRight w:val="0"/>
                  <w:marTop w:val="0"/>
                  <w:marBottom w:val="0"/>
                  <w:divBdr>
                    <w:top w:val="single" w:sz="2" w:space="1" w:color="FFFFFF"/>
                    <w:left w:val="single" w:sz="2" w:space="11" w:color="FFFFFF"/>
                    <w:bottom w:val="single" w:sz="2" w:space="1" w:color="FFFFFF"/>
                    <w:right w:val="single" w:sz="2" w:space="4" w:color="FFFFFF"/>
                  </w:divBdr>
                  <w:divsChild>
                    <w:div w:id="462961433">
                      <w:marLeft w:val="0"/>
                      <w:marRight w:val="0"/>
                      <w:marTop w:val="0"/>
                      <w:marBottom w:val="0"/>
                      <w:divBdr>
                        <w:top w:val="none" w:sz="0" w:space="0" w:color="auto"/>
                        <w:left w:val="none" w:sz="0" w:space="0" w:color="auto"/>
                        <w:bottom w:val="none" w:sz="0" w:space="0" w:color="auto"/>
                        <w:right w:val="none" w:sz="0" w:space="0" w:color="auto"/>
                      </w:divBdr>
                    </w:div>
                  </w:divsChild>
                </w:div>
                <w:div w:id="1076198244">
                  <w:marLeft w:val="0"/>
                  <w:marRight w:val="0"/>
                  <w:marTop w:val="0"/>
                  <w:marBottom w:val="0"/>
                  <w:divBdr>
                    <w:top w:val="single" w:sz="2" w:space="1" w:color="FFFFFF"/>
                    <w:left w:val="single" w:sz="2" w:space="11" w:color="FFFFFF"/>
                    <w:bottom w:val="single" w:sz="2" w:space="1" w:color="FFFFFF"/>
                    <w:right w:val="single" w:sz="2" w:space="4" w:color="FFFFFF"/>
                  </w:divBdr>
                  <w:divsChild>
                    <w:div w:id="1912421765">
                      <w:marLeft w:val="0"/>
                      <w:marRight w:val="0"/>
                      <w:marTop w:val="0"/>
                      <w:marBottom w:val="0"/>
                      <w:divBdr>
                        <w:top w:val="none" w:sz="0" w:space="0" w:color="auto"/>
                        <w:left w:val="none" w:sz="0" w:space="0" w:color="auto"/>
                        <w:bottom w:val="none" w:sz="0" w:space="0" w:color="auto"/>
                        <w:right w:val="none" w:sz="0" w:space="0" w:color="auto"/>
                      </w:divBdr>
                    </w:div>
                  </w:divsChild>
                </w:div>
                <w:div w:id="1048141827">
                  <w:marLeft w:val="0"/>
                  <w:marRight w:val="0"/>
                  <w:marTop w:val="0"/>
                  <w:marBottom w:val="0"/>
                  <w:divBdr>
                    <w:top w:val="single" w:sz="2" w:space="1" w:color="FFFFFF"/>
                    <w:left w:val="single" w:sz="2" w:space="11" w:color="FFFFFF"/>
                    <w:bottom w:val="single" w:sz="2" w:space="1" w:color="FFFFFF"/>
                    <w:right w:val="single" w:sz="2" w:space="4" w:color="FFFFFF"/>
                  </w:divBdr>
                  <w:divsChild>
                    <w:div w:id="1236818365">
                      <w:marLeft w:val="0"/>
                      <w:marRight w:val="0"/>
                      <w:marTop w:val="0"/>
                      <w:marBottom w:val="0"/>
                      <w:divBdr>
                        <w:top w:val="none" w:sz="0" w:space="0" w:color="auto"/>
                        <w:left w:val="none" w:sz="0" w:space="0" w:color="auto"/>
                        <w:bottom w:val="none" w:sz="0" w:space="0" w:color="auto"/>
                        <w:right w:val="none" w:sz="0" w:space="0" w:color="auto"/>
                      </w:divBdr>
                    </w:div>
                  </w:divsChild>
                </w:div>
                <w:div w:id="610013497">
                  <w:marLeft w:val="0"/>
                  <w:marRight w:val="0"/>
                  <w:marTop w:val="0"/>
                  <w:marBottom w:val="0"/>
                  <w:divBdr>
                    <w:top w:val="single" w:sz="2" w:space="1" w:color="FFFFFF"/>
                    <w:left w:val="single" w:sz="2" w:space="11" w:color="FFFFFF"/>
                    <w:bottom w:val="single" w:sz="2" w:space="1" w:color="FFFFFF"/>
                    <w:right w:val="single" w:sz="2" w:space="4" w:color="FFFFFF"/>
                  </w:divBdr>
                  <w:divsChild>
                    <w:div w:id="1775633236">
                      <w:marLeft w:val="0"/>
                      <w:marRight w:val="0"/>
                      <w:marTop w:val="0"/>
                      <w:marBottom w:val="0"/>
                      <w:divBdr>
                        <w:top w:val="none" w:sz="0" w:space="0" w:color="auto"/>
                        <w:left w:val="none" w:sz="0" w:space="0" w:color="auto"/>
                        <w:bottom w:val="none" w:sz="0" w:space="0" w:color="auto"/>
                        <w:right w:val="none" w:sz="0" w:space="0" w:color="auto"/>
                      </w:divBdr>
                    </w:div>
                  </w:divsChild>
                </w:div>
                <w:div w:id="435367655">
                  <w:marLeft w:val="0"/>
                  <w:marRight w:val="0"/>
                  <w:marTop w:val="0"/>
                  <w:marBottom w:val="0"/>
                  <w:divBdr>
                    <w:top w:val="single" w:sz="2" w:space="1" w:color="FFFFFF"/>
                    <w:left w:val="single" w:sz="2" w:space="11" w:color="FFFFFF"/>
                    <w:bottom w:val="single" w:sz="2" w:space="1" w:color="FFFFFF"/>
                    <w:right w:val="single" w:sz="2" w:space="4" w:color="FFFFFF"/>
                  </w:divBdr>
                  <w:divsChild>
                    <w:div w:id="1468815967">
                      <w:marLeft w:val="0"/>
                      <w:marRight w:val="0"/>
                      <w:marTop w:val="0"/>
                      <w:marBottom w:val="0"/>
                      <w:divBdr>
                        <w:top w:val="none" w:sz="0" w:space="0" w:color="auto"/>
                        <w:left w:val="none" w:sz="0" w:space="0" w:color="auto"/>
                        <w:bottom w:val="none" w:sz="0" w:space="0" w:color="auto"/>
                        <w:right w:val="none" w:sz="0" w:space="0" w:color="auto"/>
                      </w:divBdr>
                    </w:div>
                  </w:divsChild>
                </w:div>
                <w:div w:id="1021785851">
                  <w:marLeft w:val="0"/>
                  <w:marRight w:val="0"/>
                  <w:marTop w:val="0"/>
                  <w:marBottom w:val="0"/>
                  <w:divBdr>
                    <w:top w:val="single" w:sz="2" w:space="1" w:color="FFFFFF"/>
                    <w:left w:val="single" w:sz="2" w:space="11" w:color="FFFFFF"/>
                    <w:bottom w:val="single" w:sz="2" w:space="1" w:color="FFFFFF"/>
                    <w:right w:val="single" w:sz="2" w:space="4" w:color="FFFFFF"/>
                  </w:divBdr>
                  <w:divsChild>
                    <w:div w:id="1628007596">
                      <w:marLeft w:val="0"/>
                      <w:marRight w:val="0"/>
                      <w:marTop w:val="0"/>
                      <w:marBottom w:val="0"/>
                      <w:divBdr>
                        <w:top w:val="none" w:sz="0" w:space="0" w:color="auto"/>
                        <w:left w:val="none" w:sz="0" w:space="0" w:color="auto"/>
                        <w:bottom w:val="none" w:sz="0" w:space="0" w:color="auto"/>
                        <w:right w:val="none" w:sz="0" w:space="0" w:color="auto"/>
                      </w:divBdr>
                    </w:div>
                  </w:divsChild>
                </w:div>
                <w:div w:id="1669168909">
                  <w:marLeft w:val="0"/>
                  <w:marRight w:val="0"/>
                  <w:marTop w:val="0"/>
                  <w:marBottom w:val="0"/>
                  <w:divBdr>
                    <w:top w:val="single" w:sz="2" w:space="1" w:color="FFFFFF"/>
                    <w:left w:val="single" w:sz="2" w:space="11" w:color="FFFFFF"/>
                    <w:bottom w:val="single" w:sz="2" w:space="1" w:color="FFFFFF"/>
                    <w:right w:val="single" w:sz="2" w:space="4" w:color="FFFFFF"/>
                  </w:divBdr>
                  <w:divsChild>
                    <w:div w:id="1202667574">
                      <w:marLeft w:val="0"/>
                      <w:marRight w:val="0"/>
                      <w:marTop w:val="0"/>
                      <w:marBottom w:val="0"/>
                      <w:divBdr>
                        <w:top w:val="none" w:sz="0" w:space="0" w:color="auto"/>
                        <w:left w:val="none" w:sz="0" w:space="0" w:color="auto"/>
                        <w:bottom w:val="none" w:sz="0" w:space="0" w:color="auto"/>
                        <w:right w:val="none" w:sz="0" w:space="0" w:color="auto"/>
                      </w:divBdr>
                    </w:div>
                  </w:divsChild>
                </w:div>
                <w:div w:id="53044210">
                  <w:marLeft w:val="0"/>
                  <w:marRight w:val="0"/>
                  <w:marTop w:val="0"/>
                  <w:marBottom w:val="0"/>
                  <w:divBdr>
                    <w:top w:val="single" w:sz="2" w:space="1" w:color="FFFFFF"/>
                    <w:left w:val="single" w:sz="2" w:space="11" w:color="FFFFFF"/>
                    <w:bottom w:val="single" w:sz="2" w:space="1" w:color="FFFFFF"/>
                    <w:right w:val="single" w:sz="2" w:space="4" w:color="FFFFFF"/>
                  </w:divBdr>
                  <w:divsChild>
                    <w:div w:id="1123620542">
                      <w:marLeft w:val="0"/>
                      <w:marRight w:val="0"/>
                      <w:marTop w:val="0"/>
                      <w:marBottom w:val="0"/>
                      <w:divBdr>
                        <w:top w:val="none" w:sz="0" w:space="0" w:color="auto"/>
                        <w:left w:val="none" w:sz="0" w:space="0" w:color="auto"/>
                        <w:bottom w:val="none" w:sz="0" w:space="0" w:color="auto"/>
                        <w:right w:val="none" w:sz="0" w:space="0" w:color="auto"/>
                      </w:divBdr>
                    </w:div>
                  </w:divsChild>
                </w:div>
                <w:div w:id="134682895">
                  <w:marLeft w:val="0"/>
                  <w:marRight w:val="0"/>
                  <w:marTop w:val="0"/>
                  <w:marBottom w:val="0"/>
                  <w:divBdr>
                    <w:top w:val="single" w:sz="2" w:space="1" w:color="FFFFFF"/>
                    <w:left w:val="single" w:sz="2" w:space="11" w:color="FFFFFF"/>
                    <w:bottom w:val="single" w:sz="2" w:space="1" w:color="FFFFFF"/>
                    <w:right w:val="single" w:sz="2" w:space="4" w:color="FFFFFF"/>
                  </w:divBdr>
                  <w:divsChild>
                    <w:div w:id="1444223812">
                      <w:marLeft w:val="0"/>
                      <w:marRight w:val="0"/>
                      <w:marTop w:val="0"/>
                      <w:marBottom w:val="0"/>
                      <w:divBdr>
                        <w:top w:val="none" w:sz="0" w:space="0" w:color="auto"/>
                        <w:left w:val="none" w:sz="0" w:space="0" w:color="auto"/>
                        <w:bottom w:val="none" w:sz="0" w:space="0" w:color="auto"/>
                        <w:right w:val="none" w:sz="0" w:space="0" w:color="auto"/>
                      </w:divBdr>
                    </w:div>
                  </w:divsChild>
                </w:div>
                <w:div w:id="1276248846">
                  <w:marLeft w:val="0"/>
                  <w:marRight w:val="0"/>
                  <w:marTop w:val="0"/>
                  <w:marBottom w:val="0"/>
                  <w:divBdr>
                    <w:top w:val="single" w:sz="2" w:space="1" w:color="FFFFFF"/>
                    <w:left w:val="single" w:sz="2" w:space="11" w:color="FFFFFF"/>
                    <w:bottom w:val="single" w:sz="2" w:space="1" w:color="FFFFFF"/>
                    <w:right w:val="single" w:sz="2" w:space="4" w:color="FFFFFF"/>
                  </w:divBdr>
                  <w:divsChild>
                    <w:div w:id="1457869034">
                      <w:marLeft w:val="0"/>
                      <w:marRight w:val="0"/>
                      <w:marTop w:val="0"/>
                      <w:marBottom w:val="0"/>
                      <w:divBdr>
                        <w:top w:val="none" w:sz="0" w:space="0" w:color="auto"/>
                        <w:left w:val="none" w:sz="0" w:space="0" w:color="auto"/>
                        <w:bottom w:val="none" w:sz="0" w:space="0" w:color="auto"/>
                        <w:right w:val="none" w:sz="0" w:space="0" w:color="auto"/>
                      </w:divBdr>
                    </w:div>
                  </w:divsChild>
                </w:div>
                <w:div w:id="56979507">
                  <w:marLeft w:val="0"/>
                  <w:marRight w:val="0"/>
                  <w:marTop w:val="0"/>
                  <w:marBottom w:val="0"/>
                  <w:divBdr>
                    <w:top w:val="single" w:sz="2" w:space="1" w:color="FFFFFF"/>
                    <w:left w:val="single" w:sz="2" w:space="11" w:color="FFFFFF"/>
                    <w:bottom w:val="single" w:sz="2" w:space="1" w:color="FFFFFF"/>
                    <w:right w:val="single" w:sz="2" w:space="4" w:color="FFFFFF"/>
                  </w:divBdr>
                  <w:divsChild>
                    <w:div w:id="1171989123">
                      <w:marLeft w:val="0"/>
                      <w:marRight w:val="0"/>
                      <w:marTop w:val="0"/>
                      <w:marBottom w:val="0"/>
                      <w:divBdr>
                        <w:top w:val="none" w:sz="0" w:space="0" w:color="auto"/>
                        <w:left w:val="none" w:sz="0" w:space="0" w:color="auto"/>
                        <w:bottom w:val="none" w:sz="0" w:space="0" w:color="auto"/>
                        <w:right w:val="none" w:sz="0" w:space="0" w:color="auto"/>
                      </w:divBdr>
                    </w:div>
                  </w:divsChild>
                </w:div>
                <w:div w:id="1547718653">
                  <w:marLeft w:val="0"/>
                  <w:marRight w:val="0"/>
                  <w:marTop w:val="0"/>
                  <w:marBottom w:val="0"/>
                  <w:divBdr>
                    <w:top w:val="single" w:sz="2" w:space="1" w:color="FFFFFF"/>
                    <w:left w:val="single" w:sz="2" w:space="11" w:color="FFFFFF"/>
                    <w:bottom w:val="single" w:sz="2" w:space="1" w:color="FFFFFF"/>
                    <w:right w:val="single" w:sz="2" w:space="4" w:color="FFFFFF"/>
                  </w:divBdr>
                  <w:divsChild>
                    <w:div w:id="195166394">
                      <w:marLeft w:val="0"/>
                      <w:marRight w:val="0"/>
                      <w:marTop w:val="0"/>
                      <w:marBottom w:val="0"/>
                      <w:divBdr>
                        <w:top w:val="none" w:sz="0" w:space="0" w:color="auto"/>
                        <w:left w:val="none" w:sz="0" w:space="0" w:color="auto"/>
                        <w:bottom w:val="none" w:sz="0" w:space="0" w:color="auto"/>
                        <w:right w:val="none" w:sz="0" w:space="0" w:color="auto"/>
                      </w:divBdr>
                    </w:div>
                  </w:divsChild>
                </w:div>
                <w:div w:id="461507857">
                  <w:marLeft w:val="0"/>
                  <w:marRight w:val="0"/>
                  <w:marTop w:val="0"/>
                  <w:marBottom w:val="0"/>
                  <w:divBdr>
                    <w:top w:val="single" w:sz="2" w:space="1" w:color="FFFFFF"/>
                    <w:left w:val="single" w:sz="2" w:space="11" w:color="FFFFFF"/>
                    <w:bottom w:val="single" w:sz="2" w:space="1" w:color="FFFFFF"/>
                    <w:right w:val="single" w:sz="2" w:space="4" w:color="FFFFFF"/>
                  </w:divBdr>
                  <w:divsChild>
                    <w:div w:id="1335255755">
                      <w:marLeft w:val="0"/>
                      <w:marRight w:val="0"/>
                      <w:marTop w:val="0"/>
                      <w:marBottom w:val="0"/>
                      <w:divBdr>
                        <w:top w:val="none" w:sz="0" w:space="0" w:color="auto"/>
                        <w:left w:val="none" w:sz="0" w:space="0" w:color="auto"/>
                        <w:bottom w:val="none" w:sz="0" w:space="0" w:color="auto"/>
                        <w:right w:val="none" w:sz="0" w:space="0" w:color="auto"/>
                      </w:divBdr>
                    </w:div>
                  </w:divsChild>
                </w:div>
                <w:div w:id="2005742291">
                  <w:marLeft w:val="0"/>
                  <w:marRight w:val="0"/>
                  <w:marTop w:val="0"/>
                  <w:marBottom w:val="0"/>
                  <w:divBdr>
                    <w:top w:val="single" w:sz="2" w:space="1" w:color="FFFFFF"/>
                    <w:left w:val="single" w:sz="2" w:space="11" w:color="FFFFFF"/>
                    <w:bottom w:val="single" w:sz="2" w:space="1" w:color="FFFFFF"/>
                    <w:right w:val="single" w:sz="2" w:space="4" w:color="FFFFFF"/>
                  </w:divBdr>
                  <w:divsChild>
                    <w:div w:id="1498769602">
                      <w:marLeft w:val="0"/>
                      <w:marRight w:val="0"/>
                      <w:marTop w:val="0"/>
                      <w:marBottom w:val="0"/>
                      <w:divBdr>
                        <w:top w:val="none" w:sz="0" w:space="0" w:color="auto"/>
                        <w:left w:val="none" w:sz="0" w:space="0" w:color="auto"/>
                        <w:bottom w:val="none" w:sz="0" w:space="0" w:color="auto"/>
                        <w:right w:val="none" w:sz="0" w:space="0" w:color="auto"/>
                      </w:divBdr>
                    </w:div>
                  </w:divsChild>
                </w:div>
                <w:div w:id="815948820">
                  <w:marLeft w:val="0"/>
                  <w:marRight w:val="0"/>
                  <w:marTop w:val="0"/>
                  <w:marBottom w:val="0"/>
                  <w:divBdr>
                    <w:top w:val="single" w:sz="2" w:space="1" w:color="FFFFFF"/>
                    <w:left w:val="single" w:sz="2" w:space="11" w:color="FFFFFF"/>
                    <w:bottom w:val="single" w:sz="2" w:space="1" w:color="FFFFFF"/>
                    <w:right w:val="single" w:sz="2" w:space="4" w:color="FFFFFF"/>
                  </w:divBdr>
                  <w:divsChild>
                    <w:div w:id="1909533703">
                      <w:marLeft w:val="0"/>
                      <w:marRight w:val="0"/>
                      <w:marTop w:val="0"/>
                      <w:marBottom w:val="0"/>
                      <w:divBdr>
                        <w:top w:val="none" w:sz="0" w:space="0" w:color="auto"/>
                        <w:left w:val="none" w:sz="0" w:space="0" w:color="auto"/>
                        <w:bottom w:val="none" w:sz="0" w:space="0" w:color="auto"/>
                        <w:right w:val="none" w:sz="0" w:space="0" w:color="auto"/>
                      </w:divBdr>
                    </w:div>
                  </w:divsChild>
                </w:div>
                <w:div w:id="2020737610">
                  <w:marLeft w:val="0"/>
                  <w:marRight w:val="0"/>
                  <w:marTop w:val="0"/>
                  <w:marBottom w:val="0"/>
                  <w:divBdr>
                    <w:top w:val="single" w:sz="2" w:space="1" w:color="FFFFFF"/>
                    <w:left w:val="single" w:sz="2" w:space="11" w:color="FFFFFF"/>
                    <w:bottom w:val="single" w:sz="2" w:space="1" w:color="FFFFFF"/>
                    <w:right w:val="single" w:sz="2" w:space="4" w:color="FFFFFF"/>
                  </w:divBdr>
                  <w:divsChild>
                    <w:div w:id="1801000451">
                      <w:marLeft w:val="0"/>
                      <w:marRight w:val="0"/>
                      <w:marTop w:val="0"/>
                      <w:marBottom w:val="0"/>
                      <w:divBdr>
                        <w:top w:val="none" w:sz="0" w:space="0" w:color="auto"/>
                        <w:left w:val="none" w:sz="0" w:space="0" w:color="auto"/>
                        <w:bottom w:val="none" w:sz="0" w:space="0" w:color="auto"/>
                        <w:right w:val="none" w:sz="0" w:space="0" w:color="auto"/>
                      </w:divBdr>
                    </w:div>
                  </w:divsChild>
                </w:div>
                <w:div w:id="265698897">
                  <w:marLeft w:val="0"/>
                  <w:marRight w:val="0"/>
                  <w:marTop w:val="0"/>
                  <w:marBottom w:val="0"/>
                  <w:divBdr>
                    <w:top w:val="single" w:sz="2" w:space="1" w:color="FFFFFF"/>
                    <w:left w:val="single" w:sz="2" w:space="11" w:color="FFFFFF"/>
                    <w:bottom w:val="single" w:sz="2" w:space="1" w:color="FFFFFF"/>
                    <w:right w:val="single" w:sz="2" w:space="4" w:color="FFFFFF"/>
                  </w:divBdr>
                  <w:divsChild>
                    <w:div w:id="1475949979">
                      <w:marLeft w:val="0"/>
                      <w:marRight w:val="0"/>
                      <w:marTop w:val="0"/>
                      <w:marBottom w:val="0"/>
                      <w:divBdr>
                        <w:top w:val="none" w:sz="0" w:space="0" w:color="auto"/>
                        <w:left w:val="none" w:sz="0" w:space="0" w:color="auto"/>
                        <w:bottom w:val="none" w:sz="0" w:space="0" w:color="auto"/>
                        <w:right w:val="none" w:sz="0" w:space="0" w:color="auto"/>
                      </w:divBdr>
                    </w:div>
                  </w:divsChild>
                </w:div>
                <w:div w:id="453402088">
                  <w:marLeft w:val="0"/>
                  <w:marRight w:val="0"/>
                  <w:marTop w:val="0"/>
                  <w:marBottom w:val="0"/>
                  <w:divBdr>
                    <w:top w:val="single" w:sz="2" w:space="1" w:color="FFFFFF"/>
                    <w:left w:val="single" w:sz="2" w:space="11" w:color="FFFFFF"/>
                    <w:bottom w:val="single" w:sz="2" w:space="1" w:color="FFFFFF"/>
                    <w:right w:val="single" w:sz="2" w:space="4" w:color="FFFFFF"/>
                  </w:divBdr>
                  <w:divsChild>
                    <w:div w:id="844318839">
                      <w:marLeft w:val="0"/>
                      <w:marRight w:val="0"/>
                      <w:marTop w:val="0"/>
                      <w:marBottom w:val="0"/>
                      <w:divBdr>
                        <w:top w:val="none" w:sz="0" w:space="0" w:color="auto"/>
                        <w:left w:val="none" w:sz="0" w:space="0" w:color="auto"/>
                        <w:bottom w:val="none" w:sz="0" w:space="0" w:color="auto"/>
                        <w:right w:val="none" w:sz="0" w:space="0" w:color="auto"/>
                      </w:divBdr>
                    </w:div>
                  </w:divsChild>
                </w:div>
                <w:div w:id="147283833">
                  <w:marLeft w:val="0"/>
                  <w:marRight w:val="0"/>
                  <w:marTop w:val="0"/>
                  <w:marBottom w:val="0"/>
                  <w:divBdr>
                    <w:top w:val="single" w:sz="2" w:space="1" w:color="FFFFFF"/>
                    <w:left w:val="single" w:sz="2" w:space="11" w:color="FFFFFF"/>
                    <w:bottom w:val="single" w:sz="2" w:space="1" w:color="FFFFFF"/>
                    <w:right w:val="single" w:sz="2" w:space="4" w:color="FFFFFF"/>
                  </w:divBdr>
                  <w:divsChild>
                    <w:div w:id="1142428683">
                      <w:marLeft w:val="0"/>
                      <w:marRight w:val="0"/>
                      <w:marTop w:val="0"/>
                      <w:marBottom w:val="0"/>
                      <w:divBdr>
                        <w:top w:val="none" w:sz="0" w:space="0" w:color="auto"/>
                        <w:left w:val="none" w:sz="0" w:space="0" w:color="auto"/>
                        <w:bottom w:val="none" w:sz="0" w:space="0" w:color="auto"/>
                        <w:right w:val="none" w:sz="0" w:space="0" w:color="auto"/>
                      </w:divBdr>
                    </w:div>
                  </w:divsChild>
                </w:div>
                <w:div w:id="1424453261">
                  <w:marLeft w:val="0"/>
                  <w:marRight w:val="0"/>
                  <w:marTop w:val="0"/>
                  <w:marBottom w:val="0"/>
                  <w:divBdr>
                    <w:top w:val="single" w:sz="2" w:space="1" w:color="FFFFFF"/>
                    <w:left w:val="single" w:sz="2" w:space="11" w:color="FFFFFF"/>
                    <w:bottom w:val="single" w:sz="2" w:space="1" w:color="FFFFFF"/>
                    <w:right w:val="single" w:sz="2" w:space="4" w:color="FFFFFF"/>
                  </w:divBdr>
                  <w:divsChild>
                    <w:div w:id="1528593989">
                      <w:marLeft w:val="0"/>
                      <w:marRight w:val="0"/>
                      <w:marTop w:val="0"/>
                      <w:marBottom w:val="0"/>
                      <w:divBdr>
                        <w:top w:val="none" w:sz="0" w:space="0" w:color="auto"/>
                        <w:left w:val="none" w:sz="0" w:space="0" w:color="auto"/>
                        <w:bottom w:val="none" w:sz="0" w:space="0" w:color="auto"/>
                        <w:right w:val="none" w:sz="0" w:space="0" w:color="auto"/>
                      </w:divBdr>
                    </w:div>
                  </w:divsChild>
                </w:div>
                <w:div w:id="1413236645">
                  <w:marLeft w:val="0"/>
                  <w:marRight w:val="0"/>
                  <w:marTop w:val="0"/>
                  <w:marBottom w:val="0"/>
                  <w:divBdr>
                    <w:top w:val="single" w:sz="2" w:space="1" w:color="FFFFFF"/>
                    <w:left w:val="single" w:sz="2" w:space="11" w:color="FFFFFF"/>
                    <w:bottom w:val="single" w:sz="2" w:space="1" w:color="FFFFFF"/>
                    <w:right w:val="single" w:sz="2" w:space="4" w:color="FFFFFF"/>
                  </w:divBdr>
                  <w:divsChild>
                    <w:div w:id="777531454">
                      <w:marLeft w:val="0"/>
                      <w:marRight w:val="0"/>
                      <w:marTop w:val="0"/>
                      <w:marBottom w:val="0"/>
                      <w:divBdr>
                        <w:top w:val="none" w:sz="0" w:space="0" w:color="auto"/>
                        <w:left w:val="none" w:sz="0" w:space="0" w:color="auto"/>
                        <w:bottom w:val="none" w:sz="0" w:space="0" w:color="auto"/>
                        <w:right w:val="none" w:sz="0" w:space="0" w:color="auto"/>
                      </w:divBdr>
                    </w:div>
                  </w:divsChild>
                </w:div>
                <w:div w:id="1629966480">
                  <w:marLeft w:val="0"/>
                  <w:marRight w:val="0"/>
                  <w:marTop w:val="0"/>
                  <w:marBottom w:val="0"/>
                  <w:divBdr>
                    <w:top w:val="single" w:sz="2" w:space="1" w:color="FFFFFF"/>
                    <w:left w:val="single" w:sz="2" w:space="11" w:color="FFFFFF"/>
                    <w:bottom w:val="single" w:sz="2" w:space="1" w:color="FFFFFF"/>
                    <w:right w:val="single" w:sz="2" w:space="4" w:color="FFFFFF"/>
                  </w:divBdr>
                  <w:divsChild>
                    <w:div w:id="748308821">
                      <w:marLeft w:val="0"/>
                      <w:marRight w:val="0"/>
                      <w:marTop w:val="0"/>
                      <w:marBottom w:val="0"/>
                      <w:divBdr>
                        <w:top w:val="none" w:sz="0" w:space="0" w:color="auto"/>
                        <w:left w:val="none" w:sz="0" w:space="0" w:color="auto"/>
                        <w:bottom w:val="none" w:sz="0" w:space="0" w:color="auto"/>
                        <w:right w:val="none" w:sz="0" w:space="0" w:color="auto"/>
                      </w:divBdr>
                    </w:div>
                  </w:divsChild>
                </w:div>
                <w:div w:id="1767916686">
                  <w:marLeft w:val="0"/>
                  <w:marRight w:val="0"/>
                  <w:marTop w:val="0"/>
                  <w:marBottom w:val="0"/>
                  <w:divBdr>
                    <w:top w:val="single" w:sz="2" w:space="1" w:color="FFFFFF"/>
                    <w:left w:val="single" w:sz="2" w:space="11" w:color="FFFFFF"/>
                    <w:bottom w:val="single" w:sz="2" w:space="1" w:color="FFFFFF"/>
                    <w:right w:val="single" w:sz="2" w:space="4" w:color="FFFFFF"/>
                  </w:divBdr>
                  <w:divsChild>
                    <w:div w:id="1373068921">
                      <w:marLeft w:val="0"/>
                      <w:marRight w:val="0"/>
                      <w:marTop w:val="0"/>
                      <w:marBottom w:val="0"/>
                      <w:divBdr>
                        <w:top w:val="none" w:sz="0" w:space="0" w:color="auto"/>
                        <w:left w:val="none" w:sz="0" w:space="0" w:color="auto"/>
                        <w:bottom w:val="none" w:sz="0" w:space="0" w:color="auto"/>
                        <w:right w:val="none" w:sz="0" w:space="0" w:color="auto"/>
                      </w:divBdr>
                    </w:div>
                  </w:divsChild>
                </w:div>
                <w:div w:id="1622030424">
                  <w:marLeft w:val="0"/>
                  <w:marRight w:val="0"/>
                  <w:marTop w:val="0"/>
                  <w:marBottom w:val="0"/>
                  <w:divBdr>
                    <w:top w:val="single" w:sz="2" w:space="1" w:color="FFFFFF"/>
                    <w:left w:val="single" w:sz="2" w:space="11" w:color="FFFFFF"/>
                    <w:bottom w:val="single" w:sz="2" w:space="1" w:color="FFFFFF"/>
                    <w:right w:val="single" w:sz="2" w:space="4" w:color="FFFFFF"/>
                  </w:divBdr>
                  <w:divsChild>
                    <w:div w:id="606619375">
                      <w:marLeft w:val="0"/>
                      <w:marRight w:val="0"/>
                      <w:marTop w:val="0"/>
                      <w:marBottom w:val="0"/>
                      <w:divBdr>
                        <w:top w:val="none" w:sz="0" w:space="0" w:color="auto"/>
                        <w:left w:val="none" w:sz="0" w:space="0" w:color="auto"/>
                        <w:bottom w:val="none" w:sz="0" w:space="0" w:color="auto"/>
                        <w:right w:val="none" w:sz="0" w:space="0" w:color="auto"/>
                      </w:divBdr>
                    </w:div>
                  </w:divsChild>
                </w:div>
                <w:div w:id="1919627524">
                  <w:marLeft w:val="0"/>
                  <w:marRight w:val="0"/>
                  <w:marTop w:val="0"/>
                  <w:marBottom w:val="0"/>
                  <w:divBdr>
                    <w:top w:val="single" w:sz="2" w:space="1" w:color="FFFFFF"/>
                    <w:left w:val="single" w:sz="2" w:space="11" w:color="FFFFFF"/>
                    <w:bottom w:val="single" w:sz="2" w:space="1" w:color="FFFFFF"/>
                    <w:right w:val="single" w:sz="2" w:space="4" w:color="FFFFFF"/>
                  </w:divBdr>
                  <w:divsChild>
                    <w:div w:id="690953197">
                      <w:marLeft w:val="0"/>
                      <w:marRight w:val="0"/>
                      <w:marTop w:val="0"/>
                      <w:marBottom w:val="0"/>
                      <w:divBdr>
                        <w:top w:val="none" w:sz="0" w:space="0" w:color="auto"/>
                        <w:left w:val="none" w:sz="0" w:space="0" w:color="auto"/>
                        <w:bottom w:val="none" w:sz="0" w:space="0" w:color="auto"/>
                        <w:right w:val="none" w:sz="0" w:space="0" w:color="auto"/>
                      </w:divBdr>
                    </w:div>
                  </w:divsChild>
                </w:div>
                <w:div w:id="1332220918">
                  <w:marLeft w:val="0"/>
                  <w:marRight w:val="0"/>
                  <w:marTop w:val="0"/>
                  <w:marBottom w:val="0"/>
                  <w:divBdr>
                    <w:top w:val="single" w:sz="2" w:space="1" w:color="FFFFFF"/>
                    <w:left w:val="single" w:sz="2" w:space="11" w:color="FFFFFF"/>
                    <w:bottom w:val="single" w:sz="2" w:space="1" w:color="FFFFFF"/>
                    <w:right w:val="single" w:sz="2" w:space="4" w:color="FFFFFF"/>
                  </w:divBdr>
                  <w:divsChild>
                    <w:div w:id="119230301">
                      <w:marLeft w:val="0"/>
                      <w:marRight w:val="0"/>
                      <w:marTop w:val="0"/>
                      <w:marBottom w:val="0"/>
                      <w:divBdr>
                        <w:top w:val="none" w:sz="0" w:space="0" w:color="auto"/>
                        <w:left w:val="none" w:sz="0" w:space="0" w:color="auto"/>
                        <w:bottom w:val="none" w:sz="0" w:space="0" w:color="auto"/>
                        <w:right w:val="none" w:sz="0" w:space="0" w:color="auto"/>
                      </w:divBdr>
                    </w:div>
                  </w:divsChild>
                </w:div>
                <w:div w:id="111825763">
                  <w:marLeft w:val="0"/>
                  <w:marRight w:val="0"/>
                  <w:marTop w:val="0"/>
                  <w:marBottom w:val="0"/>
                  <w:divBdr>
                    <w:top w:val="single" w:sz="2" w:space="1" w:color="FFFFFF"/>
                    <w:left w:val="single" w:sz="2" w:space="11" w:color="FFFFFF"/>
                    <w:bottom w:val="single" w:sz="2" w:space="1" w:color="FFFFFF"/>
                    <w:right w:val="single" w:sz="2" w:space="4" w:color="FFFFFF"/>
                  </w:divBdr>
                  <w:divsChild>
                    <w:div w:id="1549685349">
                      <w:marLeft w:val="0"/>
                      <w:marRight w:val="0"/>
                      <w:marTop w:val="0"/>
                      <w:marBottom w:val="0"/>
                      <w:divBdr>
                        <w:top w:val="none" w:sz="0" w:space="0" w:color="auto"/>
                        <w:left w:val="none" w:sz="0" w:space="0" w:color="auto"/>
                        <w:bottom w:val="none" w:sz="0" w:space="0" w:color="auto"/>
                        <w:right w:val="none" w:sz="0" w:space="0" w:color="auto"/>
                      </w:divBdr>
                    </w:div>
                  </w:divsChild>
                </w:div>
                <w:div w:id="477768310">
                  <w:marLeft w:val="0"/>
                  <w:marRight w:val="0"/>
                  <w:marTop w:val="0"/>
                  <w:marBottom w:val="0"/>
                  <w:divBdr>
                    <w:top w:val="single" w:sz="2" w:space="1" w:color="FFFFFF"/>
                    <w:left w:val="single" w:sz="2" w:space="11" w:color="FFFFFF"/>
                    <w:bottom w:val="single" w:sz="2" w:space="1" w:color="FFFFFF"/>
                    <w:right w:val="single" w:sz="2" w:space="4" w:color="FFFFFF"/>
                  </w:divBdr>
                  <w:divsChild>
                    <w:div w:id="236676481">
                      <w:marLeft w:val="0"/>
                      <w:marRight w:val="0"/>
                      <w:marTop w:val="0"/>
                      <w:marBottom w:val="0"/>
                      <w:divBdr>
                        <w:top w:val="none" w:sz="0" w:space="0" w:color="auto"/>
                        <w:left w:val="none" w:sz="0" w:space="0" w:color="auto"/>
                        <w:bottom w:val="none" w:sz="0" w:space="0" w:color="auto"/>
                        <w:right w:val="none" w:sz="0" w:space="0" w:color="auto"/>
                      </w:divBdr>
                    </w:div>
                  </w:divsChild>
                </w:div>
                <w:div w:id="50464519">
                  <w:marLeft w:val="0"/>
                  <w:marRight w:val="0"/>
                  <w:marTop w:val="0"/>
                  <w:marBottom w:val="0"/>
                  <w:divBdr>
                    <w:top w:val="single" w:sz="2" w:space="1" w:color="FFFFFF"/>
                    <w:left w:val="single" w:sz="2" w:space="11" w:color="FFFFFF"/>
                    <w:bottom w:val="single" w:sz="2" w:space="1" w:color="FFFFFF"/>
                    <w:right w:val="single" w:sz="2" w:space="4" w:color="FFFFFF"/>
                  </w:divBdr>
                  <w:divsChild>
                    <w:div w:id="280260055">
                      <w:marLeft w:val="0"/>
                      <w:marRight w:val="0"/>
                      <w:marTop w:val="0"/>
                      <w:marBottom w:val="0"/>
                      <w:divBdr>
                        <w:top w:val="none" w:sz="0" w:space="0" w:color="auto"/>
                        <w:left w:val="none" w:sz="0" w:space="0" w:color="auto"/>
                        <w:bottom w:val="none" w:sz="0" w:space="0" w:color="auto"/>
                        <w:right w:val="none" w:sz="0" w:space="0" w:color="auto"/>
                      </w:divBdr>
                    </w:div>
                  </w:divsChild>
                </w:div>
                <w:div w:id="742606228">
                  <w:marLeft w:val="0"/>
                  <w:marRight w:val="0"/>
                  <w:marTop w:val="0"/>
                  <w:marBottom w:val="0"/>
                  <w:divBdr>
                    <w:top w:val="single" w:sz="2" w:space="1" w:color="FFFFFF"/>
                    <w:left w:val="single" w:sz="2" w:space="11" w:color="FFFFFF"/>
                    <w:bottom w:val="single" w:sz="2" w:space="1" w:color="FFFFFF"/>
                    <w:right w:val="single" w:sz="2" w:space="4" w:color="FFFFFF"/>
                  </w:divBdr>
                  <w:divsChild>
                    <w:div w:id="636033153">
                      <w:marLeft w:val="0"/>
                      <w:marRight w:val="0"/>
                      <w:marTop w:val="0"/>
                      <w:marBottom w:val="0"/>
                      <w:divBdr>
                        <w:top w:val="none" w:sz="0" w:space="0" w:color="auto"/>
                        <w:left w:val="none" w:sz="0" w:space="0" w:color="auto"/>
                        <w:bottom w:val="none" w:sz="0" w:space="0" w:color="auto"/>
                        <w:right w:val="none" w:sz="0" w:space="0" w:color="auto"/>
                      </w:divBdr>
                    </w:div>
                  </w:divsChild>
                </w:div>
                <w:div w:id="678778551">
                  <w:marLeft w:val="0"/>
                  <w:marRight w:val="0"/>
                  <w:marTop w:val="0"/>
                  <w:marBottom w:val="0"/>
                  <w:divBdr>
                    <w:top w:val="single" w:sz="2" w:space="1" w:color="FFFFFF"/>
                    <w:left w:val="single" w:sz="2" w:space="11" w:color="FFFFFF"/>
                    <w:bottom w:val="single" w:sz="2" w:space="1" w:color="FFFFFF"/>
                    <w:right w:val="single" w:sz="2" w:space="4" w:color="FFFFFF"/>
                  </w:divBdr>
                  <w:divsChild>
                    <w:div w:id="1757439855">
                      <w:marLeft w:val="0"/>
                      <w:marRight w:val="0"/>
                      <w:marTop w:val="0"/>
                      <w:marBottom w:val="0"/>
                      <w:divBdr>
                        <w:top w:val="none" w:sz="0" w:space="0" w:color="auto"/>
                        <w:left w:val="none" w:sz="0" w:space="0" w:color="auto"/>
                        <w:bottom w:val="none" w:sz="0" w:space="0" w:color="auto"/>
                        <w:right w:val="none" w:sz="0" w:space="0" w:color="auto"/>
                      </w:divBdr>
                    </w:div>
                  </w:divsChild>
                </w:div>
                <w:div w:id="1601255626">
                  <w:marLeft w:val="0"/>
                  <w:marRight w:val="0"/>
                  <w:marTop w:val="0"/>
                  <w:marBottom w:val="0"/>
                  <w:divBdr>
                    <w:top w:val="single" w:sz="2" w:space="1" w:color="FFFFFF"/>
                    <w:left w:val="single" w:sz="2" w:space="11" w:color="FFFFFF"/>
                    <w:bottom w:val="single" w:sz="2" w:space="1" w:color="FFFFFF"/>
                    <w:right w:val="single" w:sz="2" w:space="4" w:color="FFFFFF"/>
                  </w:divBdr>
                  <w:divsChild>
                    <w:div w:id="1600983644">
                      <w:marLeft w:val="0"/>
                      <w:marRight w:val="0"/>
                      <w:marTop w:val="0"/>
                      <w:marBottom w:val="0"/>
                      <w:divBdr>
                        <w:top w:val="none" w:sz="0" w:space="0" w:color="auto"/>
                        <w:left w:val="none" w:sz="0" w:space="0" w:color="auto"/>
                        <w:bottom w:val="none" w:sz="0" w:space="0" w:color="auto"/>
                        <w:right w:val="none" w:sz="0" w:space="0" w:color="auto"/>
                      </w:divBdr>
                    </w:div>
                  </w:divsChild>
                </w:div>
                <w:div w:id="1725905172">
                  <w:marLeft w:val="0"/>
                  <w:marRight w:val="0"/>
                  <w:marTop w:val="0"/>
                  <w:marBottom w:val="0"/>
                  <w:divBdr>
                    <w:top w:val="single" w:sz="2" w:space="1" w:color="FFFFFF"/>
                    <w:left w:val="single" w:sz="2" w:space="11" w:color="FFFFFF"/>
                    <w:bottom w:val="single" w:sz="2" w:space="1" w:color="FFFFFF"/>
                    <w:right w:val="single" w:sz="2" w:space="4" w:color="FFFFFF"/>
                  </w:divBdr>
                  <w:divsChild>
                    <w:div w:id="964316782">
                      <w:marLeft w:val="0"/>
                      <w:marRight w:val="0"/>
                      <w:marTop w:val="0"/>
                      <w:marBottom w:val="0"/>
                      <w:divBdr>
                        <w:top w:val="none" w:sz="0" w:space="0" w:color="auto"/>
                        <w:left w:val="none" w:sz="0" w:space="0" w:color="auto"/>
                        <w:bottom w:val="none" w:sz="0" w:space="0" w:color="auto"/>
                        <w:right w:val="none" w:sz="0" w:space="0" w:color="auto"/>
                      </w:divBdr>
                    </w:div>
                  </w:divsChild>
                </w:div>
                <w:div w:id="1119370973">
                  <w:marLeft w:val="0"/>
                  <w:marRight w:val="0"/>
                  <w:marTop w:val="0"/>
                  <w:marBottom w:val="0"/>
                  <w:divBdr>
                    <w:top w:val="single" w:sz="2" w:space="1" w:color="FFFFFF"/>
                    <w:left w:val="single" w:sz="2" w:space="11" w:color="FFFFFF"/>
                    <w:bottom w:val="single" w:sz="2" w:space="1" w:color="FFFFFF"/>
                    <w:right w:val="single" w:sz="2" w:space="4" w:color="FFFFFF"/>
                  </w:divBdr>
                  <w:divsChild>
                    <w:div w:id="984549518">
                      <w:marLeft w:val="0"/>
                      <w:marRight w:val="0"/>
                      <w:marTop w:val="0"/>
                      <w:marBottom w:val="0"/>
                      <w:divBdr>
                        <w:top w:val="none" w:sz="0" w:space="0" w:color="auto"/>
                        <w:left w:val="none" w:sz="0" w:space="0" w:color="auto"/>
                        <w:bottom w:val="none" w:sz="0" w:space="0" w:color="auto"/>
                        <w:right w:val="none" w:sz="0" w:space="0" w:color="auto"/>
                      </w:divBdr>
                    </w:div>
                  </w:divsChild>
                </w:div>
                <w:div w:id="403531006">
                  <w:marLeft w:val="0"/>
                  <w:marRight w:val="0"/>
                  <w:marTop w:val="0"/>
                  <w:marBottom w:val="0"/>
                  <w:divBdr>
                    <w:top w:val="single" w:sz="2" w:space="1" w:color="FFFFFF"/>
                    <w:left w:val="single" w:sz="2" w:space="11" w:color="FFFFFF"/>
                    <w:bottom w:val="single" w:sz="2" w:space="1" w:color="FFFFFF"/>
                    <w:right w:val="single" w:sz="2" w:space="4" w:color="FFFFFF"/>
                  </w:divBdr>
                  <w:divsChild>
                    <w:div w:id="1012343137">
                      <w:marLeft w:val="0"/>
                      <w:marRight w:val="0"/>
                      <w:marTop w:val="0"/>
                      <w:marBottom w:val="0"/>
                      <w:divBdr>
                        <w:top w:val="none" w:sz="0" w:space="0" w:color="auto"/>
                        <w:left w:val="none" w:sz="0" w:space="0" w:color="auto"/>
                        <w:bottom w:val="none" w:sz="0" w:space="0" w:color="auto"/>
                        <w:right w:val="none" w:sz="0" w:space="0" w:color="auto"/>
                      </w:divBdr>
                    </w:div>
                  </w:divsChild>
                </w:div>
                <w:div w:id="2101875772">
                  <w:marLeft w:val="0"/>
                  <w:marRight w:val="0"/>
                  <w:marTop w:val="0"/>
                  <w:marBottom w:val="0"/>
                  <w:divBdr>
                    <w:top w:val="single" w:sz="2" w:space="1" w:color="FFFFFF"/>
                    <w:left w:val="single" w:sz="2" w:space="11" w:color="FFFFFF"/>
                    <w:bottom w:val="single" w:sz="2" w:space="1" w:color="FFFFFF"/>
                    <w:right w:val="single" w:sz="2" w:space="4" w:color="FFFFFF"/>
                  </w:divBdr>
                  <w:divsChild>
                    <w:div w:id="270014969">
                      <w:marLeft w:val="0"/>
                      <w:marRight w:val="0"/>
                      <w:marTop w:val="0"/>
                      <w:marBottom w:val="0"/>
                      <w:divBdr>
                        <w:top w:val="none" w:sz="0" w:space="0" w:color="auto"/>
                        <w:left w:val="none" w:sz="0" w:space="0" w:color="auto"/>
                        <w:bottom w:val="none" w:sz="0" w:space="0" w:color="auto"/>
                        <w:right w:val="none" w:sz="0" w:space="0" w:color="auto"/>
                      </w:divBdr>
                    </w:div>
                  </w:divsChild>
                </w:div>
                <w:div w:id="1536039694">
                  <w:marLeft w:val="0"/>
                  <w:marRight w:val="0"/>
                  <w:marTop w:val="0"/>
                  <w:marBottom w:val="0"/>
                  <w:divBdr>
                    <w:top w:val="single" w:sz="2" w:space="1" w:color="FFFFFF"/>
                    <w:left w:val="single" w:sz="2" w:space="11" w:color="FFFFFF"/>
                    <w:bottom w:val="single" w:sz="2" w:space="1" w:color="FFFFFF"/>
                    <w:right w:val="single" w:sz="2" w:space="4" w:color="FFFFFF"/>
                  </w:divBdr>
                  <w:divsChild>
                    <w:div w:id="1483309027">
                      <w:marLeft w:val="0"/>
                      <w:marRight w:val="0"/>
                      <w:marTop w:val="0"/>
                      <w:marBottom w:val="0"/>
                      <w:divBdr>
                        <w:top w:val="none" w:sz="0" w:space="0" w:color="auto"/>
                        <w:left w:val="none" w:sz="0" w:space="0" w:color="auto"/>
                        <w:bottom w:val="none" w:sz="0" w:space="0" w:color="auto"/>
                        <w:right w:val="none" w:sz="0" w:space="0" w:color="auto"/>
                      </w:divBdr>
                    </w:div>
                  </w:divsChild>
                </w:div>
                <w:div w:id="998145608">
                  <w:marLeft w:val="0"/>
                  <w:marRight w:val="0"/>
                  <w:marTop w:val="0"/>
                  <w:marBottom w:val="0"/>
                  <w:divBdr>
                    <w:top w:val="single" w:sz="2" w:space="1" w:color="FFFFFF"/>
                    <w:left w:val="single" w:sz="2" w:space="11" w:color="FFFFFF"/>
                    <w:bottom w:val="single" w:sz="2" w:space="1" w:color="FFFFFF"/>
                    <w:right w:val="single" w:sz="2" w:space="4" w:color="FFFFFF"/>
                  </w:divBdr>
                  <w:divsChild>
                    <w:div w:id="1794446879">
                      <w:marLeft w:val="0"/>
                      <w:marRight w:val="0"/>
                      <w:marTop w:val="0"/>
                      <w:marBottom w:val="0"/>
                      <w:divBdr>
                        <w:top w:val="none" w:sz="0" w:space="0" w:color="auto"/>
                        <w:left w:val="none" w:sz="0" w:space="0" w:color="auto"/>
                        <w:bottom w:val="none" w:sz="0" w:space="0" w:color="auto"/>
                        <w:right w:val="none" w:sz="0" w:space="0" w:color="auto"/>
                      </w:divBdr>
                    </w:div>
                  </w:divsChild>
                </w:div>
                <w:div w:id="1343897775">
                  <w:marLeft w:val="0"/>
                  <w:marRight w:val="0"/>
                  <w:marTop w:val="0"/>
                  <w:marBottom w:val="0"/>
                  <w:divBdr>
                    <w:top w:val="single" w:sz="2" w:space="1" w:color="FFFFFF"/>
                    <w:left w:val="single" w:sz="2" w:space="11" w:color="FFFFFF"/>
                    <w:bottom w:val="single" w:sz="2" w:space="1" w:color="FFFFFF"/>
                    <w:right w:val="single" w:sz="2" w:space="4" w:color="FFFFFF"/>
                  </w:divBdr>
                  <w:divsChild>
                    <w:div w:id="1336883276">
                      <w:marLeft w:val="0"/>
                      <w:marRight w:val="0"/>
                      <w:marTop w:val="0"/>
                      <w:marBottom w:val="0"/>
                      <w:divBdr>
                        <w:top w:val="none" w:sz="0" w:space="0" w:color="auto"/>
                        <w:left w:val="none" w:sz="0" w:space="0" w:color="auto"/>
                        <w:bottom w:val="none" w:sz="0" w:space="0" w:color="auto"/>
                        <w:right w:val="none" w:sz="0" w:space="0" w:color="auto"/>
                      </w:divBdr>
                    </w:div>
                  </w:divsChild>
                </w:div>
                <w:div w:id="704719513">
                  <w:marLeft w:val="0"/>
                  <w:marRight w:val="0"/>
                  <w:marTop w:val="0"/>
                  <w:marBottom w:val="0"/>
                  <w:divBdr>
                    <w:top w:val="single" w:sz="2" w:space="1" w:color="FFFFFF"/>
                    <w:left w:val="single" w:sz="2" w:space="11" w:color="FFFFFF"/>
                    <w:bottom w:val="single" w:sz="2" w:space="1" w:color="FFFFFF"/>
                    <w:right w:val="single" w:sz="2" w:space="4" w:color="FFFFFF"/>
                  </w:divBdr>
                  <w:divsChild>
                    <w:div w:id="517230755">
                      <w:marLeft w:val="0"/>
                      <w:marRight w:val="0"/>
                      <w:marTop w:val="0"/>
                      <w:marBottom w:val="0"/>
                      <w:divBdr>
                        <w:top w:val="none" w:sz="0" w:space="0" w:color="auto"/>
                        <w:left w:val="none" w:sz="0" w:space="0" w:color="auto"/>
                        <w:bottom w:val="none" w:sz="0" w:space="0" w:color="auto"/>
                        <w:right w:val="none" w:sz="0" w:space="0" w:color="auto"/>
                      </w:divBdr>
                    </w:div>
                  </w:divsChild>
                </w:div>
                <w:div w:id="1438989027">
                  <w:marLeft w:val="0"/>
                  <w:marRight w:val="0"/>
                  <w:marTop w:val="0"/>
                  <w:marBottom w:val="0"/>
                  <w:divBdr>
                    <w:top w:val="single" w:sz="2" w:space="1" w:color="FFFFFF"/>
                    <w:left w:val="single" w:sz="2" w:space="11" w:color="FFFFFF"/>
                    <w:bottom w:val="single" w:sz="2" w:space="1" w:color="FFFFFF"/>
                    <w:right w:val="single" w:sz="2" w:space="4" w:color="FFFFFF"/>
                  </w:divBdr>
                  <w:divsChild>
                    <w:div w:id="917666520">
                      <w:marLeft w:val="0"/>
                      <w:marRight w:val="0"/>
                      <w:marTop w:val="0"/>
                      <w:marBottom w:val="0"/>
                      <w:divBdr>
                        <w:top w:val="none" w:sz="0" w:space="0" w:color="auto"/>
                        <w:left w:val="none" w:sz="0" w:space="0" w:color="auto"/>
                        <w:bottom w:val="none" w:sz="0" w:space="0" w:color="auto"/>
                        <w:right w:val="none" w:sz="0" w:space="0" w:color="auto"/>
                      </w:divBdr>
                    </w:div>
                  </w:divsChild>
                </w:div>
                <w:div w:id="1657610136">
                  <w:marLeft w:val="0"/>
                  <w:marRight w:val="0"/>
                  <w:marTop w:val="0"/>
                  <w:marBottom w:val="0"/>
                  <w:divBdr>
                    <w:top w:val="single" w:sz="2" w:space="1" w:color="FFFFFF"/>
                    <w:left w:val="single" w:sz="2" w:space="11" w:color="FFFFFF"/>
                    <w:bottom w:val="single" w:sz="2" w:space="1" w:color="FFFFFF"/>
                    <w:right w:val="single" w:sz="2" w:space="4" w:color="FFFFFF"/>
                  </w:divBdr>
                  <w:divsChild>
                    <w:div w:id="766078109">
                      <w:marLeft w:val="0"/>
                      <w:marRight w:val="0"/>
                      <w:marTop w:val="0"/>
                      <w:marBottom w:val="0"/>
                      <w:divBdr>
                        <w:top w:val="none" w:sz="0" w:space="0" w:color="auto"/>
                        <w:left w:val="none" w:sz="0" w:space="0" w:color="auto"/>
                        <w:bottom w:val="none" w:sz="0" w:space="0" w:color="auto"/>
                        <w:right w:val="none" w:sz="0" w:space="0" w:color="auto"/>
                      </w:divBdr>
                    </w:div>
                  </w:divsChild>
                </w:div>
                <w:div w:id="2125273238">
                  <w:marLeft w:val="0"/>
                  <w:marRight w:val="0"/>
                  <w:marTop w:val="0"/>
                  <w:marBottom w:val="0"/>
                  <w:divBdr>
                    <w:top w:val="single" w:sz="2" w:space="1" w:color="FFFFFF"/>
                    <w:left w:val="single" w:sz="2" w:space="11" w:color="FFFFFF"/>
                    <w:bottom w:val="single" w:sz="2" w:space="4" w:color="FFFFFF"/>
                    <w:right w:val="single" w:sz="2" w:space="4" w:color="FFFFFF"/>
                  </w:divBdr>
                  <w:divsChild>
                    <w:div w:id="27702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232900">
          <w:marLeft w:val="0"/>
          <w:marRight w:val="0"/>
          <w:marTop w:val="0"/>
          <w:marBottom w:val="300"/>
          <w:divBdr>
            <w:top w:val="none" w:sz="0" w:space="0" w:color="auto"/>
            <w:left w:val="none" w:sz="0" w:space="0" w:color="auto"/>
            <w:bottom w:val="none" w:sz="0" w:space="0" w:color="auto"/>
            <w:right w:val="none" w:sz="0" w:space="0" w:color="auto"/>
          </w:divBdr>
          <w:divsChild>
            <w:div w:id="1977493949">
              <w:marLeft w:val="0"/>
              <w:marRight w:val="0"/>
              <w:marTop w:val="0"/>
              <w:marBottom w:val="0"/>
              <w:divBdr>
                <w:top w:val="none" w:sz="0" w:space="0" w:color="auto"/>
                <w:left w:val="none" w:sz="0" w:space="0" w:color="auto"/>
                <w:bottom w:val="none" w:sz="0" w:space="0" w:color="auto"/>
                <w:right w:val="none" w:sz="0" w:space="0" w:color="auto"/>
              </w:divBdr>
              <w:divsChild>
                <w:div w:id="2058581105">
                  <w:marLeft w:val="0"/>
                  <w:marRight w:val="0"/>
                  <w:marTop w:val="0"/>
                  <w:marBottom w:val="0"/>
                  <w:divBdr>
                    <w:top w:val="single" w:sz="2" w:space="4" w:color="FFFFFF"/>
                    <w:left w:val="single" w:sz="2" w:space="11" w:color="FFFFFF"/>
                    <w:bottom w:val="single" w:sz="2" w:space="1" w:color="FFFFFF"/>
                    <w:right w:val="single" w:sz="2" w:space="4" w:color="FFFFFF"/>
                  </w:divBdr>
                  <w:divsChild>
                    <w:div w:id="1383559960">
                      <w:marLeft w:val="0"/>
                      <w:marRight w:val="0"/>
                      <w:marTop w:val="0"/>
                      <w:marBottom w:val="0"/>
                      <w:divBdr>
                        <w:top w:val="none" w:sz="0" w:space="0" w:color="auto"/>
                        <w:left w:val="none" w:sz="0" w:space="0" w:color="auto"/>
                        <w:bottom w:val="none" w:sz="0" w:space="0" w:color="auto"/>
                        <w:right w:val="none" w:sz="0" w:space="0" w:color="auto"/>
                      </w:divBdr>
                    </w:div>
                  </w:divsChild>
                </w:div>
                <w:div w:id="1841963268">
                  <w:marLeft w:val="0"/>
                  <w:marRight w:val="0"/>
                  <w:marTop w:val="0"/>
                  <w:marBottom w:val="0"/>
                  <w:divBdr>
                    <w:top w:val="single" w:sz="2" w:space="1" w:color="FFFFFF"/>
                    <w:left w:val="single" w:sz="2" w:space="11" w:color="FFFFFF"/>
                    <w:bottom w:val="single" w:sz="2" w:space="1" w:color="FFFFFF"/>
                    <w:right w:val="single" w:sz="2" w:space="4" w:color="FFFFFF"/>
                  </w:divBdr>
                  <w:divsChild>
                    <w:div w:id="821849085">
                      <w:marLeft w:val="0"/>
                      <w:marRight w:val="0"/>
                      <w:marTop w:val="0"/>
                      <w:marBottom w:val="0"/>
                      <w:divBdr>
                        <w:top w:val="none" w:sz="0" w:space="0" w:color="auto"/>
                        <w:left w:val="none" w:sz="0" w:space="0" w:color="auto"/>
                        <w:bottom w:val="none" w:sz="0" w:space="0" w:color="auto"/>
                        <w:right w:val="none" w:sz="0" w:space="0" w:color="auto"/>
                      </w:divBdr>
                    </w:div>
                  </w:divsChild>
                </w:div>
                <w:div w:id="361514240">
                  <w:marLeft w:val="0"/>
                  <w:marRight w:val="0"/>
                  <w:marTop w:val="0"/>
                  <w:marBottom w:val="0"/>
                  <w:divBdr>
                    <w:top w:val="single" w:sz="2" w:space="1" w:color="FFFFFF"/>
                    <w:left w:val="single" w:sz="2" w:space="11" w:color="FFFFFF"/>
                    <w:bottom w:val="single" w:sz="2" w:space="1" w:color="FFFFFF"/>
                    <w:right w:val="single" w:sz="2" w:space="4" w:color="FFFFFF"/>
                  </w:divBdr>
                  <w:divsChild>
                    <w:div w:id="896668917">
                      <w:marLeft w:val="0"/>
                      <w:marRight w:val="0"/>
                      <w:marTop w:val="0"/>
                      <w:marBottom w:val="0"/>
                      <w:divBdr>
                        <w:top w:val="none" w:sz="0" w:space="0" w:color="auto"/>
                        <w:left w:val="none" w:sz="0" w:space="0" w:color="auto"/>
                        <w:bottom w:val="none" w:sz="0" w:space="0" w:color="auto"/>
                        <w:right w:val="none" w:sz="0" w:space="0" w:color="auto"/>
                      </w:divBdr>
                    </w:div>
                  </w:divsChild>
                </w:div>
                <w:div w:id="680820041">
                  <w:marLeft w:val="0"/>
                  <w:marRight w:val="0"/>
                  <w:marTop w:val="0"/>
                  <w:marBottom w:val="0"/>
                  <w:divBdr>
                    <w:top w:val="single" w:sz="2" w:space="1" w:color="FFFFFF"/>
                    <w:left w:val="single" w:sz="2" w:space="11" w:color="FFFFFF"/>
                    <w:bottom w:val="single" w:sz="2" w:space="1" w:color="FFFFFF"/>
                    <w:right w:val="single" w:sz="2" w:space="4" w:color="FFFFFF"/>
                  </w:divBdr>
                  <w:divsChild>
                    <w:div w:id="487015353">
                      <w:marLeft w:val="0"/>
                      <w:marRight w:val="0"/>
                      <w:marTop w:val="0"/>
                      <w:marBottom w:val="0"/>
                      <w:divBdr>
                        <w:top w:val="none" w:sz="0" w:space="0" w:color="auto"/>
                        <w:left w:val="none" w:sz="0" w:space="0" w:color="auto"/>
                        <w:bottom w:val="none" w:sz="0" w:space="0" w:color="auto"/>
                        <w:right w:val="none" w:sz="0" w:space="0" w:color="auto"/>
                      </w:divBdr>
                    </w:div>
                  </w:divsChild>
                </w:div>
                <w:div w:id="951938676">
                  <w:marLeft w:val="0"/>
                  <w:marRight w:val="0"/>
                  <w:marTop w:val="0"/>
                  <w:marBottom w:val="0"/>
                  <w:divBdr>
                    <w:top w:val="single" w:sz="2" w:space="1" w:color="FFFFFF"/>
                    <w:left w:val="single" w:sz="2" w:space="11" w:color="FFFFFF"/>
                    <w:bottom w:val="single" w:sz="2" w:space="1" w:color="FFFFFF"/>
                    <w:right w:val="single" w:sz="2" w:space="4" w:color="FFFFFF"/>
                  </w:divBdr>
                  <w:divsChild>
                    <w:div w:id="62413561">
                      <w:marLeft w:val="0"/>
                      <w:marRight w:val="0"/>
                      <w:marTop w:val="0"/>
                      <w:marBottom w:val="0"/>
                      <w:divBdr>
                        <w:top w:val="none" w:sz="0" w:space="0" w:color="auto"/>
                        <w:left w:val="none" w:sz="0" w:space="0" w:color="auto"/>
                        <w:bottom w:val="none" w:sz="0" w:space="0" w:color="auto"/>
                        <w:right w:val="none" w:sz="0" w:space="0" w:color="auto"/>
                      </w:divBdr>
                    </w:div>
                  </w:divsChild>
                </w:div>
                <w:div w:id="810753013">
                  <w:marLeft w:val="0"/>
                  <w:marRight w:val="0"/>
                  <w:marTop w:val="0"/>
                  <w:marBottom w:val="0"/>
                  <w:divBdr>
                    <w:top w:val="single" w:sz="2" w:space="1" w:color="FFFFFF"/>
                    <w:left w:val="single" w:sz="2" w:space="11" w:color="FFFFFF"/>
                    <w:bottom w:val="single" w:sz="2" w:space="1" w:color="FFFFFF"/>
                    <w:right w:val="single" w:sz="2" w:space="4" w:color="FFFFFF"/>
                  </w:divBdr>
                  <w:divsChild>
                    <w:div w:id="101416386">
                      <w:marLeft w:val="0"/>
                      <w:marRight w:val="0"/>
                      <w:marTop w:val="0"/>
                      <w:marBottom w:val="0"/>
                      <w:divBdr>
                        <w:top w:val="none" w:sz="0" w:space="0" w:color="auto"/>
                        <w:left w:val="none" w:sz="0" w:space="0" w:color="auto"/>
                        <w:bottom w:val="none" w:sz="0" w:space="0" w:color="auto"/>
                        <w:right w:val="none" w:sz="0" w:space="0" w:color="auto"/>
                      </w:divBdr>
                    </w:div>
                  </w:divsChild>
                </w:div>
                <w:div w:id="612979896">
                  <w:marLeft w:val="0"/>
                  <w:marRight w:val="0"/>
                  <w:marTop w:val="0"/>
                  <w:marBottom w:val="0"/>
                  <w:divBdr>
                    <w:top w:val="single" w:sz="2" w:space="1" w:color="FFFFFF"/>
                    <w:left w:val="single" w:sz="2" w:space="11" w:color="FFFFFF"/>
                    <w:bottom w:val="single" w:sz="2" w:space="1" w:color="FFFFFF"/>
                    <w:right w:val="single" w:sz="2" w:space="4" w:color="FFFFFF"/>
                  </w:divBdr>
                  <w:divsChild>
                    <w:div w:id="420564855">
                      <w:marLeft w:val="0"/>
                      <w:marRight w:val="0"/>
                      <w:marTop w:val="0"/>
                      <w:marBottom w:val="0"/>
                      <w:divBdr>
                        <w:top w:val="none" w:sz="0" w:space="0" w:color="auto"/>
                        <w:left w:val="none" w:sz="0" w:space="0" w:color="auto"/>
                        <w:bottom w:val="none" w:sz="0" w:space="0" w:color="auto"/>
                        <w:right w:val="none" w:sz="0" w:space="0" w:color="auto"/>
                      </w:divBdr>
                    </w:div>
                  </w:divsChild>
                </w:div>
                <w:div w:id="2142527153">
                  <w:marLeft w:val="0"/>
                  <w:marRight w:val="0"/>
                  <w:marTop w:val="0"/>
                  <w:marBottom w:val="0"/>
                  <w:divBdr>
                    <w:top w:val="single" w:sz="2" w:space="1" w:color="FFFFFF"/>
                    <w:left w:val="single" w:sz="2" w:space="11" w:color="FFFFFF"/>
                    <w:bottom w:val="single" w:sz="2" w:space="1" w:color="FFFFFF"/>
                    <w:right w:val="single" w:sz="2" w:space="4" w:color="FFFFFF"/>
                  </w:divBdr>
                  <w:divsChild>
                    <w:div w:id="1221986084">
                      <w:marLeft w:val="0"/>
                      <w:marRight w:val="0"/>
                      <w:marTop w:val="0"/>
                      <w:marBottom w:val="0"/>
                      <w:divBdr>
                        <w:top w:val="none" w:sz="0" w:space="0" w:color="auto"/>
                        <w:left w:val="none" w:sz="0" w:space="0" w:color="auto"/>
                        <w:bottom w:val="none" w:sz="0" w:space="0" w:color="auto"/>
                        <w:right w:val="none" w:sz="0" w:space="0" w:color="auto"/>
                      </w:divBdr>
                    </w:div>
                  </w:divsChild>
                </w:div>
                <w:div w:id="1186214658">
                  <w:marLeft w:val="0"/>
                  <w:marRight w:val="0"/>
                  <w:marTop w:val="0"/>
                  <w:marBottom w:val="0"/>
                  <w:divBdr>
                    <w:top w:val="single" w:sz="2" w:space="1" w:color="FFFFFF"/>
                    <w:left w:val="single" w:sz="2" w:space="11" w:color="FFFFFF"/>
                    <w:bottom w:val="single" w:sz="2" w:space="1" w:color="FFFFFF"/>
                    <w:right w:val="single" w:sz="2" w:space="4" w:color="FFFFFF"/>
                  </w:divBdr>
                  <w:divsChild>
                    <w:div w:id="1363245590">
                      <w:marLeft w:val="0"/>
                      <w:marRight w:val="0"/>
                      <w:marTop w:val="0"/>
                      <w:marBottom w:val="0"/>
                      <w:divBdr>
                        <w:top w:val="none" w:sz="0" w:space="0" w:color="auto"/>
                        <w:left w:val="none" w:sz="0" w:space="0" w:color="auto"/>
                        <w:bottom w:val="none" w:sz="0" w:space="0" w:color="auto"/>
                        <w:right w:val="none" w:sz="0" w:space="0" w:color="auto"/>
                      </w:divBdr>
                    </w:div>
                  </w:divsChild>
                </w:div>
                <w:div w:id="1107430171">
                  <w:marLeft w:val="0"/>
                  <w:marRight w:val="0"/>
                  <w:marTop w:val="0"/>
                  <w:marBottom w:val="0"/>
                  <w:divBdr>
                    <w:top w:val="single" w:sz="2" w:space="1" w:color="FFFFFF"/>
                    <w:left w:val="single" w:sz="2" w:space="11" w:color="FFFFFF"/>
                    <w:bottom w:val="single" w:sz="2" w:space="1" w:color="FFFFFF"/>
                    <w:right w:val="single" w:sz="2" w:space="4" w:color="FFFFFF"/>
                  </w:divBdr>
                  <w:divsChild>
                    <w:div w:id="1776439136">
                      <w:marLeft w:val="0"/>
                      <w:marRight w:val="0"/>
                      <w:marTop w:val="0"/>
                      <w:marBottom w:val="0"/>
                      <w:divBdr>
                        <w:top w:val="none" w:sz="0" w:space="0" w:color="auto"/>
                        <w:left w:val="none" w:sz="0" w:space="0" w:color="auto"/>
                        <w:bottom w:val="none" w:sz="0" w:space="0" w:color="auto"/>
                        <w:right w:val="none" w:sz="0" w:space="0" w:color="auto"/>
                      </w:divBdr>
                    </w:div>
                  </w:divsChild>
                </w:div>
                <w:div w:id="1431773928">
                  <w:marLeft w:val="0"/>
                  <w:marRight w:val="0"/>
                  <w:marTop w:val="0"/>
                  <w:marBottom w:val="0"/>
                  <w:divBdr>
                    <w:top w:val="single" w:sz="2" w:space="1" w:color="FFFFFF"/>
                    <w:left w:val="single" w:sz="2" w:space="11" w:color="FFFFFF"/>
                    <w:bottom w:val="single" w:sz="2" w:space="1" w:color="FFFFFF"/>
                    <w:right w:val="single" w:sz="2" w:space="4" w:color="FFFFFF"/>
                  </w:divBdr>
                  <w:divsChild>
                    <w:div w:id="56632231">
                      <w:marLeft w:val="0"/>
                      <w:marRight w:val="0"/>
                      <w:marTop w:val="0"/>
                      <w:marBottom w:val="0"/>
                      <w:divBdr>
                        <w:top w:val="none" w:sz="0" w:space="0" w:color="auto"/>
                        <w:left w:val="none" w:sz="0" w:space="0" w:color="auto"/>
                        <w:bottom w:val="none" w:sz="0" w:space="0" w:color="auto"/>
                        <w:right w:val="none" w:sz="0" w:space="0" w:color="auto"/>
                      </w:divBdr>
                    </w:div>
                  </w:divsChild>
                </w:div>
                <w:div w:id="275914644">
                  <w:marLeft w:val="0"/>
                  <w:marRight w:val="0"/>
                  <w:marTop w:val="0"/>
                  <w:marBottom w:val="0"/>
                  <w:divBdr>
                    <w:top w:val="single" w:sz="2" w:space="1" w:color="FFFFFF"/>
                    <w:left w:val="single" w:sz="2" w:space="11" w:color="FFFFFF"/>
                    <w:bottom w:val="single" w:sz="2" w:space="1" w:color="FFFFFF"/>
                    <w:right w:val="single" w:sz="2" w:space="4" w:color="FFFFFF"/>
                  </w:divBdr>
                  <w:divsChild>
                    <w:div w:id="902527098">
                      <w:marLeft w:val="0"/>
                      <w:marRight w:val="0"/>
                      <w:marTop w:val="0"/>
                      <w:marBottom w:val="0"/>
                      <w:divBdr>
                        <w:top w:val="none" w:sz="0" w:space="0" w:color="auto"/>
                        <w:left w:val="none" w:sz="0" w:space="0" w:color="auto"/>
                        <w:bottom w:val="none" w:sz="0" w:space="0" w:color="auto"/>
                        <w:right w:val="none" w:sz="0" w:space="0" w:color="auto"/>
                      </w:divBdr>
                    </w:div>
                  </w:divsChild>
                </w:div>
                <w:div w:id="1508255617">
                  <w:marLeft w:val="0"/>
                  <w:marRight w:val="0"/>
                  <w:marTop w:val="0"/>
                  <w:marBottom w:val="0"/>
                  <w:divBdr>
                    <w:top w:val="single" w:sz="2" w:space="1" w:color="FFFFFF"/>
                    <w:left w:val="single" w:sz="2" w:space="11" w:color="FFFFFF"/>
                    <w:bottom w:val="single" w:sz="2" w:space="1" w:color="FFFFFF"/>
                    <w:right w:val="single" w:sz="2" w:space="4" w:color="FFFFFF"/>
                  </w:divBdr>
                  <w:divsChild>
                    <w:div w:id="2084333671">
                      <w:marLeft w:val="0"/>
                      <w:marRight w:val="0"/>
                      <w:marTop w:val="0"/>
                      <w:marBottom w:val="0"/>
                      <w:divBdr>
                        <w:top w:val="none" w:sz="0" w:space="0" w:color="auto"/>
                        <w:left w:val="none" w:sz="0" w:space="0" w:color="auto"/>
                        <w:bottom w:val="none" w:sz="0" w:space="0" w:color="auto"/>
                        <w:right w:val="none" w:sz="0" w:space="0" w:color="auto"/>
                      </w:divBdr>
                    </w:div>
                  </w:divsChild>
                </w:div>
                <w:div w:id="1035695160">
                  <w:marLeft w:val="0"/>
                  <w:marRight w:val="0"/>
                  <w:marTop w:val="0"/>
                  <w:marBottom w:val="0"/>
                  <w:divBdr>
                    <w:top w:val="single" w:sz="2" w:space="1" w:color="FFFFFF"/>
                    <w:left w:val="single" w:sz="2" w:space="11" w:color="FFFFFF"/>
                    <w:bottom w:val="single" w:sz="2" w:space="1" w:color="FFFFFF"/>
                    <w:right w:val="single" w:sz="2" w:space="4" w:color="FFFFFF"/>
                  </w:divBdr>
                  <w:divsChild>
                    <w:div w:id="544828568">
                      <w:marLeft w:val="0"/>
                      <w:marRight w:val="0"/>
                      <w:marTop w:val="0"/>
                      <w:marBottom w:val="0"/>
                      <w:divBdr>
                        <w:top w:val="none" w:sz="0" w:space="0" w:color="auto"/>
                        <w:left w:val="none" w:sz="0" w:space="0" w:color="auto"/>
                        <w:bottom w:val="none" w:sz="0" w:space="0" w:color="auto"/>
                        <w:right w:val="none" w:sz="0" w:space="0" w:color="auto"/>
                      </w:divBdr>
                    </w:div>
                  </w:divsChild>
                </w:div>
                <w:div w:id="1214999415">
                  <w:marLeft w:val="0"/>
                  <w:marRight w:val="0"/>
                  <w:marTop w:val="0"/>
                  <w:marBottom w:val="0"/>
                  <w:divBdr>
                    <w:top w:val="single" w:sz="2" w:space="1" w:color="FFFFFF"/>
                    <w:left w:val="single" w:sz="2" w:space="11" w:color="FFFFFF"/>
                    <w:bottom w:val="single" w:sz="2" w:space="1" w:color="FFFFFF"/>
                    <w:right w:val="single" w:sz="2" w:space="4" w:color="FFFFFF"/>
                  </w:divBdr>
                  <w:divsChild>
                    <w:div w:id="784736026">
                      <w:marLeft w:val="0"/>
                      <w:marRight w:val="0"/>
                      <w:marTop w:val="0"/>
                      <w:marBottom w:val="0"/>
                      <w:divBdr>
                        <w:top w:val="none" w:sz="0" w:space="0" w:color="auto"/>
                        <w:left w:val="none" w:sz="0" w:space="0" w:color="auto"/>
                        <w:bottom w:val="none" w:sz="0" w:space="0" w:color="auto"/>
                        <w:right w:val="none" w:sz="0" w:space="0" w:color="auto"/>
                      </w:divBdr>
                    </w:div>
                  </w:divsChild>
                </w:div>
                <w:div w:id="1238319517">
                  <w:marLeft w:val="0"/>
                  <w:marRight w:val="0"/>
                  <w:marTop w:val="0"/>
                  <w:marBottom w:val="0"/>
                  <w:divBdr>
                    <w:top w:val="single" w:sz="2" w:space="1" w:color="FFFFFF"/>
                    <w:left w:val="single" w:sz="2" w:space="11" w:color="FFFFFF"/>
                    <w:bottom w:val="single" w:sz="2" w:space="1" w:color="FFFFFF"/>
                    <w:right w:val="single" w:sz="2" w:space="4" w:color="FFFFFF"/>
                  </w:divBdr>
                  <w:divsChild>
                    <w:div w:id="1371683512">
                      <w:marLeft w:val="0"/>
                      <w:marRight w:val="0"/>
                      <w:marTop w:val="0"/>
                      <w:marBottom w:val="0"/>
                      <w:divBdr>
                        <w:top w:val="none" w:sz="0" w:space="0" w:color="auto"/>
                        <w:left w:val="none" w:sz="0" w:space="0" w:color="auto"/>
                        <w:bottom w:val="none" w:sz="0" w:space="0" w:color="auto"/>
                        <w:right w:val="none" w:sz="0" w:space="0" w:color="auto"/>
                      </w:divBdr>
                    </w:div>
                  </w:divsChild>
                </w:div>
                <w:div w:id="668945458">
                  <w:marLeft w:val="0"/>
                  <w:marRight w:val="0"/>
                  <w:marTop w:val="0"/>
                  <w:marBottom w:val="0"/>
                  <w:divBdr>
                    <w:top w:val="single" w:sz="2" w:space="1" w:color="FFFFFF"/>
                    <w:left w:val="single" w:sz="2" w:space="11" w:color="FFFFFF"/>
                    <w:bottom w:val="single" w:sz="2" w:space="1" w:color="FFFFFF"/>
                    <w:right w:val="single" w:sz="2" w:space="4" w:color="FFFFFF"/>
                  </w:divBdr>
                  <w:divsChild>
                    <w:div w:id="984815465">
                      <w:marLeft w:val="0"/>
                      <w:marRight w:val="0"/>
                      <w:marTop w:val="0"/>
                      <w:marBottom w:val="0"/>
                      <w:divBdr>
                        <w:top w:val="none" w:sz="0" w:space="0" w:color="auto"/>
                        <w:left w:val="none" w:sz="0" w:space="0" w:color="auto"/>
                        <w:bottom w:val="none" w:sz="0" w:space="0" w:color="auto"/>
                        <w:right w:val="none" w:sz="0" w:space="0" w:color="auto"/>
                      </w:divBdr>
                    </w:div>
                  </w:divsChild>
                </w:div>
                <w:div w:id="1480924678">
                  <w:marLeft w:val="0"/>
                  <w:marRight w:val="0"/>
                  <w:marTop w:val="0"/>
                  <w:marBottom w:val="0"/>
                  <w:divBdr>
                    <w:top w:val="single" w:sz="2" w:space="1" w:color="FFFFFF"/>
                    <w:left w:val="single" w:sz="2" w:space="11" w:color="FFFFFF"/>
                    <w:bottom w:val="single" w:sz="2" w:space="1" w:color="FFFFFF"/>
                    <w:right w:val="single" w:sz="2" w:space="4" w:color="FFFFFF"/>
                  </w:divBdr>
                  <w:divsChild>
                    <w:div w:id="778720841">
                      <w:marLeft w:val="0"/>
                      <w:marRight w:val="0"/>
                      <w:marTop w:val="0"/>
                      <w:marBottom w:val="0"/>
                      <w:divBdr>
                        <w:top w:val="none" w:sz="0" w:space="0" w:color="auto"/>
                        <w:left w:val="none" w:sz="0" w:space="0" w:color="auto"/>
                        <w:bottom w:val="none" w:sz="0" w:space="0" w:color="auto"/>
                        <w:right w:val="none" w:sz="0" w:space="0" w:color="auto"/>
                      </w:divBdr>
                    </w:div>
                  </w:divsChild>
                </w:div>
                <w:div w:id="321130058">
                  <w:marLeft w:val="0"/>
                  <w:marRight w:val="0"/>
                  <w:marTop w:val="0"/>
                  <w:marBottom w:val="0"/>
                  <w:divBdr>
                    <w:top w:val="single" w:sz="2" w:space="1" w:color="FFFFFF"/>
                    <w:left w:val="single" w:sz="2" w:space="11" w:color="FFFFFF"/>
                    <w:bottom w:val="single" w:sz="2" w:space="1" w:color="FFFFFF"/>
                    <w:right w:val="single" w:sz="2" w:space="4" w:color="FFFFFF"/>
                  </w:divBdr>
                  <w:divsChild>
                    <w:div w:id="1398699067">
                      <w:marLeft w:val="0"/>
                      <w:marRight w:val="0"/>
                      <w:marTop w:val="0"/>
                      <w:marBottom w:val="0"/>
                      <w:divBdr>
                        <w:top w:val="none" w:sz="0" w:space="0" w:color="auto"/>
                        <w:left w:val="none" w:sz="0" w:space="0" w:color="auto"/>
                        <w:bottom w:val="none" w:sz="0" w:space="0" w:color="auto"/>
                        <w:right w:val="none" w:sz="0" w:space="0" w:color="auto"/>
                      </w:divBdr>
                    </w:div>
                  </w:divsChild>
                </w:div>
                <w:div w:id="1644308213">
                  <w:marLeft w:val="0"/>
                  <w:marRight w:val="0"/>
                  <w:marTop w:val="0"/>
                  <w:marBottom w:val="0"/>
                  <w:divBdr>
                    <w:top w:val="single" w:sz="2" w:space="1" w:color="FFFFFF"/>
                    <w:left w:val="single" w:sz="2" w:space="11" w:color="FFFFFF"/>
                    <w:bottom w:val="single" w:sz="2" w:space="1" w:color="FFFFFF"/>
                    <w:right w:val="single" w:sz="2" w:space="4" w:color="FFFFFF"/>
                  </w:divBdr>
                  <w:divsChild>
                    <w:div w:id="1160851282">
                      <w:marLeft w:val="0"/>
                      <w:marRight w:val="0"/>
                      <w:marTop w:val="0"/>
                      <w:marBottom w:val="0"/>
                      <w:divBdr>
                        <w:top w:val="none" w:sz="0" w:space="0" w:color="auto"/>
                        <w:left w:val="none" w:sz="0" w:space="0" w:color="auto"/>
                        <w:bottom w:val="none" w:sz="0" w:space="0" w:color="auto"/>
                        <w:right w:val="none" w:sz="0" w:space="0" w:color="auto"/>
                      </w:divBdr>
                    </w:div>
                  </w:divsChild>
                </w:div>
                <w:div w:id="2019236492">
                  <w:marLeft w:val="0"/>
                  <w:marRight w:val="0"/>
                  <w:marTop w:val="0"/>
                  <w:marBottom w:val="0"/>
                  <w:divBdr>
                    <w:top w:val="single" w:sz="2" w:space="1" w:color="FFFFFF"/>
                    <w:left w:val="single" w:sz="2" w:space="11" w:color="FFFFFF"/>
                    <w:bottom w:val="single" w:sz="2" w:space="1" w:color="FFFFFF"/>
                    <w:right w:val="single" w:sz="2" w:space="4" w:color="FFFFFF"/>
                  </w:divBdr>
                  <w:divsChild>
                    <w:div w:id="153571327">
                      <w:marLeft w:val="0"/>
                      <w:marRight w:val="0"/>
                      <w:marTop w:val="0"/>
                      <w:marBottom w:val="0"/>
                      <w:divBdr>
                        <w:top w:val="none" w:sz="0" w:space="0" w:color="auto"/>
                        <w:left w:val="none" w:sz="0" w:space="0" w:color="auto"/>
                        <w:bottom w:val="none" w:sz="0" w:space="0" w:color="auto"/>
                        <w:right w:val="none" w:sz="0" w:space="0" w:color="auto"/>
                      </w:divBdr>
                    </w:div>
                  </w:divsChild>
                </w:div>
                <w:div w:id="983586682">
                  <w:marLeft w:val="0"/>
                  <w:marRight w:val="0"/>
                  <w:marTop w:val="0"/>
                  <w:marBottom w:val="0"/>
                  <w:divBdr>
                    <w:top w:val="single" w:sz="2" w:space="1" w:color="FFFFFF"/>
                    <w:left w:val="single" w:sz="2" w:space="11" w:color="FFFFFF"/>
                    <w:bottom w:val="single" w:sz="2" w:space="1" w:color="FFFFFF"/>
                    <w:right w:val="single" w:sz="2" w:space="4" w:color="FFFFFF"/>
                  </w:divBdr>
                  <w:divsChild>
                    <w:div w:id="52898900">
                      <w:marLeft w:val="0"/>
                      <w:marRight w:val="0"/>
                      <w:marTop w:val="0"/>
                      <w:marBottom w:val="0"/>
                      <w:divBdr>
                        <w:top w:val="none" w:sz="0" w:space="0" w:color="auto"/>
                        <w:left w:val="none" w:sz="0" w:space="0" w:color="auto"/>
                        <w:bottom w:val="none" w:sz="0" w:space="0" w:color="auto"/>
                        <w:right w:val="none" w:sz="0" w:space="0" w:color="auto"/>
                      </w:divBdr>
                    </w:div>
                  </w:divsChild>
                </w:div>
                <w:div w:id="116724835">
                  <w:marLeft w:val="0"/>
                  <w:marRight w:val="0"/>
                  <w:marTop w:val="0"/>
                  <w:marBottom w:val="0"/>
                  <w:divBdr>
                    <w:top w:val="single" w:sz="2" w:space="1" w:color="FFFFFF"/>
                    <w:left w:val="single" w:sz="2" w:space="11" w:color="FFFFFF"/>
                    <w:bottom w:val="single" w:sz="2" w:space="1" w:color="FFFFFF"/>
                    <w:right w:val="single" w:sz="2" w:space="4" w:color="FFFFFF"/>
                  </w:divBdr>
                  <w:divsChild>
                    <w:div w:id="151139465">
                      <w:marLeft w:val="0"/>
                      <w:marRight w:val="0"/>
                      <w:marTop w:val="0"/>
                      <w:marBottom w:val="0"/>
                      <w:divBdr>
                        <w:top w:val="none" w:sz="0" w:space="0" w:color="auto"/>
                        <w:left w:val="none" w:sz="0" w:space="0" w:color="auto"/>
                        <w:bottom w:val="none" w:sz="0" w:space="0" w:color="auto"/>
                        <w:right w:val="none" w:sz="0" w:space="0" w:color="auto"/>
                      </w:divBdr>
                    </w:div>
                  </w:divsChild>
                </w:div>
                <w:div w:id="694505248">
                  <w:marLeft w:val="0"/>
                  <w:marRight w:val="0"/>
                  <w:marTop w:val="0"/>
                  <w:marBottom w:val="0"/>
                  <w:divBdr>
                    <w:top w:val="single" w:sz="2" w:space="1" w:color="FFFFFF"/>
                    <w:left w:val="single" w:sz="2" w:space="11" w:color="FFFFFF"/>
                    <w:bottom w:val="single" w:sz="2" w:space="1" w:color="FFFFFF"/>
                    <w:right w:val="single" w:sz="2" w:space="4" w:color="FFFFFF"/>
                  </w:divBdr>
                  <w:divsChild>
                    <w:div w:id="672728119">
                      <w:marLeft w:val="0"/>
                      <w:marRight w:val="0"/>
                      <w:marTop w:val="0"/>
                      <w:marBottom w:val="0"/>
                      <w:divBdr>
                        <w:top w:val="none" w:sz="0" w:space="0" w:color="auto"/>
                        <w:left w:val="none" w:sz="0" w:space="0" w:color="auto"/>
                        <w:bottom w:val="none" w:sz="0" w:space="0" w:color="auto"/>
                        <w:right w:val="none" w:sz="0" w:space="0" w:color="auto"/>
                      </w:divBdr>
                    </w:div>
                  </w:divsChild>
                </w:div>
                <w:div w:id="271398464">
                  <w:marLeft w:val="0"/>
                  <w:marRight w:val="0"/>
                  <w:marTop w:val="0"/>
                  <w:marBottom w:val="0"/>
                  <w:divBdr>
                    <w:top w:val="single" w:sz="2" w:space="1" w:color="FFFFFF"/>
                    <w:left w:val="single" w:sz="2" w:space="11" w:color="FFFFFF"/>
                    <w:bottom w:val="single" w:sz="2" w:space="1" w:color="FFFFFF"/>
                    <w:right w:val="single" w:sz="2" w:space="4" w:color="FFFFFF"/>
                  </w:divBdr>
                  <w:divsChild>
                    <w:div w:id="267541801">
                      <w:marLeft w:val="0"/>
                      <w:marRight w:val="0"/>
                      <w:marTop w:val="0"/>
                      <w:marBottom w:val="0"/>
                      <w:divBdr>
                        <w:top w:val="none" w:sz="0" w:space="0" w:color="auto"/>
                        <w:left w:val="none" w:sz="0" w:space="0" w:color="auto"/>
                        <w:bottom w:val="none" w:sz="0" w:space="0" w:color="auto"/>
                        <w:right w:val="none" w:sz="0" w:space="0" w:color="auto"/>
                      </w:divBdr>
                    </w:div>
                  </w:divsChild>
                </w:div>
                <w:div w:id="170292940">
                  <w:marLeft w:val="0"/>
                  <w:marRight w:val="0"/>
                  <w:marTop w:val="0"/>
                  <w:marBottom w:val="0"/>
                  <w:divBdr>
                    <w:top w:val="single" w:sz="2" w:space="1" w:color="FFFFFF"/>
                    <w:left w:val="single" w:sz="2" w:space="11" w:color="FFFFFF"/>
                    <w:bottom w:val="single" w:sz="2" w:space="1" w:color="FFFFFF"/>
                    <w:right w:val="single" w:sz="2" w:space="4" w:color="FFFFFF"/>
                  </w:divBdr>
                  <w:divsChild>
                    <w:div w:id="1084841984">
                      <w:marLeft w:val="0"/>
                      <w:marRight w:val="0"/>
                      <w:marTop w:val="0"/>
                      <w:marBottom w:val="0"/>
                      <w:divBdr>
                        <w:top w:val="none" w:sz="0" w:space="0" w:color="auto"/>
                        <w:left w:val="none" w:sz="0" w:space="0" w:color="auto"/>
                        <w:bottom w:val="none" w:sz="0" w:space="0" w:color="auto"/>
                        <w:right w:val="none" w:sz="0" w:space="0" w:color="auto"/>
                      </w:divBdr>
                    </w:div>
                  </w:divsChild>
                </w:div>
                <w:div w:id="792021578">
                  <w:marLeft w:val="0"/>
                  <w:marRight w:val="0"/>
                  <w:marTop w:val="0"/>
                  <w:marBottom w:val="0"/>
                  <w:divBdr>
                    <w:top w:val="single" w:sz="2" w:space="1" w:color="FFFFFF"/>
                    <w:left w:val="single" w:sz="2" w:space="11" w:color="FFFFFF"/>
                    <w:bottom w:val="single" w:sz="2" w:space="1" w:color="FFFFFF"/>
                    <w:right w:val="single" w:sz="2" w:space="4" w:color="FFFFFF"/>
                  </w:divBdr>
                  <w:divsChild>
                    <w:div w:id="289359851">
                      <w:marLeft w:val="0"/>
                      <w:marRight w:val="0"/>
                      <w:marTop w:val="0"/>
                      <w:marBottom w:val="0"/>
                      <w:divBdr>
                        <w:top w:val="none" w:sz="0" w:space="0" w:color="auto"/>
                        <w:left w:val="none" w:sz="0" w:space="0" w:color="auto"/>
                        <w:bottom w:val="none" w:sz="0" w:space="0" w:color="auto"/>
                        <w:right w:val="none" w:sz="0" w:space="0" w:color="auto"/>
                      </w:divBdr>
                    </w:div>
                  </w:divsChild>
                </w:div>
                <w:div w:id="1938174395">
                  <w:marLeft w:val="0"/>
                  <w:marRight w:val="0"/>
                  <w:marTop w:val="0"/>
                  <w:marBottom w:val="0"/>
                  <w:divBdr>
                    <w:top w:val="single" w:sz="2" w:space="1" w:color="FFFFFF"/>
                    <w:left w:val="single" w:sz="2" w:space="11" w:color="FFFFFF"/>
                    <w:bottom w:val="single" w:sz="2" w:space="1" w:color="FFFFFF"/>
                    <w:right w:val="single" w:sz="2" w:space="4" w:color="FFFFFF"/>
                  </w:divBdr>
                  <w:divsChild>
                    <w:div w:id="557933935">
                      <w:marLeft w:val="0"/>
                      <w:marRight w:val="0"/>
                      <w:marTop w:val="0"/>
                      <w:marBottom w:val="0"/>
                      <w:divBdr>
                        <w:top w:val="none" w:sz="0" w:space="0" w:color="auto"/>
                        <w:left w:val="none" w:sz="0" w:space="0" w:color="auto"/>
                        <w:bottom w:val="none" w:sz="0" w:space="0" w:color="auto"/>
                        <w:right w:val="none" w:sz="0" w:space="0" w:color="auto"/>
                      </w:divBdr>
                    </w:div>
                  </w:divsChild>
                </w:div>
                <w:div w:id="1476803012">
                  <w:marLeft w:val="0"/>
                  <w:marRight w:val="0"/>
                  <w:marTop w:val="0"/>
                  <w:marBottom w:val="0"/>
                  <w:divBdr>
                    <w:top w:val="single" w:sz="2" w:space="1" w:color="FFFFFF"/>
                    <w:left w:val="single" w:sz="2" w:space="11" w:color="FFFFFF"/>
                    <w:bottom w:val="single" w:sz="2" w:space="1" w:color="FFFFFF"/>
                    <w:right w:val="single" w:sz="2" w:space="4" w:color="FFFFFF"/>
                  </w:divBdr>
                  <w:divsChild>
                    <w:div w:id="1666011681">
                      <w:marLeft w:val="0"/>
                      <w:marRight w:val="0"/>
                      <w:marTop w:val="0"/>
                      <w:marBottom w:val="0"/>
                      <w:divBdr>
                        <w:top w:val="none" w:sz="0" w:space="0" w:color="auto"/>
                        <w:left w:val="none" w:sz="0" w:space="0" w:color="auto"/>
                        <w:bottom w:val="none" w:sz="0" w:space="0" w:color="auto"/>
                        <w:right w:val="none" w:sz="0" w:space="0" w:color="auto"/>
                      </w:divBdr>
                    </w:div>
                  </w:divsChild>
                </w:div>
                <w:div w:id="1331711718">
                  <w:marLeft w:val="0"/>
                  <w:marRight w:val="0"/>
                  <w:marTop w:val="0"/>
                  <w:marBottom w:val="0"/>
                  <w:divBdr>
                    <w:top w:val="single" w:sz="2" w:space="1" w:color="FFFFFF"/>
                    <w:left w:val="single" w:sz="2" w:space="11" w:color="FFFFFF"/>
                    <w:bottom w:val="single" w:sz="2" w:space="1" w:color="FFFFFF"/>
                    <w:right w:val="single" w:sz="2" w:space="4" w:color="FFFFFF"/>
                  </w:divBdr>
                  <w:divsChild>
                    <w:div w:id="637415159">
                      <w:marLeft w:val="0"/>
                      <w:marRight w:val="0"/>
                      <w:marTop w:val="0"/>
                      <w:marBottom w:val="0"/>
                      <w:divBdr>
                        <w:top w:val="none" w:sz="0" w:space="0" w:color="auto"/>
                        <w:left w:val="none" w:sz="0" w:space="0" w:color="auto"/>
                        <w:bottom w:val="none" w:sz="0" w:space="0" w:color="auto"/>
                        <w:right w:val="none" w:sz="0" w:space="0" w:color="auto"/>
                      </w:divBdr>
                    </w:div>
                  </w:divsChild>
                </w:div>
                <w:div w:id="1360279119">
                  <w:marLeft w:val="0"/>
                  <w:marRight w:val="0"/>
                  <w:marTop w:val="0"/>
                  <w:marBottom w:val="0"/>
                  <w:divBdr>
                    <w:top w:val="single" w:sz="2" w:space="1" w:color="FFFFFF"/>
                    <w:left w:val="single" w:sz="2" w:space="11" w:color="FFFFFF"/>
                    <w:bottom w:val="single" w:sz="2" w:space="1" w:color="FFFFFF"/>
                    <w:right w:val="single" w:sz="2" w:space="4" w:color="FFFFFF"/>
                  </w:divBdr>
                  <w:divsChild>
                    <w:div w:id="2103642525">
                      <w:marLeft w:val="0"/>
                      <w:marRight w:val="0"/>
                      <w:marTop w:val="0"/>
                      <w:marBottom w:val="0"/>
                      <w:divBdr>
                        <w:top w:val="none" w:sz="0" w:space="0" w:color="auto"/>
                        <w:left w:val="none" w:sz="0" w:space="0" w:color="auto"/>
                        <w:bottom w:val="none" w:sz="0" w:space="0" w:color="auto"/>
                        <w:right w:val="none" w:sz="0" w:space="0" w:color="auto"/>
                      </w:divBdr>
                    </w:div>
                  </w:divsChild>
                </w:div>
                <w:div w:id="2110343543">
                  <w:marLeft w:val="0"/>
                  <w:marRight w:val="0"/>
                  <w:marTop w:val="0"/>
                  <w:marBottom w:val="0"/>
                  <w:divBdr>
                    <w:top w:val="single" w:sz="2" w:space="1" w:color="FFFFFF"/>
                    <w:left w:val="single" w:sz="2" w:space="11" w:color="FFFFFF"/>
                    <w:bottom w:val="single" w:sz="2" w:space="4" w:color="FFFFFF"/>
                    <w:right w:val="single" w:sz="2" w:space="4" w:color="FFFFFF"/>
                  </w:divBdr>
                  <w:divsChild>
                    <w:div w:id="10736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960235">
          <w:marLeft w:val="0"/>
          <w:marRight w:val="0"/>
          <w:marTop w:val="0"/>
          <w:marBottom w:val="300"/>
          <w:divBdr>
            <w:top w:val="none" w:sz="0" w:space="0" w:color="auto"/>
            <w:left w:val="none" w:sz="0" w:space="0" w:color="auto"/>
            <w:bottom w:val="none" w:sz="0" w:space="0" w:color="auto"/>
            <w:right w:val="none" w:sz="0" w:space="0" w:color="auto"/>
          </w:divBdr>
          <w:divsChild>
            <w:div w:id="42022216">
              <w:marLeft w:val="0"/>
              <w:marRight w:val="0"/>
              <w:marTop w:val="0"/>
              <w:marBottom w:val="0"/>
              <w:divBdr>
                <w:top w:val="none" w:sz="0" w:space="0" w:color="auto"/>
                <w:left w:val="none" w:sz="0" w:space="0" w:color="auto"/>
                <w:bottom w:val="none" w:sz="0" w:space="0" w:color="auto"/>
                <w:right w:val="none" w:sz="0" w:space="0" w:color="auto"/>
              </w:divBdr>
              <w:divsChild>
                <w:div w:id="2084520654">
                  <w:marLeft w:val="0"/>
                  <w:marRight w:val="0"/>
                  <w:marTop w:val="0"/>
                  <w:marBottom w:val="0"/>
                  <w:divBdr>
                    <w:top w:val="single" w:sz="2" w:space="4" w:color="FFFFFF"/>
                    <w:left w:val="single" w:sz="2" w:space="11" w:color="FFFFFF"/>
                    <w:bottom w:val="single" w:sz="2" w:space="1" w:color="FFFFFF"/>
                    <w:right w:val="single" w:sz="2" w:space="4" w:color="FFFFFF"/>
                  </w:divBdr>
                  <w:divsChild>
                    <w:div w:id="1355350740">
                      <w:marLeft w:val="0"/>
                      <w:marRight w:val="0"/>
                      <w:marTop w:val="0"/>
                      <w:marBottom w:val="0"/>
                      <w:divBdr>
                        <w:top w:val="none" w:sz="0" w:space="0" w:color="auto"/>
                        <w:left w:val="none" w:sz="0" w:space="0" w:color="auto"/>
                        <w:bottom w:val="none" w:sz="0" w:space="0" w:color="auto"/>
                        <w:right w:val="none" w:sz="0" w:space="0" w:color="auto"/>
                      </w:divBdr>
                    </w:div>
                  </w:divsChild>
                </w:div>
                <w:div w:id="1232619887">
                  <w:marLeft w:val="0"/>
                  <w:marRight w:val="0"/>
                  <w:marTop w:val="0"/>
                  <w:marBottom w:val="0"/>
                  <w:divBdr>
                    <w:top w:val="single" w:sz="2" w:space="1" w:color="FFFFFF"/>
                    <w:left w:val="single" w:sz="2" w:space="11" w:color="FFFFFF"/>
                    <w:bottom w:val="single" w:sz="2" w:space="1" w:color="FFFFFF"/>
                    <w:right w:val="single" w:sz="2" w:space="4" w:color="FFFFFF"/>
                  </w:divBdr>
                  <w:divsChild>
                    <w:div w:id="1900747246">
                      <w:marLeft w:val="0"/>
                      <w:marRight w:val="0"/>
                      <w:marTop w:val="0"/>
                      <w:marBottom w:val="0"/>
                      <w:divBdr>
                        <w:top w:val="none" w:sz="0" w:space="0" w:color="auto"/>
                        <w:left w:val="none" w:sz="0" w:space="0" w:color="auto"/>
                        <w:bottom w:val="none" w:sz="0" w:space="0" w:color="auto"/>
                        <w:right w:val="none" w:sz="0" w:space="0" w:color="auto"/>
                      </w:divBdr>
                    </w:div>
                  </w:divsChild>
                </w:div>
                <w:div w:id="772554338">
                  <w:marLeft w:val="0"/>
                  <w:marRight w:val="0"/>
                  <w:marTop w:val="0"/>
                  <w:marBottom w:val="0"/>
                  <w:divBdr>
                    <w:top w:val="single" w:sz="2" w:space="1" w:color="FFFFFF"/>
                    <w:left w:val="single" w:sz="2" w:space="11" w:color="FFFFFF"/>
                    <w:bottom w:val="single" w:sz="2" w:space="1" w:color="FFFFFF"/>
                    <w:right w:val="single" w:sz="2" w:space="4" w:color="FFFFFF"/>
                  </w:divBdr>
                  <w:divsChild>
                    <w:div w:id="1158808814">
                      <w:marLeft w:val="0"/>
                      <w:marRight w:val="0"/>
                      <w:marTop w:val="0"/>
                      <w:marBottom w:val="0"/>
                      <w:divBdr>
                        <w:top w:val="none" w:sz="0" w:space="0" w:color="auto"/>
                        <w:left w:val="none" w:sz="0" w:space="0" w:color="auto"/>
                        <w:bottom w:val="none" w:sz="0" w:space="0" w:color="auto"/>
                        <w:right w:val="none" w:sz="0" w:space="0" w:color="auto"/>
                      </w:divBdr>
                    </w:div>
                  </w:divsChild>
                </w:div>
                <w:div w:id="221446463">
                  <w:marLeft w:val="0"/>
                  <w:marRight w:val="0"/>
                  <w:marTop w:val="0"/>
                  <w:marBottom w:val="0"/>
                  <w:divBdr>
                    <w:top w:val="single" w:sz="2" w:space="1" w:color="FFFFFF"/>
                    <w:left w:val="single" w:sz="2" w:space="11" w:color="FFFFFF"/>
                    <w:bottom w:val="single" w:sz="2" w:space="1" w:color="FFFFFF"/>
                    <w:right w:val="single" w:sz="2" w:space="4" w:color="FFFFFF"/>
                  </w:divBdr>
                  <w:divsChild>
                    <w:div w:id="1627001731">
                      <w:marLeft w:val="0"/>
                      <w:marRight w:val="0"/>
                      <w:marTop w:val="0"/>
                      <w:marBottom w:val="0"/>
                      <w:divBdr>
                        <w:top w:val="none" w:sz="0" w:space="0" w:color="auto"/>
                        <w:left w:val="none" w:sz="0" w:space="0" w:color="auto"/>
                        <w:bottom w:val="none" w:sz="0" w:space="0" w:color="auto"/>
                        <w:right w:val="none" w:sz="0" w:space="0" w:color="auto"/>
                      </w:divBdr>
                    </w:div>
                  </w:divsChild>
                </w:div>
                <w:div w:id="1848904573">
                  <w:marLeft w:val="0"/>
                  <w:marRight w:val="0"/>
                  <w:marTop w:val="0"/>
                  <w:marBottom w:val="0"/>
                  <w:divBdr>
                    <w:top w:val="single" w:sz="2" w:space="1" w:color="FFFFFF"/>
                    <w:left w:val="single" w:sz="2" w:space="11" w:color="FFFFFF"/>
                    <w:bottom w:val="single" w:sz="2" w:space="1" w:color="FFFFFF"/>
                    <w:right w:val="single" w:sz="2" w:space="4" w:color="FFFFFF"/>
                  </w:divBdr>
                  <w:divsChild>
                    <w:div w:id="1159495538">
                      <w:marLeft w:val="0"/>
                      <w:marRight w:val="0"/>
                      <w:marTop w:val="0"/>
                      <w:marBottom w:val="0"/>
                      <w:divBdr>
                        <w:top w:val="none" w:sz="0" w:space="0" w:color="auto"/>
                        <w:left w:val="none" w:sz="0" w:space="0" w:color="auto"/>
                        <w:bottom w:val="none" w:sz="0" w:space="0" w:color="auto"/>
                        <w:right w:val="none" w:sz="0" w:space="0" w:color="auto"/>
                      </w:divBdr>
                    </w:div>
                  </w:divsChild>
                </w:div>
                <w:div w:id="1059472766">
                  <w:marLeft w:val="0"/>
                  <w:marRight w:val="0"/>
                  <w:marTop w:val="0"/>
                  <w:marBottom w:val="0"/>
                  <w:divBdr>
                    <w:top w:val="single" w:sz="2" w:space="1" w:color="FFFFFF"/>
                    <w:left w:val="single" w:sz="2" w:space="11" w:color="FFFFFF"/>
                    <w:bottom w:val="single" w:sz="2" w:space="1" w:color="FFFFFF"/>
                    <w:right w:val="single" w:sz="2" w:space="4" w:color="FFFFFF"/>
                  </w:divBdr>
                  <w:divsChild>
                    <w:div w:id="1054549263">
                      <w:marLeft w:val="0"/>
                      <w:marRight w:val="0"/>
                      <w:marTop w:val="0"/>
                      <w:marBottom w:val="0"/>
                      <w:divBdr>
                        <w:top w:val="none" w:sz="0" w:space="0" w:color="auto"/>
                        <w:left w:val="none" w:sz="0" w:space="0" w:color="auto"/>
                        <w:bottom w:val="none" w:sz="0" w:space="0" w:color="auto"/>
                        <w:right w:val="none" w:sz="0" w:space="0" w:color="auto"/>
                      </w:divBdr>
                    </w:div>
                  </w:divsChild>
                </w:div>
                <w:div w:id="309600730">
                  <w:marLeft w:val="0"/>
                  <w:marRight w:val="0"/>
                  <w:marTop w:val="0"/>
                  <w:marBottom w:val="0"/>
                  <w:divBdr>
                    <w:top w:val="single" w:sz="2" w:space="1" w:color="FFFFFF"/>
                    <w:left w:val="single" w:sz="2" w:space="11" w:color="FFFFFF"/>
                    <w:bottom w:val="single" w:sz="2" w:space="1" w:color="FFFFFF"/>
                    <w:right w:val="single" w:sz="2" w:space="4" w:color="FFFFFF"/>
                  </w:divBdr>
                  <w:divsChild>
                    <w:div w:id="223299196">
                      <w:marLeft w:val="0"/>
                      <w:marRight w:val="0"/>
                      <w:marTop w:val="0"/>
                      <w:marBottom w:val="0"/>
                      <w:divBdr>
                        <w:top w:val="none" w:sz="0" w:space="0" w:color="auto"/>
                        <w:left w:val="none" w:sz="0" w:space="0" w:color="auto"/>
                        <w:bottom w:val="none" w:sz="0" w:space="0" w:color="auto"/>
                        <w:right w:val="none" w:sz="0" w:space="0" w:color="auto"/>
                      </w:divBdr>
                    </w:div>
                  </w:divsChild>
                </w:div>
                <w:div w:id="949238562">
                  <w:marLeft w:val="0"/>
                  <w:marRight w:val="0"/>
                  <w:marTop w:val="0"/>
                  <w:marBottom w:val="0"/>
                  <w:divBdr>
                    <w:top w:val="single" w:sz="2" w:space="1" w:color="FFFFFF"/>
                    <w:left w:val="single" w:sz="2" w:space="11" w:color="FFFFFF"/>
                    <w:bottom w:val="single" w:sz="2" w:space="1" w:color="FFFFFF"/>
                    <w:right w:val="single" w:sz="2" w:space="4" w:color="FFFFFF"/>
                  </w:divBdr>
                  <w:divsChild>
                    <w:div w:id="1035155074">
                      <w:marLeft w:val="0"/>
                      <w:marRight w:val="0"/>
                      <w:marTop w:val="0"/>
                      <w:marBottom w:val="0"/>
                      <w:divBdr>
                        <w:top w:val="none" w:sz="0" w:space="0" w:color="auto"/>
                        <w:left w:val="none" w:sz="0" w:space="0" w:color="auto"/>
                        <w:bottom w:val="none" w:sz="0" w:space="0" w:color="auto"/>
                        <w:right w:val="none" w:sz="0" w:space="0" w:color="auto"/>
                      </w:divBdr>
                    </w:div>
                  </w:divsChild>
                </w:div>
                <w:div w:id="1555308348">
                  <w:marLeft w:val="0"/>
                  <w:marRight w:val="0"/>
                  <w:marTop w:val="0"/>
                  <w:marBottom w:val="0"/>
                  <w:divBdr>
                    <w:top w:val="single" w:sz="2" w:space="1" w:color="FFFFFF"/>
                    <w:left w:val="single" w:sz="2" w:space="11" w:color="FFFFFF"/>
                    <w:bottom w:val="single" w:sz="2" w:space="1" w:color="FFFFFF"/>
                    <w:right w:val="single" w:sz="2" w:space="4" w:color="FFFFFF"/>
                  </w:divBdr>
                  <w:divsChild>
                    <w:div w:id="485754322">
                      <w:marLeft w:val="0"/>
                      <w:marRight w:val="0"/>
                      <w:marTop w:val="0"/>
                      <w:marBottom w:val="0"/>
                      <w:divBdr>
                        <w:top w:val="none" w:sz="0" w:space="0" w:color="auto"/>
                        <w:left w:val="none" w:sz="0" w:space="0" w:color="auto"/>
                        <w:bottom w:val="none" w:sz="0" w:space="0" w:color="auto"/>
                        <w:right w:val="none" w:sz="0" w:space="0" w:color="auto"/>
                      </w:divBdr>
                    </w:div>
                  </w:divsChild>
                </w:div>
                <w:div w:id="1228107732">
                  <w:marLeft w:val="0"/>
                  <w:marRight w:val="0"/>
                  <w:marTop w:val="0"/>
                  <w:marBottom w:val="0"/>
                  <w:divBdr>
                    <w:top w:val="single" w:sz="2" w:space="1" w:color="FFFFFF"/>
                    <w:left w:val="single" w:sz="2" w:space="11" w:color="FFFFFF"/>
                    <w:bottom w:val="single" w:sz="2" w:space="1" w:color="FFFFFF"/>
                    <w:right w:val="single" w:sz="2" w:space="4" w:color="FFFFFF"/>
                  </w:divBdr>
                  <w:divsChild>
                    <w:div w:id="1411149947">
                      <w:marLeft w:val="0"/>
                      <w:marRight w:val="0"/>
                      <w:marTop w:val="0"/>
                      <w:marBottom w:val="0"/>
                      <w:divBdr>
                        <w:top w:val="none" w:sz="0" w:space="0" w:color="auto"/>
                        <w:left w:val="none" w:sz="0" w:space="0" w:color="auto"/>
                        <w:bottom w:val="none" w:sz="0" w:space="0" w:color="auto"/>
                        <w:right w:val="none" w:sz="0" w:space="0" w:color="auto"/>
                      </w:divBdr>
                    </w:div>
                  </w:divsChild>
                </w:div>
                <w:div w:id="448549565">
                  <w:marLeft w:val="0"/>
                  <w:marRight w:val="0"/>
                  <w:marTop w:val="0"/>
                  <w:marBottom w:val="0"/>
                  <w:divBdr>
                    <w:top w:val="single" w:sz="2" w:space="1" w:color="FFFFFF"/>
                    <w:left w:val="single" w:sz="2" w:space="11" w:color="FFFFFF"/>
                    <w:bottom w:val="single" w:sz="2" w:space="1" w:color="FFFFFF"/>
                    <w:right w:val="single" w:sz="2" w:space="4" w:color="FFFFFF"/>
                  </w:divBdr>
                  <w:divsChild>
                    <w:div w:id="986594699">
                      <w:marLeft w:val="0"/>
                      <w:marRight w:val="0"/>
                      <w:marTop w:val="0"/>
                      <w:marBottom w:val="0"/>
                      <w:divBdr>
                        <w:top w:val="none" w:sz="0" w:space="0" w:color="auto"/>
                        <w:left w:val="none" w:sz="0" w:space="0" w:color="auto"/>
                        <w:bottom w:val="none" w:sz="0" w:space="0" w:color="auto"/>
                        <w:right w:val="none" w:sz="0" w:space="0" w:color="auto"/>
                      </w:divBdr>
                    </w:div>
                  </w:divsChild>
                </w:div>
                <w:div w:id="236787461">
                  <w:marLeft w:val="0"/>
                  <w:marRight w:val="0"/>
                  <w:marTop w:val="0"/>
                  <w:marBottom w:val="0"/>
                  <w:divBdr>
                    <w:top w:val="single" w:sz="2" w:space="1" w:color="FFFFFF"/>
                    <w:left w:val="single" w:sz="2" w:space="11" w:color="FFFFFF"/>
                    <w:bottom w:val="single" w:sz="2" w:space="1" w:color="FFFFFF"/>
                    <w:right w:val="single" w:sz="2" w:space="4" w:color="FFFFFF"/>
                  </w:divBdr>
                  <w:divsChild>
                    <w:div w:id="1280918930">
                      <w:marLeft w:val="0"/>
                      <w:marRight w:val="0"/>
                      <w:marTop w:val="0"/>
                      <w:marBottom w:val="0"/>
                      <w:divBdr>
                        <w:top w:val="none" w:sz="0" w:space="0" w:color="auto"/>
                        <w:left w:val="none" w:sz="0" w:space="0" w:color="auto"/>
                        <w:bottom w:val="none" w:sz="0" w:space="0" w:color="auto"/>
                        <w:right w:val="none" w:sz="0" w:space="0" w:color="auto"/>
                      </w:divBdr>
                    </w:div>
                  </w:divsChild>
                </w:div>
                <w:div w:id="1940869861">
                  <w:marLeft w:val="0"/>
                  <w:marRight w:val="0"/>
                  <w:marTop w:val="0"/>
                  <w:marBottom w:val="0"/>
                  <w:divBdr>
                    <w:top w:val="single" w:sz="2" w:space="1" w:color="FFFFFF"/>
                    <w:left w:val="single" w:sz="2" w:space="11" w:color="FFFFFF"/>
                    <w:bottom w:val="single" w:sz="2" w:space="1" w:color="FFFFFF"/>
                    <w:right w:val="single" w:sz="2" w:space="4" w:color="FFFFFF"/>
                  </w:divBdr>
                  <w:divsChild>
                    <w:div w:id="853962346">
                      <w:marLeft w:val="0"/>
                      <w:marRight w:val="0"/>
                      <w:marTop w:val="0"/>
                      <w:marBottom w:val="0"/>
                      <w:divBdr>
                        <w:top w:val="none" w:sz="0" w:space="0" w:color="auto"/>
                        <w:left w:val="none" w:sz="0" w:space="0" w:color="auto"/>
                        <w:bottom w:val="none" w:sz="0" w:space="0" w:color="auto"/>
                        <w:right w:val="none" w:sz="0" w:space="0" w:color="auto"/>
                      </w:divBdr>
                    </w:div>
                  </w:divsChild>
                </w:div>
                <w:div w:id="517743441">
                  <w:marLeft w:val="0"/>
                  <w:marRight w:val="0"/>
                  <w:marTop w:val="0"/>
                  <w:marBottom w:val="0"/>
                  <w:divBdr>
                    <w:top w:val="single" w:sz="2" w:space="1" w:color="FFFFFF"/>
                    <w:left w:val="single" w:sz="2" w:space="11" w:color="FFFFFF"/>
                    <w:bottom w:val="single" w:sz="2" w:space="1" w:color="FFFFFF"/>
                    <w:right w:val="single" w:sz="2" w:space="4" w:color="FFFFFF"/>
                  </w:divBdr>
                  <w:divsChild>
                    <w:div w:id="1244607139">
                      <w:marLeft w:val="0"/>
                      <w:marRight w:val="0"/>
                      <w:marTop w:val="0"/>
                      <w:marBottom w:val="0"/>
                      <w:divBdr>
                        <w:top w:val="none" w:sz="0" w:space="0" w:color="auto"/>
                        <w:left w:val="none" w:sz="0" w:space="0" w:color="auto"/>
                        <w:bottom w:val="none" w:sz="0" w:space="0" w:color="auto"/>
                        <w:right w:val="none" w:sz="0" w:space="0" w:color="auto"/>
                      </w:divBdr>
                    </w:div>
                  </w:divsChild>
                </w:div>
                <w:div w:id="771632061">
                  <w:marLeft w:val="0"/>
                  <w:marRight w:val="0"/>
                  <w:marTop w:val="0"/>
                  <w:marBottom w:val="0"/>
                  <w:divBdr>
                    <w:top w:val="single" w:sz="2" w:space="1" w:color="FFFFFF"/>
                    <w:left w:val="single" w:sz="2" w:space="11" w:color="FFFFFF"/>
                    <w:bottom w:val="single" w:sz="2" w:space="1" w:color="FFFFFF"/>
                    <w:right w:val="single" w:sz="2" w:space="4" w:color="FFFFFF"/>
                  </w:divBdr>
                  <w:divsChild>
                    <w:div w:id="2101178150">
                      <w:marLeft w:val="0"/>
                      <w:marRight w:val="0"/>
                      <w:marTop w:val="0"/>
                      <w:marBottom w:val="0"/>
                      <w:divBdr>
                        <w:top w:val="none" w:sz="0" w:space="0" w:color="auto"/>
                        <w:left w:val="none" w:sz="0" w:space="0" w:color="auto"/>
                        <w:bottom w:val="none" w:sz="0" w:space="0" w:color="auto"/>
                        <w:right w:val="none" w:sz="0" w:space="0" w:color="auto"/>
                      </w:divBdr>
                    </w:div>
                  </w:divsChild>
                </w:div>
                <w:div w:id="456223838">
                  <w:marLeft w:val="0"/>
                  <w:marRight w:val="0"/>
                  <w:marTop w:val="0"/>
                  <w:marBottom w:val="0"/>
                  <w:divBdr>
                    <w:top w:val="single" w:sz="2" w:space="1" w:color="FFFFFF"/>
                    <w:left w:val="single" w:sz="2" w:space="11" w:color="FFFFFF"/>
                    <w:bottom w:val="single" w:sz="2" w:space="4" w:color="FFFFFF"/>
                    <w:right w:val="single" w:sz="2" w:space="4" w:color="FFFFFF"/>
                  </w:divBdr>
                  <w:divsChild>
                    <w:div w:id="201499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303214">
          <w:marLeft w:val="0"/>
          <w:marRight w:val="0"/>
          <w:marTop w:val="0"/>
          <w:marBottom w:val="300"/>
          <w:divBdr>
            <w:top w:val="none" w:sz="0" w:space="0" w:color="auto"/>
            <w:left w:val="none" w:sz="0" w:space="0" w:color="auto"/>
            <w:bottom w:val="none" w:sz="0" w:space="0" w:color="auto"/>
            <w:right w:val="none" w:sz="0" w:space="0" w:color="auto"/>
          </w:divBdr>
          <w:divsChild>
            <w:div w:id="520364798">
              <w:marLeft w:val="0"/>
              <w:marRight w:val="0"/>
              <w:marTop w:val="0"/>
              <w:marBottom w:val="0"/>
              <w:divBdr>
                <w:top w:val="none" w:sz="0" w:space="0" w:color="auto"/>
                <w:left w:val="none" w:sz="0" w:space="0" w:color="auto"/>
                <w:bottom w:val="none" w:sz="0" w:space="0" w:color="auto"/>
                <w:right w:val="none" w:sz="0" w:space="0" w:color="auto"/>
              </w:divBdr>
              <w:divsChild>
                <w:div w:id="1072315904">
                  <w:marLeft w:val="0"/>
                  <w:marRight w:val="0"/>
                  <w:marTop w:val="0"/>
                  <w:marBottom w:val="0"/>
                  <w:divBdr>
                    <w:top w:val="single" w:sz="2" w:space="4" w:color="FFFFFF"/>
                    <w:left w:val="single" w:sz="2" w:space="11" w:color="FFFFFF"/>
                    <w:bottom w:val="single" w:sz="2" w:space="1" w:color="FFFFFF"/>
                    <w:right w:val="single" w:sz="2" w:space="4" w:color="FFFFFF"/>
                  </w:divBdr>
                  <w:divsChild>
                    <w:div w:id="1256940736">
                      <w:marLeft w:val="0"/>
                      <w:marRight w:val="0"/>
                      <w:marTop w:val="0"/>
                      <w:marBottom w:val="0"/>
                      <w:divBdr>
                        <w:top w:val="none" w:sz="0" w:space="0" w:color="auto"/>
                        <w:left w:val="none" w:sz="0" w:space="0" w:color="auto"/>
                        <w:bottom w:val="none" w:sz="0" w:space="0" w:color="auto"/>
                        <w:right w:val="none" w:sz="0" w:space="0" w:color="auto"/>
                      </w:divBdr>
                    </w:div>
                  </w:divsChild>
                </w:div>
                <w:div w:id="168567401">
                  <w:marLeft w:val="0"/>
                  <w:marRight w:val="0"/>
                  <w:marTop w:val="0"/>
                  <w:marBottom w:val="0"/>
                  <w:divBdr>
                    <w:top w:val="single" w:sz="2" w:space="1" w:color="FFFFFF"/>
                    <w:left w:val="single" w:sz="2" w:space="11" w:color="FFFFFF"/>
                    <w:bottom w:val="single" w:sz="2" w:space="1" w:color="FFFFFF"/>
                    <w:right w:val="single" w:sz="2" w:space="4" w:color="FFFFFF"/>
                  </w:divBdr>
                  <w:divsChild>
                    <w:div w:id="743838958">
                      <w:marLeft w:val="0"/>
                      <w:marRight w:val="0"/>
                      <w:marTop w:val="0"/>
                      <w:marBottom w:val="0"/>
                      <w:divBdr>
                        <w:top w:val="none" w:sz="0" w:space="0" w:color="auto"/>
                        <w:left w:val="none" w:sz="0" w:space="0" w:color="auto"/>
                        <w:bottom w:val="none" w:sz="0" w:space="0" w:color="auto"/>
                        <w:right w:val="none" w:sz="0" w:space="0" w:color="auto"/>
                      </w:divBdr>
                    </w:div>
                  </w:divsChild>
                </w:div>
                <w:div w:id="1872912287">
                  <w:marLeft w:val="0"/>
                  <w:marRight w:val="0"/>
                  <w:marTop w:val="0"/>
                  <w:marBottom w:val="0"/>
                  <w:divBdr>
                    <w:top w:val="single" w:sz="2" w:space="1" w:color="FFFFFF"/>
                    <w:left w:val="single" w:sz="2" w:space="11" w:color="FFFFFF"/>
                    <w:bottom w:val="single" w:sz="2" w:space="1" w:color="FFFFFF"/>
                    <w:right w:val="single" w:sz="2" w:space="4" w:color="FFFFFF"/>
                  </w:divBdr>
                  <w:divsChild>
                    <w:div w:id="681667077">
                      <w:marLeft w:val="0"/>
                      <w:marRight w:val="0"/>
                      <w:marTop w:val="0"/>
                      <w:marBottom w:val="0"/>
                      <w:divBdr>
                        <w:top w:val="none" w:sz="0" w:space="0" w:color="auto"/>
                        <w:left w:val="none" w:sz="0" w:space="0" w:color="auto"/>
                        <w:bottom w:val="none" w:sz="0" w:space="0" w:color="auto"/>
                        <w:right w:val="none" w:sz="0" w:space="0" w:color="auto"/>
                      </w:divBdr>
                    </w:div>
                  </w:divsChild>
                </w:div>
                <w:div w:id="1712731918">
                  <w:marLeft w:val="0"/>
                  <w:marRight w:val="0"/>
                  <w:marTop w:val="0"/>
                  <w:marBottom w:val="0"/>
                  <w:divBdr>
                    <w:top w:val="single" w:sz="2" w:space="1" w:color="FFFFFF"/>
                    <w:left w:val="single" w:sz="2" w:space="11" w:color="FFFFFF"/>
                    <w:bottom w:val="single" w:sz="2" w:space="1" w:color="FFFFFF"/>
                    <w:right w:val="single" w:sz="2" w:space="4" w:color="FFFFFF"/>
                  </w:divBdr>
                  <w:divsChild>
                    <w:div w:id="2076317747">
                      <w:marLeft w:val="0"/>
                      <w:marRight w:val="0"/>
                      <w:marTop w:val="0"/>
                      <w:marBottom w:val="0"/>
                      <w:divBdr>
                        <w:top w:val="none" w:sz="0" w:space="0" w:color="auto"/>
                        <w:left w:val="none" w:sz="0" w:space="0" w:color="auto"/>
                        <w:bottom w:val="none" w:sz="0" w:space="0" w:color="auto"/>
                        <w:right w:val="none" w:sz="0" w:space="0" w:color="auto"/>
                      </w:divBdr>
                    </w:div>
                  </w:divsChild>
                </w:div>
                <w:div w:id="1210268606">
                  <w:marLeft w:val="0"/>
                  <w:marRight w:val="0"/>
                  <w:marTop w:val="0"/>
                  <w:marBottom w:val="0"/>
                  <w:divBdr>
                    <w:top w:val="single" w:sz="2" w:space="1" w:color="FFFFFF"/>
                    <w:left w:val="single" w:sz="2" w:space="11" w:color="FFFFFF"/>
                    <w:bottom w:val="single" w:sz="2" w:space="1" w:color="FFFFFF"/>
                    <w:right w:val="single" w:sz="2" w:space="4" w:color="FFFFFF"/>
                  </w:divBdr>
                  <w:divsChild>
                    <w:div w:id="887301488">
                      <w:marLeft w:val="0"/>
                      <w:marRight w:val="0"/>
                      <w:marTop w:val="0"/>
                      <w:marBottom w:val="0"/>
                      <w:divBdr>
                        <w:top w:val="none" w:sz="0" w:space="0" w:color="auto"/>
                        <w:left w:val="none" w:sz="0" w:space="0" w:color="auto"/>
                        <w:bottom w:val="none" w:sz="0" w:space="0" w:color="auto"/>
                        <w:right w:val="none" w:sz="0" w:space="0" w:color="auto"/>
                      </w:divBdr>
                    </w:div>
                  </w:divsChild>
                </w:div>
                <w:div w:id="1728988569">
                  <w:marLeft w:val="0"/>
                  <w:marRight w:val="0"/>
                  <w:marTop w:val="0"/>
                  <w:marBottom w:val="0"/>
                  <w:divBdr>
                    <w:top w:val="single" w:sz="2" w:space="1" w:color="FFFFFF"/>
                    <w:left w:val="single" w:sz="2" w:space="11" w:color="FFFFFF"/>
                    <w:bottom w:val="single" w:sz="2" w:space="1" w:color="FFFFFF"/>
                    <w:right w:val="single" w:sz="2" w:space="4" w:color="FFFFFF"/>
                  </w:divBdr>
                  <w:divsChild>
                    <w:div w:id="93600881">
                      <w:marLeft w:val="0"/>
                      <w:marRight w:val="0"/>
                      <w:marTop w:val="0"/>
                      <w:marBottom w:val="0"/>
                      <w:divBdr>
                        <w:top w:val="none" w:sz="0" w:space="0" w:color="auto"/>
                        <w:left w:val="none" w:sz="0" w:space="0" w:color="auto"/>
                        <w:bottom w:val="none" w:sz="0" w:space="0" w:color="auto"/>
                        <w:right w:val="none" w:sz="0" w:space="0" w:color="auto"/>
                      </w:divBdr>
                    </w:div>
                  </w:divsChild>
                </w:div>
                <w:div w:id="1909992849">
                  <w:marLeft w:val="0"/>
                  <w:marRight w:val="0"/>
                  <w:marTop w:val="0"/>
                  <w:marBottom w:val="0"/>
                  <w:divBdr>
                    <w:top w:val="single" w:sz="2" w:space="1" w:color="FFFFFF"/>
                    <w:left w:val="single" w:sz="2" w:space="11" w:color="FFFFFF"/>
                    <w:bottom w:val="single" w:sz="2" w:space="1" w:color="FFFFFF"/>
                    <w:right w:val="single" w:sz="2" w:space="4" w:color="FFFFFF"/>
                  </w:divBdr>
                  <w:divsChild>
                    <w:div w:id="148713081">
                      <w:marLeft w:val="0"/>
                      <w:marRight w:val="0"/>
                      <w:marTop w:val="0"/>
                      <w:marBottom w:val="0"/>
                      <w:divBdr>
                        <w:top w:val="none" w:sz="0" w:space="0" w:color="auto"/>
                        <w:left w:val="none" w:sz="0" w:space="0" w:color="auto"/>
                        <w:bottom w:val="none" w:sz="0" w:space="0" w:color="auto"/>
                        <w:right w:val="none" w:sz="0" w:space="0" w:color="auto"/>
                      </w:divBdr>
                    </w:div>
                  </w:divsChild>
                </w:div>
                <w:div w:id="261842185">
                  <w:marLeft w:val="0"/>
                  <w:marRight w:val="0"/>
                  <w:marTop w:val="0"/>
                  <w:marBottom w:val="0"/>
                  <w:divBdr>
                    <w:top w:val="single" w:sz="2" w:space="1" w:color="FFFFFF"/>
                    <w:left w:val="single" w:sz="2" w:space="11" w:color="FFFFFF"/>
                    <w:bottom w:val="single" w:sz="2" w:space="1" w:color="FFFFFF"/>
                    <w:right w:val="single" w:sz="2" w:space="4" w:color="FFFFFF"/>
                  </w:divBdr>
                  <w:divsChild>
                    <w:div w:id="914360257">
                      <w:marLeft w:val="0"/>
                      <w:marRight w:val="0"/>
                      <w:marTop w:val="0"/>
                      <w:marBottom w:val="0"/>
                      <w:divBdr>
                        <w:top w:val="none" w:sz="0" w:space="0" w:color="auto"/>
                        <w:left w:val="none" w:sz="0" w:space="0" w:color="auto"/>
                        <w:bottom w:val="none" w:sz="0" w:space="0" w:color="auto"/>
                        <w:right w:val="none" w:sz="0" w:space="0" w:color="auto"/>
                      </w:divBdr>
                    </w:div>
                  </w:divsChild>
                </w:div>
                <w:div w:id="2031294352">
                  <w:marLeft w:val="0"/>
                  <w:marRight w:val="0"/>
                  <w:marTop w:val="0"/>
                  <w:marBottom w:val="0"/>
                  <w:divBdr>
                    <w:top w:val="single" w:sz="2" w:space="1" w:color="FFFFFF"/>
                    <w:left w:val="single" w:sz="2" w:space="11" w:color="FFFFFF"/>
                    <w:bottom w:val="single" w:sz="2" w:space="1" w:color="FFFFFF"/>
                    <w:right w:val="single" w:sz="2" w:space="4" w:color="FFFFFF"/>
                  </w:divBdr>
                  <w:divsChild>
                    <w:div w:id="690225976">
                      <w:marLeft w:val="0"/>
                      <w:marRight w:val="0"/>
                      <w:marTop w:val="0"/>
                      <w:marBottom w:val="0"/>
                      <w:divBdr>
                        <w:top w:val="none" w:sz="0" w:space="0" w:color="auto"/>
                        <w:left w:val="none" w:sz="0" w:space="0" w:color="auto"/>
                        <w:bottom w:val="none" w:sz="0" w:space="0" w:color="auto"/>
                        <w:right w:val="none" w:sz="0" w:space="0" w:color="auto"/>
                      </w:divBdr>
                    </w:div>
                  </w:divsChild>
                </w:div>
                <w:div w:id="1351568740">
                  <w:marLeft w:val="0"/>
                  <w:marRight w:val="0"/>
                  <w:marTop w:val="0"/>
                  <w:marBottom w:val="0"/>
                  <w:divBdr>
                    <w:top w:val="single" w:sz="2" w:space="1" w:color="FFFFFF"/>
                    <w:left w:val="single" w:sz="2" w:space="11" w:color="FFFFFF"/>
                    <w:bottom w:val="single" w:sz="2" w:space="1" w:color="FFFFFF"/>
                    <w:right w:val="single" w:sz="2" w:space="4" w:color="FFFFFF"/>
                  </w:divBdr>
                  <w:divsChild>
                    <w:div w:id="2055345893">
                      <w:marLeft w:val="0"/>
                      <w:marRight w:val="0"/>
                      <w:marTop w:val="0"/>
                      <w:marBottom w:val="0"/>
                      <w:divBdr>
                        <w:top w:val="none" w:sz="0" w:space="0" w:color="auto"/>
                        <w:left w:val="none" w:sz="0" w:space="0" w:color="auto"/>
                        <w:bottom w:val="none" w:sz="0" w:space="0" w:color="auto"/>
                        <w:right w:val="none" w:sz="0" w:space="0" w:color="auto"/>
                      </w:divBdr>
                    </w:div>
                  </w:divsChild>
                </w:div>
                <w:div w:id="504973940">
                  <w:marLeft w:val="0"/>
                  <w:marRight w:val="0"/>
                  <w:marTop w:val="0"/>
                  <w:marBottom w:val="0"/>
                  <w:divBdr>
                    <w:top w:val="single" w:sz="2" w:space="1" w:color="FFFFFF"/>
                    <w:left w:val="single" w:sz="2" w:space="11" w:color="FFFFFF"/>
                    <w:bottom w:val="single" w:sz="2" w:space="1" w:color="FFFFFF"/>
                    <w:right w:val="single" w:sz="2" w:space="4" w:color="FFFFFF"/>
                  </w:divBdr>
                  <w:divsChild>
                    <w:div w:id="387413822">
                      <w:marLeft w:val="0"/>
                      <w:marRight w:val="0"/>
                      <w:marTop w:val="0"/>
                      <w:marBottom w:val="0"/>
                      <w:divBdr>
                        <w:top w:val="none" w:sz="0" w:space="0" w:color="auto"/>
                        <w:left w:val="none" w:sz="0" w:space="0" w:color="auto"/>
                        <w:bottom w:val="none" w:sz="0" w:space="0" w:color="auto"/>
                        <w:right w:val="none" w:sz="0" w:space="0" w:color="auto"/>
                      </w:divBdr>
                    </w:div>
                  </w:divsChild>
                </w:div>
                <w:div w:id="1589774601">
                  <w:marLeft w:val="0"/>
                  <w:marRight w:val="0"/>
                  <w:marTop w:val="0"/>
                  <w:marBottom w:val="0"/>
                  <w:divBdr>
                    <w:top w:val="single" w:sz="2" w:space="1" w:color="FFFFFF"/>
                    <w:left w:val="single" w:sz="2" w:space="11" w:color="FFFFFF"/>
                    <w:bottom w:val="single" w:sz="2" w:space="1" w:color="FFFFFF"/>
                    <w:right w:val="single" w:sz="2" w:space="4" w:color="FFFFFF"/>
                  </w:divBdr>
                  <w:divsChild>
                    <w:div w:id="1873611889">
                      <w:marLeft w:val="0"/>
                      <w:marRight w:val="0"/>
                      <w:marTop w:val="0"/>
                      <w:marBottom w:val="0"/>
                      <w:divBdr>
                        <w:top w:val="none" w:sz="0" w:space="0" w:color="auto"/>
                        <w:left w:val="none" w:sz="0" w:space="0" w:color="auto"/>
                        <w:bottom w:val="none" w:sz="0" w:space="0" w:color="auto"/>
                        <w:right w:val="none" w:sz="0" w:space="0" w:color="auto"/>
                      </w:divBdr>
                    </w:div>
                  </w:divsChild>
                </w:div>
                <w:div w:id="815998127">
                  <w:marLeft w:val="0"/>
                  <w:marRight w:val="0"/>
                  <w:marTop w:val="0"/>
                  <w:marBottom w:val="0"/>
                  <w:divBdr>
                    <w:top w:val="single" w:sz="2" w:space="1" w:color="FFFFFF"/>
                    <w:left w:val="single" w:sz="2" w:space="11" w:color="FFFFFF"/>
                    <w:bottom w:val="single" w:sz="2" w:space="1" w:color="FFFFFF"/>
                    <w:right w:val="single" w:sz="2" w:space="4" w:color="FFFFFF"/>
                  </w:divBdr>
                  <w:divsChild>
                    <w:div w:id="850141868">
                      <w:marLeft w:val="0"/>
                      <w:marRight w:val="0"/>
                      <w:marTop w:val="0"/>
                      <w:marBottom w:val="0"/>
                      <w:divBdr>
                        <w:top w:val="none" w:sz="0" w:space="0" w:color="auto"/>
                        <w:left w:val="none" w:sz="0" w:space="0" w:color="auto"/>
                        <w:bottom w:val="none" w:sz="0" w:space="0" w:color="auto"/>
                        <w:right w:val="none" w:sz="0" w:space="0" w:color="auto"/>
                      </w:divBdr>
                    </w:div>
                  </w:divsChild>
                </w:div>
                <w:div w:id="1941714519">
                  <w:marLeft w:val="0"/>
                  <w:marRight w:val="0"/>
                  <w:marTop w:val="0"/>
                  <w:marBottom w:val="0"/>
                  <w:divBdr>
                    <w:top w:val="single" w:sz="2" w:space="1" w:color="FFFFFF"/>
                    <w:left w:val="single" w:sz="2" w:space="11" w:color="FFFFFF"/>
                    <w:bottom w:val="single" w:sz="2" w:space="1" w:color="FFFFFF"/>
                    <w:right w:val="single" w:sz="2" w:space="4" w:color="FFFFFF"/>
                  </w:divBdr>
                  <w:divsChild>
                    <w:div w:id="1363631007">
                      <w:marLeft w:val="0"/>
                      <w:marRight w:val="0"/>
                      <w:marTop w:val="0"/>
                      <w:marBottom w:val="0"/>
                      <w:divBdr>
                        <w:top w:val="none" w:sz="0" w:space="0" w:color="auto"/>
                        <w:left w:val="none" w:sz="0" w:space="0" w:color="auto"/>
                        <w:bottom w:val="none" w:sz="0" w:space="0" w:color="auto"/>
                        <w:right w:val="none" w:sz="0" w:space="0" w:color="auto"/>
                      </w:divBdr>
                    </w:div>
                  </w:divsChild>
                </w:div>
                <w:div w:id="1673676416">
                  <w:marLeft w:val="0"/>
                  <w:marRight w:val="0"/>
                  <w:marTop w:val="0"/>
                  <w:marBottom w:val="0"/>
                  <w:divBdr>
                    <w:top w:val="single" w:sz="2" w:space="1" w:color="FFFFFF"/>
                    <w:left w:val="single" w:sz="2" w:space="11" w:color="FFFFFF"/>
                    <w:bottom w:val="single" w:sz="2" w:space="1" w:color="FFFFFF"/>
                    <w:right w:val="single" w:sz="2" w:space="4" w:color="FFFFFF"/>
                  </w:divBdr>
                  <w:divsChild>
                    <w:div w:id="881135429">
                      <w:marLeft w:val="0"/>
                      <w:marRight w:val="0"/>
                      <w:marTop w:val="0"/>
                      <w:marBottom w:val="0"/>
                      <w:divBdr>
                        <w:top w:val="none" w:sz="0" w:space="0" w:color="auto"/>
                        <w:left w:val="none" w:sz="0" w:space="0" w:color="auto"/>
                        <w:bottom w:val="none" w:sz="0" w:space="0" w:color="auto"/>
                        <w:right w:val="none" w:sz="0" w:space="0" w:color="auto"/>
                      </w:divBdr>
                    </w:div>
                  </w:divsChild>
                </w:div>
                <w:div w:id="1439252051">
                  <w:marLeft w:val="0"/>
                  <w:marRight w:val="0"/>
                  <w:marTop w:val="0"/>
                  <w:marBottom w:val="0"/>
                  <w:divBdr>
                    <w:top w:val="single" w:sz="2" w:space="1" w:color="FFFFFF"/>
                    <w:left w:val="single" w:sz="2" w:space="11" w:color="FFFFFF"/>
                    <w:bottom w:val="single" w:sz="2" w:space="4" w:color="FFFFFF"/>
                    <w:right w:val="single" w:sz="2" w:space="4" w:color="FFFFFF"/>
                  </w:divBdr>
                  <w:divsChild>
                    <w:div w:id="91963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602185">
      <w:bodyDiv w:val="1"/>
      <w:marLeft w:val="0"/>
      <w:marRight w:val="0"/>
      <w:marTop w:val="0"/>
      <w:marBottom w:val="0"/>
      <w:divBdr>
        <w:top w:val="none" w:sz="0" w:space="0" w:color="auto"/>
        <w:left w:val="none" w:sz="0" w:space="0" w:color="auto"/>
        <w:bottom w:val="none" w:sz="0" w:space="0" w:color="auto"/>
        <w:right w:val="none" w:sz="0" w:space="0" w:color="auto"/>
      </w:divBdr>
      <w:divsChild>
        <w:div w:id="70781549">
          <w:marLeft w:val="0"/>
          <w:marRight w:val="0"/>
          <w:marTop w:val="0"/>
          <w:marBottom w:val="0"/>
          <w:divBdr>
            <w:top w:val="none" w:sz="0" w:space="0" w:color="auto"/>
            <w:left w:val="none" w:sz="0" w:space="0" w:color="auto"/>
            <w:bottom w:val="none" w:sz="0" w:space="0" w:color="auto"/>
            <w:right w:val="none" w:sz="0" w:space="0" w:color="auto"/>
          </w:divBdr>
        </w:div>
      </w:divsChild>
    </w:div>
    <w:div w:id="635722793">
      <w:bodyDiv w:val="1"/>
      <w:marLeft w:val="0"/>
      <w:marRight w:val="0"/>
      <w:marTop w:val="0"/>
      <w:marBottom w:val="0"/>
      <w:divBdr>
        <w:top w:val="none" w:sz="0" w:space="0" w:color="auto"/>
        <w:left w:val="none" w:sz="0" w:space="0" w:color="auto"/>
        <w:bottom w:val="none" w:sz="0" w:space="0" w:color="auto"/>
        <w:right w:val="none" w:sz="0" w:space="0" w:color="auto"/>
      </w:divBdr>
      <w:divsChild>
        <w:div w:id="1227104679">
          <w:marLeft w:val="0"/>
          <w:marRight w:val="0"/>
          <w:marTop w:val="0"/>
          <w:marBottom w:val="0"/>
          <w:divBdr>
            <w:top w:val="none" w:sz="0" w:space="0" w:color="auto"/>
            <w:left w:val="none" w:sz="0" w:space="0" w:color="auto"/>
            <w:bottom w:val="none" w:sz="0" w:space="0" w:color="auto"/>
            <w:right w:val="none" w:sz="0" w:space="0" w:color="auto"/>
          </w:divBdr>
        </w:div>
        <w:div w:id="324356938">
          <w:marLeft w:val="0"/>
          <w:marRight w:val="0"/>
          <w:marTop w:val="0"/>
          <w:marBottom w:val="300"/>
          <w:divBdr>
            <w:top w:val="none" w:sz="0" w:space="0" w:color="auto"/>
            <w:left w:val="none" w:sz="0" w:space="0" w:color="auto"/>
            <w:bottom w:val="none" w:sz="0" w:space="0" w:color="auto"/>
            <w:right w:val="none" w:sz="0" w:space="0" w:color="auto"/>
          </w:divBdr>
          <w:divsChild>
            <w:div w:id="23989743">
              <w:marLeft w:val="0"/>
              <w:marRight w:val="0"/>
              <w:marTop w:val="0"/>
              <w:marBottom w:val="0"/>
              <w:divBdr>
                <w:top w:val="none" w:sz="0" w:space="0" w:color="auto"/>
                <w:left w:val="none" w:sz="0" w:space="0" w:color="auto"/>
                <w:bottom w:val="none" w:sz="0" w:space="0" w:color="auto"/>
                <w:right w:val="none" w:sz="0" w:space="0" w:color="auto"/>
              </w:divBdr>
              <w:divsChild>
                <w:div w:id="1118064522">
                  <w:marLeft w:val="0"/>
                  <w:marRight w:val="0"/>
                  <w:marTop w:val="0"/>
                  <w:marBottom w:val="0"/>
                  <w:divBdr>
                    <w:top w:val="single" w:sz="2" w:space="4" w:color="FFFFFF"/>
                    <w:left w:val="single" w:sz="2" w:space="11" w:color="FFFFFF"/>
                    <w:bottom w:val="single" w:sz="2" w:space="1" w:color="FFFFFF"/>
                    <w:right w:val="single" w:sz="2" w:space="4" w:color="FFFFFF"/>
                  </w:divBdr>
                  <w:divsChild>
                    <w:div w:id="65495615">
                      <w:marLeft w:val="0"/>
                      <w:marRight w:val="0"/>
                      <w:marTop w:val="0"/>
                      <w:marBottom w:val="0"/>
                      <w:divBdr>
                        <w:top w:val="none" w:sz="0" w:space="0" w:color="auto"/>
                        <w:left w:val="none" w:sz="0" w:space="0" w:color="auto"/>
                        <w:bottom w:val="none" w:sz="0" w:space="0" w:color="auto"/>
                        <w:right w:val="none" w:sz="0" w:space="0" w:color="auto"/>
                      </w:divBdr>
                    </w:div>
                  </w:divsChild>
                </w:div>
                <w:div w:id="752895566">
                  <w:marLeft w:val="0"/>
                  <w:marRight w:val="0"/>
                  <w:marTop w:val="0"/>
                  <w:marBottom w:val="0"/>
                  <w:divBdr>
                    <w:top w:val="single" w:sz="2" w:space="1" w:color="FFFFFF"/>
                    <w:left w:val="single" w:sz="2" w:space="11" w:color="FFFFFF"/>
                    <w:bottom w:val="single" w:sz="2" w:space="1" w:color="FFFFFF"/>
                    <w:right w:val="single" w:sz="2" w:space="4" w:color="FFFFFF"/>
                  </w:divBdr>
                  <w:divsChild>
                    <w:div w:id="2082557148">
                      <w:marLeft w:val="0"/>
                      <w:marRight w:val="0"/>
                      <w:marTop w:val="0"/>
                      <w:marBottom w:val="0"/>
                      <w:divBdr>
                        <w:top w:val="none" w:sz="0" w:space="0" w:color="auto"/>
                        <w:left w:val="none" w:sz="0" w:space="0" w:color="auto"/>
                        <w:bottom w:val="none" w:sz="0" w:space="0" w:color="auto"/>
                        <w:right w:val="none" w:sz="0" w:space="0" w:color="auto"/>
                      </w:divBdr>
                    </w:div>
                  </w:divsChild>
                </w:div>
                <w:div w:id="160438066">
                  <w:marLeft w:val="0"/>
                  <w:marRight w:val="0"/>
                  <w:marTop w:val="0"/>
                  <w:marBottom w:val="0"/>
                  <w:divBdr>
                    <w:top w:val="single" w:sz="2" w:space="1" w:color="FFFFFF"/>
                    <w:left w:val="single" w:sz="2" w:space="11" w:color="FFFFFF"/>
                    <w:bottom w:val="single" w:sz="2" w:space="1" w:color="FFFFFF"/>
                    <w:right w:val="single" w:sz="2" w:space="4" w:color="FFFFFF"/>
                  </w:divBdr>
                  <w:divsChild>
                    <w:div w:id="1045177950">
                      <w:marLeft w:val="0"/>
                      <w:marRight w:val="0"/>
                      <w:marTop w:val="0"/>
                      <w:marBottom w:val="0"/>
                      <w:divBdr>
                        <w:top w:val="none" w:sz="0" w:space="0" w:color="auto"/>
                        <w:left w:val="none" w:sz="0" w:space="0" w:color="auto"/>
                        <w:bottom w:val="none" w:sz="0" w:space="0" w:color="auto"/>
                        <w:right w:val="none" w:sz="0" w:space="0" w:color="auto"/>
                      </w:divBdr>
                    </w:div>
                  </w:divsChild>
                </w:div>
                <w:div w:id="1002853452">
                  <w:marLeft w:val="0"/>
                  <w:marRight w:val="0"/>
                  <w:marTop w:val="0"/>
                  <w:marBottom w:val="0"/>
                  <w:divBdr>
                    <w:top w:val="single" w:sz="2" w:space="1" w:color="FFFFFF"/>
                    <w:left w:val="single" w:sz="2" w:space="11" w:color="FFFFFF"/>
                    <w:bottom w:val="single" w:sz="2" w:space="1" w:color="FFFFFF"/>
                    <w:right w:val="single" w:sz="2" w:space="4" w:color="FFFFFF"/>
                  </w:divBdr>
                  <w:divsChild>
                    <w:div w:id="1615207511">
                      <w:marLeft w:val="0"/>
                      <w:marRight w:val="0"/>
                      <w:marTop w:val="0"/>
                      <w:marBottom w:val="0"/>
                      <w:divBdr>
                        <w:top w:val="none" w:sz="0" w:space="0" w:color="auto"/>
                        <w:left w:val="none" w:sz="0" w:space="0" w:color="auto"/>
                        <w:bottom w:val="none" w:sz="0" w:space="0" w:color="auto"/>
                        <w:right w:val="none" w:sz="0" w:space="0" w:color="auto"/>
                      </w:divBdr>
                    </w:div>
                  </w:divsChild>
                </w:div>
                <w:div w:id="1958367211">
                  <w:marLeft w:val="0"/>
                  <w:marRight w:val="0"/>
                  <w:marTop w:val="0"/>
                  <w:marBottom w:val="0"/>
                  <w:divBdr>
                    <w:top w:val="single" w:sz="2" w:space="1" w:color="FFFFFF"/>
                    <w:left w:val="single" w:sz="2" w:space="11" w:color="FFFFFF"/>
                    <w:bottom w:val="single" w:sz="2" w:space="1" w:color="FFFFFF"/>
                    <w:right w:val="single" w:sz="2" w:space="4" w:color="FFFFFF"/>
                  </w:divBdr>
                  <w:divsChild>
                    <w:div w:id="314771122">
                      <w:marLeft w:val="0"/>
                      <w:marRight w:val="0"/>
                      <w:marTop w:val="0"/>
                      <w:marBottom w:val="0"/>
                      <w:divBdr>
                        <w:top w:val="none" w:sz="0" w:space="0" w:color="auto"/>
                        <w:left w:val="none" w:sz="0" w:space="0" w:color="auto"/>
                        <w:bottom w:val="none" w:sz="0" w:space="0" w:color="auto"/>
                        <w:right w:val="none" w:sz="0" w:space="0" w:color="auto"/>
                      </w:divBdr>
                    </w:div>
                  </w:divsChild>
                </w:div>
                <w:div w:id="52512471">
                  <w:marLeft w:val="0"/>
                  <w:marRight w:val="0"/>
                  <w:marTop w:val="0"/>
                  <w:marBottom w:val="0"/>
                  <w:divBdr>
                    <w:top w:val="single" w:sz="2" w:space="1" w:color="FFFFFF"/>
                    <w:left w:val="single" w:sz="2" w:space="11" w:color="FFFFFF"/>
                    <w:bottom w:val="single" w:sz="2" w:space="1" w:color="FFFFFF"/>
                    <w:right w:val="single" w:sz="2" w:space="4" w:color="FFFFFF"/>
                  </w:divBdr>
                  <w:divsChild>
                    <w:div w:id="458883392">
                      <w:marLeft w:val="0"/>
                      <w:marRight w:val="0"/>
                      <w:marTop w:val="0"/>
                      <w:marBottom w:val="0"/>
                      <w:divBdr>
                        <w:top w:val="none" w:sz="0" w:space="0" w:color="auto"/>
                        <w:left w:val="none" w:sz="0" w:space="0" w:color="auto"/>
                        <w:bottom w:val="none" w:sz="0" w:space="0" w:color="auto"/>
                        <w:right w:val="none" w:sz="0" w:space="0" w:color="auto"/>
                      </w:divBdr>
                    </w:div>
                  </w:divsChild>
                </w:div>
                <w:div w:id="468596285">
                  <w:marLeft w:val="0"/>
                  <w:marRight w:val="0"/>
                  <w:marTop w:val="0"/>
                  <w:marBottom w:val="0"/>
                  <w:divBdr>
                    <w:top w:val="single" w:sz="2" w:space="1" w:color="FFFFFF"/>
                    <w:left w:val="single" w:sz="2" w:space="11" w:color="FFFFFF"/>
                    <w:bottom w:val="single" w:sz="2" w:space="1" w:color="FFFFFF"/>
                    <w:right w:val="single" w:sz="2" w:space="4" w:color="FFFFFF"/>
                  </w:divBdr>
                  <w:divsChild>
                    <w:div w:id="1092166395">
                      <w:marLeft w:val="0"/>
                      <w:marRight w:val="0"/>
                      <w:marTop w:val="0"/>
                      <w:marBottom w:val="0"/>
                      <w:divBdr>
                        <w:top w:val="none" w:sz="0" w:space="0" w:color="auto"/>
                        <w:left w:val="none" w:sz="0" w:space="0" w:color="auto"/>
                        <w:bottom w:val="none" w:sz="0" w:space="0" w:color="auto"/>
                        <w:right w:val="none" w:sz="0" w:space="0" w:color="auto"/>
                      </w:divBdr>
                    </w:div>
                  </w:divsChild>
                </w:div>
                <w:div w:id="1681161549">
                  <w:marLeft w:val="0"/>
                  <w:marRight w:val="0"/>
                  <w:marTop w:val="0"/>
                  <w:marBottom w:val="0"/>
                  <w:divBdr>
                    <w:top w:val="single" w:sz="2" w:space="1" w:color="FFFFFF"/>
                    <w:left w:val="single" w:sz="2" w:space="11" w:color="FFFFFF"/>
                    <w:bottom w:val="single" w:sz="2" w:space="1" w:color="FFFFFF"/>
                    <w:right w:val="single" w:sz="2" w:space="4" w:color="FFFFFF"/>
                  </w:divBdr>
                  <w:divsChild>
                    <w:div w:id="1435132507">
                      <w:marLeft w:val="0"/>
                      <w:marRight w:val="0"/>
                      <w:marTop w:val="0"/>
                      <w:marBottom w:val="0"/>
                      <w:divBdr>
                        <w:top w:val="none" w:sz="0" w:space="0" w:color="auto"/>
                        <w:left w:val="none" w:sz="0" w:space="0" w:color="auto"/>
                        <w:bottom w:val="none" w:sz="0" w:space="0" w:color="auto"/>
                        <w:right w:val="none" w:sz="0" w:space="0" w:color="auto"/>
                      </w:divBdr>
                    </w:div>
                  </w:divsChild>
                </w:div>
                <w:div w:id="542594845">
                  <w:marLeft w:val="0"/>
                  <w:marRight w:val="0"/>
                  <w:marTop w:val="0"/>
                  <w:marBottom w:val="0"/>
                  <w:divBdr>
                    <w:top w:val="single" w:sz="2" w:space="1" w:color="FFFFFF"/>
                    <w:left w:val="single" w:sz="2" w:space="11" w:color="FFFFFF"/>
                    <w:bottom w:val="single" w:sz="2" w:space="1" w:color="FFFFFF"/>
                    <w:right w:val="single" w:sz="2" w:space="4" w:color="FFFFFF"/>
                  </w:divBdr>
                  <w:divsChild>
                    <w:div w:id="251862556">
                      <w:marLeft w:val="0"/>
                      <w:marRight w:val="0"/>
                      <w:marTop w:val="0"/>
                      <w:marBottom w:val="0"/>
                      <w:divBdr>
                        <w:top w:val="none" w:sz="0" w:space="0" w:color="auto"/>
                        <w:left w:val="none" w:sz="0" w:space="0" w:color="auto"/>
                        <w:bottom w:val="none" w:sz="0" w:space="0" w:color="auto"/>
                        <w:right w:val="none" w:sz="0" w:space="0" w:color="auto"/>
                      </w:divBdr>
                    </w:div>
                  </w:divsChild>
                </w:div>
                <w:div w:id="1395544711">
                  <w:marLeft w:val="0"/>
                  <w:marRight w:val="0"/>
                  <w:marTop w:val="0"/>
                  <w:marBottom w:val="0"/>
                  <w:divBdr>
                    <w:top w:val="single" w:sz="2" w:space="1" w:color="FFFFFF"/>
                    <w:left w:val="single" w:sz="2" w:space="11" w:color="FFFFFF"/>
                    <w:bottom w:val="single" w:sz="2" w:space="1" w:color="FFFFFF"/>
                    <w:right w:val="single" w:sz="2" w:space="4" w:color="FFFFFF"/>
                  </w:divBdr>
                  <w:divsChild>
                    <w:div w:id="160313770">
                      <w:marLeft w:val="0"/>
                      <w:marRight w:val="0"/>
                      <w:marTop w:val="0"/>
                      <w:marBottom w:val="0"/>
                      <w:divBdr>
                        <w:top w:val="none" w:sz="0" w:space="0" w:color="auto"/>
                        <w:left w:val="none" w:sz="0" w:space="0" w:color="auto"/>
                        <w:bottom w:val="none" w:sz="0" w:space="0" w:color="auto"/>
                        <w:right w:val="none" w:sz="0" w:space="0" w:color="auto"/>
                      </w:divBdr>
                    </w:div>
                  </w:divsChild>
                </w:div>
                <w:div w:id="1756590054">
                  <w:marLeft w:val="0"/>
                  <w:marRight w:val="0"/>
                  <w:marTop w:val="0"/>
                  <w:marBottom w:val="0"/>
                  <w:divBdr>
                    <w:top w:val="single" w:sz="2" w:space="1" w:color="FFFFFF"/>
                    <w:left w:val="single" w:sz="2" w:space="11" w:color="FFFFFF"/>
                    <w:bottom w:val="single" w:sz="2" w:space="1" w:color="FFFFFF"/>
                    <w:right w:val="single" w:sz="2" w:space="4" w:color="FFFFFF"/>
                  </w:divBdr>
                  <w:divsChild>
                    <w:div w:id="938217509">
                      <w:marLeft w:val="0"/>
                      <w:marRight w:val="0"/>
                      <w:marTop w:val="0"/>
                      <w:marBottom w:val="0"/>
                      <w:divBdr>
                        <w:top w:val="none" w:sz="0" w:space="0" w:color="auto"/>
                        <w:left w:val="none" w:sz="0" w:space="0" w:color="auto"/>
                        <w:bottom w:val="none" w:sz="0" w:space="0" w:color="auto"/>
                        <w:right w:val="none" w:sz="0" w:space="0" w:color="auto"/>
                      </w:divBdr>
                    </w:div>
                  </w:divsChild>
                </w:div>
                <w:div w:id="1811091162">
                  <w:marLeft w:val="0"/>
                  <w:marRight w:val="0"/>
                  <w:marTop w:val="0"/>
                  <w:marBottom w:val="0"/>
                  <w:divBdr>
                    <w:top w:val="single" w:sz="2" w:space="1" w:color="FFFFFF"/>
                    <w:left w:val="single" w:sz="2" w:space="11" w:color="FFFFFF"/>
                    <w:bottom w:val="single" w:sz="2" w:space="1" w:color="FFFFFF"/>
                    <w:right w:val="single" w:sz="2" w:space="4" w:color="FFFFFF"/>
                  </w:divBdr>
                  <w:divsChild>
                    <w:div w:id="1785685072">
                      <w:marLeft w:val="0"/>
                      <w:marRight w:val="0"/>
                      <w:marTop w:val="0"/>
                      <w:marBottom w:val="0"/>
                      <w:divBdr>
                        <w:top w:val="none" w:sz="0" w:space="0" w:color="auto"/>
                        <w:left w:val="none" w:sz="0" w:space="0" w:color="auto"/>
                        <w:bottom w:val="none" w:sz="0" w:space="0" w:color="auto"/>
                        <w:right w:val="none" w:sz="0" w:space="0" w:color="auto"/>
                      </w:divBdr>
                    </w:div>
                  </w:divsChild>
                </w:div>
                <w:div w:id="337269111">
                  <w:marLeft w:val="0"/>
                  <w:marRight w:val="0"/>
                  <w:marTop w:val="0"/>
                  <w:marBottom w:val="0"/>
                  <w:divBdr>
                    <w:top w:val="single" w:sz="2" w:space="1" w:color="FFFFFF"/>
                    <w:left w:val="single" w:sz="2" w:space="11" w:color="FFFFFF"/>
                    <w:bottom w:val="single" w:sz="2" w:space="1" w:color="FFFFFF"/>
                    <w:right w:val="single" w:sz="2" w:space="4" w:color="FFFFFF"/>
                  </w:divBdr>
                  <w:divsChild>
                    <w:div w:id="1107772031">
                      <w:marLeft w:val="0"/>
                      <w:marRight w:val="0"/>
                      <w:marTop w:val="0"/>
                      <w:marBottom w:val="0"/>
                      <w:divBdr>
                        <w:top w:val="none" w:sz="0" w:space="0" w:color="auto"/>
                        <w:left w:val="none" w:sz="0" w:space="0" w:color="auto"/>
                        <w:bottom w:val="none" w:sz="0" w:space="0" w:color="auto"/>
                        <w:right w:val="none" w:sz="0" w:space="0" w:color="auto"/>
                      </w:divBdr>
                    </w:div>
                  </w:divsChild>
                </w:div>
                <w:div w:id="442188206">
                  <w:marLeft w:val="0"/>
                  <w:marRight w:val="0"/>
                  <w:marTop w:val="0"/>
                  <w:marBottom w:val="0"/>
                  <w:divBdr>
                    <w:top w:val="single" w:sz="2" w:space="1" w:color="FFFFFF"/>
                    <w:left w:val="single" w:sz="2" w:space="11" w:color="FFFFFF"/>
                    <w:bottom w:val="single" w:sz="2" w:space="1" w:color="FFFFFF"/>
                    <w:right w:val="single" w:sz="2" w:space="4" w:color="FFFFFF"/>
                  </w:divBdr>
                  <w:divsChild>
                    <w:div w:id="1690135507">
                      <w:marLeft w:val="0"/>
                      <w:marRight w:val="0"/>
                      <w:marTop w:val="0"/>
                      <w:marBottom w:val="0"/>
                      <w:divBdr>
                        <w:top w:val="none" w:sz="0" w:space="0" w:color="auto"/>
                        <w:left w:val="none" w:sz="0" w:space="0" w:color="auto"/>
                        <w:bottom w:val="none" w:sz="0" w:space="0" w:color="auto"/>
                        <w:right w:val="none" w:sz="0" w:space="0" w:color="auto"/>
                      </w:divBdr>
                    </w:div>
                  </w:divsChild>
                </w:div>
                <w:div w:id="2108576809">
                  <w:marLeft w:val="0"/>
                  <w:marRight w:val="0"/>
                  <w:marTop w:val="0"/>
                  <w:marBottom w:val="0"/>
                  <w:divBdr>
                    <w:top w:val="single" w:sz="2" w:space="1" w:color="FFFFFF"/>
                    <w:left w:val="single" w:sz="2" w:space="11" w:color="FFFFFF"/>
                    <w:bottom w:val="single" w:sz="2" w:space="1" w:color="FFFFFF"/>
                    <w:right w:val="single" w:sz="2" w:space="4" w:color="FFFFFF"/>
                  </w:divBdr>
                  <w:divsChild>
                    <w:div w:id="1086730126">
                      <w:marLeft w:val="0"/>
                      <w:marRight w:val="0"/>
                      <w:marTop w:val="0"/>
                      <w:marBottom w:val="0"/>
                      <w:divBdr>
                        <w:top w:val="none" w:sz="0" w:space="0" w:color="auto"/>
                        <w:left w:val="none" w:sz="0" w:space="0" w:color="auto"/>
                        <w:bottom w:val="none" w:sz="0" w:space="0" w:color="auto"/>
                        <w:right w:val="none" w:sz="0" w:space="0" w:color="auto"/>
                      </w:divBdr>
                    </w:div>
                  </w:divsChild>
                </w:div>
                <w:div w:id="1105348495">
                  <w:marLeft w:val="0"/>
                  <w:marRight w:val="0"/>
                  <w:marTop w:val="0"/>
                  <w:marBottom w:val="0"/>
                  <w:divBdr>
                    <w:top w:val="single" w:sz="2" w:space="1" w:color="FFFFFF"/>
                    <w:left w:val="single" w:sz="2" w:space="11" w:color="FFFFFF"/>
                    <w:bottom w:val="single" w:sz="2" w:space="1" w:color="FFFFFF"/>
                    <w:right w:val="single" w:sz="2" w:space="4" w:color="FFFFFF"/>
                  </w:divBdr>
                  <w:divsChild>
                    <w:div w:id="1090741207">
                      <w:marLeft w:val="0"/>
                      <w:marRight w:val="0"/>
                      <w:marTop w:val="0"/>
                      <w:marBottom w:val="0"/>
                      <w:divBdr>
                        <w:top w:val="none" w:sz="0" w:space="0" w:color="auto"/>
                        <w:left w:val="none" w:sz="0" w:space="0" w:color="auto"/>
                        <w:bottom w:val="none" w:sz="0" w:space="0" w:color="auto"/>
                        <w:right w:val="none" w:sz="0" w:space="0" w:color="auto"/>
                      </w:divBdr>
                    </w:div>
                  </w:divsChild>
                </w:div>
                <w:div w:id="690112469">
                  <w:marLeft w:val="0"/>
                  <w:marRight w:val="0"/>
                  <w:marTop w:val="0"/>
                  <w:marBottom w:val="0"/>
                  <w:divBdr>
                    <w:top w:val="single" w:sz="2" w:space="1" w:color="FFFFFF"/>
                    <w:left w:val="single" w:sz="2" w:space="11" w:color="FFFFFF"/>
                    <w:bottom w:val="single" w:sz="2" w:space="1" w:color="FFFFFF"/>
                    <w:right w:val="single" w:sz="2" w:space="4" w:color="FFFFFF"/>
                  </w:divBdr>
                  <w:divsChild>
                    <w:div w:id="1601066701">
                      <w:marLeft w:val="0"/>
                      <w:marRight w:val="0"/>
                      <w:marTop w:val="0"/>
                      <w:marBottom w:val="0"/>
                      <w:divBdr>
                        <w:top w:val="none" w:sz="0" w:space="0" w:color="auto"/>
                        <w:left w:val="none" w:sz="0" w:space="0" w:color="auto"/>
                        <w:bottom w:val="none" w:sz="0" w:space="0" w:color="auto"/>
                        <w:right w:val="none" w:sz="0" w:space="0" w:color="auto"/>
                      </w:divBdr>
                    </w:div>
                  </w:divsChild>
                </w:div>
                <w:div w:id="1722749300">
                  <w:marLeft w:val="0"/>
                  <w:marRight w:val="0"/>
                  <w:marTop w:val="0"/>
                  <w:marBottom w:val="0"/>
                  <w:divBdr>
                    <w:top w:val="single" w:sz="2" w:space="1" w:color="FFFFFF"/>
                    <w:left w:val="single" w:sz="2" w:space="11" w:color="FFFFFF"/>
                    <w:bottom w:val="single" w:sz="2" w:space="1" w:color="FFFFFF"/>
                    <w:right w:val="single" w:sz="2" w:space="4" w:color="FFFFFF"/>
                  </w:divBdr>
                  <w:divsChild>
                    <w:div w:id="1567689031">
                      <w:marLeft w:val="0"/>
                      <w:marRight w:val="0"/>
                      <w:marTop w:val="0"/>
                      <w:marBottom w:val="0"/>
                      <w:divBdr>
                        <w:top w:val="none" w:sz="0" w:space="0" w:color="auto"/>
                        <w:left w:val="none" w:sz="0" w:space="0" w:color="auto"/>
                        <w:bottom w:val="none" w:sz="0" w:space="0" w:color="auto"/>
                        <w:right w:val="none" w:sz="0" w:space="0" w:color="auto"/>
                      </w:divBdr>
                    </w:div>
                  </w:divsChild>
                </w:div>
                <w:div w:id="849565988">
                  <w:marLeft w:val="0"/>
                  <w:marRight w:val="0"/>
                  <w:marTop w:val="0"/>
                  <w:marBottom w:val="0"/>
                  <w:divBdr>
                    <w:top w:val="single" w:sz="2" w:space="1" w:color="FFFFFF"/>
                    <w:left w:val="single" w:sz="2" w:space="11" w:color="FFFFFF"/>
                    <w:bottom w:val="single" w:sz="2" w:space="1" w:color="FFFFFF"/>
                    <w:right w:val="single" w:sz="2" w:space="4" w:color="FFFFFF"/>
                  </w:divBdr>
                  <w:divsChild>
                    <w:div w:id="264535634">
                      <w:marLeft w:val="0"/>
                      <w:marRight w:val="0"/>
                      <w:marTop w:val="0"/>
                      <w:marBottom w:val="0"/>
                      <w:divBdr>
                        <w:top w:val="none" w:sz="0" w:space="0" w:color="auto"/>
                        <w:left w:val="none" w:sz="0" w:space="0" w:color="auto"/>
                        <w:bottom w:val="none" w:sz="0" w:space="0" w:color="auto"/>
                        <w:right w:val="none" w:sz="0" w:space="0" w:color="auto"/>
                      </w:divBdr>
                    </w:div>
                  </w:divsChild>
                </w:div>
                <w:div w:id="1412388574">
                  <w:marLeft w:val="0"/>
                  <w:marRight w:val="0"/>
                  <w:marTop w:val="0"/>
                  <w:marBottom w:val="0"/>
                  <w:divBdr>
                    <w:top w:val="single" w:sz="2" w:space="1" w:color="FFFFFF"/>
                    <w:left w:val="single" w:sz="2" w:space="11" w:color="FFFFFF"/>
                    <w:bottom w:val="single" w:sz="2" w:space="1" w:color="FFFFFF"/>
                    <w:right w:val="single" w:sz="2" w:space="4" w:color="FFFFFF"/>
                  </w:divBdr>
                  <w:divsChild>
                    <w:div w:id="1767647737">
                      <w:marLeft w:val="0"/>
                      <w:marRight w:val="0"/>
                      <w:marTop w:val="0"/>
                      <w:marBottom w:val="0"/>
                      <w:divBdr>
                        <w:top w:val="none" w:sz="0" w:space="0" w:color="auto"/>
                        <w:left w:val="none" w:sz="0" w:space="0" w:color="auto"/>
                        <w:bottom w:val="none" w:sz="0" w:space="0" w:color="auto"/>
                        <w:right w:val="none" w:sz="0" w:space="0" w:color="auto"/>
                      </w:divBdr>
                    </w:div>
                  </w:divsChild>
                </w:div>
                <w:div w:id="1114517255">
                  <w:marLeft w:val="0"/>
                  <w:marRight w:val="0"/>
                  <w:marTop w:val="0"/>
                  <w:marBottom w:val="0"/>
                  <w:divBdr>
                    <w:top w:val="single" w:sz="2" w:space="1" w:color="FFFFFF"/>
                    <w:left w:val="single" w:sz="2" w:space="11" w:color="FFFFFF"/>
                    <w:bottom w:val="single" w:sz="2" w:space="1" w:color="FFFFFF"/>
                    <w:right w:val="single" w:sz="2" w:space="4" w:color="FFFFFF"/>
                  </w:divBdr>
                  <w:divsChild>
                    <w:div w:id="538976680">
                      <w:marLeft w:val="0"/>
                      <w:marRight w:val="0"/>
                      <w:marTop w:val="0"/>
                      <w:marBottom w:val="0"/>
                      <w:divBdr>
                        <w:top w:val="none" w:sz="0" w:space="0" w:color="auto"/>
                        <w:left w:val="none" w:sz="0" w:space="0" w:color="auto"/>
                        <w:bottom w:val="none" w:sz="0" w:space="0" w:color="auto"/>
                        <w:right w:val="none" w:sz="0" w:space="0" w:color="auto"/>
                      </w:divBdr>
                    </w:div>
                  </w:divsChild>
                </w:div>
                <w:div w:id="444273630">
                  <w:marLeft w:val="0"/>
                  <w:marRight w:val="0"/>
                  <w:marTop w:val="0"/>
                  <w:marBottom w:val="0"/>
                  <w:divBdr>
                    <w:top w:val="single" w:sz="2" w:space="1" w:color="FFFFFF"/>
                    <w:left w:val="single" w:sz="2" w:space="11" w:color="FFFFFF"/>
                    <w:bottom w:val="single" w:sz="2" w:space="1" w:color="FFFFFF"/>
                    <w:right w:val="single" w:sz="2" w:space="4" w:color="FFFFFF"/>
                  </w:divBdr>
                  <w:divsChild>
                    <w:div w:id="1200700614">
                      <w:marLeft w:val="0"/>
                      <w:marRight w:val="0"/>
                      <w:marTop w:val="0"/>
                      <w:marBottom w:val="0"/>
                      <w:divBdr>
                        <w:top w:val="none" w:sz="0" w:space="0" w:color="auto"/>
                        <w:left w:val="none" w:sz="0" w:space="0" w:color="auto"/>
                        <w:bottom w:val="none" w:sz="0" w:space="0" w:color="auto"/>
                        <w:right w:val="none" w:sz="0" w:space="0" w:color="auto"/>
                      </w:divBdr>
                    </w:div>
                  </w:divsChild>
                </w:div>
                <w:div w:id="960837865">
                  <w:marLeft w:val="0"/>
                  <w:marRight w:val="0"/>
                  <w:marTop w:val="0"/>
                  <w:marBottom w:val="0"/>
                  <w:divBdr>
                    <w:top w:val="single" w:sz="2" w:space="1" w:color="FFFFFF"/>
                    <w:left w:val="single" w:sz="2" w:space="11" w:color="FFFFFF"/>
                    <w:bottom w:val="single" w:sz="2" w:space="1" w:color="FFFFFF"/>
                    <w:right w:val="single" w:sz="2" w:space="4" w:color="FFFFFF"/>
                  </w:divBdr>
                  <w:divsChild>
                    <w:div w:id="697774865">
                      <w:marLeft w:val="0"/>
                      <w:marRight w:val="0"/>
                      <w:marTop w:val="0"/>
                      <w:marBottom w:val="0"/>
                      <w:divBdr>
                        <w:top w:val="none" w:sz="0" w:space="0" w:color="auto"/>
                        <w:left w:val="none" w:sz="0" w:space="0" w:color="auto"/>
                        <w:bottom w:val="none" w:sz="0" w:space="0" w:color="auto"/>
                        <w:right w:val="none" w:sz="0" w:space="0" w:color="auto"/>
                      </w:divBdr>
                    </w:div>
                  </w:divsChild>
                </w:div>
                <w:div w:id="2131123464">
                  <w:marLeft w:val="0"/>
                  <w:marRight w:val="0"/>
                  <w:marTop w:val="0"/>
                  <w:marBottom w:val="0"/>
                  <w:divBdr>
                    <w:top w:val="single" w:sz="2" w:space="1" w:color="FFFFFF"/>
                    <w:left w:val="single" w:sz="2" w:space="11" w:color="FFFFFF"/>
                    <w:bottom w:val="single" w:sz="2" w:space="1" w:color="FFFFFF"/>
                    <w:right w:val="single" w:sz="2" w:space="4" w:color="FFFFFF"/>
                  </w:divBdr>
                  <w:divsChild>
                    <w:div w:id="1281449066">
                      <w:marLeft w:val="0"/>
                      <w:marRight w:val="0"/>
                      <w:marTop w:val="0"/>
                      <w:marBottom w:val="0"/>
                      <w:divBdr>
                        <w:top w:val="none" w:sz="0" w:space="0" w:color="auto"/>
                        <w:left w:val="none" w:sz="0" w:space="0" w:color="auto"/>
                        <w:bottom w:val="none" w:sz="0" w:space="0" w:color="auto"/>
                        <w:right w:val="none" w:sz="0" w:space="0" w:color="auto"/>
                      </w:divBdr>
                    </w:div>
                  </w:divsChild>
                </w:div>
                <w:div w:id="1888645348">
                  <w:marLeft w:val="0"/>
                  <w:marRight w:val="0"/>
                  <w:marTop w:val="0"/>
                  <w:marBottom w:val="0"/>
                  <w:divBdr>
                    <w:top w:val="single" w:sz="2" w:space="1" w:color="FFFFFF"/>
                    <w:left w:val="single" w:sz="2" w:space="11" w:color="FFFFFF"/>
                    <w:bottom w:val="single" w:sz="2" w:space="1" w:color="FFFFFF"/>
                    <w:right w:val="single" w:sz="2" w:space="4" w:color="FFFFFF"/>
                  </w:divBdr>
                  <w:divsChild>
                    <w:div w:id="602691913">
                      <w:marLeft w:val="0"/>
                      <w:marRight w:val="0"/>
                      <w:marTop w:val="0"/>
                      <w:marBottom w:val="0"/>
                      <w:divBdr>
                        <w:top w:val="none" w:sz="0" w:space="0" w:color="auto"/>
                        <w:left w:val="none" w:sz="0" w:space="0" w:color="auto"/>
                        <w:bottom w:val="none" w:sz="0" w:space="0" w:color="auto"/>
                        <w:right w:val="none" w:sz="0" w:space="0" w:color="auto"/>
                      </w:divBdr>
                    </w:div>
                  </w:divsChild>
                </w:div>
                <w:div w:id="1898396253">
                  <w:marLeft w:val="0"/>
                  <w:marRight w:val="0"/>
                  <w:marTop w:val="0"/>
                  <w:marBottom w:val="0"/>
                  <w:divBdr>
                    <w:top w:val="single" w:sz="2" w:space="1" w:color="FFFFFF"/>
                    <w:left w:val="single" w:sz="2" w:space="11" w:color="FFFFFF"/>
                    <w:bottom w:val="single" w:sz="2" w:space="1" w:color="FFFFFF"/>
                    <w:right w:val="single" w:sz="2" w:space="4" w:color="FFFFFF"/>
                  </w:divBdr>
                  <w:divsChild>
                    <w:div w:id="371154493">
                      <w:marLeft w:val="0"/>
                      <w:marRight w:val="0"/>
                      <w:marTop w:val="0"/>
                      <w:marBottom w:val="0"/>
                      <w:divBdr>
                        <w:top w:val="none" w:sz="0" w:space="0" w:color="auto"/>
                        <w:left w:val="none" w:sz="0" w:space="0" w:color="auto"/>
                        <w:bottom w:val="none" w:sz="0" w:space="0" w:color="auto"/>
                        <w:right w:val="none" w:sz="0" w:space="0" w:color="auto"/>
                      </w:divBdr>
                    </w:div>
                  </w:divsChild>
                </w:div>
                <w:div w:id="1975599332">
                  <w:marLeft w:val="0"/>
                  <w:marRight w:val="0"/>
                  <w:marTop w:val="0"/>
                  <w:marBottom w:val="0"/>
                  <w:divBdr>
                    <w:top w:val="single" w:sz="2" w:space="1" w:color="FFFFFF"/>
                    <w:left w:val="single" w:sz="2" w:space="11" w:color="FFFFFF"/>
                    <w:bottom w:val="single" w:sz="2" w:space="1" w:color="FFFFFF"/>
                    <w:right w:val="single" w:sz="2" w:space="4" w:color="FFFFFF"/>
                  </w:divBdr>
                  <w:divsChild>
                    <w:div w:id="647394846">
                      <w:marLeft w:val="0"/>
                      <w:marRight w:val="0"/>
                      <w:marTop w:val="0"/>
                      <w:marBottom w:val="0"/>
                      <w:divBdr>
                        <w:top w:val="none" w:sz="0" w:space="0" w:color="auto"/>
                        <w:left w:val="none" w:sz="0" w:space="0" w:color="auto"/>
                        <w:bottom w:val="none" w:sz="0" w:space="0" w:color="auto"/>
                        <w:right w:val="none" w:sz="0" w:space="0" w:color="auto"/>
                      </w:divBdr>
                    </w:div>
                  </w:divsChild>
                </w:div>
                <w:div w:id="40254446">
                  <w:marLeft w:val="0"/>
                  <w:marRight w:val="0"/>
                  <w:marTop w:val="0"/>
                  <w:marBottom w:val="0"/>
                  <w:divBdr>
                    <w:top w:val="single" w:sz="2" w:space="1" w:color="FFFFFF"/>
                    <w:left w:val="single" w:sz="2" w:space="11" w:color="FFFFFF"/>
                    <w:bottom w:val="single" w:sz="2" w:space="1" w:color="FFFFFF"/>
                    <w:right w:val="single" w:sz="2" w:space="4" w:color="FFFFFF"/>
                  </w:divBdr>
                  <w:divsChild>
                    <w:div w:id="143930415">
                      <w:marLeft w:val="0"/>
                      <w:marRight w:val="0"/>
                      <w:marTop w:val="0"/>
                      <w:marBottom w:val="0"/>
                      <w:divBdr>
                        <w:top w:val="none" w:sz="0" w:space="0" w:color="auto"/>
                        <w:left w:val="none" w:sz="0" w:space="0" w:color="auto"/>
                        <w:bottom w:val="none" w:sz="0" w:space="0" w:color="auto"/>
                        <w:right w:val="none" w:sz="0" w:space="0" w:color="auto"/>
                      </w:divBdr>
                    </w:div>
                  </w:divsChild>
                </w:div>
                <w:div w:id="716776642">
                  <w:marLeft w:val="0"/>
                  <w:marRight w:val="0"/>
                  <w:marTop w:val="0"/>
                  <w:marBottom w:val="0"/>
                  <w:divBdr>
                    <w:top w:val="single" w:sz="2" w:space="1" w:color="FFFFFF"/>
                    <w:left w:val="single" w:sz="2" w:space="11" w:color="FFFFFF"/>
                    <w:bottom w:val="single" w:sz="2" w:space="1" w:color="FFFFFF"/>
                    <w:right w:val="single" w:sz="2" w:space="4" w:color="FFFFFF"/>
                  </w:divBdr>
                  <w:divsChild>
                    <w:div w:id="906573459">
                      <w:marLeft w:val="0"/>
                      <w:marRight w:val="0"/>
                      <w:marTop w:val="0"/>
                      <w:marBottom w:val="0"/>
                      <w:divBdr>
                        <w:top w:val="none" w:sz="0" w:space="0" w:color="auto"/>
                        <w:left w:val="none" w:sz="0" w:space="0" w:color="auto"/>
                        <w:bottom w:val="none" w:sz="0" w:space="0" w:color="auto"/>
                        <w:right w:val="none" w:sz="0" w:space="0" w:color="auto"/>
                      </w:divBdr>
                    </w:div>
                  </w:divsChild>
                </w:div>
                <w:div w:id="575894957">
                  <w:marLeft w:val="0"/>
                  <w:marRight w:val="0"/>
                  <w:marTop w:val="0"/>
                  <w:marBottom w:val="0"/>
                  <w:divBdr>
                    <w:top w:val="single" w:sz="2" w:space="1" w:color="FFFFFF"/>
                    <w:left w:val="single" w:sz="2" w:space="11" w:color="FFFFFF"/>
                    <w:bottom w:val="single" w:sz="2" w:space="1" w:color="FFFFFF"/>
                    <w:right w:val="single" w:sz="2" w:space="4" w:color="FFFFFF"/>
                  </w:divBdr>
                  <w:divsChild>
                    <w:div w:id="1129860509">
                      <w:marLeft w:val="0"/>
                      <w:marRight w:val="0"/>
                      <w:marTop w:val="0"/>
                      <w:marBottom w:val="0"/>
                      <w:divBdr>
                        <w:top w:val="none" w:sz="0" w:space="0" w:color="auto"/>
                        <w:left w:val="none" w:sz="0" w:space="0" w:color="auto"/>
                        <w:bottom w:val="none" w:sz="0" w:space="0" w:color="auto"/>
                        <w:right w:val="none" w:sz="0" w:space="0" w:color="auto"/>
                      </w:divBdr>
                    </w:div>
                  </w:divsChild>
                </w:div>
                <w:div w:id="496195891">
                  <w:marLeft w:val="0"/>
                  <w:marRight w:val="0"/>
                  <w:marTop w:val="0"/>
                  <w:marBottom w:val="0"/>
                  <w:divBdr>
                    <w:top w:val="single" w:sz="2" w:space="1" w:color="FFFFFF"/>
                    <w:left w:val="single" w:sz="2" w:space="11" w:color="FFFFFF"/>
                    <w:bottom w:val="single" w:sz="2" w:space="1" w:color="FFFFFF"/>
                    <w:right w:val="single" w:sz="2" w:space="4" w:color="FFFFFF"/>
                  </w:divBdr>
                  <w:divsChild>
                    <w:div w:id="456526823">
                      <w:marLeft w:val="0"/>
                      <w:marRight w:val="0"/>
                      <w:marTop w:val="0"/>
                      <w:marBottom w:val="0"/>
                      <w:divBdr>
                        <w:top w:val="none" w:sz="0" w:space="0" w:color="auto"/>
                        <w:left w:val="none" w:sz="0" w:space="0" w:color="auto"/>
                        <w:bottom w:val="none" w:sz="0" w:space="0" w:color="auto"/>
                        <w:right w:val="none" w:sz="0" w:space="0" w:color="auto"/>
                      </w:divBdr>
                    </w:div>
                  </w:divsChild>
                </w:div>
                <w:div w:id="224951178">
                  <w:marLeft w:val="0"/>
                  <w:marRight w:val="0"/>
                  <w:marTop w:val="0"/>
                  <w:marBottom w:val="0"/>
                  <w:divBdr>
                    <w:top w:val="single" w:sz="2" w:space="1" w:color="FFFFFF"/>
                    <w:left w:val="single" w:sz="2" w:space="11" w:color="FFFFFF"/>
                    <w:bottom w:val="single" w:sz="2" w:space="1" w:color="FFFFFF"/>
                    <w:right w:val="single" w:sz="2" w:space="4" w:color="FFFFFF"/>
                  </w:divBdr>
                  <w:divsChild>
                    <w:div w:id="493297743">
                      <w:marLeft w:val="0"/>
                      <w:marRight w:val="0"/>
                      <w:marTop w:val="0"/>
                      <w:marBottom w:val="0"/>
                      <w:divBdr>
                        <w:top w:val="none" w:sz="0" w:space="0" w:color="auto"/>
                        <w:left w:val="none" w:sz="0" w:space="0" w:color="auto"/>
                        <w:bottom w:val="none" w:sz="0" w:space="0" w:color="auto"/>
                        <w:right w:val="none" w:sz="0" w:space="0" w:color="auto"/>
                      </w:divBdr>
                    </w:div>
                  </w:divsChild>
                </w:div>
                <w:div w:id="793862755">
                  <w:marLeft w:val="0"/>
                  <w:marRight w:val="0"/>
                  <w:marTop w:val="0"/>
                  <w:marBottom w:val="0"/>
                  <w:divBdr>
                    <w:top w:val="single" w:sz="2" w:space="1" w:color="FFFFFF"/>
                    <w:left w:val="single" w:sz="2" w:space="11" w:color="FFFFFF"/>
                    <w:bottom w:val="single" w:sz="2" w:space="1" w:color="FFFFFF"/>
                    <w:right w:val="single" w:sz="2" w:space="4" w:color="FFFFFF"/>
                  </w:divBdr>
                  <w:divsChild>
                    <w:div w:id="350188957">
                      <w:marLeft w:val="0"/>
                      <w:marRight w:val="0"/>
                      <w:marTop w:val="0"/>
                      <w:marBottom w:val="0"/>
                      <w:divBdr>
                        <w:top w:val="none" w:sz="0" w:space="0" w:color="auto"/>
                        <w:left w:val="none" w:sz="0" w:space="0" w:color="auto"/>
                        <w:bottom w:val="none" w:sz="0" w:space="0" w:color="auto"/>
                        <w:right w:val="none" w:sz="0" w:space="0" w:color="auto"/>
                      </w:divBdr>
                    </w:div>
                  </w:divsChild>
                </w:div>
                <w:div w:id="1195342511">
                  <w:marLeft w:val="0"/>
                  <w:marRight w:val="0"/>
                  <w:marTop w:val="0"/>
                  <w:marBottom w:val="0"/>
                  <w:divBdr>
                    <w:top w:val="single" w:sz="2" w:space="1" w:color="FFFFFF"/>
                    <w:left w:val="single" w:sz="2" w:space="11" w:color="FFFFFF"/>
                    <w:bottom w:val="single" w:sz="2" w:space="1" w:color="FFFFFF"/>
                    <w:right w:val="single" w:sz="2" w:space="4" w:color="FFFFFF"/>
                  </w:divBdr>
                  <w:divsChild>
                    <w:div w:id="111637794">
                      <w:marLeft w:val="0"/>
                      <w:marRight w:val="0"/>
                      <w:marTop w:val="0"/>
                      <w:marBottom w:val="0"/>
                      <w:divBdr>
                        <w:top w:val="none" w:sz="0" w:space="0" w:color="auto"/>
                        <w:left w:val="none" w:sz="0" w:space="0" w:color="auto"/>
                        <w:bottom w:val="none" w:sz="0" w:space="0" w:color="auto"/>
                        <w:right w:val="none" w:sz="0" w:space="0" w:color="auto"/>
                      </w:divBdr>
                    </w:div>
                  </w:divsChild>
                </w:div>
                <w:div w:id="601495845">
                  <w:marLeft w:val="0"/>
                  <w:marRight w:val="0"/>
                  <w:marTop w:val="0"/>
                  <w:marBottom w:val="0"/>
                  <w:divBdr>
                    <w:top w:val="single" w:sz="2" w:space="1" w:color="FFFFFF"/>
                    <w:left w:val="single" w:sz="2" w:space="11" w:color="FFFFFF"/>
                    <w:bottom w:val="single" w:sz="2" w:space="1" w:color="FFFFFF"/>
                    <w:right w:val="single" w:sz="2" w:space="4" w:color="FFFFFF"/>
                  </w:divBdr>
                  <w:divsChild>
                    <w:div w:id="762653553">
                      <w:marLeft w:val="0"/>
                      <w:marRight w:val="0"/>
                      <w:marTop w:val="0"/>
                      <w:marBottom w:val="0"/>
                      <w:divBdr>
                        <w:top w:val="none" w:sz="0" w:space="0" w:color="auto"/>
                        <w:left w:val="none" w:sz="0" w:space="0" w:color="auto"/>
                        <w:bottom w:val="none" w:sz="0" w:space="0" w:color="auto"/>
                        <w:right w:val="none" w:sz="0" w:space="0" w:color="auto"/>
                      </w:divBdr>
                    </w:div>
                  </w:divsChild>
                </w:div>
                <w:div w:id="1407724520">
                  <w:marLeft w:val="0"/>
                  <w:marRight w:val="0"/>
                  <w:marTop w:val="0"/>
                  <w:marBottom w:val="0"/>
                  <w:divBdr>
                    <w:top w:val="single" w:sz="2" w:space="1" w:color="FFFFFF"/>
                    <w:left w:val="single" w:sz="2" w:space="11" w:color="FFFFFF"/>
                    <w:bottom w:val="single" w:sz="2" w:space="1" w:color="FFFFFF"/>
                    <w:right w:val="single" w:sz="2" w:space="4" w:color="FFFFFF"/>
                  </w:divBdr>
                  <w:divsChild>
                    <w:div w:id="818153585">
                      <w:marLeft w:val="0"/>
                      <w:marRight w:val="0"/>
                      <w:marTop w:val="0"/>
                      <w:marBottom w:val="0"/>
                      <w:divBdr>
                        <w:top w:val="none" w:sz="0" w:space="0" w:color="auto"/>
                        <w:left w:val="none" w:sz="0" w:space="0" w:color="auto"/>
                        <w:bottom w:val="none" w:sz="0" w:space="0" w:color="auto"/>
                        <w:right w:val="none" w:sz="0" w:space="0" w:color="auto"/>
                      </w:divBdr>
                    </w:div>
                  </w:divsChild>
                </w:div>
                <w:div w:id="319626715">
                  <w:marLeft w:val="0"/>
                  <w:marRight w:val="0"/>
                  <w:marTop w:val="0"/>
                  <w:marBottom w:val="0"/>
                  <w:divBdr>
                    <w:top w:val="single" w:sz="2" w:space="1" w:color="FFFFFF"/>
                    <w:left w:val="single" w:sz="2" w:space="11" w:color="FFFFFF"/>
                    <w:bottom w:val="single" w:sz="2" w:space="1" w:color="FFFFFF"/>
                    <w:right w:val="single" w:sz="2" w:space="4" w:color="FFFFFF"/>
                  </w:divBdr>
                  <w:divsChild>
                    <w:div w:id="2113743008">
                      <w:marLeft w:val="0"/>
                      <w:marRight w:val="0"/>
                      <w:marTop w:val="0"/>
                      <w:marBottom w:val="0"/>
                      <w:divBdr>
                        <w:top w:val="none" w:sz="0" w:space="0" w:color="auto"/>
                        <w:left w:val="none" w:sz="0" w:space="0" w:color="auto"/>
                        <w:bottom w:val="none" w:sz="0" w:space="0" w:color="auto"/>
                        <w:right w:val="none" w:sz="0" w:space="0" w:color="auto"/>
                      </w:divBdr>
                    </w:div>
                  </w:divsChild>
                </w:div>
                <w:div w:id="1669601523">
                  <w:marLeft w:val="0"/>
                  <w:marRight w:val="0"/>
                  <w:marTop w:val="0"/>
                  <w:marBottom w:val="0"/>
                  <w:divBdr>
                    <w:top w:val="single" w:sz="2" w:space="1" w:color="FFFFFF"/>
                    <w:left w:val="single" w:sz="2" w:space="11" w:color="FFFFFF"/>
                    <w:bottom w:val="single" w:sz="2" w:space="1" w:color="FFFFFF"/>
                    <w:right w:val="single" w:sz="2" w:space="4" w:color="FFFFFF"/>
                  </w:divBdr>
                  <w:divsChild>
                    <w:div w:id="2001690943">
                      <w:marLeft w:val="0"/>
                      <w:marRight w:val="0"/>
                      <w:marTop w:val="0"/>
                      <w:marBottom w:val="0"/>
                      <w:divBdr>
                        <w:top w:val="none" w:sz="0" w:space="0" w:color="auto"/>
                        <w:left w:val="none" w:sz="0" w:space="0" w:color="auto"/>
                        <w:bottom w:val="none" w:sz="0" w:space="0" w:color="auto"/>
                        <w:right w:val="none" w:sz="0" w:space="0" w:color="auto"/>
                      </w:divBdr>
                    </w:div>
                  </w:divsChild>
                </w:div>
                <w:div w:id="2092041917">
                  <w:marLeft w:val="0"/>
                  <w:marRight w:val="0"/>
                  <w:marTop w:val="0"/>
                  <w:marBottom w:val="0"/>
                  <w:divBdr>
                    <w:top w:val="single" w:sz="2" w:space="1" w:color="FFFFFF"/>
                    <w:left w:val="single" w:sz="2" w:space="11" w:color="FFFFFF"/>
                    <w:bottom w:val="single" w:sz="2" w:space="1" w:color="FFFFFF"/>
                    <w:right w:val="single" w:sz="2" w:space="4" w:color="FFFFFF"/>
                  </w:divBdr>
                  <w:divsChild>
                    <w:div w:id="1098871916">
                      <w:marLeft w:val="0"/>
                      <w:marRight w:val="0"/>
                      <w:marTop w:val="0"/>
                      <w:marBottom w:val="0"/>
                      <w:divBdr>
                        <w:top w:val="none" w:sz="0" w:space="0" w:color="auto"/>
                        <w:left w:val="none" w:sz="0" w:space="0" w:color="auto"/>
                        <w:bottom w:val="none" w:sz="0" w:space="0" w:color="auto"/>
                        <w:right w:val="none" w:sz="0" w:space="0" w:color="auto"/>
                      </w:divBdr>
                    </w:div>
                  </w:divsChild>
                </w:div>
                <w:div w:id="1797210062">
                  <w:marLeft w:val="0"/>
                  <w:marRight w:val="0"/>
                  <w:marTop w:val="0"/>
                  <w:marBottom w:val="0"/>
                  <w:divBdr>
                    <w:top w:val="single" w:sz="2" w:space="1" w:color="FFFFFF"/>
                    <w:left w:val="single" w:sz="2" w:space="11" w:color="FFFFFF"/>
                    <w:bottom w:val="single" w:sz="2" w:space="1" w:color="FFFFFF"/>
                    <w:right w:val="single" w:sz="2" w:space="4" w:color="FFFFFF"/>
                  </w:divBdr>
                  <w:divsChild>
                    <w:div w:id="220942801">
                      <w:marLeft w:val="0"/>
                      <w:marRight w:val="0"/>
                      <w:marTop w:val="0"/>
                      <w:marBottom w:val="0"/>
                      <w:divBdr>
                        <w:top w:val="none" w:sz="0" w:space="0" w:color="auto"/>
                        <w:left w:val="none" w:sz="0" w:space="0" w:color="auto"/>
                        <w:bottom w:val="none" w:sz="0" w:space="0" w:color="auto"/>
                        <w:right w:val="none" w:sz="0" w:space="0" w:color="auto"/>
                      </w:divBdr>
                    </w:div>
                  </w:divsChild>
                </w:div>
                <w:div w:id="425998940">
                  <w:marLeft w:val="0"/>
                  <w:marRight w:val="0"/>
                  <w:marTop w:val="0"/>
                  <w:marBottom w:val="0"/>
                  <w:divBdr>
                    <w:top w:val="single" w:sz="2" w:space="1" w:color="FFFFFF"/>
                    <w:left w:val="single" w:sz="2" w:space="11" w:color="FFFFFF"/>
                    <w:bottom w:val="single" w:sz="2" w:space="1" w:color="FFFFFF"/>
                    <w:right w:val="single" w:sz="2" w:space="4" w:color="FFFFFF"/>
                  </w:divBdr>
                  <w:divsChild>
                    <w:div w:id="1563179820">
                      <w:marLeft w:val="0"/>
                      <w:marRight w:val="0"/>
                      <w:marTop w:val="0"/>
                      <w:marBottom w:val="0"/>
                      <w:divBdr>
                        <w:top w:val="none" w:sz="0" w:space="0" w:color="auto"/>
                        <w:left w:val="none" w:sz="0" w:space="0" w:color="auto"/>
                        <w:bottom w:val="none" w:sz="0" w:space="0" w:color="auto"/>
                        <w:right w:val="none" w:sz="0" w:space="0" w:color="auto"/>
                      </w:divBdr>
                    </w:div>
                  </w:divsChild>
                </w:div>
                <w:div w:id="1632590804">
                  <w:marLeft w:val="0"/>
                  <w:marRight w:val="0"/>
                  <w:marTop w:val="0"/>
                  <w:marBottom w:val="0"/>
                  <w:divBdr>
                    <w:top w:val="single" w:sz="2" w:space="1" w:color="FFFFFF"/>
                    <w:left w:val="single" w:sz="2" w:space="11" w:color="FFFFFF"/>
                    <w:bottom w:val="single" w:sz="2" w:space="4" w:color="FFFFFF"/>
                    <w:right w:val="single" w:sz="2" w:space="4" w:color="FFFFFF"/>
                  </w:divBdr>
                  <w:divsChild>
                    <w:div w:id="7275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642934">
          <w:marLeft w:val="0"/>
          <w:marRight w:val="0"/>
          <w:marTop w:val="0"/>
          <w:marBottom w:val="300"/>
          <w:divBdr>
            <w:top w:val="none" w:sz="0" w:space="0" w:color="auto"/>
            <w:left w:val="none" w:sz="0" w:space="0" w:color="auto"/>
            <w:bottom w:val="none" w:sz="0" w:space="0" w:color="auto"/>
            <w:right w:val="none" w:sz="0" w:space="0" w:color="auto"/>
          </w:divBdr>
          <w:divsChild>
            <w:div w:id="1628272386">
              <w:marLeft w:val="0"/>
              <w:marRight w:val="0"/>
              <w:marTop w:val="0"/>
              <w:marBottom w:val="0"/>
              <w:divBdr>
                <w:top w:val="none" w:sz="0" w:space="0" w:color="auto"/>
                <w:left w:val="none" w:sz="0" w:space="0" w:color="auto"/>
                <w:bottom w:val="none" w:sz="0" w:space="0" w:color="auto"/>
                <w:right w:val="none" w:sz="0" w:space="0" w:color="auto"/>
              </w:divBdr>
              <w:divsChild>
                <w:div w:id="1502156986">
                  <w:marLeft w:val="0"/>
                  <w:marRight w:val="0"/>
                  <w:marTop w:val="0"/>
                  <w:marBottom w:val="0"/>
                  <w:divBdr>
                    <w:top w:val="single" w:sz="2" w:space="4" w:color="FFFFFF"/>
                    <w:left w:val="single" w:sz="2" w:space="11" w:color="FFFFFF"/>
                    <w:bottom w:val="single" w:sz="2" w:space="1" w:color="FFFFFF"/>
                    <w:right w:val="single" w:sz="2" w:space="4" w:color="FFFFFF"/>
                  </w:divBdr>
                  <w:divsChild>
                    <w:div w:id="2085568632">
                      <w:marLeft w:val="0"/>
                      <w:marRight w:val="0"/>
                      <w:marTop w:val="0"/>
                      <w:marBottom w:val="0"/>
                      <w:divBdr>
                        <w:top w:val="none" w:sz="0" w:space="0" w:color="auto"/>
                        <w:left w:val="none" w:sz="0" w:space="0" w:color="auto"/>
                        <w:bottom w:val="none" w:sz="0" w:space="0" w:color="auto"/>
                        <w:right w:val="none" w:sz="0" w:space="0" w:color="auto"/>
                      </w:divBdr>
                    </w:div>
                  </w:divsChild>
                </w:div>
                <w:div w:id="1046225288">
                  <w:marLeft w:val="0"/>
                  <w:marRight w:val="0"/>
                  <w:marTop w:val="0"/>
                  <w:marBottom w:val="0"/>
                  <w:divBdr>
                    <w:top w:val="single" w:sz="2" w:space="1" w:color="FFFFFF"/>
                    <w:left w:val="single" w:sz="2" w:space="11" w:color="FFFFFF"/>
                    <w:bottom w:val="single" w:sz="2" w:space="1" w:color="FFFFFF"/>
                    <w:right w:val="single" w:sz="2" w:space="4" w:color="FFFFFF"/>
                  </w:divBdr>
                  <w:divsChild>
                    <w:div w:id="460465580">
                      <w:marLeft w:val="0"/>
                      <w:marRight w:val="0"/>
                      <w:marTop w:val="0"/>
                      <w:marBottom w:val="0"/>
                      <w:divBdr>
                        <w:top w:val="none" w:sz="0" w:space="0" w:color="auto"/>
                        <w:left w:val="none" w:sz="0" w:space="0" w:color="auto"/>
                        <w:bottom w:val="none" w:sz="0" w:space="0" w:color="auto"/>
                        <w:right w:val="none" w:sz="0" w:space="0" w:color="auto"/>
                      </w:divBdr>
                    </w:div>
                  </w:divsChild>
                </w:div>
                <w:div w:id="602418255">
                  <w:marLeft w:val="0"/>
                  <w:marRight w:val="0"/>
                  <w:marTop w:val="0"/>
                  <w:marBottom w:val="0"/>
                  <w:divBdr>
                    <w:top w:val="single" w:sz="2" w:space="1" w:color="FFFFFF"/>
                    <w:left w:val="single" w:sz="2" w:space="11" w:color="FFFFFF"/>
                    <w:bottom w:val="single" w:sz="2" w:space="1" w:color="FFFFFF"/>
                    <w:right w:val="single" w:sz="2" w:space="4" w:color="FFFFFF"/>
                  </w:divBdr>
                  <w:divsChild>
                    <w:div w:id="1974289047">
                      <w:marLeft w:val="0"/>
                      <w:marRight w:val="0"/>
                      <w:marTop w:val="0"/>
                      <w:marBottom w:val="0"/>
                      <w:divBdr>
                        <w:top w:val="none" w:sz="0" w:space="0" w:color="auto"/>
                        <w:left w:val="none" w:sz="0" w:space="0" w:color="auto"/>
                        <w:bottom w:val="none" w:sz="0" w:space="0" w:color="auto"/>
                        <w:right w:val="none" w:sz="0" w:space="0" w:color="auto"/>
                      </w:divBdr>
                    </w:div>
                  </w:divsChild>
                </w:div>
                <w:div w:id="1681158702">
                  <w:marLeft w:val="0"/>
                  <w:marRight w:val="0"/>
                  <w:marTop w:val="0"/>
                  <w:marBottom w:val="0"/>
                  <w:divBdr>
                    <w:top w:val="single" w:sz="2" w:space="1" w:color="FFFFFF"/>
                    <w:left w:val="single" w:sz="2" w:space="11" w:color="FFFFFF"/>
                    <w:bottom w:val="single" w:sz="2" w:space="1" w:color="FFFFFF"/>
                    <w:right w:val="single" w:sz="2" w:space="4" w:color="FFFFFF"/>
                  </w:divBdr>
                  <w:divsChild>
                    <w:div w:id="1526286584">
                      <w:marLeft w:val="0"/>
                      <w:marRight w:val="0"/>
                      <w:marTop w:val="0"/>
                      <w:marBottom w:val="0"/>
                      <w:divBdr>
                        <w:top w:val="none" w:sz="0" w:space="0" w:color="auto"/>
                        <w:left w:val="none" w:sz="0" w:space="0" w:color="auto"/>
                        <w:bottom w:val="none" w:sz="0" w:space="0" w:color="auto"/>
                        <w:right w:val="none" w:sz="0" w:space="0" w:color="auto"/>
                      </w:divBdr>
                    </w:div>
                  </w:divsChild>
                </w:div>
                <w:div w:id="1375422059">
                  <w:marLeft w:val="0"/>
                  <w:marRight w:val="0"/>
                  <w:marTop w:val="0"/>
                  <w:marBottom w:val="0"/>
                  <w:divBdr>
                    <w:top w:val="single" w:sz="2" w:space="1" w:color="FFFFFF"/>
                    <w:left w:val="single" w:sz="2" w:space="11" w:color="FFFFFF"/>
                    <w:bottom w:val="single" w:sz="2" w:space="1" w:color="FFFFFF"/>
                    <w:right w:val="single" w:sz="2" w:space="4" w:color="FFFFFF"/>
                  </w:divBdr>
                  <w:divsChild>
                    <w:div w:id="197011544">
                      <w:marLeft w:val="0"/>
                      <w:marRight w:val="0"/>
                      <w:marTop w:val="0"/>
                      <w:marBottom w:val="0"/>
                      <w:divBdr>
                        <w:top w:val="none" w:sz="0" w:space="0" w:color="auto"/>
                        <w:left w:val="none" w:sz="0" w:space="0" w:color="auto"/>
                        <w:bottom w:val="none" w:sz="0" w:space="0" w:color="auto"/>
                        <w:right w:val="none" w:sz="0" w:space="0" w:color="auto"/>
                      </w:divBdr>
                    </w:div>
                  </w:divsChild>
                </w:div>
                <w:div w:id="196429283">
                  <w:marLeft w:val="0"/>
                  <w:marRight w:val="0"/>
                  <w:marTop w:val="0"/>
                  <w:marBottom w:val="0"/>
                  <w:divBdr>
                    <w:top w:val="single" w:sz="2" w:space="1" w:color="FFFFFF"/>
                    <w:left w:val="single" w:sz="2" w:space="11" w:color="FFFFFF"/>
                    <w:bottom w:val="single" w:sz="2" w:space="1" w:color="FFFFFF"/>
                    <w:right w:val="single" w:sz="2" w:space="4" w:color="FFFFFF"/>
                  </w:divBdr>
                  <w:divsChild>
                    <w:div w:id="371199648">
                      <w:marLeft w:val="0"/>
                      <w:marRight w:val="0"/>
                      <w:marTop w:val="0"/>
                      <w:marBottom w:val="0"/>
                      <w:divBdr>
                        <w:top w:val="none" w:sz="0" w:space="0" w:color="auto"/>
                        <w:left w:val="none" w:sz="0" w:space="0" w:color="auto"/>
                        <w:bottom w:val="none" w:sz="0" w:space="0" w:color="auto"/>
                        <w:right w:val="none" w:sz="0" w:space="0" w:color="auto"/>
                      </w:divBdr>
                    </w:div>
                  </w:divsChild>
                </w:div>
                <w:div w:id="26301463">
                  <w:marLeft w:val="0"/>
                  <w:marRight w:val="0"/>
                  <w:marTop w:val="0"/>
                  <w:marBottom w:val="0"/>
                  <w:divBdr>
                    <w:top w:val="single" w:sz="2" w:space="1" w:color="FFFFFF"/>
                    <w:left w:val="single" w:sz="2" w:space="11" w:color="FFFFFF"/>
                    <w:bottom w:val="single" w:sz="2" w:space="1" w:color="FFFFFF"/>
                    <w:right w:val="single" w:sz="2" w:space="4" w:color="FFFFFF"/>
                  </w:divBdr>
                  <w:divsChild>
                    <w:div w:id="854223179">
                      <w:marLeft w:val="0"/>
                      <w:marRight w:val="0"/>
                      <w:marTop w:val="0"/>
                      <w:marBottom w:val="0"/>
                      <w:divBdr>
                        <w:top w:val="none" w:sz="0" w:space="0" w:color="auto"/>
                        <w:left w:val="none" w:sz="0" w:space="0" w:color="auto"/>
                        <w:bottom w:val="none" w:sz="0" w:space="0" w:color="auto"/>
                        <w:right w:val="none" w:sz="0" w:space="0" w:color="auto"/>
                      </w:divBdr>
                    </w:div>
                  </w:divsChild>
                </w:div>
                <w:div w:id="236869992">
                  <w:marLeft w:val="0"/>
                  <w:marRight w:val="0"/>
                  <w:marTop w:val="0"/>
                  <w:marBottom w:val="0"/>
                  <w:divBdr>
                    <w:top w:val="single" w:sz="2" w:space="1" w:color="FFFFFF"/>
                    <w:left w:val="single" w:sz="2" w:space="11" w:color="FFFFFF"/>
                    <w:bottom w:val="single" w:sz="2" w:space="1" w:color="FFFFFF"/>
                    <w:right w:val="single" w:sz="2" w:space="4" w:color="FFFFFF"/>
                  </w:divBdr>
                  <w:divsChild>
                    <w:div w:id="596987696">
                      <w:marLeft w:val="0"/>
                      <w:marRight w:val="0"/>
                      <w:marTop w:val="0"/>
                      <w:marBottom w:val="0"/>
                      <w:divBdr>
                        <w:top w:val="none" w:sz="0" w:space="0" w:color="auto"/>
                        <w:left w:val="none" w:sz="0" w:space="0" w:color="auto"/>
                        <w:bottom w:val="none" w:sz="0" w:space="0" w:color="auto"/>
                        <w:right w:val="none" w:sz="0" w:space="0" w:color="auto"/>
                      </w:divBdr>
                    </w:div>
                  </w:divsChild>
                </w:div>
                <w:div w:id="1068923662">
                  <w:marLeft w:val="0"/>
                  <w:marRight w:val="0"/>
                  <w:marTop w:val="0"/>
                  <w:marBottom w:val="0"/>
                  <w:divBdr>
                    <w:top w:val="single" w:sz="2" w:space="1" w:color="FFFFFF"/>
                    <w:left w:val="single" w:sz="2" w:space="11" w:color="FFFFFF"/>
                    <w:bottom w:val="single" w:sz="2" w:space="1" w:color="FFFFFF"/>
                    <w:right w:val="single" w:sz="2" w:space="4" w:color="FFFFFF"/>
                  </w:divBdr>
                  <w:divsChild>
                    <w:div w:id="513036495">
                      <w:marLeft w:val="0"/>
                      <w:marRight w:val="0"/>
                      <w:marTop w:val="0"/>
                      <w:marBottom w:val="0"/>
                      <w:divBdr>
                        <w:top w:val="none" w:sz="0" w:space="0" w:color="auto"/>
                        <w:left w:val="none" w:sz="0" w:space="0" w:color="auto"/>
                        <w:bottom w:val="none" w:sz="0" w:space="0" w:color="auto"/>
                        <w:right w:val="none" w:sz="0" w:space="0" w:color="auto"/>
                      </w:divBdr>
                    </w:div>
                  </w:divsChild>
                </w:div>
                <w:div w:id="1441024993">
                  <w:marLeft w:val="0"/>
                  <w:marRight w:val="0"/>
                  <w:marTop w:val="0"/>
                  <w:marBottom w:val="0"/>
                  <w:divBdr>
                    <w:top w:val="single" w:sz="2" w:space="1" w:color="FFFFFF"/>
                    <w:left w:val="single" w:sz="2" w:space="11" w:color="FFFFFF"/>
                    <w:bottom w:val="single" w:sz="2" w:space="1" w:color="FFFFFF"/>
                    <w:right w:val="single" w:sz="2" w:space="4" w:color="FFFFFF"/>
                  </w:divBdr>
                  <w:divsChild>
                    <w:div w:id="97457759">
                      <w:marLeft w:val="0"/>
                      <w:marRight w:val="0"/>
                      <w:marTop w:val="0"/>
                      <w:marBottom w:val="0"/>
                      <w:divBdr>
                        <w:top w:val="none" w:sz="0" w:space="0" w:color="auto"/>
                        <w:left w:val="none" w:sz="0" w:space="0" w:color="auto"/>
                        <w:bottom w:val="none" w:sz="0" w:space="0" w:color="auto"/>
                        <w:right w:val="none" w:sz="0" w:space="0" w:color="auto"/>
                      </w:divBdr>
                    </w:div>
                  </w:divsChild>
                </w:div>
                <w:div w:id="1959680192">
                  <w:marLeft w:val="0"/>
                  <w:marRight w:val="0"/>
                  <w:marTop w:val="0"/>
                  <w:marBottom w:val="0"/>
                  <w:divBdr>
                    <w:top w:val="single" w:sz="2" w:space="1" w:color="FFFFFF"/>
                    <w:left w:val="single" w:sz="2" w:space="11" w:color="FFFFFF"/>
                    <w:bottom w:val="single" w:sz="2" w:space="1" w:color="FFFFFF"/>
                    <w:right w:val="single" w:sz="2" w:space="4" w:color="FFFFFF"/>
                  </w:divBdr>
                  <w:divsChild>
                    <w:div w:id="356085814">
                      <w:marLeft w:val="0"/>
                      <w:marRight w:val="0"/>
                      <w:marTop w:val="0"/>
                      <w:marBottom w:val="0"/>
                      <w:divBdr>
                        <w:top w:val="none" w:sz="0" w:space="0" w:color="auto"/>
                        <w:left w:val="none" w:sz="0" w:space="0" w:color="auto"/>
                        <w:bottom w:val="none" w:sz="0" w:space="0" w:color="auto"/>
                        <w:right w:val="none" w:sz="0" w:space="0" w:color="auto"/>
                      </w:divBdr>
                    </w:div>
                  </w:divsChild>
                </w:div>
                <w:div w:id="1954284930">
                  <w:marLeft w:val="0"/>
                  <w:marRight w:val="0"/>
                  <w:marTop w:val="0"/>
                  <w:marBottom w:val="0"/>
                  <w:divBdr>
                    <w:top w:val="single" w:sz="2" w:space="1" w:color="FFFFFF"/>
                    <w:left w:val="single" w:sz="2" w:space="11" w:color="FFFFFF"/>
                    <w:bottom w:val="single" w:sz="2" w:space="4" w:color="FFFFFF"/>
                    <w:right w:val="single" w:sz="2" w:space="4" w:color="FFFFFF"/>
                  </w:divBdr>
                  <w:divsChild>
                    <w:div w:id="135712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5669583">
          <w:marLeft w:val="0"/>
          <w:marRight w:val="0"/>
          <w:marTop w:val="0"/>
          <w:marBottom w:val="300"/>
          <w:divBdr>
            <w:top w:val="none" w:sz="0" w:space="0" w:color="auto"/>
            <w:left w:val="none" w:sz="0" w:space="0" w:color="auto"/>
            <w:bottom w:val="none" w:sz="0" w:space="0" w:color="auto"/>
            <w:right w:val="none" w:sz="0" w:space="0" w:color="auto"/>
          </w:divBdr>
          <w:divsChild>
            <w:div w:id="48431266">
              <w:marLeft w:val="0"/>
              <w:marRight w:val="0"/>
              <w:marTop w:val="0"/>
              <w:marBottom w:val="0"/>
              <w:divBdr>
                <w:top w:val="none" w:sz="0" w:space="0" w:color="auto"/>
                <w:left w:val="none" w:sz="0" w:space="0" w:color="auto"/>
                <w:bottom w:val="none" w:sz="0" w:space="0" w:color="auto"/>
                <w:right w:val="none" w:sz="0" w:space="0" w:color="auto"/>
              </w:divBdr>
              <w:divsChild>
                <w:div w:id="1505704560">
                  <w:marLeft w:val="0"/>
                  <w:marRight w:val="0"/>
                  <w:marTop w:val="0"/>
                  <w:marBottom w:val="0"/>
                  <w:divBdr>
                    <w:top w:val="single" w:sz="2" w:space="4" w:color="FFFFFF"/>
                    <w:left w:val="single" w:sz="2" w:space="11" w:color="FFFFFF"/>
                    <w:bottom w:val="single" w:sz="2" w:space="1" w:color="FFFFFF"/>
                    <w:right w:val="single" w:sz="2" w:space="4" w:color="FFFFFF"/>
                  </w:divBdr>
                  <w:divsChild>
                    <w:div w:id="1863857575">
                      <w:marLeft w:val="0"/>
                      <w:marRight w:val="0"/>
                      <w:marTop w:val="0"/>
                      <w:marBottom w:val="0"/>
                      <w:divBdr>
                        <w:top w:val="none" w:sz="0" w:space="0" w:color="auto"/>
                        <w:left w:val="none" w:sz="0" w:space="0" w:color="auto"/>
                        <w:bottom w:val="none" w:sz="0" w:space="0" w:color="auto"/>
                        <w:right w:val="none" w:sz="0" w:space="0" w:color="auto"/>
                      </w:divBdr>
                    </w:div>
                  </w:divsChild>
                </w:div>
                <w:div w:id="977807328">
                  <w:marLeft w:val="0"/>
                  <w:marRight w:val="0"/>
                  <w:marTop w:val="0"/>
                  <w:marBottom w:val="0"/>
                  <w:divBdr>
                    <w:top w:val="single" w:sz="2" w:space="1" w:color="FFFFFF"/>
                    <w:left w:val="single" w:sz="2" w:space="11" w:color="FFFFFF"/>
                    <w:bottom w:val="single" w:sz="2" w:space="1" w:color="FFFFFF"/>
                    <w:right w:val="single" w:sz="2" w:space="4" w:color="FFFFFF"/>
                  </w:divBdr>
                  <w:divsChild>
                    <w:div w:id="14121170">
                      <w:marLeft w:val="0"/>
                      <w:marRight w:val="0"/>
                      <w:marTop w:val="0"/>
                      <w:marBottom w:val="0"/>
                      <w:divBdr>
                        <w:top w:val="none" w:sz="0" w:space="0" w:color="auto"/>
                        <w:left w:val="none" w:sz="0" w:space="0" w:color="auto"/>
                        <w:bottom w:val="none" w:sz="0" w:space="0" w:color="auto"/>
                        <w:right w:val="none" w:sz="0" w:space="0" w:color="auto"/>
                      </w:divBdr>
                    </w:div>
                  </w:divsChild>
                </w:div>
                <w:div w:id="1367097058">
                  <w:marLeft w:val="0"/>
                  <w:marRight w:val="0"/>
                  <w:marTop w:val="0"/>
                  <w:marBottom w:val="0"/>
                  <w:divBdr>
                    <w:top w:val="single" w:sz="2" w:space="1" w:color="FFFFFF"/>
                    <w:left w:val="single" w:sz="2" w:space="11" w:color="FFFFFF"/>
                    <w:bottom w:val="single" w:sz="2" w:space="1" w:color="FFFFFF"/>
                    <w:right w:val="single" w:sz="2" w:space="4" w:color="FFFFFF"/>
                  </w:divBdr>
                  <w:divsChild>
                    <w:div w:id="1490246868">
                      <w:marLeft w:val="0"/>
                      <w:marRight w:val="0"/>
                      <w:marTop w:val="0"/>
                      <w:marBottom w:val="0"/>
                      <w:divBdr>
                        <w:top w:val="none" w:sz="0" w:space="0" w:color="auto"/>
                        <w:left w:val="none" w:sz="0" w:space="0" w:color="auto"/>
                        <w:bottom w:val="none" w:sz="0" w:space="0" w:color="auto"/>
                        <w:right w:val="none" w:sz="0" w:space="0" w:color="auto"/>
                      </w:divBdr>
                    </w:div>
                  </w:divsChild>
                </w:div>
                <w:div w:id="1461266655">
                  <w:marLeft w:val="0"/>
                  <w:marRight w:val="0"/>
                  <w:marTop w:val="0"/>
                  <w:marBottom w:val="0"/>
                  <w:divBdr>
                    <w:top w:val="single" w:sz="2" w:space="1" w:color="FFFFFF"/>
                    <w:left w:val="single" w:sz="2" w:space="11" w:color="FFFFFF"/>
                    <w:bottom w:val="single" w:sz="2" w:space="1" w:color="FFFFFF"/>
                    <w:right w:val="single" w:sz="2" w:space="4" w:color="FFFFFF"/>
                  </w:divBdr>
                  <w:divsChild>
                    <w:div w:id="154609829">
                      <w:marLeft w:val="0"/>
                      <w:marRight w:val="0"/>
                      <w:marTop w:val="0"/>
                      <w:marBottom w:val="0"/>
                      <w:divBdr>
                        <w:top w:val="none" w:sz="0" w:space="0" w:color="auto"/>
                        <w:left w:val="none" w:sz="0" w:space="0" w:color="auto"/>
                        <w:bottom w:val="none" w:sz="0" w:space="0" w:color="auto"/>
                        <w:right w:val="none" w:sz="0" w:space="0" w:color="auto"/>
                      </w:divBdr>
                    </w:div>
                  </w:divsChild>
                </w:div>
                <w:div w:id="896356291">
                  <w:marLeft w:val="0"/>
                  <w:marRight w:val="0"/>
                  <w:marTop w:val="0"/>
                  <w:marBottom w:val="0"/>
                  <w:divBdr>
                    <w:top w:val="single" w:sz="2" w:space="1" w:color="FFFFFF"/>
                    <w:left w:val="single" w:sz="2" w:space="11" w:color="FFFFFF"/>
                    <w:bottom w:val="single" w:sz="2" w:space="1" w:color="FFFFFF"/>
                    <w:right w:val="single" w:sz="2" w:space="4" w:color="FFFFFF"/>
                  </w:divBdr>
                  <w:divsChild>
                    <w:div w:id="2021081814">
                      <w:marLeft w:val="0"/>
                      <w:marRight w:val="0"/>
                      <w:marTop w:val="0"/>
                      <w:marBottom w:val="0"/>
                      <w:divBdr>
                        <w:top w:val="none" w:sz="0" w:space="0" w:color="auto"/>
                        <w:left w:val="none" w:sz="0" w:space="0" w:color="auto"/>
                        <w:bottom w:val="none" w:sz="0" w:space="0" w:color="auto"/>
                        <w:right w:val="none" w:sz="0" w:space="0" w:color="auto"/>
                      </w:divBdr>
                    </w:div>
                  </w:divsChild>
                </w:div>
                <w:div w:id="67966814">
                  <w:marLeft w:val="0"/>
                  <w:marRight w:val="0"/>
                  <w:marTop w:val="0"/>
                  <w:marBottom w:val="0"/>
                  <w:divBdr>
                    <w:top w:val="single" w:sz="2" w:space="1" w:color="FFFFFF"/>
                    <w:left w:val="single" w:sz="2" w:space="11" w:color="FFFFFF"/>
                    <w:bottom w:val="single" w:sz="2" w:space="1" w:color="FFFFFF"/>
                    <w:right w:val="single" w:sz="2" w:space="4" w:color="FFFFFF"/>
                  </w:divBdr>
                  <w:divsChild>
                    <w:div w:id="2056848528">
                      <w:marLeft w:val="0"/>
                      <w:marRight w:val="0"/>
                      <w:marTop w:val="0"/>
                      <w:marBottom w:val="0"/>
                      <w:divBdr>
                        <w:top w:val="none" w:sz="0" w:space="0" w:color="auto"/>
                        <w:left w:val="none" w:sz="0" w:space="0" w:color="auto"/>
                        <w:bottom w:val="none" w:sz="0" w:space="0" w:color="auto"/>
                        <w:right w:val="none" w:sz="0" w:space="0" w:color="auto"/>
                      </w:divBdr>
                    </w:div>
                  </w:divsChild>
                </w:div>
                <w:div w:id="1460101748">
                  <w:marLeft w:val="0"/>
                  <w:marRight w:val="0"/>
                  <w:marTop w:val="0"/>
                  <w:marBottom w:val="0"/>
                  <w:divBdr>
                    <w:top w:val="single" w:sz="2" w:space="1" w:color="FFFFFF"/>
                    <w:left w:val="single" w:sz="2" w:space="11" w:color="FFFFFF"/>
                    <w:bottom w:val="single" w:sz="2" w:space="1" w:color="FFFFFF"/>
                    <w:right w:val="single" w:sz="2" w:space="4" w:color="FFFFFF"/>
                  </w:divBdr>
                  <w:divsChild>
                    <w:div w:id="24336152">
                      <w:marLeft w:val="0"/>
                      <w:marRight w:val="0"/>
                      <w:marTop w:val="0"/>
                      <w:marBottom w:val="0"/>
                      <w:divBdr>
                        <w:top w:val="none" w:sz="0" w:space="0" w:color="auto"/>
                        <w:left w:val="none" w:sz="0" w:space="0" w:color="auto"/>
                        <w:bottom w:val="none" w:sz="0" w:space="0" w:color="auto"/>
                        <w:right w:val="none" w:sz="0" w:space="0" w:color="auto"/>
                      </w:divBdr>
                    </w:div>
                  </w:divsChild>
                </w:div>
                <w:div w:id="795024716">
                  <w:marLeft w:val="0"/>
                  <w:marRight w:val="0"/>
                  <w:marTop w:val="0"/>
                  <w:marBottom w:val="0"/>
                  <w:divBdr>
                    <w:top w:val="single" w:sz="2" w:space="1" w:color="FFFFFF"/>
                    <w:left w:val="single" w:sz="2" w:space="11" w:color="FFFFFF"/>
                    <w:bottom w:val="single" w:sz="2" w:space="1" w:color="FFFFFF"/>
                    <w:right w:val="single" w:sz="2" w:space="4" w:color="FFFFFF"/>
                  </w:divBdr>
                  <w:divsChild>
                    <w:div w:id="691614805">
                      <w:marLeft w:val="0"/>
                      <w:marRight w:val="0"/>
                      <w:marTop w:val="0"/>
                      <w:marBottom w:val="0"/>
                      <w:divBdr>
                        <w:top w:val="none" w:sz="0" w:space="0" w:color="auto"/>
                        <w:left w:val="none" w:sz="0" w:space="0" w:color="auto"/>
                        <w:bottom w:val="none" w:sz="0" w:space="0" w:color="auto"/>
                        <w:right w:val="none" w:sz="0" w:space="0" w:color="auto"/>
                      </w:divBdr>
                    </w:div>
                  </w:divsChild>
                </w:div>
                <w:div w:id="1686666903">
                  <w:marLeft w:val="0"/>
                  <w:marRight w:val="0"/>
                  <w:marTop w:val="0"/>
                  <w:marBottom w:val="0"/>
                  <w:divBdr>
                    <w:top w:val="single" w:sz="2" w:space="1" w:color="FFFFFF"/>
                    <w:left w:val="single" w:sz="2" w:space="11" w:color="FFFFFF"/>
                    <w:bottom w:val="single" w:sz="2" w:space="1" w:color="FFFFFF"/>
                    <w:right w:val="single" w:sz="2" w:space="4" w:color="FFFFFF"/>
                  </w:divBdr>
                  <w:divsChild>
                    <w:div w:id="1967932570">
                      <w:marLeft w:val="0"/>
                      <w:marRight w:val="0"/>
                      <w:marTop w:val="0"/>
                      <w:marBottom w:val="0"/>
                      <w:divBdr>
                        <w:top w:val="none" w:sz="0" w:space="0" w:color="auto"/>
                        <w:left w:val="none" w:sz="0" w:space="0" w:color="auto"/>
                        <w:bottom w:val="none" w:sz="0" w:space="0" w:color="auto"/>
                        <w:right w:val="none" w:sz="0" w:space="0" w:color="auto"/>
                      </w:divBdr>
                    </w:div>
                  </w:divsChild>
                </w:div>
                <w:div w:id="1390809031">
                  <w:marLeft w:val="0"/>
                  <w:marRight w:val="0"/>
                  <w:marTop w:val="0"/>
                  <w:marBottom w:val="0"/>
                  <w:divBdr>
                    <w:top w:val="single" w:sz="2" w:space="1" w:color="FFFFFF"/>
                    <w:left w:val="single" w:sz="2" w:space="11" w:color="FFFFFF"/>
                    <w:bottom w:val="single" w:sz="2" w:space="1" w:color="FFFFFF"/>
                    <w:right w:val="single" w:sz="2" w:space="4" w:color="FFFFFF"/>
                  </w:divBdr>
                  <w:divsChild>
                    <w:div w:id="335155860">
                      <w:marLeft w:val="0"/>
                      <w:marRight w:val="0"/>
                      <w:marTop w:val="0"/>
                      <w:marBottom w:val="0"/>
                      <w:divBdr>
                        <w:top w:val="none" w:sz="0" w:space="0" w:color="auto"/>
                        <w:left w:val="none" w:sz="0" w:space="0" w:color="auto"/>
                        <w:bottom w:val="none" w:sz="0" w:space="0" w:color="auto"/>
                        <w:right w:val="none" w:sz="0" w:space="0" w:color="auto"/>
                      </w:divBdr>
                    </w:div>
                  </w:divsChild>
                </w:div>
                <w:div w:id="1923753016">
                  <w:marLeft w:val="0"/>
                  <w:marRight w:val="0"/>
                  <w:marTop w:val="0"/>
                  <w:marBottom w:val="0"/>
                  <w:divBdr>
                    <w:top w:val="single" w:sz="2" w:space="1" w:color="FFFFFF"/>
                    <w:left w:val="single" w:sz="2" w:space="11" w:color="FFFFFF"/>
                    <w:bottom w:val="single" w:sz="2" w:space="1" w:color="FFFFFF"/>
                    <w:right w:val="single" w:sz="2" w:space="4" w:color="FFFFFF"/>
                  </w:divBdr>
                  <w:divsChild>
                    <w:div w:id="1094934044">
                      <w:marLeft w:val="0"/>
                      <w:marRight w:val="0"/>
                      <w:marTop w:val="0"/>
                      <w:marBottom w:val="0"/>
                      <w:divBdr>
                        <w:top w:val="none" w:sz="0" w:space="0" w:color="auto"/>
                        <w:left w:val="none" w:sz="0" w:space="0" w:color="auto"/>
                        <w:bottom w:val="none" w:sz="0" w:space="0" w:color="auto"/>
                        <w:right w:val="none" w:sz="0" w:space="0" w:color="auto"/>
                      </w:divBdr>
                    </w:div>
                  </w:divsChild>
                </w:div>
                <w:div w:id="955411641">
                  <w:marLeft w:val="0"/>
                  <w:marRight w:val="0"/>
                  <w:marTop w:val="0"/>
                  <w:marBottom w:val="0"/>
                  <w:divBdr>
                    <w:top w:val="single" w:sz="2" w:space="1" w:color="FFFFFF"/>
                    <w:left w:val="single" w:sz="2" w:space="11" w:color="FFFFFF"/>
                    <w:bottom w:val="single" w:sz="2" w:space="1" w:color="FFFFFF"/>
                    <w:right w:val="single" w:sz="2" w:space="4" w:color="FFFFFF"/>
                  </w:divBdr>
                  <w:divsChild>
                    <w:div w:id="2068723550">
                      <w:marLeft w:val="0"/>
                      <w:marRight w:val="0"/>
                      <w:marTop w:val="0"/>
                      <w:marBottom w:val="0"/>
                      <w:divBdr>
                        <w:top w:val="none" w:sz="0" w:space="0" w:color="auto"/>
                        <w:left w:val="none" w:sz="0" w:space="0" w:color="auto"/>
                        <w:bottom w:val="none" w:sz="0" w:space="0" w:color="auto"/>
                        <w:right w:val="none" w:sz="0" w:space="0" w:color="auto"/>
                      </w:divBdr>
                    </w:div>
                  </w:divsChild>
                </w:div>
                <w:div w:id="1205024441">
                  <w:marLeft w:val="0"/>
                  <w:marRight w:val="0"/>
                  <w:marTop w:val="0"/>
                  <w:marBottom w:val="0"/>
                  <w:divBdr>
                    <w:top w:val="single" w:sz="2" w:space="1" w:color="FFFFFF"/>
                    <w:left w:val="single" w:sz="2" w:space="11" w:color="FFFFFF"/>
                    <w:bottom w:val="single" w:sz="2" w:space="1" w:color="FFFFFF"/>
                    <w:right w:val="single" w:sz="2" w:space="4" w:color="FFFFFF"/>
                  </w:divBdr>
                  <w:divsChild>
                    <w:div w:id="447507298">
                      <w:marLeft w:val="0"/>
                      <w:marRight w:val="0"/>
                      <w:marTop w:val="0"/>
                      <w:marBottom w:val="0"/>
                      <w:divBdr>
                        <w:top w:val="none" w:sz="0" w:space="0" w:color="auto"/>
                        <w:left w:val="none" w:sz="0" w:space="0" w:color="auto"/>
                        <w:bottom w:val="none" w:sz="0" w:space="0" w:color="auto"/>
                        <w:right w:val="none" w:sz="0" w:space="0" w:color="auto"/>
                      </w:divBdr>
                    </w:div>
                  </w:divsChild>
                </w:div>
                <w:div w:id="278226641">
                  <w:marLeft w:val="0"/>
                  <w:marRight w:val="0"/>
                  <w:marTop w:val="0"/>
                  <w:marBottom w:val="0"/>
                  <w:divBdr>
                    <w:top w:val="single" w:sz="2" w:space="1" w:color="FFFFFF"/>
                    <w:left w:val="single" w:sz="2" w:space="11" w:color="FFFFFF"/>
                    <w:bottom w:val="single" w:sz="2" w:space="1" w:color="FFFFFF"/>
                    <w:right w:val="single" w:sz="2" w:space="4" w:color="FFFFFF"/>
                  </w:divBdr>
                  <w:divsChild>
                    <w:div w:id="1691443581">
                      <w:marLeft w:val="0"/>
                      <w:marRight w:val="0"/>
                      <w:marTop w:val="0"/>
                      <w:marBottom w:val="0"/>
                      <w:divBdr>
                        <w:top w:val="none" w:sz="0" w:space="0" w:color="auto"/>
                        <w:left w:val="none" w:sz="0" w:space="0" w:color="auto"/>
                        <w:bottom w:val="none" w:sz="0" w:space="0" w:color="auto"/>
                        <w:right w:val="none" w:sz="0" w:space="0" w:color="auto"/>
                      </w:divBdr>
                    </w:div>
                  </w:divsChild>
                </w:div>
                <w:div w:id="101003296">
                  <w:marLeft w:val="0"/>
                  <w:marRight w:val="0"/>
                  <w:marTop w:val="0"/>
                  <w:marBottom w:val="0"/>
                  <w:divBdr>
                    <w:top w:val="single" w:sz="2" w:space="1" w:color="FFFFFF"/>
                    <w:left w:val="single" w:sz="2" w:space="11" w:color="FFFFFF"/>
                    <w:bottom w:val="single" w:sz="2" w:space="1" w:color="FFFFFF"/>
                    <w:right w:val="single" w:sz="2" w:space="4" w:color="FFFFFF"/>
                  </w:divBdr>
                  <w:divsChild>
                    <w:div w:id="85007869">
                      <w:marLeft w:val="0"/>
                      <w:marRight w:val="0"/>
                      <w:marTop w:val="0"/>
                      <w:marBottom w:val="0"/>
                      <w:divBdr>
                        <w:top w:val="none" w:sz="0" w:space="0" w:color="auto"/>
                        <w:left w:val="none" w:sz="0" w:space="0" w:color="auto"/>
                        <w:bottom w:val="none" w:sz="0" w:space="0" w:color="auto"/>
                        <w:right w:val="none" w:sz="0" w:space="0" w:color="auto"/>
                      </w:divBdr>
                    </w:div>
                  </w:divsChild>
                </w:div>
                <w:div w:id="1033268109">
                  <w:marLeft w:val="0"/>
                  <w:marRight w:val="0"/>
                  <w:marTop w:val="0"/>
                  <w:marBottom w:val="0"/>
                  <w:divBdr>
                    <w:top w:val="single" w:sz="2" w:space="1" w:color="FFFFFF"/>
                    <w:left w:val="single" w:sz="2" w:space="11" w:color="FFFFFF"/>
                    <w:bottom w:val="single" w:sz="2" w:space="1" w:color="FFFFFF"/>
                    <w:right w:val="single" w:sz="2" w:space="4" w:color="FFFFFF"/>
                  </w:divBdr>
                  <w:divsChild>
                    <w:div w:id="1241866372">
                      <w:marLeft w:val="0"/>
                      <w:marRight w:val="0"/>
                      <w:marTop w:val="0"/>
                      <w:marBottom w:val="0"/>
                      <w:divBdr>
                        <w:top w:val="none" w:sz="0" w:space="0" w:color="auto"/>
                        <w:left w:val="none" w:sz="0" w:space="0" w:color="auto"/>
                        <w:bottom w:val="none" w:sz="0" w:space="0" w:color="auto"/>
                        <w:right w:val="none" w:sz="0" w:space="0" w:color="auto"/>
                      </w:divBdr>
                    </w:div>
                  </w:divsChild>
                </w:div>
                <w:div w:id="66804237">
                  <w:marLeft w:val="0"/>
                  <w:marRight w:val="0"/>
                  <w:marTop w:val="0"/>
                  <w:marBottom w:val="0"/>
                  <w:divBdr>
                    <w:top w:val="single" w:sz="2" w:space="1" w:color="FFFFFF"/>
                    <w:left w:val="single" w:sz="2" w:space="11" w:color="FFFFFF"/>
                    <w:bottom w:val="single" w:sz="2" w:space="1" w:color="FFFFFF"/>
                    <w:right w:val="single" w:sz="2" w:space="4" w:color="FFFFFF"/>
                  </w:divBdr>
                  <w:divsChild>
                    <w:div w:id="405105501">
                      <w:marLeft w:val="0"/>
                      <w:marRight w:val="0"/>
                      <w:marTop w:val="0"/>
                      <w:marBottom w:val="0"/>
                      <w:divBdr>
                        <w:top w:val="none" w:sz="0" w:space="0" w:color="auto"/>
                        <w:left w:val="none" w:sz="0" w:space="0" w:color="auto"/>
                        <w:bottom w:val="none" w:sz="0" w:space="0" w:color="auto"/>
                        <w:right w:val="none" w:sz="0" w:space="0" w:color="auto"/>
                      </w:divBdr>
                    </w:div>
                  </w:divsChild>
                </w:div>
                <w:div w:id="1969506005">
                  <w:marLeft w:val="0"/>
                  <w:marRight w:val="0"/>
                  <w:marTop w:val="0"/>
                  <w:marBottom w:val="0"/>
                  <w:divBdr>
                    <w:top w:val="single" w:sz="2" w:space="1" w:color="FFFFFF"/>
                    <w:left w:val="single" w:sz="2" w:space="11" w:color="FFFFFF"/>
                    <w:bottom w:val="single" w:sz="2" w:space="1" w:color="FFFFFF"/>
                    <w:right w:val="single" w:sz="2" w:space="4" w:color="FFFFFF"/>
                  </w:divBdr>
                  <w:divsChild>
                    <w:div w:id="1497922255">
                      <w:marLeft w:val="0"/>
                      <w:marRight w:val="0"/>
                      <w:marTop w:val="0"/>
                      <w:marBottom w:val="0"/>
                      <w:divBdr>
                        <w:top w:val="none" w:sz="0" w:space="0" w:color="auto"/>
                        <w:left w:val="none" w:sz="0" w:space="0" w:color="auto"/>
                        <w:bottom w:val="none" w:sz="0" w:space="0" w:color="auto"/>
                        <w:right w:val="none" w:sz="0" w:space="0" w:color="auto"/>
                      </w:divBdr>
                    </w:div>
                  </w:divsChild>
                </w:div>
                <w:div w:id="1574585305">
                  <w:marLeft w:val="0"/>
                  <w:marRight w:val="0"/>
                  <w:marTop w:val="0"/>
                  <w:marBottom w:val="0"/>
                  <w:divBdr>
                    <w:top w:val="single" w:sz="2" w:space="1" w:color="FFFFFF"/>
                    <w:left w:val="single" w:sz="2" w:space="11" w:color="FFFFFF"/>
                    <w:bottom w:val="single" w:sz="2" w:space="1" w:color="FFFFFF"/>
                    <w:right w:val="single" w:sz="2" w:space="4" w:color="FFFFFF"/>
                  </w:divBdr>
                  <w:divsChild>
                    <w:div w:id="1758750052">
                      <w:marLeft w:val="0"/>
                      <w:marRight w:val="0"/>
                      <w:marTop w:val="0"/>
                      <w:marBottom w:val="0"/>
                      <w:divBdr>
                        <w:top w:val="none" w:sz="0" w:space="0" w:color="auto"/>
                        <w:left w:val="none" w:sz="0" w:space="0" w:color="auto"/>
                        <w:bottom w:val="none" w:sz="0" w:space="0" w:color="auto"/>
                        <w:right w:val="none" w:sz="0" w:space="0" w:color="auto"/>
                      </w:divBdr>
                    </w:div>
                  </w:divsChild>
                </w:div>
                <w:div w:id="634919459">
                  <w:marLeft w:val="0"/>
                  <w:marRight w:val="0"/>
                  <w:marTop w:val="0"/>
                  <w:marBottom w:val="0"/>
                  <w:divBdr>
                    <w:top w:val="single" w:sz="2" w:space="1" w:color="FFFFFF"/>
                    <w:left w:val="single" w:sz="2" w:space="11" w:color="FFFFFF"/>
                    <w:bottom w:val="single" w:sz="2" w:space="1" w:color="FFFFFF"/>
                    <w:right w:val="single" w:sz="2" w:space="4" w:color="FFFFFF"/>
                  </w:divBdr>
                  <w:divsChild>
                    <w:div w:id="1801419212">
                      <w:marLeft w:val="0"/>
                      <w:marRight w:val="0"/>
                      <w:marTop w:val="0"/>
                      <w:marBottom w:val="0"/>
                      <w:divBdr>
                        <w:top w:val="none" w:sz="0" w:space="0" w:color="auto"/>
                        <w:left w:val="none" w:sz="0" w:space="0" w:color="auto"/>
                        <w:bottom w:val="none" w:sz="0" w:space="0" w:color="auto"/>
                        <w:right w:val="none" w:sz="0" w:space="0" w:color="auto"/>
                      </w:divBdr>
                    </w:div>
                  </w:divsChild>
                </w:div>
                <w:div w:id="738019590">
                  <w:marLeft w:val="0"/>
                  <w:marRight w:val="0"/>
                  <w:marTop w:val="0"/>
                  <w:marBottom w:val="0"/>
                  <w:divBdr>
                    <w:top w:val="single" w:sz="2" w:space="1" w:color="FFFFFF"/>
                    <w:left w:val="single" w:sz="2" w:space="11" w:color="FFFFFF"/>
                    <w:bottom w:val="single" w:sz="2" w:space="4" w:color="FFFFFF"/>
                    <w:right w:val="single" w:sz="2" w:space="4" w:color="FFFFFF"/>
                  </w:divBdr>
                  <w:divsChild>
                    <w:div w:id="8575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40350">
          <w:marLeft w:val="0"/>
          <w:marRight w:val="0"/>
          <w:marTop w:val="0"/>
          <w:marBottom w:val="300"/>
          <w:divBdr>
            <w:top w:val="none" w:sz="0" w:space="0" w:color="auto"/>
            <w:left w:val="none" w:sz="0" w:space="0" w:color="auto"/>
            <w:bottom w:val="none" w:sz="0" w:space="0" w:color="auto"/>
            <w:right w:val="none" w:sz="0" w:space="0" w:color="auto"/>
          </w:divBdr>
          <w:divsChild>
            <w:div w:id="1532915666">
              <w:marLeft w:val="0"/>
              <w:marRight w:val="0"/>
              <w:marTop w:val="0"/>
              <w:marBottom w:val="0"/>
              <w:divBdr>
                <w:top w:val="none" w:sz="0" w:space="0" w:color="auto"/>
                <w:left w:val="none" w:sz="0" w:space="0" w:color="auto"/>
                <w:bottom w:val="none" w:sz="0" w:space="0" w:color="auto"/>
                <w:right w:val="none" w:sz="0" w:space="0" w:color="auto"/>
              </w:divBdr>
              <w:divsChild>
                <w:div w:id="893082239">
                  <w:marLeft w:val="0"/>
                  <w:marRight w:val="0"/>
                  <w:marTop w:val="0"/>
                  <w:marBottom w:val="0"/>
                  <w:divBdr>
                    <w:top w:val="single" w:sz="2" w:space="4" w:color="FFFFFF"/>
                    <w:left w:val="single" w:sz="2" w:space="11" w:color="FFFFFF"/>
                    <w:bottom w:val="single" w:sz="2" w:space="1" w:color="FFFFFF"/>
                    <w:right w:val="single" w:sz="2" w:space="4" w:color="FFFFFF"/>
                  </w:divBdr>
                  <w:divsChild>
                    <w:div w:id="1481074113">
                      <w:marLeft w:val="0"/>
                      <w:marRight w:val="0"/>
                      <w:marTop w:val="0"/>
                      <w:marBottom w:val="0"/>
                      <w:divBdr>
                        <w:top w:val="none" w:sz="0" w:space="0" w:color="auto"/>
                        <w:left w:val="none" w:sz="0" w:space="0" w:color="auto"/>
                        <w:bottom w:val="none" w:sz="0" w:space="0" w:color="auto"/>
                        <w:right w:val="none" w:sz="0" w:space="0" w:color="auto"/>
                      </w:divBdr>
                    </w:div>
                  </w:divsChild>
                </w:div>
                <w:div w:id="26878336">
                  <w:marLeft w:val="0"/>
                  <w:marRight w:val="0"/>
                  <w:marTop w:val="0"/>
                  <w:marBottom w:val="0"/>
                  <w:divBdr>
                    <w:top w:val="single" w:sz="2" w:space="1" w:color="FFFFFF"/>
                    <w:left w:val="single" w:sz="2" w:space="11" w:color="FFFFFF"/>
                    <w:bottom w:val="single" w:sz="2" w:space="1" w:color="FFFFFF"/>
                    <w:right w:val="single" w:sz="2" w:space="4" w:color="FFFFFF"/>
                  </w:divBdr>
                  <w:divsChild>
                    <w:div w:id="1722090022">
                      <w:marLeft w:val="0"/>
                      <w:marRight w:val="0"/>
                      <w:marTop w:val="0"/>
                      <w:marBottom w:val="0"/>
                      <w:divBdr>
                        <w:top w:val="none" w:sz="0" w:space="0" w:color="auto"/>
                        <w:left w:val="none" w:sz="0" w:space="0" w:color="auto"/>
                        <w:bottom w:val="none" w:sz="0" w:space="0" w:color="auto"/>
                        <w:right w:val="none" w:sz="0" w:space="0" w:color="auto"/>
                      </w:divBdr>
                    </w:div>
                  </w:divsChild>
                </w:div>
                <w:div w:id="116605890">
                  <w:marLeft w:val="0"/>
                  <w:marRight w:val="0"/>
                  <w:marTop w:val="0"/>
                  <w:marBottom w:val="0"/>
                  <w:divBdr>
                    <w:top w:val="single" w:sz="2" w:space="1" w:color="FFFFFF"/>
                    <w:left w:val="single" w:sz="2" w:space="11" w:color="FFFFFF"/>
                    <w:bottom w:val="single" w:sz="2" w:space="1" w:color="FFFFFF"/>
                    <w:right w:val="single" w:sz="2" w:space="4" w:color="FFFFFF"/>
                  </w:divBdr>
                  <w:divsChild>
                    <w:div w:id="1173376623">
                      <w:marLeft w:val="0"/>
                      <w:marRight w:val="0"/>
                      <w:marTop w:val="0"/>
                      <w:marBottom w:val="0"/>
                      <w:divBdr>
                        <w:top w:val="none" w:sz="0" w:space="0" w:color="auto"/>
                        <w:left w:val="none" w:sz="0" w:space="0" w:color="auto"/>
                        <w:bottom w:val="none" w:sz="0" w:space="0" w:color="auto"/>
                        <w:right w:val="none" w:sz="0" w:space="0" w:color="auto"/>
                      </w:divBdr>
                    </w:div>
                  </w:divsChild>
                </w:div>
                <w:div w:id="429543433">
                  <w:marLeft w:val="0"/>
                  <w:marRight w:val="0"/>
                  <w:marTop w:val="0"/>
                  <w:marBottom w:val="0"/>
                  <w:divBdr>
                    <w:top w:val="single" w:sz="2" w:space="1" w:color="FFFFFF"/>
                    <w:left w:val="single" w:sz="2" w:space="11" w:color="FFFFFF"/>
                    <w:bottom w:val="single" w:sz="2" w:space="1" w:color="FFFFFF"/>
                    <w:right w:val="single" w:sz="2" w:space="4" w:color="FFFFFF"/>
                  </w:divBdr>
                  <w:divsChild>
                    <w:div w:id="326787957">
                      <w:marLeft w:val="0"/>
                      <w:marRight w:val="0"/>
                      <w:marTop w:val="0"/>
                      <w:marBottom w:val="0"/>
                      <w:divBdr>
                        <w:top w:val="none" w:sz="0" w:space="0" w:color="auto"/>
                        <w:left w:val="none" w:sz="0" w:space="0" w:color="auto"/>
                        <w:bottom w:val="none" w:sz="0" w:space="0" w:color="auto"/>
                        <w:right w:val="none" w:sz="0" w:space="0" w:color="auto"/>
                      </w:divBdr>
                    </w:div>
                  </w:divsChild>
                </w:div>
                <w:div w:id="2006975704">
                  <w:marLeft w:val="0"/>
                  <w:marRight w:val="0"/>
                  <w:marTop w:val="0"/>
                  <w:marBottom w:val="0"/>
                  <w:divBdr>
                    <w:top w:val="single" w:sz="2" w:space="1" w:color="FFFFFF"/>
                    <w:left w:val="single" w:sz="2" w:space="11" w:color="FFFFFF"/>
                    <w:bottom w:val="single" w:sz="2" w:space="1" w:color="FFFFFF"/>
                    <w:right w:val="single" w:sz="2" w:space="4" w:color="FFFFFF"/>
                  </w:divBdr>
                  <w:divsChild>
                    <w:div w:id="2116360083">
                      <w:marLeft w:val="0"/>
                      <w:marRight w:val="0"/>
                      <w:marTop w:val="0"/>
                      <w:marBottom w:val="0"/>
                      <w:divBdr>
                        <w:top w:val="none" w:sz="0" w:space="0" w:color="auto"/>
                        <w:left w:val="none" w:sz="0" w:space="0" w:color="auto"/>
                        <w:bottom w:val="none" w:sz="0" w:space="0" w:color="auto"/>
                        <w:right w:val="none" w:sz="0" w:space="0" w:color="auto"/>
                      </w:divBdr>
                    </w:div>
                  </w:divsChild>
                </w:div>
                <w:div w:id="177550870">
                  <w:marLeft w:val="0"/>
                  <w:marRight w:val="0"/>
                  <w:marTop w:val="0"/>
                  <w:marBottom w:val="0"/>
                  <w:divBdr>
                    <w:top w:val="single" w:sz="2" w:space="1" w:color="FFFFFF"/>
                    <w:left w:val="single" w:sz="2" w:space="11" w:color="FFFFFF"/>
                    <w:bottom w:val="single" w:sz="2" w:space="1" w:color="FFFFFF"/>
                    <w:right w:val="single" w:sz="2" w:space="4" w:color="FFFFFF"/>
                  </w:divBdr>
                  <w:divsChild>
                    <w:div w:id="1469476628">
                      <w:marLeft w:val="0"/>
                      <w:marRight w:val="0"/>
                      <w:marTop w:val="0"/>
                      <w:marBottom w:val="0"/>
                      <w:divBdr>
                        <w:top w:val="none" w:sz="0" w:space="0" w:color="auto"/>
                        <w:left w:val="none" w:sz="0" w:space="0" w:color="auto"/>
                        <w:bottom w:val="none" w:sz="0" w:space="0" w:color="auto"/>
                        <w:right w:val="none" w:sz="0" w:space="0" w:color="auto"/>
                      </w:divBdr>
                    </w:div>
                  </w:divsChild>
                </w:div>
                <w:div w:id="1545021479">
                  <w:marLeft w:val="0"/>
                  <w:marRight w:val="0"/>
                  <w:marTop w:val="0"/>
                  <w:marBottom w:val="0"/>
                  <w:divBdr>
                    <w:top w:val="single" w:sz="2" w:space="1" w:color="FFFFFF"/>
                    <w:left w:val="single" w:sz="2" w:space="11" w:color="FFFFFF"/>
                    <w:bottom w:val="single" w:sz="2" w:space="1" w:color="FFFFFF"/>
                    <w:right w:val="single" w:sz="2" w:space="4" w:color="FFFFFF"/>
                  </w:divBdr>
                  <w:divsChild>
                    <w:div w:id="114099353">
                      <w:marLeft w:val="0"/>
                      <w:marRight w:val="0"/>
                      <w:marTop w:val="0"/>
                      <w:marBottom w:val="0"/>
                      <w:divBdr>
                        <w:top w:val="none" w:sz="0" w:space="0" w:color="auto"/>
                        <w:left w:val="none" w:sz="0" w:space="0" w:color="auto"/>
                        <w:bottom w:val="none" w:sz="0" w:space="0" w:color="auto"/>
                        <w:right w:val="none" w:sz="0" w:space="0" w:color="auto"/>
                      </w:divBdr>
                    </w:div>
                  </w:divsChild>
                </w:div>
                <w:div w:id="147944807">
                  <w:marLeft w:val="0"/>
                  <w:marRight w:val="0"/>
                  <w:marTop w:val="0"/>
                  <w:marBottom w:val="0"/>
                  <w:divBdr>
                    <w:top w:val="single" w:sz="2" w:space="1" w:color="FFFFFF"/>
                    <w:left w:val="single" w:sz="2" w:space="11" w:color="FFFFFF"/>
                    <w:bottom w:val="single" w:sz="2" w:space="1" w:color="FFFFFF"/>
                    <w:right w:val="single" w:sz="2" w:space="4" w:color="FFFFFF"/>
                  </w:divBdr>
                  <w:divsChild>
                    <w:div w:id="2003964829">
                      <w:marLeft w:val="0"/>
                      <w:marRight w:val="0"/>
                      <w:marTop w:val="0"/>
                      <w:marBottom w:val="0"/>
                      <w:divBdr>
                        <w:top w:val="none" w:sz="0" w:space="0" w:color="auto"/>
                        <w:left w:val="none" w:sz="0" w:space="0" w:color="auto"/>
                        <w:bottom w:val="none" w:sz="0" w:space="0" w:color="auto"/>
                        <w:right w:val="none" w:sz="0" w:space="0" w:color="auto"/>
                      </w:divBdr>
                    </w:div>
                  </w:divsChild>
                </w:div>
                <w:div w:id="1059355292">
                  <w:marLeft w:val="0"/>
                  <w:marRight w:val="0"/>
                  <w:marTop w:val="0"/>
                  <w:marBottom w:val="0"/>
                  <w:divBdr>
                    <w:top w:val="single" w:sz="2" w:space="1" w:color="FFFFFF"/>
                    <w:left w:val="single" w:sz="2" w:space="11" w:color="FFFFFF"/>
                    <w:bottom w:val="single" w:sz="2" w:space="1" w:color="FFFFFF"/>
                    <w:right w:val="single" w:sz="2" w:space="4" w:color="FFFFFF"/>
                  </w:divBdr>
                  <w:divsChild>
                    <w:div w:id="673534807">
                      <w:marLeft w:val="0"/>
                      <w:marRight w:val="0"/>
                      <w:marTop w:val="0"/>
                      <w:marBottom w:val="0"/>
                      <w:divBdr>
                        <w:top w:val="none" w:sz="0" w:space="0" w:color="auto"/>
                        <w:left w:val="none" w:sz="0" w:space="0" w:color="auto"/>
                        <w:bottom w:val="none" w:sz="0" w:space="0" w:color="auto"/>
                        <w:right w:val="none" w:sz="0" w:space="0" w:color="auto"/>
                      </w:divBdr>
                    </w:div>
                  </w:divsChild>
                </w:div>
                <w:div w:id="653947868">
                  <w:marLeft w:val="0"/>
                  <w:marRight w:val="0"/>
                  <w:marTop w:val="0"/>
                  <w:marBottom w:val="0"/>
                  <w:divBdr>
                    <w:top w:val="single" w:sz="2" w:space="1" w:color="FFFFFF"/>
                    <w:left w:val="single" w:sz="2" w:space="11" w:color="FFFFFF"/>
                    <w:bottom w:val="single" w:sz="2" w:space="1" w:color="FFFFFF"/>
                    <w:right w:val="single" w:sz="2" w:space="4" w:color="FFFFFF"/>
                  </w:divBdr>
                  <w:divsChild>
                    <w:div w:id="1317105886">
                      <w:marLeft w:val="0"/>
                      <w:marRight w:val="0"/>
                      <w:marTop w:val="0"/>
                      <w:marBottom w:val="0"/>
                      <w:divBdr>
                        <w:top w:val="none" w:sz="0" w:space="0" w:color="auto"/>
                        <w:left w:val="none" w:sz="0" w:space="0" w:color="auto"/>
                        <w:bottom w:val="none" w:sz="0" w:space="0" w:color="auto"/>
                        <w:right w:val="none" w:sz="0" w:space="0" w:color="auto"/>
                      </w:divBdr>
                    </w:div>
                  </w:divsChild>
                </w:div>
                <w:div w:id="71657350">
                  <w:marLeft w:val="0"/>
                  <w:marRight w:val="0"/>
                  <w:marTop w:val="0"/>
                  <w:marBottom w:val="0"/>
                  <w:divBdr>
                    <w:top w:val="single" w:sz="2" w:space="1" w:color="FFFFFF"/>
                    <w:left w:val="single" w:sz="2" w:space="11" w:color="FFFFFF"/>
                    <w:bottom w:val="single" w:sz="2" w:space="1" w:color="FFFFFF"/>
                    <w:right w:val="single" w:sz="2" w:space="4" w:color="FFFFFF"/>
                  </w:divBdr>
                  <w:divsChild>
                    <w:div w:id="1595087867">
                      <w:marLeft w:val="0"/>
                      <w:marRight w:val="0"/>
                      <w:marTop w:val="0"/>
                      <w:marBottom w:val="0"/>
                      <w:divBdr>
                        <w:top w:val="none" w:sz="0" w:space="0" w:color="auto"/>
                        <w:left w:val="none" w:sz="0" w:space="0" w:color="auto"/>
                        <w:bottom w:val="none" w:sz="0" w:space="0" w:color="auto"/>
                        <w:right w:val="none" w:sz="0" w:space="0" w:color="auto"/>
                      </w:divBdr>
                    </w:div>
                  </w:divsChild>
                </w:div>
                <w:div w:id="1681349883">
                  <w:marLeft w:val="0"/>
                  <w:marRight w:val="0"/>
                  <w:marTop w:val="0"/>
                  <w:marBottom w:val="0"/>
                  <w:divBdr>
                    <w:top w:val="single" w:sz="2" w:space="1" w:color="FFFFFF"/>
                    <w:left w:val="single" w:sz="2" w:space="11" w:color="FFFFFF"/>
                    <w:bottom w:val="single" w:sz="2" w:space="1" w:color="FFFFFF"/>
                    <w:right w:val="single" w:sz="2" w:space="4" w:color="FFFFFF"/>
                  </w:divBdr>
                  <w:divsChild>
                    <w:div w:id="580408635">
                      <w:marLeft w:val="0"/>
                      <w:marRight w:val="0"/>
                      <w:marTop w:val="0"/>
                      <w:marBottom w:val="0"/>
                      <w:divBdr>
                        <w:top w:val="none" w:sz="0" w:space="0" w:color="auto"/>
                        <w:left w:val="none" w:sz="0" w:space="0" w:color="auto"/>
                        <w:bottom w:val="none" w:sz="0" w:space="0" w:color="auto"/>
                        <w:right w:val="none" w:sz="0" w:space="0" w:color="auto"/>
                      </w:divBdr>
                    </w:div>
                  </w:divsChild>
                </w:div>
                <w:div w:id="1300496873">
                  <w:marLeft w:val="0"/>
                  <w:marRight w:val="0"/>
                  <w:marTop w:val="0"/>
                  <w:marBottom w:val="0"/>
                  <w:divBdr>
                    <w:top w:val="single" w:sz="2" w:space="1" w:color="FFFFFF"/>
                    <w:left w:val="single" w:sz="2" w:space="11" w:color="FFFFFF"/>
                    <w:bottom w:val="single" w:sz="2" w:space="1" w:color="FFFFFF"/>
                    <w:right w:val="single" w:sz="2" w:space="4" w:color="FFFFFF"/>
                  </w:divBdr>
                  <w:divsChild>
                    <w:div w:id="699670716">
                      <w:marLeft w:val="0"/>
                      <w:marRight w:val="0"/>
                      <w:marTop w:val="0"/>
                      <w:marBottom w:val="0"/>
                      <w:divBdr>
                        <w:top w:val="none" w:sz="0" w:space="0" w:color="auto"/>
                        <w:left w:val="none" w:sz="0" w:space="0" w:color="auto"/>
                        <w:bottom w:val="none" w:sz="0" w:space="0" w:color="auto"/>
                        <w:right w:val="none" w:sz="0" w:space="0" w:color="auto"/>
                      </w:divBdr>
                    </w:div>
                  </w:divsChild>
                </w:div>
                <w:div w:id="714936963">
                  <w:marLeft w:val="0"/>
                  <w:marRight w:val="0"/>
                  <w:marTop w:val="0"/>
                  <w:marBottom w:val="0"/>
                  <w:divBdr>
                    <w:top w:val="single" w:sz="2" w:space="1" w:color="FFFFFF"/>
                    <w:left w:val="single" w:sz="2" w:space="11" w:color="FFFFFF"/>
                    <w:bottom w:val="single" w:sz="2" w:space="1" w:color="FFFFFF"/>
                    <w:right w:val="single" w:sz="2" w:space="4" w:color="FFFFFF"/>
                  </w:divBdr>
                  <w:divsChild>
                    <w:div w:id="1359429314">
                      <w:marLeft w:val="0"/>
                      <w:marRight w:val="0"/>
                      <w:marTop w:val="0"/>
                      <w:marBottom w:val="0"/>
                      <w:divBdr>
                        <w:top w:val="none" w:sz="0" w:space="0" w:color="auto"/>
                        <w:left w:val="none" w:sz="0" w:space="0" w:color="auto"/>
                        <w:bottom w:val="none" w:sz="0" w:space="0" w:color="auto"/>
                        <w:right w:val="none" w:sz="0" w:space="0" w:color="auto"/>
                      </w:divBdr>
                    </w:div>
                  </w:divsChild>
                </w:div>
                <w:div w:id="1324580144">
                  <w:marLeft w:val="0"/>
                  <w:marRight w:val="0"/>
                  <w:marTop w:val="0"/>
                  <w:marBottom w:val="0"/>
                  <w:divBdr>
                    <w:top w:val="single" w:sz="2" w:space="1" w:color="FFFFFF"/>
                    <w:left w:val="single" w:sz="2" w:space="11" w:color="FFFFFF"/>
                    <w:bottom w:val="single" w:sz="2" w:space="1" w:color="FFFFFF"/>
                    <w:right w:val="single" w:sz="2" w:space="4" w:color="FFFFFF"/>
                  </w:divBdr>
                  <w:divsChild>
                    <w:div w:id="1182167820">
                      <w:marLeft w:val="0"/>
                      <w:marRight w:val="0"/>
                      <w:marTop w:val="0"/>
                      <w:marBottom w:val="0"/>
                      <w:divBdr>
                        <w:top w:val="none" w:sz="0" w:space="0" w:color="auto"/>
                        <w:left w:val="none" w:sz="0" w:space="0" w:color="auto"/>
                        <w:bottom w:val="none" w:sz="0" w:space="0" w:color="auto"/>
                        <w:right w:val="none" w:sz="0" w:space="0" w:color="auto"/>
                      </w:divBdr>
                    </w:div>
                  </w:divsChild>
                </w:div>
                <w:div w:id="331377891">
                  <w:marLeft w:val="0"/>
                  <w:marRight w:val="0"/>
                  <w:marTop w:val="0"/>
                  <w:marBottom w:val="0"/>
                  <w:divBdr>
                    <w:top w:val="single" w:sz="2" w:space="1" w:color="FFFFFF"/>
                    <w:left w:val="single" w:sz="2" w:space="11" w:color="FFFFFF"/>
                    <w:bottom w:val="single" w:sz="2" w:space="1" w:color="FFFFFF"/>
                    <w:right w:val="single" w:sz="2" w:space="4" w:color="FFFFFF"/>
                  </w:divBdr>
                  <w:divsChild>
                    <w:div w:id="1411388218">
                      <w:marLeft w:val="0"/>
                      <w:marRight w:val="0"/>
                      <w:marTop w:val="0"/>
                      <w:marBottom w:val="0"/>
                      <w:divBdr>
                        <w:top w:val="none" w:sz="0" w:space="0" w:color="auto"/>
                        <w:left w:val="none" w:sz="0" w:space="0" w:color="auto"/>
                        <w:bottom w:val="none" w:sz="0" w:space="0" w:color="auto"/>
                        <w:right w:val="none" w:sz="0" w:space="0" w:color="auto"/>
                      </w:divBdr>
                    </w:div>
                  </w:divsChild>
                </w:div>
                <w:div w:id="275216505">
                  <w:marLeft w:val="0"/>
                  <w:marRight w:val="0"/>
                  <w:marTop w:val="0"/>
                  <w:marBottom w:val="0"/>
                  <w:divBdr>
                    <w:top w:val="single" w:sz="2" w:space="1" w:color="FFFFFF"/>
                    <w:left w:val="single" w:sz="2" w:space="11" w:color="FFFFFF"/>
                    <w:bottom w:val="single" w:sz="2" w:space="1" w:color="FFFFFF"/>
                    <w:right w:val="single" w:sz="2" w:space="4" w:color="FFFFFF"/>
                  </w:divBdr>
                  <w:divsChild>
                    <w:div w:id="1881357567">
                      <w:marLeft w:val="0"/>
                      <w:marRight w:val="0"/>
                      <w:marTop w:val="0"/>
                      <w:marBottom w:val="0"/>
                      <w:divBdr>
                        <w:top w:val="none" w:sz="0" w:space="0" w:color="auto"/>
                        <w:left w:val="none" w:sz="0" w:space="0" w:color="auto"/>
                        <w:bottom w:val="none" w:sz="0" w:space="0" w:color="auto"/>
                        <w:right w:val="none" w:sz="0" w:space="0" w:color="auto"/>
                      </w:divBdr>
                    </w:div>
                  </w:divsChild>
                </w:div>
                <w:div w:id="1843623837">
                  <w:marLeft w:val="0"/>
                  <w:marRight w:val="0"/>
                  <w:marTop w:val="0"/>
                  <w:marBottom w:val="0"/>
                  <w:divBdr>
                    <w:top w:val="single" w:sz="2" w:space="1" w:color="FFFFFF"/>
                    <w:left w:val="single" w:sz="2" w:space="11" w:color="FFFFFF"/>
                    <w:bottom w:val="single" w:sz="2" w:space="1" w:color="FFFFFF"/>
                    <w:right w:val="single" w:sz="2" w:space="4" w:color="FFFFFF"/>
                  </w:divBdr>
                  <w:divsChild>
                    <w:div w:id="1987935197">
                      <w:marLeft w:val="0"/>
                      <w:marRight w:val="0"/>
                      <w:marTop w:val="0"/>
                      <w:marBottom w:val="0"/>
                      <w:divBdr>
                        <w:top w:val="none" w:sz="0" w:space="0" w:color="auto"/>
                        <w:left w:val="none" w:sz="0" w:space="0" w:color="auto"/>
                        <w:bottom w:val="none" w:sz="0" w:space="0" w:color="auto"/>
                        <w:right w:val="none" w:sz="0" w:space="0" w:color="auto"/>
                      </w:divBdr>
                    </w:div>
                  </w:divsChild>
                </w:div>
                <w:div w:id="1790396066">
                  <w:marLeft w:val="0"/>
                  <w:marRight w:val="0"/>
                  <w:marTop w:val="0"/>
                  <w:marBottom w:val="0"/>
                  <w:divBdr>
                    <w:top w:val="single" w:sz="2" w:space="1" w:color="FFFFFF"/>
                    <w:left w:val="single" w:sz="2" w:space="11" w:color="FFFFFF"/>
                    <w:bottom w:val="single" w:sz="2" w:space="1" w:color="FFFFFF"/>
                    <w:right w:val="single" w:sz="2" w:space="4" w:color="FFFFFF"/>
                  </w:divBdr>
                  <w:divsChild>
                    <w:div w:id="1809399798">
                      <w:marLeft w:val="0"/>
                      <w:marRight w:val="0"/>
                      <w:marTop w:val="0"/>
                      <w:marBottom w:val="0"/>
                      <w:divBdr>
                        <w:top w:val="none" w:sz="0" w:space="0" w:color="auto"/>
                        <w:left w:val="none" w:sz="0" w:space="0" w:color="auto"/>
                        <w:bottom w:val="none" w:sz="0" w:space="0" w:color="auto"/>
                        <w:right w:val="none" w:sz="0" w:space="0" w:color="auto"/>
                      </w:divBdr>
                    </w:div>
                  </w:divsChild>
                </w:div>
                <w:div w:id="1329290299">
                  <w:marLeft w:val="0"/>
                  <w:marRight w:val="0"/>
                  <w:marTop w:val="0"/>
                  <w:marBottom w:val="0"/>
                  <w:divBdr>
                    <w:top w:val="single" w:sz="2" w:space="1" w:color="FFFFFF"/>
                    <w:left w:val="single" w:sz="2" w:space="11" w:color="FFFFFF"/>
                    <w:bottom w:val="single" w:sz="2" w:space="1" w:color="FFFFFF"/>
                    <w:right w:val="single" w:sz="2" w:space="4" w:color="FFFFFF"/>
                  </w:divBdr>
                  <w:divsChild>
                    <w:div w:id="1415279302">
                      <w:marLeft w:val="0"/>
                      <w:marRight w:val="0"/>
                      <w:marTop w:val="0"/>
                      <w:marBottom w:val="0"/>
                      <w:divBdr>
                        <w:top w:val="none" w:sz="0" w:space="0" w:color="auto"/>
                        <w:left w:val="none" w:sz="0" w:space="0" w:color="auto"/>
                        <w:bottom w:val="none" w:sz="0" w:space="0" w:color="auto"/>
                        <w:right w:val="none" w:sz="0" w:space="0" w:color="auto"/>
                      </w:divBdr>
                    </w:div>
                  </w:divsChild>
                </w:div>
                <w:div w:id="2114352685">
                  <w:marLeft w:val="0"/>
                  <w:marRight w:val="0"/>
                  <w:marTop w:val="0"/>
                  <w:marBottom w:val="0"/>
                  <w:divBdr>
                    <w:top w:val="single" w:sz="2" w:space="1" w:color="FFFFFF"/>
                    <w:left w:val="single" w:sz="2" w:space="11" w:color="FFFFFF"/>
                    <w:bottom w:val="single" w:sz="2" w:space="1" w:color="FFFFFF"/>
                    <w:right w:val="single" w:sz="2" w:space="4" w:color="FFFFFF"/>
                  </w:divBdr>
                  <w:divsChild>
                    <w:div w:id="1451513495">
                      <w:marLeft w:val="0"/>
                      <w:marRight w:val="0"/>
                      <w:marTop w:val="0"/>
                      <w:marBottom w:val="0"/>
                      <w:divBdr>
                        <w:top w:val="none" w:sz="0" w:space="0" w:color="auto"/>
                        <w:left w:val="none" w:sz="0" w:space="0" w:color="auto"/>
                        <w:bottom w:val="none" w:sz="0" w:space="0" w:color="auto"/>
                        <w:right w:val="none" w:sz="0" w:space="0" w:color="auto"/>
                      </w:divBdr>
                    </w:div>
                  </w:divsChild>
                </w:div>
                <w:div w:id="1214388130">
                  <w:marLeft w:val="0"/>
                  <w:marRight w:val="0"/>
                  <w:marTop w:val="0"/>
                  <w:marBottom w:val="0"/>
                  <w:divBdr>
                    <w:top w:val="single" w:sz="2" w:space="1" w:color="FFFFFF"/>
                    <w:left w:val="single" w:sz="2" w:space="11" w:color="FFFFFF"/>
                    <w:bottom w:val="single" w:sz="2" w:space="1" w:color="FFFFFF"/>
                    <w:right w:val="single" w:sz="2" w:space="4" w:color="FFFFFF"/>
                  </w:divBdr>
                  <w:divsChild>
                    <w:div w:id="882248673">
                      <w:marLeft w:val="0"/>
                      <w:marRight w:val="0"/>
                      <w:marTop w:val="0"/>
                      <w:marBottom w:val="0"/>
                      <w:divBdr>
                        <w:top w:val="none" w:sz="0" w:space="0" w:color="auto"/>
                        <w:left w:val="none" w:sz="0" w:space="0" w:color="auto"/>
                        <w:bottom w:val="none" w:sz="0" w:space="0" w:color="auto"/>
                        <w:right w:val="none" w:sz="0" w:space="0" w:color="auto"/>
                      </w:divBdr>
                    </w:div>
                  </w:divsChild>
                </w:div>
                <w:div w:id="34357663">
                  <w:marLeft w:val="0"/>
                  <w:marRight w:val="0"/>
                  <w:marTop w:val="0"/>
                  <w:marBottom w:val="0"/>
                  <w:divBdr>
                    <w:top w:val="single" w:sz="2" w:space="1" w:color="FFFFFF"/>
                    <w:left w:val="single" w:sz="2" w:space="11" w:color="FFFFFF"/>
                    <w:bottom w:val="single" w:sz="2" w:space="1" w:color="FFFFFF"/>
                    <w:right w:val="single" w:sz="2" w:space="4" w:color="FFFFFF"/>
                  </w:divBdr>
                  <w:divsChild>
                    <w:div w:id="713387906">
                      <w:marLeft w:val="0"/>
                      <w:marRight w:val="0"/>
                      <w:marTop w:val="0"/>
                      <w:marBottom w:val="0"/>
                      <w:divBdr>
                        <w:top w:val="none" w:sz="0" w:space="0" w:color="auto"/>
                        <w:left w:val="none" w:sz="0" w:space="0" w:color="auto"/>
                        <w:bottom w:val="none" w:sz="0" w:space="0" w:color="auto"/>
                        <w:right w:val="none" w:sz="0" w:space="0" w:color="auto"/>
                      </w:divBdr>
                    </w:div>
                  </w:divsChild>
                </w:div>
                <w:div w:id="1095516860">
                  <w:marLeft w:val="0"/>
                  <w:marRight w:val="0"/>
                  <w:marTop w:val="0"/>
                  <w:marBottom w:val="0"/>
                  <w:divBdr>
                    <w:top w:val="single" w:sz="2" w:space="1" w:color="FFFFFF"/>
                    <w:left w:val="single" w:sz="2" w:space="11" w:color="FFFFFF"/>
                    <w:bottom w:val="single" w:sz="2" w:space="1" w:color="FFFFFF"/>
                    <w:right w:val="single" w:sz="2" w:space="4" w:color="FFFFFF"/>
                  </w:divBdr>
                  <w:divsChild>
                    <w:div w:id="521407210">
                      <w:marLeft w:val="0"/>
                      <w:marRight w:val="0"/>
                      <w:marTop w:val="0"/>
                      <w:marBottom w:val="0"/>
                      <w:divBdr>
                        <w:top w:val="none" w:sz="0" w:space="0" w:color="auto"/>
                        <w:left w:val="none" w:sz="0" w:space="0" w:color="auto"/>
                        <w:bottom w:val="none" w:sz="0" w:space="0" w:color="auto"/>
                        <w:right w:val="none" w:sz="0" w:space="0" w:color="auto"/>
                      </w:divBdr>
                    </w:div>
                  </w:divsChild>
                </w:div>
                <w:div w:id="1822456240">
                  <w:marLeft w:val="0"/>
                  <w:marRight w:val="0"/>
                  <w:marTop w:val="0"/>
                  <w:marBottom w:val="0"/>
                  <w:divBdr>
                    <w:top w:val="single" w:sz="2" w:space="1" w:color="FFFFFF"/>
                    <w:left w:val="single" w:sz="2" w:space="11" w:color="FFFFFF"/>
                    <w:bottom w:val="single" w:sz="2" w:space="1" w:color="FFFFFF"/>
                    <w:right w:val="single" w:sz="2" w:space="4" w:color="FFFFFF"/>
                  </w:divBdr>
                  <w:divsChild>
                    <w:div w:id="1213156190">
                      <w:marLeft w:val="0"/>
                      <w:marRight w:val="0"/>
                      <w:marTop w:val="0"/>
                      <w:marBottom w:val="0"/>
                      <w:divBdr>
                        <w:top w:val="none" w:sz="0" w:space="0" w:color="auto"/>
                        <w:left w:val="none" w:sz="0" w:space="0" w:color="auto"/>
                        <w:bottom w:val="none" w:sz="0" w:space="0" w:color="auto"/>
                        <w:right w:val="none" w:sz="0" w:space="0" w:color="auto"/>
                      </w:divBdr>
                    </w:div>
                  </w:divsChild>
                </w:div>
                <w:div w:id="2004045442">
                  <w:marLeft w:val="0"/>
                  <w:marRight w:val="0"/>
                  <w:marTop w:val="0"/>
                  <w:marBottom w:val="0"/>
                  <w:divBdr>
                    <w:top w:val="single" w:sz="2" w:space="1" w:color="FFFFFF"/>
                    <w:left w:val="single" w:sz="2" w:space="11" w:color="FFFFFF"/>
                    <w:bottom w:val="single" w:sz="2" w:space="1" w:color="FFFFFF"/>
                    <w:right w:val="single" w:sz="2" w:space="4" w:color="FFFFFF"/>
                  </w:divBdr>
                  <w:divsChild>
                    <w:div w:id="1927617454">
                      <w:marLeft w:val="0"/>
                      <w:marRight w:val="0"/>
                      <w:marTop w:val="0"/>
                      <w:marBottom w:val="0"/>
                      <w:divBdr>
                        <w:top w:val="none" w:sz="0" w:space="0" w:color="auto"/>
                        <w:left w:val="none" w:sz="0" w:space="0" w:color="auto"/>
                        <w:bottom w:val="none" w:sz="0" w:space="0" w:color="auto"/>
                        <w:right w:val="none" w:sz="0" w:space="0" w:color="auto"/>
                      </w:divBdr>
                    </w:div>
                  </w:divsChild>
                </w:div>
                <w:div w:id="2119523567">
                  <w:marLeft w:val="0"/>
                  <w:marRight w:val="0"/>
                  <w:marTop w:val="0"/>
                  <w:marBottom w:val="0"/>
                  <w:divBdr>
                    <w:top w:val="single" w:sz="2" w:space="1" w:color="FFFFFF"/>
                    <w:left w:val="single" w:sz="2" w:space="11" w:color="FFFFFF"/>
                    <w:bottom w:val="single" w:sz="2" w:space="1" w:color="FFFFFF"/>
                    <w:right w:val="single" w:sz="2" w:space="4" w:color="FFFFFF"/>
                  </w:divBdr>
                  <w:divsChild>
                    <w:div w:id="1600219337">
                      <w:marLeft w:val="0"/>
                      <w:marRight w:val="0"/>
                      <w:marTop w:val="0"/>
                      <w:marBottom w:val="0"/>
                      <w:divBdr>
                        <w:top w:val="none" w:sz="0" w:space="0" w:color="auto"/>
                        <w:left w:val="none" w:sz="0" w:space="0" w:color="auto"/>
                        <w:bottom w:val="none" w:sz="0" w:space="0" w:color="auto"/>
                        <w:right w:val="none" w:sz="0" w:space="0" w:color="auto"/>
                      </w:divBdr>
                    </w:div>
                  </w:divsChild>
                </w:div>
                <w:div w:id="1681272859">
                  <w:marLeft w:val="0"/>
                  <w:marRight w:val="0"/>
                  <w:marTop w:val="0"/>
                  <w:marBottom w:val="0"/>
                  <w:divBdr>
                    <w:top w:val="single" w:sz="2" w:space="1" w:color="FFFFFF"/>
                    <w:left w:val="single" w:sz="2" w:space="11" w:color="FFFFFF"/>
                    <w:bottom w:val="single" w:sz="2" w:space="1" w:color="FFFFFF"/>
                    <w:right w:val="single" w:sz="2" w:space="4" w:color="FFFFFF"/>
                  </w:divBdr>
                  <w:divsChild>
                    <w:div w:id="1671055314">
                      <w:marLeft w:val="0"/>
                      <w:marRight w:val="0"/>
                      <w:marTop w:val="0"/>
                      <w:marBottom w:val="0"/>
                      <w:divBdr>
                        <w:top w:val="none" w:sz="0" w:space="0" w:color="auto"/>
                        <w:left w:val="none" w:sz="0" w:space="0" w:color="auto"/>
                        <w:bottom w:val="none" w:sz="0" w:space="0" w:color="auto"/>
                        <w:right w:val="none" w:sz="0" w:space="0" w:color="auto"/>
                      </w:divBdr>
                    </w:div>
                  </w:divsChild>
                </w:div>
                <w:div w:id="541863798">
                  <w:marLeft w:val="0"/>
                  <w:marRight w:val="0"/>
                  <w:marTop w:val="0"/>
                  <w:marBottom w:val="0"/>
                  <w:divBdr>
                    <w:top w:val="single" w:sz="2" w:space="1" w:color="FFFFFF"/>
                    <w:left w:val="single" w:sz="2" w:space="11" w:color="FFFFFF"/>
                    <w:bottom w:val="single" w:sz="2" w:space="1" w:color="FFFFFF"/>
                    <w:right w:val="single" w:sz="2" w:space="4" w:color="FFFFFF"/>
                  </w:divBdr>
                  <w:divsChild>
                    <w:div w:id="272591954">
                      <w:marLeft w:val="0"/>
                      <w:marRight w:val="0"/>
                      <w:marTop w:val="0"/>
                      <w:marBottom w:val="0"/>
                      <w:divBdr>
                        <w:top w:val="none" w:sz="0" w:space="0" w:color="auto"/>
                        <w:left w:val="none" w:sz="0" w:space="0" w:color="auto"/>
                        <w:bottom w:val="none" w:sz="0" w:space="0" w:color="auto"/>
                        <w:right w:val="none" w:sz="0" w:space="0" w:color="auto"/>
                      </w:divBdr>
                    </w:div>
                  </w:divsChild>
                </w:div>
                <w:div w:id="1899438418">
                  <w:marLeft w:val="0"/>
                  <w:marRight w:val="0"/>
                  <w:marTop w:val="0"/>
                  <w:marBottom w:val="0"/>
                  <w:divBdr>
                    <w:top w:val="single" w:sz="2" w:space="1" w:color="FFFFFF"/>
                    <w:left w:val="single" w:sz="2" w:space="11" w:color="FFFFFF"/>
                    <w:bottom w:val="single" w:sz="2" w:space="1" w:color="FFFFFF"/>
                    <w:right w:val="single" w:sz="2" w:space="4" w:color="FFFFFF"/>
                  </w:divBdr>
                  <w:divsChild>
                    <w:div w:id="1250387334">
                      <w:marLeft w:val="0"/>
                      <w:marRight w:val="0"/>
                      <w:marTop w:val="0"/>
                      <w:marBottom w:val="0"/>
                      <w:divBdr>
                        <w:top w:val="none" w:sz="0" w:space="0" w:color="auto"/>
                        <w:left w:val="none" w:sz="0" w:space="0" w:color="auto"/>
                        <w:bottom w:val="none" w:sz="0" w:space="0" w:color="auto"/>
                        <w:right w:val="none" w:sz="0" w:space="0" w:color="auto"/>
                      </w:divBdr>
                    </w:div>
                  </w:divsChild>
                </w:div>
                <w:div w:id="1940873768">
                  <w:marLeft w:val="0"/>
                  <w:marRight w:val="0"/>
                  <w:marTop w:val="0"/>
                  <w:marBottom w:val="0"/>
                  <w:divBdr>
                    <w:top w:val="single" w:sz="2" w:space="1" w:color="FFFFFF"/>
                    <w:left w:val="single" w:sz="2" w:space="11" w:color="FFFFFF"/>
                    <w:bottom w:val="single" w:sz="2" w:space="1" w:color="FFFFFF"/>
                    <w:right w:val="single" w:sz="2" w:space="4" w:color="FFFFFF"/>
                  </w:divBdr>
                  <w:divsChild>
                    <w:div w:id="1557860219">
                      <w:marLeft w:val="0"/>
                      <w:marRight w:val="0"/>
                      <w:marTop w:val="0"/>
                      <w:marBottom w:val="0"/>
                      <w:divBdr>
                        <w:top w:val="none" w:sz="0" w:space="0" w:color="auto"/>
                        <w:left w:val="none" w:sz="0" w:space="0" w:color="auto"/>
                        <w:bottom w:val="none" w:sz="0" w:space="0" w:color="auto"/>
                        <w:right w:val="none" w:sz="0" w:space="0" w:color="auto"/>
                      </w:divBdr>
                    </w:div>
                  </w:divsChild>
                </w:div>
                <w:div w:id="815343579">
                  <w:marLeft w:val="0"/>
                  <w:marRight w:val="0"/>
                  <w:marTop w:val="0"/>
                  <w:marBottom w:val="0"/>
                  <w:divBdr>
                    <w:top w:val="single" w:sz="2" w:space="1" w:color="FFFFFF"/>
                    <w:left w:val="single" w:sz="2" w:space="11" w:color="FFFFFF"/>
                    <w:bottom w:val="single" w:sz="2" w:space="1" w:color="FFFFFF"/>
                    <w:right w:val="single" w:sz="2" w:space="4" w:color="FFFFFF"/>
                  </w:divBdr>
                  <w:divsChild>
                    <w:div w:id="1232690220">
                      <w:marLeft w:val="0"/>
                      <w:marRight w:val="0"/>
                      <w:marTop w:val="0"/>
                      <w:marBottom w:val="0"/>
                      <w:divBdr>
                        <w:top w:val="none" w:sz="0" w:space="0" w:color="auto"/>
                        <w:left w:val="none" w:sz="0" w:space="0" w:color="auto"/>
                        <w:bottom w:val="none" w:sz="0" w:space="0" w:color="auto"/>
                        <w:right w:val="none" w:sz="0" w:space="0" w:color="auto"/>
                      </w:divBdr>
                    </w:div>
                  </w:divsChild>
                </w:div>
                <w:div w:id="1649699262">
                  <w:marLeft w:val="0"/>
                  <w:marRight w:val="0"/>
                  <w:marTop w:val="0"/>
                  <w:marBottom w:val="0"/>
                  <w:divBdr>
                    <w:top w:val="single" w:sz="2" w:space="1" w:color="FFFFFF"/>
                    <w:left w:val="single" w:sz="2" w:space="11" w:color="FFFFFF"/>
                    <w:bottom w:val="single" w:sz="2" w:space="1" w:color="FFFFFF"/>
                    <w:right w:val="single" w:sz="2" w:space="4" w:color="FFFFFF"/>
                  </w:divBdr>
                  <w:divsChild>
                    <w:div w:id="179469653">
                      <w:marLeft w:val="0"/>
                      <w:marRight w:val="0"/>
                      <w:marTop w:val="0"/>
                      <w:marBottom w:val="0"/>
                      <w:divBdr>
                        <w:top w:val="none" w:sz="0" w:space="0" w:color="auto"/>
                        <w:left w:val="none" w:sz="0" w:space="0" w:color="auto"/>
                        <w:bottom w:val="none" w:sz="0" w:space="0" w:color="auto"/>
                        <w:right w:val="none" w:sz="0" w:space="0" w:color="auto"/>
                      </w:divBdr>
                    </w:div>
                  </w:divsChild>
                </w:div>
                <w:div w:id="1273198773">
                  <w:marLeft w:val="0"/>
                  <w:marRight w:val="0"/>
                  <w:marTop w:val="0"/>
                  <w:marBottom w:val="0"/>
                  <w:divBdr>
                    <w:top w:val="single" w:sz="2" w:space="1" w:color="FFFFFF"/>
                    <w:left w:val="single" w:sz="2" w:space="11" w:color="FFFFFF"/>
                    <w:bottom w:val="single" w:sz="2" w:space="1" w:color="FFFFFF"/>
                    <w:right w:val="single" w:sz="2" w:space="4" w:color="FFFFFF"/>
                  </w:divBdr>
                  <w:divsChild>
                    <w:div w:id="1437289626">
                      <w:marLeft w:val="0"/>
                      <w:marRight w:val="0"/>
                      <w:marTop w:val="0"/>
                      <w:marBottom w:val="0"/>
                      <w:divBdr>
                        <w:top w:val="none" w:sz="0" w:space="0" w:color="auto"/>
                        <w:left w:val="none" w:sz="0" w:space="0" w:color="auto"/>
                        <w:bottom w:val="none" w:sz="0" w:space="0" w:color="auto"/>
                        <w:right w:val="none" w:sz="0" w:space="0" w:color="auto"/>
                      </w:divBdr>
                    </w:div>
                  </w:divsChild>
                </w:div>
                <w:div w:id="261383622">
                  <w:marLeft w:val="0"/>
                  <w:marRight w:val="0"/>
                  <w:marTop w:val="0"/>
                  <w:marBottom w:val="0"/>
                  <w:divBdr>
                    <w:top w:val="single" w:sz="2" w:space="1" w:color="FFFFFF"/>
                    <w:left w:val="single" w:sz="2" w:space="11" w:color="FFFFFF"/>
                    <w:bottom w:val="single" w:sz="2" w:space="1" w:color="FFFFFF"/>
                    <w:right w:val="single" w:sz="2" w:space="4" w:color="FFFFFF"/>
                  </w:divBdr>
                  <w:divsChild>
                    <w:div w:id="1731884604">
                      <w:marLeft w:val="0"/>
                      <w:marRight w:val="0"/>
                      <w:marTop w:val="0"/>
                      <w:marBottom w:val="0"/>
                      <w:divBdr>
                        <w:top w:val="none" w:sz="0" w:space="0" w:color="auto"/>
                        <w:left w:val="none" w:sz="0" w:space="0" w:color="auto"/>
                        <w:bottom w:val="none" w:sz="0" w:space="0" w:color="auto"/>
                        <w:right w:val="none" w:sz="0" w:space="0" w:color="auto"/>
                      </w:divBdr>
                    </w:div>
                  </w:divsChild>
                </w:div>
                <w:div w:id="1912034444">
                  <w:marLeft w:val="0"/>
                  <w:marRight w:val="0"/>
                  <w:marTop w:val="0"/>
                  <w:marBottom w:val="0"/>
                  <w:divBdr>
                    <w:top w:val="single" w:sz="2" w:space="1" w:color="FFFFFF"/>
                    <w:left w:val="single" w:sz="2" w:space="11" w:color="FFFFFF"/>
                    <w:bottom w:val="single" w:sz="2" w:space="1" w:color="FFFFFF"/>
                    <w:right w:val="single" w:sz="2" w:space="4" w:color="FFFFFF"/>
                  </w:divBdr>
                  <w:divsChild>
                    <w:div w:id="235093816">
                      <w:marLeft w:val="0"/>
                      <w:marRight w:val="0"/>
                      <w:marTop w:val="0"/>
                      <w:marBottom w:val="0"/>
                      <w:divBdr>
                        <w:top w:val="none" w:sz="0" w:space="0" w:color="auto"/>
                        <w:left w:val="none" w:sz="0" w:space="0" w:color="auto"/>
                        <w:bottom w:val="none" w:sz="0" w:space="0" w:color="auto"/>
                        <w:right w:val="none" w:sz="0" w:space="0" w:color="auto"/>
                      </w:divBdr>
                    </w:div>
                  </w:divsChild>
                </w:div>
                <w:div w:id="1945845972">
                  <w:marLeft w:val="0"/>
                  <w:marRight w:val="0"/>
                  <w:marTop w:val="0"/>
                  <w:marBottom w:val="0"/>
                  <w:divBdr>
                    <w:top w:val="single" w:sz="2" w:space="1" w:color="FFFFFF"/>
                    <w:left w:val="single" w:sz="2" w:space="11" w:color="FFFFFF"/>
                    <w:bottom w:val="single" w:sz="2" w:space="1" w:color="FFFFFF"/>
                    <w:right w:val="single" w:sz="2" w:space="4" w:color="FFFFFF"/>
                  </w:divBdr>
                  <w:divsChild>
                    <w:div w:id="651181240">
                      <w:marLeft w:val="0"/>
                      <w:marRight w:val="0"/>
                      <w:marTop w:val="0"/>
                      <w:marBottom w:val="0"/>
                      <w:divBdr>
                        <w:top w:val="none" w:sz="0" w:space="0" w:color="auto"/>
                        <w:left w:val="none" w:sz="0" w:space="0" w:color="auto"/>
                        <w:bottom w:val="none" w:sz="0" w:space="0" w:color="auto"/>
                        <w:right w:val="none" w:sz="0" w:space="0" w:color="auto"/>
                      </w:divBdr>
                    </w:div>
                  </w:divsChild>
                </w:div>
                <w:div w:id="1666085526">
                  <w:marLeft w:val="0"/>
                  <w:marRight w:val="0"/>
                  <w:marTop w:val="0"/>
                  <w:marBottom w:val="0"/>
                  <w:divBdr>
                    <w:top w:val="single" w:sz="2" w:space="1" w:color="FFFFFF"/>
                    <w:left w:val="single" w:sz="2" w:space="11" w:color="FFFFFF"/>
                    <w:bottom w:val="single" w:sz="2" w:space="1" w:color="FFFFFF"/>
                    <w:right w:val="single" w:sz="2" w:space="4" w:color="FFFFFF"/>
                  </w:divBdr>
                  <w:divsChild>
                    <w:div w:id="260381640">
                      <w:marLeft w:val="0"/>
                      <w:marRight w:val="0"/>
                      <w:marTop w:val="0"/>
                      <w:marBottom w:val="0"/>
                      <w:divBdr>
                        <w:top w:val="none" w:sz="0" w:space="0" w:color="auto"/>
                        <w:left w:val="none" w:sz="0" w:space="0" w:color="auto"/>
                        <w:bottom w:val="none" w:sz="0" w:space="0" w:color="auto"/>
                        <w:right w:val="none" w:sz="0" w:space="0" w:color="auto"/>
                      </w:divBdr>
                    </w:div>
                  </w:divsChild>
                </w:div>
                <w:div w:id="1130856258">
                  <w:marLeft w:val="0"/>
                  <w:marRight w:val="0"/>
                  <w:marTop w:val="0"/>
                  <w:marBottom w:val="0"/>
                  <w:divBdr>
                    <w:top w:val="single" w:sz="2" w:space="1" w:color="FFFFFF"/>
                    <w:left w:val="single" w:sz="2" w:space="11" w:color="FFFFFF"/>
                    <w:bottom w:val="single" w:sz="2" w:space="1" w:color="FFFFFF"/>
                    <w:right w:val="single" w:sz="2" w:space="4" w:color="FFFFFF"/>
                  </w:divBdr>
                  <w:divsChild>
                    <w:div w:id="389422013">
                      <w:marLeft w:val="0"/>
                      <w:marRight w:val="0"/>
                      <w:marTop w:val="0"/>
                      <w:marBottom w:val="0"/>
                      <w:divBdr>
                        <w:top w:val="none" w:sz="0" w:space="0" w:color="auto"/>
                        <w:left w:val="none" w:sz="0" w:space="0" w:color="auto"/>
                        <w:bottom w:val="none" w:sz="0" w:space="0" w:color="auto"/>
                        <w:right w:val="none" w:sz="0" w:space="0" w:color="auto"/>
                      </w:divBdr>
                    </w:div>
                  </w:divsChild>
                </w:div>
                <w:div w:id="32311549">
                  <w:marLeft w:val="0"/>
                  <w:marRight w:val="0"/>
                  <w:marTop w:val="0"/>
                  <w:marBottom w:val="0"/>
                  <w:divBdr>
                    <w:top w:val="single" w:sz="2" w:space="1" w:color="FFFFFF"/>
                    <w:left w:val="single" w:sz="2" w:space="11" w:color="FFFFFF"/>
                    <w:bottom w:val="single" w:sz="2" w:space="1" w:color="FFFFFF"/>
                    <w:right w:val="single" w:sz="2" w:space="4" w:color="FFFFFF"/>
                  </w:divBdr>
                  <w:divsChild>
                    <w:div w:id="1064838083">
                      <w:marLeft w:val="0"/>
                      <w:marRight w:val="0"/>
                      <w:marTop w:val="0"/>
                      <w:marBottom w:val="0"/>
                      <w:divBdr>
                        <w:top w:val="none" w:sz="0" w:space="0" w:color="auto"/>
                        <w:left w:val="none" w:sz="0" w:space="0" w:color="auto"/>
                        <w:bottom w:val="none" w:sz="0" w:space="0" w:color="auto"/>
                        <w:right w:val="none" w:sz="0" w:space="0" w:color="auto"/>
                      </w:divBdr>
                    </w:div>
                  </w:divsChild>
                </w:div>
                <w:div w:id="489105873">
                  <w:marLeft w:val="0"/>
                  <w:marRight w:val="0"/>
                  <w:marTop w:val="0"/>
                  <w:marBottom w:val="0"/>
                  <w:divBdr>
                    <w:top w:val="single" w:sz="2" w:space="1" w:color="FFFFFF"/>
                    <w:left w:val="single" w:sz="2" w:space="11" w:color="FFFFFF"/>
                    <w:bottom w:val="single" w:sz="2" w:space="1" w:color="FFFFFF"/>
                    <w:right w:val="single" w:sz="2" w:space="4" w:color="FFFFFF"/>
                  </w:divBdr>
                  <w:divsChild>
                    <w:div w:id="1711804134">
                      <w:marLeft w:val="0"/>
                      <w:marRight w:val="0"/>
                      <w:marTop w:val="0"/>
                      <w:marBottom w:val="0"/>
                      <w:divBdr>
                        <w:top w:val="none" w:sz="0" w:space="0" w:color="auto"/>
                        <w:left w:val="none" w:sz="0" w:space="0" w:color="auto"/>
                        <w:bottom w:val="none" w:sz="0" w:space="0" w:color="auto"/>
                        <w:right w:val="none" w:sz="0" w:space="0" w:color="auto"/>
                      </w:divBdr>
                    </w:div>
                  </w:divsChild>
                </w:div>
                <w:div w:id="1709910503">
                  <w:marLeft w:val="0"/>
                  <w:marRight w:val="0"/>
                  <w:marTop w:val="0"/>
                  <w:marBottom w:val="0"/>
                  <w:divBdr>
                    <w:top w:val="single" w:sz="2" w:space="1" w:color="FFFFFF"/>
                    <w:left w:val="single" w:sz="2" w:space="11" w:color="FFFFFF"/>
                    <w:bottom w:val="single" w:sz="2" w:space="1" w:color="FFFFFF"/>
                    <w:right w:val="single" w:sz="2" w:space="4" w:color="FFFFFF"/>
                  </w:divBdr>
                  <w:divsChild>
                    <w:div w:id="1329989518">
                      <w:marLeft w:val="0"/>
                      <w:marRight w:val="0"/>
                      <w:marTop w:val="0"/>
                      <w:marBottom w:val="0"/>
                      <w:divBdr>
                        <w:top w:val="none" w:sz="0" w:space="0" w:color="auto"/>
                        <w:left w:val="none" w:sz="0" w:space="0" w:color="auto"/>
                        <w:bottom w:val="none" w:sz="0" w:space="0" w:color="auto"/>
                        <w:right w:val="none" w:sz="0" w:space="0" w:color="auto"/>
                      </w:divBdr>
                    </w:div>
                  </w:divsChild>
                </w:div>
                <w:div w:id="2075539475">
                  <w:marLeft w:val="0"/>
                  <w:marRight w:val="0"/>
                  <w:marTop w:val="0"/>
                  <w:marBottom w:val="0"/>
                  <w:divBdr>
                    <w:top w:val="single" w:sz="2" w:space="1" w:color="FFFFFF"/>
                    <w:left w:val="single" w:sz="2" w:space="11" w:color="FFFFFF"/>
                    <w:bottom w:val="single" w:sz="2" w:space="1" w:color="FFFFFF"/>
                    <w:right w:val="single" w:sz="2" w:space="4" w:color="FFFFFF"/>
                  </w:divBdr>
                  <w:divsChild>
                    <w:div w:id="308704991">
                      <w:marLeft w:val="0"/>
                      <w:marRight w:val="0"/>
                      <w:marTop w:val="0"/>
                      <w:marBottom w:val="0"/>
                      <w:divBdr>
                        <w:top w:val="none" w:sz="0" w:space="0" w:color="auto"/>
                        <w:left w:val="none" w:sz="0" w:space="0" w:color="auto"/>
                        <w:bottom w:val="none" w:sz="0" w:space="0" w:color="auto"/>
                        <w:right w:val="none" w:sz="0" w:space="0" w:color="auto"/>
                      </w:divBdr>
                    </w:div>
                  </w:divsChild>
                </w:div>
                <w:div w:id="100688228">
                  <w:marLeft w:val="0"/>
                  <w:marRight w:val="0"/>
                  <w:marTop w:val="0"/>
                  <w:marBottom w:val="0"/>
                  <w:divBdr>
                    <w:top w:val="single" w:sz="2" w:space="1" w:color="FFFFFF"/>
                    <w:left w:val="single" w:sz="2" w:space="11" w:color="FFFFFF"/>
                    <w:bottom w:val="single" w:sz="2" w:space="1" w:color="FFFFFF"/>
                    <w:right w:val="single" w:sz="2" w:space="4" w:color="FFFFFF"/>
                  </w:divBdr>
                  <w:divsChild>
                    <w:div w:id="1526558047">
                      <w:marLeft w:val="0"/>
                      <w:marRight w:val="0"/>
                      <w:marTop w:val="0"/>
                      <w:marBottom w:val="0"/>
                      <w:divBdr>
                        <w:top w:val="none" w:sz="0" w:space="0" w:color="auto"/>
                        <w:left w:val="none" w:sz="0" w:space="0" w:color="auto"/>
                        <w:bottom w:val="none" w:sz="0" w:space="0" w:color="auto"/>
                        <w:right w:val="none" w:sz="0" w:space="0" w:color="auto"/>
                      </w:divBdr>
                    </w:div>
                  </w:divsChild>
                </w:div>
                <w:div w:id="267542497">
                  <w:marLeft w:val="0"/>
                  <w:marRight w:val="0"/>
                  <w:marTop w:val="0"/>
                  <w:marBottom w:val="0"/>
                  <w:divBdr>
                    <w:top w:val="single" w:sz="2" w:space="1" w:color="FFFFFF"/>
                    <w:left w:val="single" w:sz="2" w:space="11" w:color="FFFFFF"/>
                    <w:bottom w:val="single" w:sz="2" w:space="4" w:color="FFFFFF"/>
                    <w:right w:val="single" w:sz="2" w:space="4" w:color="FFFFFF"/>
                  </w:divBdr>
                  <w:divsChild>
                    <w:div w:id="190194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077281">
          <w:marLeft w:val="0"/>
          <w:marRight w:val="0"/>
          <w:marTop w:val="0"/>
          <w:marBottom w:val="300"/>
          <w:divBdr>
            <w:top w:val="none" w:sz="0" w:space="0" w:color="auto"/>
            <w:left w:val="none" w:sz="0" w:space="0" w:color="auto"/>
            <w:bottom w:val="none" w:sz="0" w:space="0" w:color="auto"/>
            <w:right w:val="none" w:sz="0" w:space="0" w:color="auto"/>
          </w:divBdr>
          <w:divsChild>
            <w:div w:id="739404831">
              <w:marLeft w:val="0"/>
              <w:marRight w:val="0"/>
              <w:marTop w:val="0"/>
              <w:marBottom w:val="0"/>
              <w:divBdr>
                <w:top w:val="none" w:sz="0" w:space="0" w:color="auto"/>
                <w:left w:val="none" w:sz="0" w:space="0" w:color="auto"/>
                <w:bottom w:val="none" w:sz="0" w:space="0" w:color="auto"/>
                <w:right w:val="none" w:sz="0" w:space="0" w:color="auto"/>
              </w:divBdr>
              <w:divsChild>
                <w:div w:id="2075423048">
                  <w:marLeft w:val="0"/>
                  <w:marRight w:val="0"/>
                  <w:marTop w:val="0"/>
                  <w:marBottom w:val="0"/>
                  <w:divBdr>
                    <w:top w:val="single" w:sz="2" w:space="4" w:color="FFFFFF"/>
                    <w:left w:val="single" w:sz="2" w:space="11" w:color="FFFFFF"/>
                    <w:bottom w:val="single" w:sz="2" w:space="1" w:color="FFFFFF"/>
                    <w:right w:val="single" w:sz="2" w:space="4" w:color="FFFFFF"/>
                  </w:divBdr>
                  <w:divsChild>
                    <w:div w:id="220871701">
                      <w:marLeft w:val="0"/>
                      <w:marRight w:val="0"/>
                      <w:marTop w:val="0"/>
                      <w:marBottom w:val="0"/>
                      <w:divBdr>
                        <w:top w:val="none" w:sz="0" w:space="0" w:color="auto"/>
                        <w:left w:val="none" w:sz="0" w:space="0" w:color="auto"/>
                        <w:bottom w:val="none" w:sz="0" w:space="0" w:color="auto"/>
                        <w:right w:val="none" w:sz="0" w:space="0" w:color="auto"/>
                      </w:divBdr>
                    </w:div>
                  </w:divsChild>
                </w:div>
                <w:div w:id="1471435035">
                  <w:marLeft w:val="0"/>
                  <w:marRight w:val="0"/>
                  <w:marTop w:val="0"/>
                  <w:marBottom w:val="0"/>
                  <w:divBdr>
                    <w:top w:val="single" w:sz="2" w:space="1" w:color="FFFFFF"/>
                    <w:left w:val="single" w:sz="2" w:space="11" w:color="FFFFFF"/>
                    <w:bottom w:val="single" w:sz="2" w:space="1" w:color="FFFFFF"/>
                    <w:right w:val="single" w:sz="2" w:space="4" w:color="FFFFFF"/>
                  </w:divBdr>
                  <w:divsChild>
                    <w:div w:id="316305521">
                      <w:marLeft w:val="0"/>
                      <w:marRight w:val="0"/>
                      <w:marTop w:val="0"/>
                      <w:marBottom w:val="0"/>
                      <w:divBdr>
                        <w:top w:val="none" w:sz="0" w:space="0" w:color="auto"/>
                        <w:left w:val="none" w:sz="0" w:space="0" w:color="auto"/>
                        <w:bottom w:val="none" w:sz="0" w:space="0" w:color="auto"/>
                        <w:right w:val="none" w:sz="0" w:space="0" w:color="auto"/>
                      </w:divBdr>
                    </w:div>
                  </w:divsChild>
                </w:div>
                <w:div w:id="610939963">
                  <w:marLeft w:val="0"/>
                  <w:marRight w:val="0"/>
                  <w:marTop w:val="0"/>
                  <w:marBottom w:val="0"/>
                  <w:divBdr>
                    <w:top w:val="single" w:sz="2" w:space="1" w:color="FFFFFF"/>
                    <w:left w:val="single" w:sz="2" w:space="11" w:color="FFFFFF"/>
                    <w:bottom w:val="single" w:sz="2" w:space="1" w:color="FFFFFF"/>
                    <w:right w:val="single" w:sz="2" w:space="4" w:color="FFFFFF"/>
                  </w:divBdr>
                  <w:divsChild>
                    <w:div w:id="578246366">
                      <w:marLeft w:val="0"/>
                      <w:marRight w:val="0"/>
                      <w:marTop w:val="0"/>
                      <w:marBottom w:val="0"/>
                      <w:divBdr>
                        <w:top w:val="none" w:sz="0" w:space="0" w:color="auto"/>
                        <w:left w:val="none" w:sz="0" w:space="0" w:color="auto"/>
                        <w:bottom w:val="none" w:sz="0" w:space="0" w:color="auto"/>
                        <w:right w:val="none" w:sz="0" w:space="0" w:color="auto"/>
                      </w:divBdr>
                    </w:div>
                  </w:divsChild>
                </w:div>
                <w:div w:id="358777">
                  <w:marLeft w:val="0"/>
                  <w:marRight w:val="0"/>
                  <w:marTop w:val="0"/>
                  <w:marBottom w:val="0"/>
                  <w:divBdr>
                    <w:top w:val="single" w:sz="2" w:space="1" w:color="FFFFFF"/>
                    <w:left w:val="single" w:sz="2" w:space="11" w:color="FFFFFF"/>
                    <w:bottom w:val="single" w:sz="2" w:space="1" w:color="FFFFFF"/>
                    <w:right w:val="single" w:sz="2" w:space="4" w:color="FFFFFF"/>
                  </w:divBdr>
                  <w:divsChild>
                    <w:div w:id="1091855130">
                      <w:marLeft w:val="0"/>
                      <w:marRight w:val="0"/>
                      <w:marTop w:val="0"/>
                      <w:marBottom w:val="0"/>
                      <w:divBdr>
                        <w:top w:val="none" w:sz="0" w:space="0" w:color="auto"/>
                        <w:left w:val="none" w:sz="0" w:space="0" w:color="auto"/>
                        <w:bottom w:val="none" w:sz="0" w:space="0" w:color="auto"/>
                        <w:right w:val="none" w:sz="0" w:space="0" w:color="auto"/>
                      </w:divBdr>
                    </w:div>
                  </w:divsChild>
                </w:div>
                <w:div w:id="1333293966">
                  <w:marLeft w:val="0"/>
                  <w:marRight w:val="0"/>
                  <w:marTop w:val="0"/>
                  <w:marBottom w:val="0"/>
                  <w:divBdr>
                    <w:top w:val="single" w:sz="2" w:space="1" w:color="FFFFFF"/>
                    <w:left w:val="single" w:sz="2" w:space="11" w:color="FFFFFF"/>
                    <w:bottom w:val="single" w:sz="2" w:space="1" w:color="FFFFFF"/>
                    <w:right w:val="single" w:sz="2" w:space="4" w:color="FFFFFF"/>
                  </w:divBdr>
                  <w:divsChild>
                    <w:div w:id="831986301">
                      <w:marLeft w:val="0"/>
                      <w:marRight w:val="0"/>
                      <w:marTop w:val="0"/>
                      <w:marBottom w:val="0"/>
                      <w:divBdr>
                        <w:top w:val="none" w:sz="0" w:space="0" w:color="auto"/>
                        <w:left w:val="none" w:sz="0" w:space="0" w:color="auto"/>
                        <w:bottom w:val="none" w:sz="0" w:space="0" w:color="auto"/>
                        <w:right w:val="none" w:sz="0" w:space="0" w:color="auto"/>
                      </w:divBdr>
                    </w:div>
                  </w:divsChild>
                </w:div>
                <w:div w:id="850291935">
                  <w:marLeft w:val="0"/>
                  <w:marRight w:val="0"/>
                  <w:marTop w:val="0"/>
                  <w:marBottom w:val="0"/>
                  <w:divBdr>
                    <w:top w:val="single" w:sz="2" w:space="1" w:color="FFFFFF"/>
                    <w:left w:val="single" w:sz="2" w:space="11" w:color="FFFFFF"/>
                    <w:bottom w:val="single" w:sz="2" w:space="1" w:color="FFFFFF"/>
                    <w:right w:val="single" w:sz="2" w:space="4" w:color="FFFFFF"/>
                  </w:divBdr>
                  <w:divsChild>
                    <w:div w:id="966664579">
                      <w:marLeft w:val="0"/>
                      <w:marRight w:val="0"/>
                      <w:marTop w:val="0"/>
                      <w:marBottom w:val="0"/>
                      <w:divBdr>
                        <w:top w:val="none" w:sz="0" w:space="0" w:color="auto"/>
                        <w:left w:val="none" w:sz="0" w:space="0" w:color="auto"/>
                        <w:bottom w:val="none" w:sz="0" w:space="0" w:color="auto"/>
                        <w:right w:val="none" w:sz="0" w:space="0" w:color="auto"/>
                      </w:divBdr>
                    </w:div>
                  </w:divsChild>
                </w:div>
                <w:div w:id="1319190141">
                  <w:marLeft w:val="0"/>
                  <w:marRight w:val="0"/>
                  <w:marTop w:val="0"/>
                  <w:marBottom w:val="0"/>
                  <w:divBdr>
                    <w:top w:val="single" w:sz="2" w:space="1" w:color="FFFFFF"/>
                    <w:left w:val="single" w:sz="2" w:space="11" w:color="FFFFFF"/>
                    <w:bottom w:val="single" w:sz="2" w:space="1" w:color="FFFFFF"/>
                    <w:right w:val="single" w:sz="2" w:space="4" w:color="FFFFFF"/>
                  </w:divBdr>
                  <w:divsChild>
                    <w:div w:id="1130396022">
                      <w:marLeft w:val="0"/>
                      <w:marRight w:val="0"/>
                      <w:marTop w:val="0"/>
                      <w:marBottom w:val="0"/>
                      <w:divBdr>
                        <w:top w:val="none" w:sz="0" w:space="0" w:color="auto"/>
                        <w:left w:val="none" w:sz="0" w:space="0" w:color="auto"/>
                        <w:bottom w:val="none" w:sz="0" w:space="0" w:color="auto"/>
                        <w:right w:val="none" w:sz="0" w:space="0" w:color="auto"/>
                      </w:divBdr>
                    </w:div>
                  </w:divsChild>
                </w:div>
                <w:div w:id="1130441734">
                  <w:marLeft w:val="0"/>
                  <w:marRight w:val="0"/>
                  <w:marTop w:val="0"/>
                  <w:marBottom w:val="0"/>
                  <w:divBdr>
                    <w:top w:val="single" w:sz="2" w:space="1" w:color="FFFFFF"/>
                    <w:left w:val="single" w:sz="2" w:space="11" w:color="FFFFFF"/>
                    <w:bottom w:val="single" w:sz="2" w:space="1" w:color="FFFFFF"/>
                    <w:right w:val="single" w:sz="2" w:space="4" w:color="FFFFFF"/>
                  </w:divBdr>
                  <w:divsChild>
                    <w:div w:id="1398701650">
                      <w:marLeft w:val="0"/>
                      <w:marRight w:val="0"/>
                      <w:marTop w:val="0"/>
                      <w:marBottom w:val="0"/>
                      <w:divBdr>
                        <w:top w:val="none" w:sz="0" w:space="0" w:color="auto"/>
                        <w:left w:val="none" w:sz="0" w:space="0" w:color="auto"/>
                        <w:bottom w:val="none" w:sz="0" w:space="0" w:color="auto"/>
                        <w:right w:val="none" w:sz="0" w:space="0" w:color="auto"/>
                      </w:divBdr>
                    </w:div>
                  </w:divsChild>
                </w:div>
                <w:div w:id="256792520">
                  <w:marLeft w:val="0"/>
                  <w:marRight w:val="0"/>
                  <w:marTop w:val="0"/>
                  <w:marBottom w:val="0"/>
                  <w:divBdr>
                    <w:top w:val="single" w:sz="2" w:space="1" w:color="FFFFFF"/>
                    <w:left w:val="single" w:sz="2" w:space="11" w:color="FFFFFF"/>
                    <w:bottom w:val="single" w:sz="2" w:space="1" w:color="FFFFFF"/>
                    <w:right w:val="single" w:sz="2" w:space="4" w:color="FFFFFF"/>
                  </w:divBdr>
                  <w:divsChild>
                    <w:div w:id="13191877">
                      <w:marLeft w:val="0"/>
                      <w:marRight w:val="0"/>
                      <w:marTop w:val="0"/>
                      <w:marBottom w:val="0"/>
                      <w:divBdr>
                        <w:top w:val="none" w:sz="0" w:space="0" w:color="auto"/>
                        <w:left w:val="none" w:sz="0" w:space="0" w:color="auto"/>
                        <w:bottom w:val="none" w:sz="0" w:space="0" w:color="auto"/>
                        <w:right w:val="none" w:sz="0" w:space="0" w:color="auto"/>
                      </w:divBdr>
                    </w:div>
                  </w:divsChild>
                </w:div>
                <w:div w:id="112210626">
                  <w:marLeft w:val="0"/>
                  <w:marRight w:val="0"/>
                  <w:marTop w:val="0"/>
                  <w:marBottom w:val="0"/>
                  <w:divBdr>
                    <w:top w:val="single" w:sz="2" w:space="1" w:color="FFFFFF"/>
                    <w:left w:val="single" w:sz="2" w:space="11" w:color="FFFFFF"/>
                    <w:bottom w:val="single" w:sz="2" w:space="1" w:color="FFFFFF"/>
                    <w:right w:val="single" w:sz="2" w:space="4" w:color="FFFFFF"/>
                  </w:divBdr>
                  <w:divsChild>
                    <w:div w:id="1013534796">
                      <w:marLeft w:val="0"/>
                      <w:marRight w:val="0"/>
                      <w:marTop w:val="0"/>
                      <w:marBottom w:val="0"/>
                      <w:divBdr>
                        <w:top w:val="none" w:sz="0" w:space="0" w:color="auto"/>
                        <w:left w:val="none" w:sz="0" w:space="0" w:color="auto"/>
                        <w:bottom w:val="none" w:sz="0" w:space="0" w:color="auto"/>
                        <w:right w:val="none" w:sz="0" w:space="0" w:color="auto"/>
                      </w:divBdr>
                    </w:div>
                  </w:divsChild>
                </w:div>
                <w:div w:id="602230244">
                  <w:marLeft w:val="0"/>
                  <w:marRight w:val="0"/>
                  <w:marTop w:val="0"/>
                  <w:marBottom w:val="0"/>
                  <w:divBdr>
                    <w:top w:val="single" w:sz="2" w:space="1" w:color="FFFFFF"/>
                    <w:left w:val="single" w:sz="2" w:space="11" w:color="FFFFFF"/>
                    <w:bottom w:val="single" w:sz="2" w:space="1" w:color="FFFFFF"/>
                    <w:right w:val="single" w:sz="2" w:space="4" w:color="FFFFFF"/>
                  </w:divBdr>
                  <w:divsChild>
                    <w:div w:id="1262371909">
                      <w:marLeft w:val="0"/>
                      <w:marRight w:val="0"/>
                      <w:marTop w:val="0"/>
                      <w:marBottom w:val="0"/>
                      <w:divBdr>
                        <w:top w:val="none" w:sz="0" w:space="0" w:color="auto"/>
                        <w:left w:val="none" w:sz="0" w:space="0" w:color="auto"/>
                        <w:bottom w:val="none" w:sz="0" w:space="0" w:color="auto"/>
                        <w:right w:val="none" w:sz="0" w:space="0" w:color="auto"/>
                      </w:divBdr>
                    </w:div>
                  </w:divsChild>
                </w:div>
                <w:div w:id="1559702898">
                  <w:marLeft w:val="0"/>
                  <w:marRight w:val="0"/>
                  <w:marTop w:val="0"/>
                  <w:marBottom w:val="0"/>
                  <w:divBdr>
                    <w:top w:val="single" w:sz="2" w:space="1" w:color="FFFFFF"/>
                    <w:left w:val="single" w:sz="2" w:space="11" w:color="FFFFFF"/>
                    <w:bottom w:val="single" w:sz="2" w:space="1" w:color="FFFFFF"/>
                    <w:right w:val="single" w:sz="2" w:space="4" w:color="FFFFFF"/>
                  </w:divBdr>
                  <w:divsChild>
                    <w:div w:id="1077706646">
                      <w:marLeft w:val="0"/>
                      <w:marRight w:val="0"/>
                      <w:marTop w:val="0"/>
                      <w:marBottom w:val="0"/>
                      <w:divBdr>
                        <w:top w:val="none" w:sz="0" w:space="0" w:color="auto"/>
                        <w:left w:val="none" w:sz="0" w:space="0" w:color="auto"/>
                        <w:bottom w:val="none" w:sz="0" w:space="0" w:color="auto"/>
                        <w:right w:val="none" w:sz="0" w:space="0" w:color="auto"/>
                      </w:divBdr>
                    </w:div>
                  </w:divsChild>
                </w:div>
                <w:div w:id="1472166873">
                  <w:marLeft w:val="0"/>
                  <w:marRight w:val="0"/>
                  <w:marTop w:val="0"/>
                  <w:marBottom w:val="0"/>
                  <w:divBdr>
                    <w:top w:val="single" w:sz="2" w:space="1" w:color="FFFFFF"/>
                    <w:left w:val="single" w:sz="2" w:space="11" w:color="FFFFFF"/>
                    <w:bottom w:val="single" w:sz="2" w:space="1" w:color="FFFFFF"/>
                    <w:right w:val="single" w:sz="2" w:space="4" w:color="FFFFFF"/>
                  </w:divBdr>
                  <w:divsChild>
                    <w:div w:id="2063819949">
                      <w:marLeft w:val="0"/>
                      <w:marRight w:val="0"/>
                      <w:marTop w:val="0"/>
                      <w:marBottom w:val="0"/>
                      <w:divBdr>
                        <w:top w:val="none" w:sz="0" w:space="0" w:color="auto"/>
                        <w:left w:val="none" w:sz="0" w:space="0" w:color="auto"/>
                        <w:bottom w:val="none" w:sz="0" w:space="0" w:color="auto"/>
                        <w:right w:val="none" w:sz="0" w:space="0" w:color="auto"/>
                      </w:divBdr>
                    </w:div>
                  </w:divsChild>
                </w:div>
                <w:div w:id="1580335354">
                  <w:marLeft w:val="0"/>
                  <w:marRight w:val="0"/>
                  <w:marTop w:val="0"/>
                  <w:marBottom w:val="0"/>
                  <w:divBdr>
                    <w:top w:val="single" w:sz="2" w:space="1" w:color="FFFFFF"/>
                    <w:left w:val="single" w:sz="2" w:space="11" w:color="FFFFFF"/>
                    <w:bottom w:val="single" w:sz="2" w:space="1" w:color="FFFFFF"/>
                    <w:right w:val="single" w:sz="2" w:space="4" w:color="FFFFFF"/>
                  </w:divBdr>
                  <w:divsChild>
                    <w:div w:id="1399204522">
                      <w:marLeft w:val="0"/>
                      <w:marRight w:val="0"/>
                      <w:marTop w:val="0"/>
                      <w:marBottom w:val="0"/>
                      <w:divBdr>
                        <w:top w:val="none" w:sz="0" w:space="0" w:color="auto"/>
                        <w:left w:val="none" w:sz="0" w:space="0" w:color="auto"/>
                        <w:bottom w:val="none" w:sz="0" w:space="0" w:color="auto"/>
                        <w:right w:val="none" w:sz="0" w:space="0" w:color="auto"/>
                      </w:divBdr>
                    </w:div>
                  </w:divsChild>
                </w:div>
                <w:div w:id="2133554167">
                  <w:marLeft w:val="0"/>
                  <w:marRight w:val="0"/>
                  <w:marTop w:val="0"/>
                  <w:marBottom w:val="0"/>
                  <w:divBdr>
                    <w:top w:val="single" w:sz="2" w:space="1" w:color="FFFFFF"/>
                    <w:left w:val="single" w:sz="2" w:space="11" w:color="FFFFFF"/>
                    <w:bottom w:val="single" w:sz="2" w:space="1" w:color="FFFFFF"/>
                    <w:right w:val="single" w:sz="2" w:space="4" w:color="FFFFFF"/>
                  </w:divBdr>
                  <w:divsChild>
                    <w:div w:id="1914465621">
                      <w:marLeft w:val="0"/>
                      <w:marRight w:val="0"/>
                      <w:marTop w:val="0"/>
                      <w:marBottom w:val="0"/>
                      <w:divBdr>
                        <w:top w:val="none" w:sz="0" w:space="0" w:color="auto"/>
                        <w:left w:val="none" w:sz="0" w:space="0" w:color="auto"/>
                        <w:bottom w:val="none" w:sz="0" w:space="0" w:color="auto"/>
                        <w:right w:val="none" w:sz="0" w:space="0" w:color="auto"/>
                      </w:divBdr>
                    </w:div>
                  </w:divsChild>
                </w:div>
                <w:div w:id="2061394078">
                  <w:marLeft w:val="0"/>
                  <w:marRight w:val="0"/>
                  <w:marTop w:val="0"/>
                  <w:marBottom w:val="0"/>
                  <w:divBdr>
                    <w:top w:val="single" w:sz="2" w:space="1" w:color="FFFFFF"/>
                    <w:left w:val="single" w:sz="2" w:space="11" w:color="FFFFFF"/>
                    <w:bottom w:val="single" w:sz="2" w:space="1" w:color="FFFFFF"/>
                    <w:right w:val="single" w:sz="2" w:space="4" w:color="FFFFFF"/>
                  </w:divBdr>
                  <w:divsChild>
                    <w:div w:id="67001427">
                      <w:marLeft w:val="0"/>
                      <w:marRight w:val="0"/>
                      <w:marTop w:val="0"/>
                      <w:marBottom w:val="0"/>
                      <w:divBdr>
                        <w:top w:val="none" w:sz="0" w:space="0" w:color="auto"/>
                        <w:left w:val="none" w:sz="0" w:space="0" w:color="auto"/>
                        <w:bottom w:val="none" w:sz="0" w:space="0" w:color="auto"/>
                        <w:right w:val="none" w:sz="0" w:space="0" w:color="auto"/>
                      </w:divBdr>
                    </w:div>
                  </w:divsChild>
                </w:div>
                <w:div w:id="133909545">
                  <w:marLeft w:val="0"/>
                  <w:marRight w:val="0"/>
                  <w:marTop w:val="0"/>
                  <w:marBottom w:val="0"/>
                  <w:divBdr>
                    <w:top w:val="single" w:sz="2" w:space="1" w:color="FFFFFF"/>
                    <w:left w:val="single" w:sz="2" w:space="11" w:color="FFFFFF"/>
                    <w:bottom w:val="single" w:sz="2" w:space="1" w:color="FFFFFF"/>
                    <w:right w:val="single" w:sz="2" w:space="4" w:color="FFFFFF"/>
                  </w:divBdr>
                  <w:divsChild>
                    <w:div w:id="770860406">
                      <w:marLeft w:val="0"/>
                      <w:marRight w:val="0"/>
                      <w:marTop w:val="0"/>
                      <w:marBottom w:val="0"/>
                      <w:divBdr>
                        <w:top w:val="none" w:sz="0" w:space="0" w:color="auto"/>
                        <w:left w:val="none" w:sz="0" w:space="0" w:color="auto"/>
                        <w:bottom w:val="none" w:sz="0" w:space="0" w:color="auto"/>
                        <w:right w:val="none" w:sz="0" w:space="0" w:color="auto"/>
                      </w:divBdr>
                    </w:div>
                  </w:divsChild>
                </w:div>
                <w:div w:id="442458591">
                  <w:marLeft w:val="0"/>
                  <w:marRight w:val="0"/>
                  <w:marTop w:val="0"/>
                  <w:marBottom w:val="0"/>
                  <w:divBdr>
                    <w:top w:val="single" w:sz="2" w:space="1" w:color="FFFFFF"/>
                    <w:left w:val="single" w:sz="2" w:space="11" w:color="FFFFFF"/>
                    <w:bottom w:val="single" w:sz="2" w:space="1" w:color="FFFFFF"/>
                    <w:right w:val="single" w:sz="2" w:space="4" w:color="FFFFFF"/>
                  </w:divBdr>
                  <w:divsChild>
                    <w:div w:id="1853300742">
                      <w:marLeft w:val="0"/>
                      <w:marRight w:val="0"/>
                      <w:marTop w:val="0"/>
                      <w:marBottom w:val="0"/>
                      <w:divBdr>
                        <w:top w:val="none" w:sz="0" w:space="0" w:color="auto"/>
                        <w:left w:val="none" w:sz="0" w:space="0" w:color="auto"/>
                        <w:bottom w:val="none" w:sz="0" w:space="0" w:color="auto"/>
                        <w:right w:val="none" w:sz="0" w:space="0" w:color="auto"/>
                      </w:divBdr>
                    </w:div>
                  </w:divsChild>
                </w:div>
                <w:div w:id="713699684">
                  <w:marLeft w:val="0"/>
                  <w:marRight w:val="0"/>
                  <w:marTop w:val="0"/>
                  <w:marBottom w:val="0"/>
                  <w:divBdr>
                    <w:top w:val="single" w:sz="2" w:space="1" w:color="FFFFFF"/>
                    <w:left w:val="single" w:sz="2" w:space="11" w:color="FFFFFF"/>
                    <w:bottom w:val="single" w:sz="2" w:space="1" w:color="FFFFFF"/>
                    <w:right w:val="single" w:sz="2" w:space="4" w:color="FFFFFF"/>
                  </w:divBdr>
                  <w:divsChild>
                    <w:div w:id="1039476019">
                      <w:marLeft w:val="0"/>
                      <w:marRight w:val="0"/>
                      <w:marTop w:val="0"/>
                      <w:marBottom w:val="0"/>
                      <w:divBdr>
                        <w:top w:val="none" w:sz="0" w:space="0" w:color="auto"/>
                        <w:left w:val="none" w:sz="0" w:space="0" w:color="auto"/>
                        <w:bottom w:val="none" w:sz="0" w:space="0" w:color="auto"/>
                        <w:right w:val="none" w:sz="0" w:space="0" w:color="auto"/>
                      </w:divBdr>
                    </w:div>
                  </w:divsChild>
                </w:div>
                <w:div w:id="94330658">
                  <w:marLeft w:val="0"/>
                  <w:marRight w:val="0"/>
                  <w:marTop w:val="0"/>
                  <w:marBottom w:val="0"/>
                  <w:divBdr>
                    <w:top w:val="single" w:sz="2" w:space="1" w:color="FFFFFF"/>
                    <w:left w:val="single" w:sz="2" w:space="11" w:color="FFFFFF"/>
                    <w:bottom w:val="single" w:sz="2" w:space="1" w:color="FFFFFF"/>
                    <w:right w:val="single" w:sz="2" w:space="4" w:color="FFFFFF"/>
                  </w:divBdr>
                  <w:divsChild>
                    <w:div w:id="1865904306">
                      <w:marLeft w:val="0"/>
                      <w:marRight w:val="0"/>
                      <w:marTop w:val="0"/>
                      <w:marBottom w:val="0"/>
                      <w:divBdr>
                        <w:top w:val="none" w:sz="0" w:space="0" w:color="auto"/>
                        <w:left w:val="none" w:sz="0" w:space="0" w:color="auto"/>
                        <w:bottom w:val="none" w:sz="0" w:space="0" w:color="auto"/>
                        <w:right w:val="none" w:sz="0" w:space="0" w:color="auto"/>
                      </w:divBdr>
                    </w:div>
                  </w:divsChild>
                </w:div>
                <w:div w:id="1937590424">
                  <w:marLeft w:val="0"/>
                  <w:marRight w:val="0"/>
                  <w:marTop w:val="0"/>
                  <w:marBottom w:val="0"/>
                  <w:divBdr>
                    <w:top w:val="single" w:sz="2" w:space="1" w:color="FFFFFF"/>
                    <w:left w:val="single" w:sz="2" w:space="11" w:color="FFFFFF"/>
                    <w:bottom w:val="single" w:sz="2" w:space="1" w:color="FFFFFF"/>
                    <w:right w:val="single" w:sz="2" w:space="4" w:color="FFFFFF"/>
                  </w:divBdr>
                  <w:divsChild>
                    <w:div w:id="1016081774">
                      <w:marLeft w:val="0"/>
                      <w:marRight w:val="0"/>
                      <w:marTop w:val="0"/>
                      <w:marBottom w:val="0"/>
                      <w:divBdr>
                        <w:top w:val="none" w:sz="0" w:space="0" w:color="auto"/>
                        <w:left w:val="none" w:sz="0" w:space="0" w:color="auto"/>
                        <w:bottom w:val="none" w:sz="0" w:space="0" w:color="auto"/>
                        <w:right w:val="none" w:sz="0" w:space="0" w:color="auto"/>
                      </w:divBdr>
                    </w:div>
                  </w:divsChild>
                </w:div>
                <w:div w:id="221137715">
                  <w:marLeft w:val="0"/>
                  <w:marRight w:val="0"/>
                  <w:marTop w:val="0"/>
                  <w:marBottom w:val="0"/>
                  <w:divBdr>
                    <w:top w:val="single" w:sz="2" w:space="1" w:color="FFFFFF"/>
                    <w:left w:val="single" w:sz="2" w:space="11" w:color="FFFFFF"/>
                    <w:bottom w:val="single" w:sz="2" w:space="1" w:color="FFFFFF"/>
                    <w:right w:val="single" w:sz="2" w:space="4" w:color="FFFFFF"/>
                  </w:divBdr>
                  <w:divsChild>
                    <w:div w:id="115299261">
                      <w:marLeft w:val="0"/>
                      <w:marRight w:val="0"/>
                      <w:marTop w:val="0"/>
                      <w:marBottom w:val="0"/>
                      <w:divBdr>
                        <w:top w:val="none" w:sz="0" w:space="0" w:color="auto"/>
                        <w:left w:val="none" w:sz="0" w:space="0" w:color="auto"/>
                        <w:bottom w:val="none" w:sz="0" w:space="0" w:color="auto"/>
                        <w:right w:val="none" w:sz="0" w:space="0" w:color="auto"/>
                      </w:divBdr>
                    </w:div>
                  </w:divsChild>
                </w:div>
                <w:div w:id="2060129693">
                  <w:marLeft w:val="0"/>
                  <w:marRight w:val="0"/>
                  <w:marTop w:val="0"/>
                  <w:marBottom w:val="0"/>
                  <w:divBdr>
                    <w:top w:val="single" w:sz="2" w:space="1" w:color="FFFFFF"/>
                    <w:left w:val="single" w:sz="2" w:space="11" w:color="FFFFFF"/>
                    <w:bottom w:val="single" w:sz="2" w:space="1" w:color="FFFFFF"/>
                    <w:right w:val="single" w:sz="2" w:space="4" w:color="FFFFFF"/>
                  </w:divBdr>
                  <w:divsChild>
                    <w:div w:id="138502514">
                      <w:marLeft w:val="0"/>
                      <w:marRight w:val="0"/>
                      <w:marTop w:val="0"/>
                      <w:marBottom w:val="0"/>
                      <w:divBdr>
                        <w:top w:val="none" w:sz="0" w:space="0" w:color="auto"/>
                        <w:left w:val="none" w:sz="0" w:space="0" w:color="auto"/>
                        <w:bottom w:val="none" w:sz="0" w:space="0" w:color="auto"/>
                        <w:right w:val="none" w:sz="0" w:space="0" w:color="auto"/>
                      </w:divBdr>
                    </w:div>
                  </w:divsChild>
                </w:div>
                <w:div w:id="2132355367">
                  <w:marLeft w:val="0"/>
                  <w:marRight w:val="0"/>
                  <w:marTop w:val="0"/>
                  <w:marBottom w:val="0"/>
                  <w:divBdr>
                    <w:top w:val="single" w:sz="2" w:space="1" w:color="FFFFFF"/>
                    <w:left w:val="single" w:sz="2" w:space="11" w:color="FFFFFF"/>
                    <w:bottom w:val="single" w:sz="2" w:space="1" w:color="FFFFFF"/>
                    <w:right w:val="single" w:sz="2" w:space="4" w:color="FFFFFF"/>
                  </w:divBdr>
                  <w:divsChild>
                    <w:div w:id="1145203012">
                      <w:marLeft w:val="0"/>
                      <w:marRight w:val="0"/>
                      <w:marTop w:val="0"/>
                      <w:marBottom w:val="0"/>
                      <w:divBdr>
                        <w:top w:val="none" w:sz="0" w:space="0" w:color="auto"/>
                        <w:left w:val="none" w:sz="0" w:space="0" w:color="auto"/>
                        <w:bottom w:val="none" w:sz="0" w:space="0" w:color="auto"/>
                        <w:right w:val="none" w:sz="0" w:space="0" w:color="auto"/>
                      </w:divBdr>
                    </w:div>
                  </w:divsChild>
                </w:div>
                <w:div w:id="1163424861">
                  <w:marLeft w:val="0"/>
                  <w:marRight w:val="0"/>
                  <w:marTop w:val="0"/>
                  <w:marBottom w:val="0"/>
                  <w:divBdr>
                    <w:top w:val="single" w:sz="2" w:space="1" w:color="FFFFFF"/>
                    <w:left w:val="single" w:sz="2" w:space="11" w:color="FFFFFF"/>
                    <w:bottom w:val="single" w:sz="2" w:space="1" w:color="FFFFFF"/>
                    <w:right w:val="single" w:sz="2" w:space="4" w:color="FFFFFF"/>
                  </w:divBdr>
                  <w:divsChild>
                    <w:div w:id="1176067504">
                      <w:marLeft w:val="0"/>
                      <w:marRight w:val="0"/>
                      <w:marTop w:val="0"/>
                      <w:marBottom w:val="0"/>
                      <w:divBdr>
                        <w:top w:val="none" w:sz="0" w:space="0" w:color="auto"/>
                        <w:left w:val="none" w:sz="0" w:space="0" w:color="auto"/>
                        <w:bottom w:val="none" w:sz="0" w:space="0" w:color="auto"/>
                        <w:right w:val="none" w:sz="0" w:space="0" w:color="auto"/>
                      </w:divBdr>
                    </w:div>
                  </w:divsChild>
                </w:div>
                <w:div w:id="963190654">
                  <w:marLeft w:val="0"/>
                  <w:marRight w:val="0"/>
                  <w:marTop w:val="0"/>
                  <w:marBottom w:val="0"/>
                  <w:divBdr>
                    <w:top w:val="single" w:sz="2" w:space="1" w:color="FFFFFF"/>
                    <w:left w:val="single" w:sz="2" w:space="11" w:color="FFFFFF"/>
                    <w:bottom w:val="single" w:sz="2" w:space="1" w:color="FFFFFF"/>
                    <w:right w:val="single" w:sz="2" w:space="4" w:color="FFFFFF"/>
                  </w:divBdr>
                  <w:divsChild>
                    <w:div w:id="1330979540">
                      <w:marLeft w:val="0"/>
                      <w:marRight w:val="0"/>
                      <w:marTop w:val="0"/>
                      <w:marBottom w:val="0"/>
                      <w:divBdr>
                        <w:top w:val="none" w:sz="0" w:space="0" w:color="auto"/>
                        <w:left w:val="none" w:sz="0" w:space="0" w:color="auto"/>
                        <w:bottom w:val="none" w:sz="0" w:space="0" w:color="auto"/>
                        <w:right w:val="none" w:sz="0" w:space="0" w:color="auto"/>
                      </w:divBdr>
                    </w:div>
                  </w:divsChild>
                </w:div>
                <w:div w:id="981807956">
                  <w:marLeft w:val="0"/>
                  <w:marRight w:val="0"/>
                  <w:marTop w:val="0"/>
                  <w:marBottom w:val="0"/>
                  <w:divBdr>
                    <w:top w:val="single" w:sz="2" w:space="1" w:color="FFFFFF"/>
                    <w:left w:val="single" w:sz="2" w:space="11" w:color="FFFFFF"/>
                    <w:bottom w:val="single" w:sz="2" w:space="1" w:color="FFFFFF"/>
                    <w:right w:val="single" w:sz="2" w:space="4" w:color="FFFFFF"/>
                  </w:divBdr>
                  <w:divsChild>
                    <w:div w:id="965813922">
                      <w:marLeft w:val="0"/>
                      <w:marRight w:val="0"/>
                      <w:marTop w:val="0"/>
                      <w:marBottom w:val="0"/>
                      <w:divBdr>
                        <w:top w:val="none" w:sz="0" w:space="0" w:color="auto"/>
                        <w:left w:val="none" w:sz="0" w:space="0" w:color="auto"/>
                        <w:bottom w:val="none" w:sz="0" w:space="0" w:color="auto"/>
                        <w:right w:val="none" w:sz="0" w:space="0" w:color="auto"/>
                      </w:divBdr>
                    </w:div>
                  </w:divsChild>
                </w:div>
                <w:div w:id="1572542359">
                  <w:marLeft w:val="0"/>
                  <w:marRight w:val="0"/>
                  <w:marTop w:val="0"/>
                  <w:marBottom w:val="0"/>
                  <w:divBdr>
                    <w:top w:val="single" w:sz="2" w:space="1" w:color="FFFFFF"/>
                    <w:left w:val="single" w:sz="2" w:space="11" w:color="FFFFFF"/>
                    <w:bottom w:val="single" w:sz="2" w:space="1" w:color="FFFFFF"/>
                    <w:right w:val="single" w:sz="2" w:space="4" w:color="FFFFFF"/>
                  </w:divBdr>
                  <w:divsChild>
                    <w:div w:id="887573959">
                      <w:marLeft w:val="0"/>
                      <w:marRight w:val="0"/>
                      <w:marTop w:val="0"/>
                      <w:marBottom w:val="0"/>
                      <w:divBdr>
                        <w:top w:val="none" w:sz="0" w:space="0" w:color="auto"/>
                        <w:left w:val="none" w:sz="0" w:space="0" w:color="auto"/>
                        <w:bottom w:val="none" w:sz="0" w:space="0" w:color="auto"/>
                        <w:right w:val="none" w:sz="0" w:space="0" w:color="auto"/>
                      </w:divBdr>
                    </w:div>
                  </w:divsChild>
                </w:div>
                <w:div w:id="184684605">
                  <w:marLeft w:val="0"/>
                  <w:marRight w:val="0"/>
                  <w:marTop w:val="0"/>
                  <w:marBottom w:val="0"/>
                  <w:divBdr>
                    <w:top w:val="single" w:sz="2" w:space="1" w:color="FFFFFF"/>
                    <w:left w:val="single" w:sz="2" w:space="11" w:color="FFFFFF"/>
                    <w:bottom w:val="single" w:sz="2" w:space="1" w:color="FFFFFF"/>
                    <w:right w:val="single" w:sz="2" w:space="4" w:color="FFFFFF"/>
                  </w:divBdr>
                  <w:divsChild>
                    <w:div w:id="66195868">
                      <w:marLeft w:val="0"/>
                      <w:marRight w:val="0"/>
                      <w:marTop w:val="0"/>
                      <w:marBottom w:val="0"/>
                      <w:divBdr>
                        <w:top w:val="none" w:sz="0" w:space="0" w:color="auto"/>
                        <w:left w:val="none" w:sz="0" w:space="0" w:color="auto"/>
                        <w:bottom w:val="none" w:sz="0" w:space="0" w:color="auto"/>
                        <w:right w:val="none" w:sz="0" w:space="0" w:color="auto"/>
                      </w:divBdr>
                    </w:div>
                  </w:divsChild>
                </w:div>
                <w:div w:id="1703287414">
                  <w:marLeft w:val="0"/>
                  <w:marRight w:val="0"/>
                  <w:marTop w:val="0"/>
                  <w:marBottom w:val="0"/>
                  <w:divBdr>
                    <w:top w:val="single" w:sz="2" w:space="1" w:color="FFFFFF"/>
                    <w:left w:val="single" w:sz="2" w:space="11" w:color="FFFFFF"/>
                    <w:bottom w:val="single" w:sz="2" w:space="1" w:color="FFFFFF"/>
                    <w:right w:val="single" w:sz="2" w:space="4" w:color="FFFFFF"/>
                  </w:divBdr>
                  <w:divsChild>
                    <w:div w:id="267351681">
                      <w:marLeft w:val="0"/>
                      <w:marRight w:val="0"/>
                      <w:marTop w:val="0"/>
                      <w:marBottom w:val="0"/>
                      <w:divBdr>
                        <w:top w:val="none" w:sz="0" w:space="0" w:color="auto"/>
                        <w:left w:val="none" w:sz="0" w:space="0" w:color="auto"/>
                        <w:bottom w:val="none" w:sz="0" w:space="0" w:color="auto"/>
                        <w:right w:val="none" w:sz="0" w:space="0" w:color="auto"/>
                      </w:divBdr>
                    </w:div>
                  </w:divsChild>
                </w:div>
                <w:div w:id="890195351">
                  <w:marLeft w:val="0"/>
                  <w:marRight w:val="0"/>
                  <w:marTop w:val="0"/>
                  <w:marBottom w:val="0"/>
                  <w:divBdr>
                    <w:top w:val="single" w:sz="2" w:space="1" w:color="FFFFFF"/>
                    <w:left w:val="single" w:sz="2" w:space="11" w:color="FFFFFF"/>
                    <w:bottom w:val="single" w:sz="2" w:space="1" w:color="FFFFFF"/>
                    <w:right w:val="single" w:sz="2" w:space="4" w:color="FFFFFF"/>
                  </w:divBdr>
                  <w:divsChild>
                    <w:div w:id="506790947">
                      <w:marLeft w:val="0"/>
                      <w:marRight w:val="0"/>
                      <w:marTop w:val="0"/>
                      <w:marBottom w:val="0"/>
                      <w:divBdr>
                        <w:top w:val="none" w:sz="0" w:space="0" w:color="auto"/>
                        <w:left w:val="none" w:sz="0" w:space="0" w:color="auto"/>
                        <w:bottom w:val="none" w:sz="0" w:space="0" w:color="auto"/>
                        <w:right w:val="none" w:sz="0" w:space="0" w:color="auto"/>
                      </w:divBdr>
                    </w:div>
                  </w:divsChild>
                </w:div>
                <w:div w:id="1751734534">
                  <w:marLeft w:val="0"/>
                  <w:marRight w:val="0"/>
                  <w:marTop w:val="0"/>
                  <w:marBottom w:val="0"/>
                  <w:divBdr>
                    <w:top w:val="single" w:sz="2" w:space="1" w:color="FFFFFF"/>
                    <w:left w:val="single" w:sz="2" w:space="11" w:color="FFFFFF"/>
                    <w:bottom w:val="single" w:sz="2" w:space="1" w:color="FFFFFF"/>
                    <w:right w:val="single" w:sz="2" w:space="4" w:color="FFFFFF"/>
                  </w:divBdr>
                  <w:divsChild>
                    <w:div w:id="665330646">
                      <w:marLeft w:val="0"/>
                      <w:marRight w:val="0"/>
                      <w:marTop w:val="0"/>
                      <w:marBottom w:val="0"/>
                      <w:divBdr>
                        <w:top w:val="none" w:sz="0" w:space="0" w:color="auto"/>
                        <w:left w:val="none" w:sz="0" w:space="0" w:color="auto"/>
                        <w:bottom w:val="none" w:sz="0" w:space="0" w:color="auto"/>
                        <w:right w:val="none" w:sz="0" w:space="0" w:color="auto"/>
                      </w:divBdr>
                    </w:div>
                  </w:divsChild>
                </w:div>
                <w:div w:id="1401321839">
                  <w:marLeft w:val="0"/>
                  <w:marRight w:val="0"/>
                  <w:marTop w:val="0"/>
                  <w:marBottom w:val="0"/>
                  <w:divBdr>
                    <w:top w:val="single" w:sz="2" w:space="1" w:color="FFFFFF"/>
                    <w:left w:val="single" w:sz="2" w:space="11" w:color="FFFFFF"/>
                    <w:bottom w:val="single" w:sz="2" w:space="1" w:color="FFFFFF"/>
                    <w:right w:val="single" w:sz="2" w:space="4" w:color="FFFFFF"/>
                  </w:divBdr>
                  <w:divsChild>
                    <w:div w:id="1291982391">
                      <w:marLeft w:val="0"/>
                      <w:marRight w:val="0"/>
                      <w:marTop w:val="0"/>
                      <w:marBottom w:val="0"/>
                      <w:divBdr>
                        <w:top w:val="none" w:sz="0" w:space="0" w:color="auto"/>
                        <w:left w:val="none" w:sz="0" w:space="0" w:color="auto"/>
                        <w:bottom w:val="none" w:sz="0" w:space="0" w:color="auto"/>
                        <w:right w:val="none" w:sz="0" w:space="0" w:color="auto"/>
                      </w:divBdr>
                    </w:div>
                  </w:divsChild>
                </w:div>
                <w:div w:id="924536880">
                  <w:marLeft w:val="0"/>
                  <w:marRight w:val="0"/>
                  <w:marTop w:val="0"/>
                  <w:marBottom w:val="0"/>
                  <w:divBdr>
                    <w:top w:val="single" w:sz="2" w:space="1" w:color="FFFFFF"/>
                    <w:left w:val="single" w:sz="2" w:space="11" w:color="FFFFFF"/>
                    <w:bottom w:val="single" w:sz="2" w:space="1" w:color="FFFFFF"/>
                    <w:right w:val="single" w:sz="2" w:space="4" w:color="FFFFFF"/>
                  </w:divBdr>
                  <w:divsChild>
                    <w:div w:id="1083450592">
                      <w:marLeft w:val="0"/>
                      <w:marRight w:val="0"/>
                      <w:marTop w:val="0"/>
                      <w:marBottom w:val="0"/>
                      <w:divBdr>
                        <w:top w:val="none" w:sz="0" w:space="0" w:color="auto"/>
                        <w:left w:val="none" w:sz="0" w:space="0" w:color="auto"/>
                        <w:bottom w:val="none" w:sz="0" w:space="0" w:color="auto"/>
                        <w:right w:val="none" w:sz="0" w:space="0" w:color="auto"/>
                      </w:divBdr>
                    </w:div>
                  </w:divsChild>
                </w:div>
                <w:div w:id="580872339">
                  <w:marLeft w:val="0"/>
                  <w:marRight w:val="0"/>
                  <w:marTop w:val="0"/>
                  <w:marBottom w:val="0"/>
                  <w:divBdr>
                    <w:top w:val="single" w:sz="2" w:space="1" w:color="FFFFFF"/>
                    <w:left w:val="single" w:sz="2" w:space="11" w:color="FFFFFF"/>
                    <w:bottom w:val="single" w:sz="2" w:space="1" w:color="FFFFFF"/>
                    <w:right w:val="single" w:sz="2" w:space="4" w:color="FFFFFF"/>
                  </w:divBdr>
                  <w:divsChild>
                    <w:div w:id="1795099036">
                      <w:marLeft w:val="0"/>
                      <w:marRight w:val="0"/>
                      <w:marTop w:val="0"/>
                      <w:marBottom w:val="0"/>
                      <w:divBdr>
                        <w:top w:val="none" w:sz="0" w:space="0" w:color="auto"/>
                        <w:left w:val="none" w:sz="0" w:space="0" w:color="auto"/>
                        <w:bottom w:val="none" w:sz="0" w:space="0" w:color="auto"/>
                        <w:right w:val="none" w:sz="0" w:space="0" w:color="auto"/>
                      </w:divBdr>
                    </w:div>
                  </w:divsChild>
                </w:div>
                <w:div w:id="1799378768">
                  <w:marLeft w:val="0"/>
                  <w:marRight w:val="0"/>
                  <w:marTop w:val="0"/>
                  <w:marBottom w:val="0"/>
                  <w:divBdr>
                    <w:top w:val="single" w:sz="2" w:space="1" w:color="FFFFFF"/>
                    <w:left w:val="single" w:sz="2" w:space="11" w:color="FFFFFF"/>
                    <w:bottom w:val="single" w:sz="2" w:space="1" w:color="FFFFFF"/>
                    <w:right w:val="single" w:sz="2" w:space="4" w:color="FFFFFF"/>
                  </w:divBdr>
                  <w:divsChild>
                    <w:div w:id="91366942">
                      <w:marLeft w:val="0"/>
                      <w:marRight w:val="0"/>
                      <w:marTop w:val="0"/>
                      <w:marBottom w:val="0"/>
                      <w:divBdr>
                        <w:top w:val="none" w:sz="0" w:space="0" w:color="auto"/>
                        <w:left w:val="none" w:sz="0" w:space="0" w:color="auto"/>
                        <w:bottom w:val="none" w:sz="0" w:space="0" w:color="auto"/>
                        <w:right w:val="none" w:sz="0" w:space="0" w:color="auto"/>
                      </w:divBdr>
                    </w:div>
                  </w:divsChild>
                </w:div>
                <w:div w:id="727802997">
                  <w:marLeft w:val="0"/>
                  <w:marRight w:val="0"/>
                  <w:marTop w:val="0"/>
                  <w:marBottom w:val="0"/>
                  <w:divBdr>
                    <w:top w:val="single" w:sz="2" w:space="1" w:color="FFFFFF"/>
                    <w:left w:val="single" w:sz="2" w:space="11" w:color="FFFFFF"/>
                    <w:bottom w:val="single" w:sz="2" w:space="1" w:color="FFFFFF"/>
                    <w:right w:val="single" w:sz="2" w:space="4" w:color="FFFFFF"/>
                  </w:divBdr>
                  <w:divsChild>
                    <w:div w:id="1177305674">
                      <w:marLeft w:val="0"/>
                      <w:marRight w:val="0"/>
                      <w:marTop w:val="0"/>
                      <w:marBottom w:val="0"/>
                      <w:divBdr>
                        <w:top w:val="none" w:sz="0" w:space="0" w:color="auto"/>
                        <w:left w:val="none" w:sz="0" w:space="0" w:color="auto"/>
                        <w:bottom w:val="none" w:sz="0" w:space="0" w:color="auto"/>
                        <w:right w:val="none" w:sz="0" w:space="0" w:color="auto"/>
                      </w:divBdr>
                    </w:div>
                  </w:divsChild>
                </w:div>
                <w:div w:id="10422245">
                  <w:marLeft w:val="0"/>
                  <w:marRight w:val="0"/>
                  <w:marTop w:val="0"/>
                  <w:marBottom w:val="0"/>
                  <w:divBdr>
                    <w:top w:val="single" w:sz="2" w:space="1" w:color="FFFFFF"/>
                    <w:left w:val="single" w:sz="2" w:space="11" w:color="FFFFFF"/>
                    <w:bottom w:val="single" w:sz="2" w:space="1" w:color="FFFFFF"/>
                    <w:right w:val="single" w:sz="2" w:space="4" w:color="FFFFFF"/>
                  </w:divBdr>
                  <w:divsChild>
                    <w:div w:id="1981229526">
                      <w:marLeft w:val="0"/>
                      <w:marRight w:val="0"/>
                      <w:marTop w:val="0"/>
                      <w:marBottom w:val="0"/>
                      <w:divBdr>
                        <w:top w:val="none" w:sz="0" w:space="0" w:color="auto"/>
                        <w:left w:val="none" w:sz="0" w:space="0" w:color="auto"/>
                        <w:bottom w:val="none" w:sz="0" w:space="0" w:color="auto"/>
                        <w:right w:val="none" w:sz="0" w:space="0" w:color="auto"/>
                      </w:divBdr>
                    </w:div>
                  </w:divsChild>
                </w:div>
                <w:div w:id="1291328648">
                  <w:marLeft w:val="0"/>
                  <w:marRight w:val="0"/>
                  <w:marTop w:val="0"/>
                  <w:marBottom w:val="0"/>
                  <w:divBdr>
                    <w:top w:val="single" w:sz="2" w:space="1" w:color="FFFFFF"/>
                    <w:left w:val="single" w:sz="2" w:space="11" w:color="FFFFFF"/>
                    <w:bottom w:val="single" w:sz="2" w:space="1" w:color="FFFFFF"/>
                    <w:right w:val="single" w:sz="2" w:space="4" w:color="FFFFFF"/>
                  </w:divBdr>
                  <w:divsChild>
                    <w:div w:id="1974602137">
                      <w:marLeft w:val="0"/>
                      <w:marRight w:val="0"/>
                      <w:marTop w:val="0"/>
                      <w:marBottom w:val="0"/>
                      <w:divBdr>
                        <w:top w:val="none" w:sz="0" w:space="0" w:color="auto"/>
                        <w:left w:val="none" w:sz="0" w:space="0" w:color="auto"/>
                        <w:bottom w:val="none" w:sz="0" w:space="0" w:color="auto"/>
                        <w:right w:val="none" w:sz="0" w:space="0" w:color="auto"/>
                      </w:divBdr>
                    </w:div>
                  </w:divsChild>
                </w:div>
                <w:div w:id="248347938">
                  <w:marLeft w:val="0"/>
                  <w:marRight w:val="0"/>
                  <w:marTop w:val="0"/>
                  <w:marBottom w:val="0"/>
                  <w:divBdr>
                    <w:top w:val="single" w:sz="2" w:space="1" w:color="FFFFFF"/>
                    <w:left w:val="single" w:sz="2" w:space="11" w:color="FFFFFF"/>
                    <w:bottom w:val="single" w:sz="2" w:space="1" w:color="FFFFFF"/>
                    <w:right w:val="single" w:sz="2" w:space="4" w:color="FFFFFF"/>
                  </w:divBdr>
                  <w:divsChild>
                    <w:div w:id="267011781">
                      <w:marLeft w:val="0"/>
                      <w:marRight w:val="0"/>
                      <w:marTop w:val="0"/>
                      <w:marBottom w:val="0"/>
                      <w:divBdr>
                        <w:top w:val="none" w:sz="0" w:space="0" w:color="auto"/>
                        <w:left w:val="none" w:sz="0" w:space="0" w:color="auto"/>
                        <w:bottom w:val="none" w:sz="0" w:space="0" w:color="auto"/>
                        <w:right w:val="none" w:sz="0" w:space="0" w:color="auto"/>
                      </w:divBdr>
                    </w:div>
                  </w:divsChild>
                </w:div>
                <w:div w:id="2077891863">
                  <w:marLeft w:val="0"/>
                  <w:marRight w:val="0"/>
                  <w:marTop w:val="0"/>
                  <w:marBottom w:val="0"/>
                  <w:divBdr>
                    <w:top w:val="single" w:sz="2" w:space="1" w:color="FFFFFF"/>
                    <w:left w:val="single" w:sz="2" w:space="11" w:color="FFFFFF"/>
                    <w:bottom w:val="single" w:sz="2" w:space="1" w:color="FFFFFF"/>
                    <w:right w:val="single" w:sz="2" w:space="4" w:color="FFFFFF"/>
                  </w:divBdr>
                  <w:divsChild>
                    <w:div w:id="546532062">
                      <w:marLeft w:val="0"/>
                      <w:marRight w:val="0"/>
                      <w:marTop w:val="0"/>
                      <w:marBottom w:val="0"/>
                      <w:divBdr>
                        <w:top w:val="none" w:sz="0" w:space="0" w:color="auto"/>
                        <w:left w:val="none" w:sz="0" w:space="0" w:color="auto"/>
                        <w:bottom w:val="none" w:sz="0" w:space="0" w:color="auto"/>
                        <w:right w:val="none" w:sz="0" w:space="0" w:color="auto"/>
                      </w:divBdr>
                    </w:div>
                  </w:divsChild>
                </w:div>
                <w:div w:id="2092040850">
                  <w:marLeft w:val="0"/>
                  <w:marRight w:val="0"/>
                  <w:marTop w:val="0"/>
                  <w:marBottom w:val="0"/>
                  <w:divBdr>
                    <w:top w:val="single" w:sz="2" w:space="1" w:color="FFFFFF"/>
                    <w:left w:val="single" w:sz="2" w:space="11" w:color="FFFFFF"/>
                    <w:bottom w:val="single" w:sz="2" w:space="1" w:color="FFFFFF"/>
                    <w:right w:val="single" w:sz="2" w:space="4" w:color="FFFFFF"/>
                  </w:divBdr>
                  <w:divsChild>
                    <w:div w:id="154956564">
                      <w:marLeft w:val="0"/>
                      <w:marRight w:val="0"/>
                      <w:marTop w:val="0"/>
                      <w:marBottom w:val="0"/>
                      <w:divBdr>
                        <w:top w:val="none" w:sz="0" w:space="0" w:color="auto"/>
                        <w:left w:val="none" w:sz="0" w:space="0" w:color="auto"/>
                        <w:bottom w:val="none" w:sz="0" w:space="0" w:color="auto"/>
                        <w:right w:val="none" w:sz="0" w:space="0" w:color="auto"/>
                      </w:divBdr>
                    </w:div>
                  </w:divsChild>
                </w:div>
                <w:div w:id="1773624155">
                  <w:marLeft w:val="0"/>
                  <w:marRight w:val="0"/>
                  <w:marTop w:val="0"/>
                  <w:marBottom w:val="0"/>
                  <w:divBdr>
                    <w:top w:val="single" w:sz="2" w:space="1" w:color="FFFFFF"/>
                    <w:left w:val="single" w:sz="2" w:space="11" w:color="FFFFFF"/>
                    <w:bottom w:val="single" w:sz="2" w:space="1" w:color="FFFFFF"/>
                    <w:right w:val="single" w:sz="2" w:space="4" w:color="FFFFFF"/>
                  </w:divBdr>
                  <w:divsChild>
                    <w:div w:id="749083833">
                      <w:marLeft w:val="0"/>
                      <w:marRight w:val="0"/>
                      <w:marTop w:val="0"/>
                      <w:marBottom w:val="0"/>
                      <w:divBdr>
                        <w:top w:val="none" w:sz="0" w:space="0" w:color="auto"/>
                        <w:left w:val="none" w:sz="0" w:space="0" w:color="auto"/>
                        <w:bottom w:val="none" w:sz="0" w:space="0" w:color="auto"/>
                        <w:right w:val="none" w:sz="0" w:space="0" w:color="auto"/>
                      </w:divBdr>
                    </w:div>
                  </w:divsChild>
                </w:div>
                <w:div w:id="449935644">
                  <w:marLeft w:val="0"/>
                  <w:marRight w:val="0"/>
                  <w:marTop w:val="0"/>
                  <w:marBottom w:val="0"/>
                  <w:divBdr>
                    <w:top w:val="single" w:sz="2" w:space="1" w:color="FFFFFF"/>
                    <w:left w:val="single" w:sz="2" w:space="11" w:color="FFFFFF"/>
                    <w:bottom w:val="single" w:sz="2" w:space="1" w:color="FFFFFF"/>
                    <w:right w:val="single" w:sz="2" w:space="4" w:color="FFFFFF"/>
                  </w:divBdr>
                  <w:divsChild>
                    <w:div w:id="1518999568">
                      <w:marLeft w:val="0"/>
                      <w:marRight w:val="0"/>
                      <w:marTop w:val="0"/>
                      <w:marBottom w:val="0"/>
                      <w:divBdr>
                        <w:top w:val="none" w:sz="0" w:space="0" w:color="auto"/>
                        <w:left w:val="none" w:sz="0" w:space="0" w:color="auto"/>
                        <w:bottom w:val="none" w:sz="0" w:space="0" w:color="auto"/>
                        <w:right w:val="none" w:sz="0" w:space="0" w:color="auto"/>
                      </w:divBdr>
                    </w:div>
                  </w:divsChild>
                </w:div>
                <w:div w:id="2014262121">
                  <w:marLeft w:val="0"/>
                  <w:marRight w:val="0"/>
                  <w:marTop w:val="0"/>
                  <w:marBottom w:val="0"/>
                  <w:divBdr>
                    <w:top w:val="single" w:sz="2" w:space="1" w:color="FFFFFF"/>
                    <w:left w:val="single" w:sz="2" w:space="11" w:color="FFFFFF"/>
                    <w:bottom w:val="single" w:sz="2" w:space="1" w:color="FFFFFF"/>
                    <w:right w:val="single" w:sz="2" w:space="4" w:color="FFFFFF"/>
                  </w:divBdr>
                  <w:divsChild>
                    <w:div w:id="1380082978">
                      <w:marLeft w:val="0"/>
                      <w:marRight w:val="0"/>
                      <w:marTop w:val="0"/>
                      <w:marBottom w:val="0"/>
                      <w:divBdr>
                        <w:top w:val="none" w:sz="0" w:space="0" w:color="auto"/>
                        <w:left w:val="none" w:sz="0" w:space="0" w:color="auto"/>
                        <w:bottom w:val="none" w:sz="0" w:space="0" w:color="auto"/>
                        <w:right w:val="none" w:sz="0" w:space="0" w:color="auto"/>
                      </w:divBdr>
                    </w:div>
                  </w:divsChild>
                </w:div>
                <w:div w:id="189346203">
                  <w:marLeft w:val="0"/>
                  <w:marRight w:val="0"/>
                  <w:marTop w:val="0"/>
                  <w:marBottom w:val="0"/>
                  <w:divBdr>
                    <w:top w:val="single" w:sz="2" w:space="1" w:color="FFFFFF"/>
                    <w:left w:val="single" w:sz="2" w:space="11" w:color="FFFFFF"/>
                    <w:bottom w:val="single" w:sz="2" w:space="1" w:color="FFFFFF"/>
                    <w:right w:val="single" w:sz="2" w:space="4" w:color="FFFFFF"/>
                  </w:divBdr>
                  <w:divsChild>
                    <w:div w:id="1328745580">
                      <w:marLeft w:val="0"/>
                      <w:marRight w:val="0"/>
                      <w:marTop w:val="0"/>
                      <w:marBottom w:val="0"/>
                      <w:divBdr>
                        <w:top w:val="none" w:sz="0" w:space="0" w:color="auto"/>
                        <w:left w:val="none" w:sz="0" w:space="0" w:color="auto"/>
                        <w:bottom w:val="none" w:sz="0" w:space="0" w:color="auto"/>
                        <w:right w:val="none" w:sz="0" w:space="0" w:color="auto"/>
                      </w:divBdr>
                    </w:div>
                  </w:divsChild>
                </w:div>
                <w:div w:id="660618052">
                  <w:marLeft w:val="0"/>
                  <w:marRight w:val="0"/>
                  <w:marTop w:val="0"/>
                  <w:marBottom w:val="0"/>
                  <w:divBdr>
                    <w:top w:val="single" w:sz="2" w:space="1" w:color="FFFFFF"/>
                    <w:left w:val="single" w:sz="2" w:space="11" w:color="FFFFFF"/>
                    <w:bottom w:val="single" w:sz="2" w:space="1" w:color="FFFFFF"/>
                    <w:right w:val="single" w:sz="2" w:space="4" w:color="FFFFFF"/>
                  </w:divBdr>
                  <w:divsChild>
                    <w:div w:id="213664653">
                      <w:marLeft w:val="0"/>
                      <w:marRight w:val="0"/>
                      <w:marTop w:val="0"/>
                      <w:marBottom w:val="0"/>
                      <w:divBdr>
                        <w:top w:val="none" w:sz="0" w:space="0" w:color="auto"/>
                        <w:left w:val="none" w:sz="0" w:space="0" w:color="auto"/>
                        <w:bottom w:val="none" w:sz="0" w:space="0" w:color="auto"/>
                        <w:right w:val="none" w:sz="0" w:space="0" w:color="auto"/>
                      </w:divBdr>
                    </w:div>
                  </w:divsChild>
                </w:div>
                <w:div w:id="1527408654">
                  <w:marLeft w:val="0"/>
                  <w:marRight w:val="0"/>
                  <w:marTop w:val="0"/>
                  <w:marBottom w:val="0"/>
                  <w:divBdr>
                    <w:top w:val="single" w:sz="2" w:space="1" w:color="FFFFFF"/>
                    <w:left w:val="single" w:sz="2" w:space="11" w:color="FFFFFF"/>
                    <w:bottom w:val="single" w:sz="2" w:space="1" w:color="FFFFFF"/>
                    <w:right w:val="single" w:sz="2" w:space="4" w:color="FFFFFF"/>
                  </w:divBdr>
                  <w:divsChild>
                    <w:div w:id="867182757">
                      <w:marLeft w:val="0"/>
                      <w:marRight w:val="0"/>
                      <w:marTop w:val="0"/>
                      <w:marBottom w:val="0"/>
                      <w:divBdr>
                        <w:top w:val="none" w:sz="0" w:space="0" w:color="auto"/>
                        <w:left w:val="none" w:sz="0" w:space="0" w:color="auto"/>
                        <w:bottom w:val="none" w:sz="0" w:space="0" w:color="auto"/>
                        <w:right w:val="none" w:sz="0" w:space="0" w:color="auto"/>
                      </w:divBdr>
                    </w:div>
                  </w:divsChild>
                </w:div>
                <w:div w:id="555090686">
                  <w:marLeft w:val="0"/>
                  <w:marRight w:val="0"/>
                  <w:marTop w:val="0"/>
                  <w:marBottom w:val="0"/>
                  <w:divBdr>
                    <w:top w:val="single" w:sz="2" w:space="1" w:color="FFFFFF"/>
                    <w:left w:val="single" w:sz="2" w:space="11" w:color="FFFFFF"/>
                    <w:bottom w:val="single" w:sz="2" w:space="1" w:color="FFFFFF"/>
                    <w:right w:val="single" w:sz="2" w:space="4" w:color="FFFFFF"/>
                  </w:divBdr>
                  <w:divsChild>
                    <w:div w:id="131095302">
                      <w:marLeft w:val="0"/>
                      <w:marRight w:val="0"/>
                      <w:marTop w:val="0"/>
                      <w:marBottom w:val="0"/>
                      <w:divBdr>
                        <w:top w:val="none" w:sz="0" w:space="0" w:color="auto"/>
                        <w:left w:val="none" w:sz="0" w:space="0" w:color="auto"/>
                        <w:bottom w:val="none" w:sz="0" w:space="0" w:color="auto"/>
                        <w:right w:val="none" w:sz="0" w:space="0" w:color="auto"/>
                      </w:divBdr>
                    </w:div>
                  </w:divsChild>
                </w:div>
                <w:div w:id="1348749974">
                  <w:marLeft w:val="0"/>
                  <w:marRight w:val="0"/>
                  <w:marTop w:val="0"/>
                  <w:marBottom w:val="0"/>
                  <w:divBdr>
                    <w:top w:val="single" w:sz="2" w:space="1" w:color="FFFFFF"/>
                    <w:left w:val="single" w:sz="2" w:space="11" w:color="FFFFFF"/>
                    <w:bottom w:val="single" w:sz="2" w:space="1" w:color="FFFFFF"/>
                    <w:right w:val="single" w:sz="2" w:space="4" w:color="FFFFFF"/>
                  </w:divBdr>
                  <w:divsChild>
                    <w:div w:id="1410731925">
                      <w:marLeft w:val="0"/>
                      <w:marRight w:val="0"/>
                      <w:marTop w:val="0"/>
                      <w:marBottom w:val="0"/>
                      <w:divBdr>
                        <w:top w:val="none" w:sz="0" w:space="0" w:color="auto"/>
                        <w:left w:val="none" w:sz="0" w:space="0" w:color="auto"/>
                        <w:bottom w:val="none" w:sz="0" w:space="0" w:color="auto"/>
                        <w:right w:val="none" w:sz="0" w:space="0" w:color="auto"/>
                      </w:divBdr>
                    </w:div>
                  </w:divsChild>
                </w:div>
                <w:div w:id="644360302">
                  <w:marLeft w:val="0"/>
                  <w:marRight w:val="0"/>
                  <w:marTop w:val="0"/>
                  <w:marBottom w:val="0"/>
                  <w:divBdr>
                    <w:top w:val="single" w:sz="2" w:space="1" w:color="FFFFFF"/>
                    <w:left w:val="single" w:sz="2" w:space="11" w:color="FFFFFF"/>
                    <w:bottom w:val="single" w:sz="2" w:space="1" w:color="FFFFFF"/>
                    <w:right w:val="single" w:sz="2" w:space="4" w:color="FFFFFF"/>
                  </w:divBdr>
                  <w:divsChild>
                    <w:div w:id="74673364">
                      <w:marLeft w:val="0"/>
                      <w:marRight w:val="0"/>
                      <w:marTop w:val="0"/>
                      <w:marBottom w:val="0"/>
                      <w:divBdr>
                        <w:top w:val="none" w:sz="0" w:space="0" w:color="auto"/>
                        <w:left w:val="none" w:sz="0" w:space="0" w:color="auto"/>
                        <w:bottom w:val="none" w:sz="0" w:space="0" w:color="auto"/>
                        <w:right w:val="none" w:sz="0" w:space="0" w:color="auto"/>
                      </w:divBdr>
                    </w:div>
                  </w:divsChild>
                </w:div>
                <w:div w:id="2056851214">
                  <w:marLeft w:val="0"/>
                  <w:marRight w:val="0"/>
                  <w:marTop w:val="0"/>
                  <w:marBottom w:val="0"/>
                  <w:divBdr>
                    <w:top w:val="single" w:sz="2" w:space="1" w:color="FFFFFF"/>
                    <w:left w:val="single" w:sz="2" w:space="11" w:color="FFFFFF"/>
                    <w:bottom w:val="single" w:sz="2" w:space="1" w:color="FFFFFF"/>
                    <w:right w:val="single" w:sz="2" w:space="4" w:color="FFFFFF"/>
                  </w:divBdr>
                  <w:divsChild>
                    <w:div w:id="299770612">
                      <w:marLeft w:val="0"/>
                      <w:marRight w:val="0"/>
                      <w:marTop w:val="0"/>
                      <w:marBottom w:val="0"/>
                      <w:divBdr>
                        <w:top w:val="none" w:sz="0" w:space="0" w:color="auto"/>
                        <w:left w:val="none" w:sz="0" w:space="0" w:color="auto"/>
                        <w:bottom w:val="none" w:sz="0" w:space="0" w:color="auto"/>
                        <w:right w:val="none" w:sz="0" w:space="0" w:color="auto"/>
                      </w:divBdr>
                    </w:div>
                  </w:divsChild>
                </w:div>
                <w:div w:id="1685939712">
                  <w:marLeft w:val="0"/>
                  <w:marRight w:val="0"/>
                  <w:marTop w:val="0"/>
                  <w:marBottom w:val="0"/>
                  <w:divBdr>
                    <w:top w:val="single" w:sz="2" w:space="1" w:color="FFFFFF"/>
                    <w:left w:val="single" w:sz="2" w:space="11" w:color="FFFFFF"/>
                    <w:bottom w:val="single" w:sz="2" w:space="1" w:color="FFFFFF"/>
                    <w:right w:val="single" w:sz="2" w:space="4" w:color="FFFFFF"/>
                  </w:divBdr>
                  <w:divsChild>
                    <w:div w:id="628320189">
                      <w:marLeft w:val="0"/>
                      <w:marRight w:val="0"/>
                      <w:marTop w:val="0"/>
                      <w:marBottom w:val="0"/>
                      <w:divBdr>
                        <w:top w:val="none" w:sz="0" w:space="0" w:color="auto"/>
                        <w:left w:val="none" w:sz="0" w:space="0" w:color="auto"/>
                        <w:bottom w:val="none" w:sz="0" w:space="0" w:color="auto"/>
                        <w:right w:val="none" w:sz="0" w:space="0" w:color="auto"/>
                      </w:divBdr>
                    </w:div>
                  </w:divsChild>
                </w:div>
                <w:div w:id="632441739">
                  <w:marLeft w:val="0"/>
                  <w:marRight w:val="0"/>
                  <w:marTop w:val="0"/>
                  <w:marBottom w:val="0"/>
                  <w:divBdr>
                    <w:top w:val="single" w:sz="2" w:space="1" w:color="FFFFFF"/>
                    <w:left w:val="single" w:sz="2" w:space="11" w:color="FFFFFF"/>
                    <w:bottom w:val="single" w:sz="2" w:space="1" w:color="FFFFFF"/>
                    <w:right w:val="single" w:sz="2" w:space="4" w:color="FFFFFF"/>
                  </w:divBdr>
                  <w:divsChild>
                    <w:div w:id="887037258">
                      <w:marLeft w:val="0"/>
                      <w:marRight w:val="0"/>
                      <w:marTop w:val="0"/>
                      <w:marBottom w:val="0"/>
                      <w:divBdr>
                        <w:top w:val="none" w:sz="0" w:space="0" w:color="auto"/>
                        <w:left w:val="none" w:sz="0" w:space="0" w:color="auto"/>
                        <w:bottom w:val="none" w:sz="0" w:space="0" w:color="auto"/>
                        <w:right w:val="none" w:sz="0" w:space="0" w:color="auto"/>
                      </w:divBdr>
                    </w:div>
                  </w:divsChild>
                </w:div>
                <w:div w:id="1171794686">
                  <w:marLeft w:val="0"/>
                  <w:marRight w:val="0"/>
                  <w:marTop w:val="0"/>
                  <w:marBottom w:val="0"/>
                  <w:divBdr>
                    <w:top w:val="single" w:sz="2" w:space="1" w:color="FFFFFF"/>
                    <w:left w:val="single" w:sz="2" w:space="11" w:color="FFFFFF"/>
                    <w:bottom w:val="single" w:sz="2" w:space="1" w:color="FFFFFF"/>
                    <w:right w:val="single" w:sz="2" w:space="4" w:color="FFFFFF"/>
                  </w:divBdr>
                  <w:divsChild>
                    <w:div w:id="621501678">
                      <w:marLeft w:val="0"/>
                      <w:marRight w:val="0"/>
                      <w:marTop w:val="0"/>
                      <w:marBottom w:val="0"/>
                      <w:divBdr>
                        <w:top w:val="none" w:sz="0" w:space="0" w:color="auto"/>
                        <w:left w:val="none" w:sz="0" w:space="0" w:color="auto"/>
                        <w:bottom w:val="none" w:sz="0" w:space="0" w:color="auto"/>
                        <w:right w:val="none" w:sz="0" w:space="0" w:color="auto"/>
                      </w:divBdr>
                    </w:div>
                  </w:divsChild>
                </w:div>
                <w:div w:id="1781294047">
                  <w:marLeft w:val="0"/>
                  <w:marRight w:val="0"/>
                  <w:marTop w:val="0"/>
                  <w:marBottom w:val="0"/>
                  <w:divBdr>
                    <w:top w:val="single" w:sz="2" w:space="1" w:color="FFFFFF"/>
                    <w:left w:val="single" w:sz="2" w:space="11" w:color="FFFFFF"/>
                    <w:bottom w:val="single" w:sz="2" w:space="1" w:color="FFFFFF"/>
                    <w:right w:val="single" w:sz="2" w:space="4" w:color="FFFFFF"/>
                  </w:divBdr>
                  <w:divsChild>
                    <w:div w:id="1574312858">
                      <w:marLeft w:val="0"/>
                      <w:marRight w:val="0"/>
                      <w:marTop w:val="0"/>
                      <w:marBottom w:val="0"/>
                      <w:divBdr>
                        <w:top w:val="none" w:sz="0" w:space="0" w:color="auto"/>
                        <w:left w:val="none" w:sz="0" w:space="0" w:color="auto"/>
                        <w:bottom w:val="none" w:sz="0" w:space="0" w:color="auto"/>
                        <w:right w:val="none" w:sz="0" w:space="0" w:color="auto"/>
                      </w:divBdr>
                    </w:div>
                  </w:divsChild>
                </w:div>
                <w:div w:id="865602358">
                  <w:marLeft w:val="0"/>
                  <w:marRight w:val="0"/>
                  <w:marTop w:val="0"/>
                  <w:marBottom w:val="0"/>
                  <w:divBdr>
                    <w:top w:val="single" w:sz="2" w:space="1" w:color="FFFFFF"/>
                    <w:left w:val="single" w:sz="2" w:space="11" w:color="FFFFFF"/>
                    <w:bottom w:val="single" w:sz="2" w:space="1" w:color="FFFFFF"/>
                    <w:right w:val="single" w:sz="2" w:space="4" w:color="FFFFFF"/>
                  </w:divBdr>
                  <w:divsChild>
                    <w:div w:id="389504838">
                      <w:marLeft w:val="0"/>
                      <w:marRight w:val="0"/>
                      <w:marTop w:val="0"/>
                      <w:marBottom w:val="0"/>
                      <w:divBdr>
                        <w:top w:val="none" w:sz="0" w:space="0" w:color="auto"/>
                        <w:left w:val="none" w:sz="0" w:space="0" w:color="auto"/>
                        <w:bottom w:val="none" w:sz="0" w:space="0" w:color="auto"/>
                        <w:right w:val="none" w:sz="0" w:space="0" w:color="auto"/>
                      </w:divBdr>
                    </w:div>
                  </w:divsChild>
                </w:div>
                <w:div w:id="262614840">
                  <w:marLeft w:val="0"/>
                  <w:marRight w:val="0"/>
                  <w:marTop w:val="0"/>
                  <w:marBottom w:val="0"/>
                  <w:divBdr>
                    <w:top w:val="single" w:sz="2" w:space="1" w:color="FFFFFF"/>
                    <w:left w:val="single" w:sz="2" w:space="11" w:color="FFFFFF"/>
                    <w:bottom w:val="single" w:sz="2" w:space="1" w:color="FFFFFF"/>
                    <w:right w:val="single" w:sz="2" w:space="4" w:color="FFFFFF"/>
                  </w:divBdr>
                  <w:divsChild>
                    <w:div w:id="683168103">
                      <w:marLeft w:val="0"/>
                      <w:marRight w:val="0"/>
                      <w:marTop w:val="0"/>
                      <w:marBottom w:val="0"/>
                      <w:divBdr>
                        <w:top w:val="none" w:sz="0" w:space="0" w:color="auto"/>
                        <w:left w:val="none" w:sz="0" w:space="0" w:color="auto"/>
                        <w:bottom w:val="none" w:sz="0" w:space="0" w:color="auto"/>
                        <w:right w:val="none" w:sz="0" w:space="0" w:color="auto"/>
                      </w:divBdr>
                    </w:div>
                  </w:divsChild>
                </w:div>
                <w:div w:id="446706148">
                  <w:marLeft w:val="0"/>
                  <w:marRight w:val="0"/>
                  <w:marTop w:val="0"/>
                  <w:marBottom w:val="0"/>
                  <w:divBdr>
                    <w:top w:val="single" w:sz="2" w:space="1" w:color="FFFFFF"/>
                    <w:left w:val="single" w:sz="2" w:space="11" w:color="FFFFFF"/>
                    <w:bottom w:val="single" w:sz="2" w:space="1" w:color="FFFFFF"/>
                    <w:right w:val="single" w:sz="2" w:space="4" w:color="FFFFFF"/>
                  </w:divBdr>
                  <w:divsChild>
                    <w:div w:id="8456316">
                      <w:marLeft w:val="0"/>
                      <w:marRight w:val="0"/>
                      <w:marTop w:val="0"/>
                      <w:marBottom w:val="0"/>
                      <w:divBdr>
                        <w:top w:val="none" w:sz="0" w:space="0" w:color="auto"/>
                        <w:left w:val="none" w:sz="0" w:space="0" w:color="auto"/>
                        <w:bottom w:val="none" w:sz="0" w:space="0" w:color="auto"/>
                        <w:right w:val="none" w:sz="0" w:space="0" w:color="auto"/>
                      </w:divBdr>
                    </w:div>
                  </w:divsChild>
                </w:div>
                <w:div w:id="1128284922">
                  <w:marLeft w:val="0"/>
                  <w:marRight w:val="0"/>
                  <w:marTop w:val="0"/>
                  <w:marBottom w:val="0"/>
                  <w:divBdr>
                    <w:top w:val="single" w:sz="2" w:space="1" w:color="FFFFFF"/>
                    <w:left w:val="single" w:sz="2" w:space="11" w:color="FFFFFF"/>
                    <w:bottom w:val="single" w:sz="2" w:space="1" w:color="FFFFFF"/>
                    <w:right w:val="single" w:sz="2" w:space="4" w:color="FFFFFF"/>
                  </w:divBdr>
                  <w:divsChild>
                    <w:div w:id="488595351">
                      <w:marLeft w:val="0"/>
                      <w:marRight w:val="0"/>
                      <w:marTop w:val="0"/>
                      <w:marBottom w:val="0"/>
                      <w:divBdr>
                        <w:top w:val="none" w:sz="0" w:space="0" w:color="auto"/>
                        <w:left w:val="none" w:sz="0" w:space="0" w:color="auto"/>
                        <w:bottom w:val="none" w:sz="0" w:space="0" w:color="auto"/>
                        <w:right w:val="none" w:sz="0" w:space="0" w:color="auto"/>
                      </w:divBdr>
                    </w:div>
                  </w:divsChild>
                </w:div>
                <w:div w:id="1999262190">
                  <w:marLeft w:val="0"/>
                  <w:marRight w:val="0"/>
                  <w:marTop w:val="0"/>
                  <w:marBottom w:val="0"/>
                  <w:divBdr>
                    <w:top w:val="single" w:sz="2" w:space="1" w:color="FFFFFF"/>
                    <w:left w:val="single" w:sz="2" w:space="11" w:color="FFFFFF"/>
                    <w:bottom w:val="single" w:sz="2" w:space="1" w:color="FFFFFF"/>
                    <w:right w:val="single" w:sz="2" w:space="4" w:color="FFFFFF"/>
                  </w:divBdr>
                  <w:divsChild>
                    <w:div w:id="214508670">
                      <w:marLeft w:val="0"/>
                      <w:marRight w:val="0"/>
                      <w:marTop w:val="0"/>
                      <w:marBottom w:val="0"/>
                      <w:divBdr>
                        <w:top w:val="none" w:sz="0" w:space="0" w:color="auto"/>
                        <w:left w:val="none" w:sz="0" w:space="0" w:color="auto"/>
                        <w:bottom w:val="none" w:sz="0" w:space="0" w:color="auto"/>
                        <w:right w:val="none" w:sz="0" w:space="0" w:color="auto"/>
                      </w:divBdr>
                    </w:div>
                  </w:divsChild>
                </w:div>
                <w:div w:id="34474924">
                  <w:marLeft w:val="0"/>
                  <w:marRight w:val="0"/>
                  <w:marTop w:val="0"/>
                  <w:marBottom w:val="0"/>
                  <w:divBdr>
                    <w:top w:val="single" w:sz="2" w:space="1" w:color="FFFFFF"/>
                    <w:left w:val="single" w:sz="2" w:space="11" w:color="FFFFFF"/>
                    <w:bottom w:val="single" w:sz="2" w:space="1" w:color="FFFFFF"/>
                    <w:right w:val="single" w:sz="2" w:space="4" w:color="FFFFFF"/>
                  </w:divBdr>
                  <w:divsChild>
                    <w:div w:id="1161848586">
                      <w:marLeft w:val="0"/>
                      <w:marRight w:val="0"/>
                      <w:marTop w:val="0"/>
                      <w:marBottom w:val="0"/>
                      <w:divBdr>
                        <w:top w:val="none" w:sz="0" w:space="0" w:color="auto"/>
                        <w:left w:val="none" w:sz="0" w:space="0" w:color="auto"/>
                        <w:bottom w:val="none" w:sz="0" w:space="0" w:color="auto"/>
                        <w:right w:val="none" w:sz="0" w:space="0" w:color="auto"/>
                      </w:divBdr>
                    </w:div>
                  </w:divsChild>
                </w:div>
                <w:div w:id="1173030019">
                  <w:marLeft w:val="0"/>
                  <w:marRight w:val="0"/>
                  <w:marTop w:val="0"/>
                  <w:marBottom w:val="0"/>
                  <w:divBdr>
                    <w:top w:val="single" w:sz="2" w:space="1" w:color="FFFFFF"/>
                    <w:left w:val="single" w:sz="2" w:space="11" w:color="FFFFFF"/>
                    <w:bottom w:val="single" w:sz="2" w:space="1" w:color="FFFFFF"/>
                    <w:right w:val="single" w:sz="2" w:space="4" w:color="FFFFFF"/>
                  </w:divBdr>
                  <w:divsChild>
                    <w:div w:id="1609044705">
                      <w:marLeft w:val="0"/>
                      <w:marRight w:val="0"/>
                      <w:marTop w:val="0"/>
                      <w:marBottom w:val="0"/>
                      <w:divBdr>
                        <w:top w:val="none" w:sz="0" w:space="0" w:color="auto"/>
                        <w:left w:val="none" w:sz="0" w:space="0" w:color="auto"/>
                        <w:bottom w:val="none" w:sz="0" w:space="0" w:color="auto"/>
                        <w:right w:val="none" w:sz="0" w:space="0" w:color="auto"/>
                      </w:divBdr>
                    </w:div>
                  </w:divsChild>
                </w:div>
                <w:div w:id="1718581225">
                  <w:marLeft w:val="0"/>
                  <w:marRight w:val="0"/>
                  <w:marTop w:val="0"/>
                  <w:marBottom w:val="0"/>
                  <w:divBdr>
                    <w:top w:val="single" w:sz="2" w:space="1" w:color="FFFFFF"/>
                    <w:left w:val="single" w:sz="2" w:space="11" w:color="FFFFFF"/>
                    <w:bottom w:val="single" w:sz="2" w:space="1" w:color="FFFFFF"/>
                    <w:right w:val="single" w:sz="2" w:space="4" w:color="FFFFFF"/>
                  </w:divBdr>
                  <w:divsChild>
                    <w:div w:id="302349126">
                      <w:marLeft w:val="0"/>
                      <w:marRight w:val="0"/>
                      <w:marTop w:val="0"/>
                      <w:marBottom w:val="0"/>
                      <w:divBdr>
                        <w:top w:val="none" w:sz="0" w:space="0" w:color="auto"/>
                        <w:left w:val="none" w:sz="0" w:space="0" w:color="auto"/>
                        <w:bottom w:val="none" w:sz="0" w:space="0" w:color="auto"/>
                        <w:right w:val="none" w:sz="0" w:space="0" w:color="auto"/>
                      </w:divBdr>
                    </w:div>
                  </w:divsChild>
                </w:div>
                <w:div w:id="1822886815">
                  <w:marLeft w:val="0"/>
                  <w:marRight w:val="0"/>
                  <w:marTop w:val="0"/>
                  <w:marBottom w:val="0"/>
                  <w:divBdr>
                    <w:top w:val="single" w:sz="2" w:space="1" w:color="FFFFFF"/>
                    <w:left w:val="single" w:sz="2" w:space="11" w:color="FFFFFF"/>
                    <w:bottom w:val="single" w:sz="2" w:space="1" w:color="FFFFFF"/>
                    <w:right w:val="single" w:sz="2" w:space="4" w:color="FFFFFF"/>
                  </w:divBdr>
                  <w:divsChild>
                    <w:div w:id="1534076423">
                      <w:marLeft w:val="0"/>
                      <w:marRight w:val="0"/>
                      <w:marTop w:val="0"/>
                      <w:marBottom w:val="0"/>
                      <w:divBdr>
                        <w:top w:val="none" w:sz="0" w:space="0" w:color="auto"/>
                        <w:left w:val="none" w:sz="0" w:space="0" w:color="auto"/>
                        <w:bottom w:val="none" w:sz="0" w:space="0" w:color="auto"/>
                        <w:right w:val="none" w:sz="0" w:space="0" w:color="auto"/>
                      </w:divBdr>
                    </w:div>
                  </w:divsChild>
                </w:div>
                <w:div w:id="310061569">
                  <w:marLeft w:val="0"/>
                  <w:marRight w:val="0"/>
                  <w:marTop w:val="0"/>
                  <w:marBottom w:val="0"/>
                  <w:divBdr>
                    <w:top w:val="single" w:sz="2" w:space="1" w:color="FFFFFF"/>
                    <w:left w:val="single" w:sz="2" w:space="11" w:color="FFFFFF"/>
                    <w:bottom w:val="single" w:sz="2" w:space="1" w:color="FFFFFF"/>
                    <w:right w:val="single" w:sz="2" w:space="4" w:color="FFFFFF"/>
                  </w:divBdr>
                  <w:divsChild>
                    <w:div w:id="1505053965">
                      <w:marLeft w:val="0"/>
                      <w:marRight w:val="0"/>
                      <w:marTop w:val="0"/>
                      <w:marBottom w:val="0"/>
                      <w:divBdr>
                        <w:top w:val="none" w:sz="0" w:space="0" w:color="auto"/>
                        <w:left w:val="none" w:sz="0" w:space="0" w:color="auto"/>
                        <w:bottom w:val="none" w:sz="0" w:space="0" w:color="auto"/>
                        <w:right w:val="none" w:sz="0" w:space="0" w:color="auto"/>
                      </w:divBdr>
                    </w:div>
                  </w:divsChild>
                </w:div>
                <w:div w:id="1887403074">
                  <w:marLeft w:val="0"/>
                  <w:marRight w:val="0"/>
                  <w:marTop w:val="0"/>
                  <w:marBottom w:val="0"/>
                  <w:divBdr>
                    <w:top w:val="single" w:sz="2" w:space="1" w:color="FFFFFF"/>
                    <w:left w:val="single" w:sz="2" w:space="11" w:color="FFFFFF"/>
                    <w:bottom w:val="single" w:sz="2" w:space="1" w:color="FFFFFF"/>
                    <w:right w:val="single" w:sz="2" w:space="4" w:color="FFFFFF"/>
                  </w:divBdr>
                  <w:divsChild>
                    <w:div w:id="252277614">
                      <w:marLeft w:val="0"/>
                      <w:marRight w:val="0"/>
                      <w:marTop w:val="0"/>
                      <w:marBottom w:val="0"/>
                      <w:divBdr>
                        <w:top w:val="none" w:sz="0" w:space="0" w:color="auto"/>
                        <w:left w:val="none" w:sz="0" w:space="0" w:color="auto"/>
                        <w:bottom w:val="none" w:sz="0" w:space="0" w:color="auto"/>
                        <w:right w:val="none" w:sz="0" w:space="0" w:color="auto"/>
                      </w:divBdr>
                    </w:div>
                  </w:divsChild>
                </w:div>
                <w:div w:id="507406079">
                  <w:marLeft w:val="0"/>
                  <w:marRight w:val="0"/>
                  <w:marTop w:val="0"/>
                  <w:marBottom w:val="0"/>
                  <w:divBdr>
                    <w:top w:val="single" w:sz="2" w:space="1" w:color="FFFFFF"/>
                    <w:left w:val="single" w:sz="2" w:space="11" w:color="FFFFFF"/>
                    <w:bottom w:val="single" w:sz="2" w:space="1" w:color="FFFFFF"/>
                    <w:right w:val="single" w:sz="2" w:space="4" w:color="FFFFFF"/>
                  </w:divBdr>
                  <w:divsChild>
                    <w:div w:id="413817746">
                      <w:marLeft w:val="0"/>
                      <w:marRight w:val="0"/>
                      <w:marTop w:val="0"/>
                      <w:marBottom w:val="0"/>
                      <w:divBdr>
                        <w:top w:val="none" w:sz="0" w:space="0" w:color="auto"/>
                        <w:left w:val="none" w:sz="0" w:space="0" w:color="auto"/>
                        <w:bottom w:val="none" w:sz="0" w:space="0" w:color="auto"/>
                        <w:right w:val="none" w:sz="0" w:space="0" w:color="auto"/>
                      </w:divBdr>
                    </w:div>
                  </w:divsChild>
                </w:div>
                <w:div w:id="22368192">
                  <w:marLeft w:val="0"/>
                  <w:marRight w:val="0"/>
                  <w:marTop w:val="0"/>
                  <w:marBottom w:val="0"/>
                  <w:divBdr>
                    <w:top w:val="single" w:sz="2" w:space="1" w:color="FFFFFF"/>
                    <w:left w:val="single" w:sz="2" w:space="11" w:color="FFFFFF"/>
                    <w:bottom w:val="single" w:sz="2" w:space="1" w:color="FFFFFF"/>
                    <w:right w:val="single" w:sz="2" w:space="4" w:color="FFFFFF"/>
                  </w:divBdr>
                  <w:divsChild>
                    <w:div w:id="1572545058">
                      <w:marLeft w:val="0"/>
                      <w:marRight w:val="0"/>
                      <w:marTop w:val="0"/>
                      <w:marBottom w:val="0"/>
                      <w:divBdr>
                        <w:top w:val="none" w:sz="0" w:space="0" w:color="auto"/>
                        <w:left w:val="none" w:sz="0" w:space="0" w:color="auto"/>
                        <w:bottom w:val="none" w:sz="0" w:space="0" w:color="auto"/>
                        <w:right w:val="none" w:sz="0" w:space="0" w:color="auto"/>
                      </w:divBdr>
                    </w:div>
                  </w:divsChild>
                </w:div>
                <w:div w:id="105925148">
                  <w:marLeft w:val="0"/>
                  <w:marRight w:val="0"/>
                  <w:marTop w:val="0"/>
                  <w:marBottom w:val="0"/>
                  <w:divBdr>
                    <w:top w:val="single" w:sz="2" w:space="1" w:color="FFFFFF"/>
                    <w:left w:val="single" w:sz="2" w:space="11" w:color="FFFFFF"/>
                    <w:bottom w:val="single" w:sz="2" w:space="1" w:color="FFFFFF"/>
                    <w:right w:val="single" w:sz="2" w:space="4" w:color="FFFFFF"/>
                  </w:divBdr>
                  <w:divsChild>
                    <w:div w:id="561721224">
                      <w:marLeft w:val="0"/>
                      <w:marRight w:val="0"/>
                      <w:marTop w:val="0"/>
                      <w:marBottom w:val="0"/>
                      <w:divBdr>
                        <w:top w:val="none" w:sz="0" w:space="0" w:color="auto"/>
                        <w:left w:val="none" w:sz="0" w:space="0" w:color="auto"/>
                        <w:bottom w:val="none" w:sz="0" w:space="0" w:color="auto"/>
                        <w:right w:val="none" w:sz="0" w:space="0" w:color="auto"/>
                      </w:divBdr>
                    </w:div>
                  </w:divsChild>
                </w:div>
                <w:div w:id="178585740">
                  <w:marLeft w:val="0"/>
                  <w:marRight w:val="0"/>
                  <w:marTop w:val="0"/>
                  <w:marBottom w:val="0"/>
                  <w:divBdr>
                    <w:top w:val="single" w:sz="2" w:space="1" w:color="FFFFFF"/>
                    <w:left w:val="single" w:sz="2" w:space="11" w:color="FFFFFF"/>
                    <w:bottom w:val="single" w:sz="2" w:space="1" w:color="FFFFFF"/>
                    <w:right w:val="single" w:sz="2" w:space="4" w:color="FFFFFF"/>
                  </w:divBdr>
                  <w:divsChild>
                    <w:div w:id="1106314170">
                      <w:marLeft w:val="0"/>
                      <w:marRight w:val="0"/>
                      <w:marTop w:val="0"/>
                      <w:marBottom w:val="0"/>
                      <w:divBdr>
                        <w:top w:val="none" w:sz="0" w:space="0" w:color="auto"/>
                        <w:left w:val="none" w:sz="0" w:space="0" w:color="auto"/>
                        <w:bottom w:val="none" w:sz="0" w:space="0" w:color="auto"/>
                        <w:right w:val="none" w:sz="0" w:space="0" w:color="auto"/>
                      </w:divBdr>
                    </w:div>
                  </w:divsChild>
                </w:div>
                <w:div w:id="1216746270">
                  <w:marLeft w:val="0"/>
                  <w:marRight w:val="0"/>
                  <w:marTop w:val="0"/>
                  <w:marBottom w:val="0"/>
                  <w:divBdr>
                    <w:top w:val="single" w:sz="2" w:space="1" w:color="FFFFFF"/>
                    <w:left w:val="single" w:sz="2" w:space="11" w:color="FFFFFF"/>
                    <w:bottom w:val="single" w:sz="2" w:space="1" w:color="FFFFFF"/>
                    <w:right w:val="single" w:sz="2" w:space="4" w:color="FFFFFF"/>
                  </w:divBdr>
                  <w:divsChild>
                    <w:div w:id="245696748">
                      <w:marLeft w:val="0"/>
                      <w:marRight w:val="0"/>
                      <w:marTop w:val="0"/>
                      <w:marBottom w:val="0"/>
                      <w:divBdr>
                        <w:top w:val="none" w:sz="0" w:space="0" w:color="auto"/>
                        <w:left w:val="none" w:sz="0" w:space="0" w:color="auto"/>
                        <w:bottom w:val="none" w:sz="0" w:space="0" w:color="auto"/>
                        <w:right w:val="none" w:sz="0" w:space="0" w:color="auto"/>
                      </w:divBdr>
                    </w:div>
                  </w:divsChild>
                </w:div>
                <w:div w:id="1331564498">
                  <w:marLeft w:val="0"/>
                  <w:marRight w:val="0"/>
                  <w:marTop w:val="0"/>
                  <w:marBottom w:val="0"/>
                  <w:divBdr>
                    <w:top w:val="single" w:sz="2" w:space="1" w:color="FFFFFF"/>
                    <w:left w:val="single" w:sz="2" w:space="11" w:color="FFFFFF"/>
                    <w:bottom w:val="single" w:sz="2" w:space="1" w:color="FFFFFF"/>
                    <w:right w:val="single" w:sz="2" w:space="4" w:color="FFFFFF"/>
                  </w:divBdr>
                  <w:divsChild>
                    <w:div w:id="2105687680">
                      <w:marLeft w:val="0"/>
                      <w:marRight w:val="0"/>
                      <w:marTop w:val="0"/>
                      <w:marBottom w:val="0"/>
                      <w:divBdr>
                        <w:top w:val="none" w:sz="0" w:space="0" w:color="auto"/>
                        <w:left w:val="none" w:sz="0" w:space="0" w:color="auto"/>
                        <w:bottom w:val="none" w:sz="0" w:space="0" w:color="auto"/>
                        <w:right w:val="none" w:sz="0" w:space="0" w:color="auto"/>
                      </w:divBdr>
                    </w:div>
                  </w:divsChild>
                </w:div>
                <w:div w:id="517084174">
                  <w:marLeft w:val="0"/>
                  <w:marRight w:val="0"/>
                  <w:marTop w:val="0"/>
                  <w:marBottom w:val="0"/>
                  <w:divBdr>
                    <w:top w:val="single" w:sz="2" w:space="1" w:color="FFFFFF"/>
                    <w:left w:val="single" w:sz="2" w:space="11" w:color="FFFFFF"/>
                    <w:bottom w:val="single" w:sz="2" w:space="1" w:color="FFFFFF"/>
                    <w:right w:val="single" w:sz="2" w:space="4" w:color="FFFFFF"/>
                  </w:divBdr>
                  <w:divsChild>
                    <w:div w:id="120611190">
                      <w:marLeft w:val="0"/>
                      <w:marRight w:val="0"/>
                      <w:marTop w:val="0"/>
                      <w:marBottom w:val="0"/>
                      <w:divBdr>
                        <w:top w:val="none" w:sz="0" w:space="0" w:color="auto"/>
                        <w:left w:val="none" w:sz="0" w:space="0" w:color="auto"/>
                        <w:bottom w:val="none" w:sz="0" w:space="0" w:color="auto"/>
                        <w:right w:val="none" w:sz="0" w:space="0" w:color="auto"/>
                      </w:divBdr>
                    </w:div>
                  </w:divsChild>
                </w:div>
                <w:div w:id="1026253362">
                  <w:marLeft w:val="0"/>
                  <w:marRight w:val="0"/>
                  <w:marTop w:val="0"/>
                  <w:marBottom w:val="0"/>
                  <w:divBdr>
                    <w:top w:val="single" w:sz="2" w:space="1" w:color="FFFFFF"/>
                    <w:left w:val="single" w:sz="2" w:space="11" w:color="FFFFFF"/>
                    <w:bottom w:val="single" w:sz="2" w:space="1" w:color="FFFFFF"/>
                    <w:right w:val="single" w:sz="2" w:space="4" w:color="FFFFFF"/>
                  </w:divBdr>
                  <w:divsChild>
                    <w:div w:id="1883977877">
                      <w:marLeft w:val="0"/>
                      <w:marRight w:val="0"/>
                      <w:marTop w:val="0"/>
                      <w:marBottom w:val="0"/>
                      <w:divBdr>
                        <w:top w:val="none" w:sz="0" w:space="0" w:color="auto"/>
                        <w:left w:val="none" w:sz="0" w:space="0" w:color="auto"/>
                        <w:bottom w:val="none" w:sz="0" w:space="0" w:color="auto"/>
                        <w:right w:val="none" w:sz="0" w:space="0" w:color="auto"/>
                      </w:divBdr>
                    </w:div>
                  </w:divsChild>
                </w:div>
                <w:div w:id="1769155904">
                  <w:marLeft w:val="0"/>
                  <w:marRight w:val="0"/>
                  <w:marTop w:val="0"/>
                  <w:marBottom w:val="0"/>
                  <w:divBdr>
                    <w:top w:val="single" w:sz="2" w:space="1" w:color="FFFFFF"/>
                    <w:left w:val="single" w:sz="2" w:space="11" w:color="FFFFFF"/>
                    <w:bottom w:val="single" w:sz="2" w:space="1" w:color="FFFFFF"/>
                    <w:right w:val="single" w:sz="2" w:space="4" w:color="FFFFFF"/>
                  </w:divBdr>
                  <w:divsChild>
                    <w:div w:id="1075276470">
                      <w:marLeft w:val="0"/>
                      <w:marRight w:val="0"/>
                      <w:marTop w:val="0"/>
                      <w:marBottom w:val="0"/>
                      <w:divBdr>
                        <w:top w:val="none" w:sz="0" w:space="0" w:color="auto"/>
                        <w:left w:val="none" w:sz="0" w:space="0" w:color="auto"/>
                        <w:bottom w:val="none" w:sz="0" w:space="0" w:color="auto"/>
                        <w:right w:val="none" w:sz="0" w:space="0" w:color="auto"/>
                      </w:divBdr>
                    </w:div>
                  </w:divsChild>
                </w:div>
                <w:div w:id="1097018022">
                  <w:marLeft w:val="0"/>
                  <w:marRight w:val="0"/>
                  <w:marTop w:val="0"/>
                  <w:marBottom w:val="0"/>
                  <w:divBdr>
                    <w:top w:val="single" w:sz="2" w:space="1" w:color="FFFFFF"/>
                    <w:left w:val="single" w:sz="2" w:space="11" w:color="FFFFFF"/>
                    <w:bottom w:val="single" w:sz="2" w:space="1" w:color="FFFFFF"/>
                    <w:right w:val="single" w:sz="2" w:space="4" w:color="FFFFFF"/>
                  </w:divBdr>
                  <w:divsChild>
                    <w:div w:id="2008092484">
                      <w:marLeft w:val="0"/>
                      <w:marRight w:val="0"/>
                      <w:marTop w:val="0"/>
                      <w:marBottom w:val="0"/>
                      <w:divBdr>
                        <w:top w:val="none" w:sz="0" w:space="0" w:color="auto"/>
                        <w:left w:val="none" w:sz="0" w:space="0" w:color="auto"/>
                        <w:bottom w:val="none" w:sz="0" w:space="0" w:color="auto"/>
                        <w:right w:val="none" w:sz="0" w:space="0" w:color="auto"/>
                      </w:divBdr>
                    </w:div>
                  </w:divsChild>
                </w:div>
                <w:div w:id="778993506">
                  <w:marLeft w:val="0"/>
                  <w:marRight w:val="0"/>
                  <w:marTop w:val="0"/>
                  <w:marBottom w:val="0"/>
                  <w:divBdr>
                    <w:top w:val="single" w:sz="2" w:space="1" w:color="FFFFFF"/>
                    <w:left w:val="single" w:sz="2" w:space="11" w:color="FFFFFF"/>
                    <w:bottom w:val="single" w:sz="2" w:space="1" w:color="FFFFFF"/>
                    <w:right w:val="single" w:sz="2" w:space="4" w:color="FFFFFF"/>
                  </w:divBdr>
                  <w:divsChild>
                    <w:div w:id="1031802075">
                      <w:marLeft w:val="0"/>
                      <w:marRight w:val="0"/>
                      <w:marTop w:val="0"/>
                      <w:marBottom w:val="0"/>
                      <w:divBdr>
                        <w:top w:val="none" w:sz="0" w:space="0" w:color="auto"/>
                        <w:left w:val="none" w:sz="0" w:space="0" w:color="auto"/>
                        <w:bottom w:val="none" w:sz="0" w:space="0" w:color="auto"/>
                        <w:right w:val="none" w:sz="0" w:space="0" w:color="auto"/>
                      </w:divBdr>
                    </w:div>
                  </w:divsChild>
                </w:div>
                <w:div w:id="793839018">
                  <w:marLeft w:val="0"/>
                  <w:marRight w:val="0"/>
                  <w:marTop w:val="0"/>
                  <w:marBottom w:val="0"/>
                  <w:divBdr>
                    <w:top w:val="single" w:sz="2" w:space="1" w:color="FFFFFF"/>
                    <w:left w:val="single" w:sz="2" w:space="11" w:color="FFFFFF"/>
                    <w:bottom w:val="single" w:sz="2" w:space="1" w:color="FFFFFF"/>
                    <w:right w:val="single" w:sz="2" w:space="4" w:color="FFFFFF"/>
                  </w:divBdr>
                  <w:divsChild>
                    <w:div w:id="2140294648">
                      <w:marLeft w:val="0"/>
                      <w:marRight w:val="0"/>
                      <w:marTop w:val="0"/>
                      <w:marBottom w:val="0"/>
                      <w:divBdr>
                        <w:top w:val="none" w:sz="0" w:space="0" w:color="auto"/>
                        <w:left w:val="none" w:sz="0" w:space="0" w:color="auto"/>
                        <w:bottom w:val="none" w:sz="0" w:space="0" w:color="auto"/>
                        <w:right w:val="none" w:sz="0" w:space="0" w:color="auto"/>
                      </w:divBdr>
                    </w:div>
                  </w:divsChild>
                </w:div>
                <w:div w:id="1092702894">
                  <w:marLeft w:val="0"/>
                  <w:marRight w:val="0"/>
                  <w:marTop w:val="0"/>
                  <w:marBottom w:val="0"/>
                  <w:divBdr>
                    <w:top w:val="single" w:sz="2" w:space="1" w:color="FFFFFF"/>
                    <w:left w:val="single" w:sz="2" w:space="11" w:color="FFFFFF"/>
                    <w:bottom w:val="single" w:sz="2" w:space="1" w:color="FFFFFF"/>
                    <w:right w:val="single" w:sz="2" w:space="4" w:color="FFFFFF"/>
                  </w:divBdr>
                  <w:divsChild>
                    <w:div w:id="1317493651">
                      <w:marLeft w:val="0"/>
                      <w:marRight w:val="0"/>
                      <w:marTop w:val="0"/>
                      <w:marBottom w:val="0"/>
                      <w:divBdr>
                        <w:top w:val="none" w:sz="0" w:space="0" w:color="auto"/>
                        <w:left w:val="none" w:sz="0" w:space="0" w:color="auto"/>
                        <w:bottom w:val="none" w:sz="0" w:space="0" w:color="auto"/>
                        <w:right w:val="none" w:sz="0" w:space="0" w:color="auto"/>
                      </w:divBdr>
                    </w:div>
                  </w:divsChild>
                </w:div>
                <w:div w:id="1194461001">
                  <w:marLeft w:val="0"/>
                  <w:marRight w:val="0"/>
                  <w:marTop w:val="0"/>
                  <w:marBottom w:val="0"/>
                  <w:divBdr>
                    <w:top w:val="single" w:sz="2" w:space="1" w:color="FFFFFF"/>
                    <w:left w:val="single" w:sz="2" w:space="11" w:color="FFFFFF"/>
                    <w:bottom w:val="single" w:sz="2" w:space="1" w:color="FFFFFF"/>
                    <w:right w:val="single" w:sz="2" w:space="4" w:color="FFFFFF"/>
                  </w:divBdr>
                  <w:divsChild>
                    <w:div w:id="2091732669">
                      <w:marLeft w:val="0"/>
                      <w:marRight w:val="0"/>
                      <w:marTop w:val="0"/>
                      <w:marBottom w:val="0"/>
                      <w:divBdr>
                        <w:top w:val="none" w:sz="0" w:space="0" w:color="auto"/>
                        <w:left w:val="none" w:sz="0" w:space="0" w:color="auto"/>
                        <w:bottom w:val="none" w:sz="0" w:space="0" w:color="auto"/>
                        <w:right w:val="none" w:sz="0" w:space="0" w:color="auto"/>
                      </w:divBdr>
                    </w:div>
                  </w:divsChild>
                </w:div>
                <w:div w:id="1291983694">
                  <w:marLeft w:val="0"/>
                  <w:marRight w:val="0"/>
                  <w:marTop w:val="0"/>
                  <w:marBottom w:val="0"/>
                  <w:divBdr>
                    <w:top w:val="single" w:sz="2" w:space="1" w:color="FFFFFF"/>
                    <w:left w:val="single" w:sz="2" w:space="11" w:color="FFFFFF"/>
                    <w:bottom w:val="single" w:sz="2" w:space="1" w:color="FFFFFF"/>
                    <w:right w:val="single" w:sz="2" w:space="4" w:color="FFFFFF"/>
                  </w:divBdr>
                  <w:divsChild>
                    <w:div w:id="22943257">
                      <w:marLeft w:val="0"/>
                      <w:marRight w:val="0"/>
                      <w:marTop w:val="0"/>
                      <w:marBottom w:val="0"/>
                      <w:divBdr>
                        <w:top w:val="none" w:sz="0" w:space="0" w:color="auto"/>
                        <w:left w:val="none" w:sz="0" w:space="0" w:color="auto"/>
                        <w:bottom w:val="none" w:sz="0" w:space="0" w:color="auto"/>
                        <w:right w:val="none" w:sz="0" w:space="0" w:color="auto"/>
                      </w:divBdr>
                    </w:div>
                  </w:divsChild>
                </w:div>
                <w:div w:id="560870405">
                  <w:marLeft w:val="0"/>
                  <w:marRight w:val="0"/>
                  <w:marTop w:val="0"/>
                  <w:marBottom w:val="0"/>
                  <w:divBdr>
                    <w:top w:val="single" w:sz="2" w:space="1" w:color="FFFFFF"/>
                    <w:left w:val="single" w:sz="2" w:space="11" w:color="FFFFFF"/>
                    <w:bottom w:val="single" w:sz="2" w:space="1" w:color="FFFFFF"/>
                    <w:right w:val="single" w:sz="2" w:space="4" w:color="FFFFFF"/>
                  </w:divBdr>
                  <w:divsChild>
                    <w:div w:id="545147490">
                      <w:marLeft w:val="0"/>
                      <w:marRight w:val="0"/>
                      <w:marTop w:val="0"/>
                      <w:marBottom w:val="0"/>
                      <w:divBdr>
                        <w:top w:val="none" w:sz="0" w:space="0" w:color="auto"/>
                        <w:left w:val="none" w:sz="0" w:space="0" w:color="auto"/>
                        <w:bottom w:val="none" w:sz="0" w:space="0" w:color="auto"/>
                        <w:right w:val="none" w:sz="0" w:space="0" w:color="auto"/>
                      </w:divBdr>
                    </w:div>
                  </w:divsChild>
                </w:div>
                <w:div w:id="1859004440">
                  <w:marLeft w:val="0"/>
                  <w:marRight w:val="0"/>
                  <w:marTop w:val="0"/>
                  <w:marBottom w:val="0"/>
                  <w:divBdr>
                    <w:top w:val="single" w:sz="2" w:space="1" w:color="FFFFFF"/>
                    <w:left w:val="single" w:sz="2" w:space="11" w:color="FFFFFF"/>
                    <w:bottom w:val="single" w:sz="2" w:space="1" w:color="FFFFFF"/>
                    <w:right w:val="single" w:sz="2" w:space="4" w:color="FFFFFF"/>
                  </w:divBdr>
                  <w:divsChild>
                    <w:div w:id="785932428">
                      <w:marLeft w:val="0"/>
                      <w:marRight w:val="0"/>
                      <w:marTop w:val="0"/>
                      <w:marBottom w:val="0"/>
                      <w:divBdr>
                        <w:top w:val="none" w:sz="0" w:space="0" w:color="auto"/>
                        <w:left w:val="none" w:sz="0" w:space="0" w:color="auto"/>
                        <w:bottom w:val="none" w:sz="0" w:space="0" w:color="auto"/>
                        <w:right w:val="none" w:sz="0" w:space="0" w:color="auto"/>
                      </w:divBdr>
                    </w:div>
                  </w:divsChild>
                </w:div>
                <w:div w:id="867764944">
                  <w:marLeft w:val="0"/>
                  <w:marRight w:val="0"/>
                  <w:marTop w:val="0"/>
                  <w:marBottom w:val="0"/>
                  <w:divBdr>
                    <w:top w:val="single" w:sz="2" w:space="1" w:color="FFFFFF"/>
                    <w:left w:val="single" w:sz="2" w:space="11" w:color="FFFFFF"/>
                    <w:bottom w:val="single" w:sz="2" w:space="1" w:color="FFFFFF"/>
                    <w:right w:val="single" w:sz="2" w:space="4" w:color="FFFFFF"/>
                  </w:divBdr>
                  <w:divsChild>
                    <w:div w:id="870533103">
                      <w:marLeft w:val="0"/>
                      <w:marRight w:val="0"/>
                      <w:marTop w:val="0"/>
                      <w:marBottom w:val="0"/>
                      <w:divBdr>
                        <w:top w:val="none" w:sz="0" w:space="0" w:color="auto"/>
                        <w:left w:val="none" w:sz="0" w:space="0" w:color="auto"/>
                        <w:bottom w:val="none" w:sz="0" w:space="0" w:color="auto"/>
                        <w:right w:val="none" w:sz="0" w:space="0" w:color="auto"/>
                      </w:divBdr>
                    </w:div>
                  </w:divsChild>
                </w:div>
                <w:div w:id="72168346">
                  <w:marLeft w:val="0"/>
                  <w:marRight w:val="0"/>
                  <w:marTop w:val="0"/>
                  <w:marBottom w:val="0"/>
                  <w:divBdr>
                    <w:top w:val="single" w:sz="2" w:space="1" w:color="FFFFFF"/>
                    <w:left w:val="single" w:sz="2" w:space="11" w:color="FFFFFF"/>
                    <w:bottom w:val="single" w:sz="2" w:space="1" w:color="FFFFFF"/>
                    <w:right w:val="single" w:sz="2" w:space="4" w:color="FFFFFF"/>
                  </w:divBdr>
                  <w:divsChild>
                    <w:div w:id="1659504721">
                      <w:marLeft w:val="0"/>
                      <w:marRight w:val="0"/>
                      <w:marTop w:val="0"/>
                      <w:marBottom w:val="0"/>
                      <w:divBdr>
                        <w:top w:val="none" w:sz="0" w:space="0" w:color="auto"/>
                        <w:left w:val="none" w:sz="0" w:space="0" w:color="auto"/>
                        <w:bottom w:val="none" w:sz="0" w:space="0" w:color="auto"/>
                        <w:right w:val="none" w:sz="0" w:space="0" w:color="auto"/>
                      </w:divBdr>
                    </w:div>
                  </w:divsChild>
                </w:div>
                <w:div w:id="396516044">
                  <w:marLeft w:val="0"/>
                  <w:marRight w:val="0"/>
                  <w:marTop w:val="0"/>
                  <w:marBottom w:val="0"/>
                  <w:divBdr>
                    <w:top w:val="single" w:sz="2" w:space="1" w:color="FFFFFF"/>
                    <w:left w:val="single" w:sz="2" w:space="11" w:color="FFFFFF"/>
                    <w:bottom w:val="single" w:sz="2" w:space="1" w:color="FFFFFF"/>
                    <w:right w:val="single" w:sz="2" w:space="4" w:color="FFFFFF"/>
                  </w:divBdr>
                  <w:divsChild>
                    <w:div w:id="1002439150">
                      <w:marLeft w:val="0"/>
                      <w:marRight w:val="0"/>
                      <w:marTop w:val="0"/>
                      <w:marBottom w:val="0"/>
                      <w:divBdr>
                        <w:top w:val="none" w:sz="0" w:space="0" w:color="auto"/>
                        <w:left w:val="none" w:sz="0" w:space="0" w:color="auto"/>
                        <w:bottom w:val="none" w:sz="0" w:space="0" w:color="auto"/>
                        <w:right w:val="none" w:sz="0" w:space="0" w:color="auto"/>
                      </w:divBdr>
                    </w:div>
                  </w:divsChild>
                </w:div>
                <w:div w:id="787164099">
                  <w:marLeft w:val="0"/>
                  <w:marRight w:val="0"/>
                  <w:marTop w:val="0"/>
                  <w:marBottom w:val="0"/>
                  <w:divBdr>
                    <w:top w:val="single" w:sz="2" w:space="1" w:color="FFFFFF"/>
                    <w:left w:val="single" w:sz="2" w:space="11" w:color="FFFFFF"/>
                    <w:bottom w:val="single" w:sz="2" w:space="1" w:color="FFFFFF"/>
                    <w:right w:val="single" w:sz="2" w:space="4" w:color="FFFFFF"/>
                  </w:divBdr>
                  <w:divsChild>
                    <w:div w:id="2024283886">
                      <w:marLeft w:val="0"/>
                      <w:marRight w:val="0"/>
                      <w:marTop w:val="0"/>
                      <w:marBottom w:val="0"/>
                      <w:divBdr>
                        <w:top w:val="none" w:sz="0" w:space="0" w:color="auto"/>
                        <w:left w:val="none" w:sz="0" w:space="0" w:color="auto"/>
                        <w:bottom w:val="none" w:sz="0" w:space="0" w:color="auto"/>
                        <w:right w:val="none" w:sz="0" w:space="0" w:color="auto"/>
                      </w:divBdr>
                    </w:div>
                  </w:divsChild>
                </w:div>
                <w:div w:id="1768229347">
                  <w:marLeft w:val="0"/>
                  <w:marRight w:val="0"/>
                  <w:marTop w:val="0"/>
                  <w:marBottom w:val="0"/>
                  <w:divBdr>
                    <w:top w:val="single" w:sz="2" w:space="1" w:color="FFFFFF"/>
                    <w:left w:val="single" w:sz="2" w:space="11" w:color="FFFFFF"/>
                    <w:bottom w:val="single" w:sz="2" w:space="1" w:color="FFFFFF"/>
                    <w:right w:val="single" w:sz="2" w:space="4" w:color="FFFFFF"/>
                  </w:divBdr>
                  <w:divsChild>
                    <w:div w:id="1576746641">
                      <w:marLeft w:val="0"/>
                      <w:marRight w:val="0"/>
                      <w:marTop w:val="0"/>
                      <w:marBottom w:val="0"/>
                      <w:divBdr>
                        <w:top w:val="none" w:sz="0" w:space="0" w:color="auto"/>
                        <w:left w:val="none" w:sz="0" w:space="0" w:color="auto"/>
                        <w:bottom w:val="none" w:sz="0" w:space="0" w:color="auto"/>
                        <w:right w:val="none" w:sz="0" w:space="0" w:color="auto"/>
                      </w:divBdr>
                    </w:div>
                  </w:divsChild>
                </w:div>
                <w:div w:id="713576151">
                  <w:marLeft w:val="0"/>
                  <w:marRight w:val="0"/>
                  <w:marTop w:val="0"/>
                  <w:marBottom w:val="0"/>
                  <w:divBdr>
                    <w:top w:val="single" w:sz="2" w:space="1" w:color="FFFFFF"/>
                    <w:left w:val="single" w:sz="2" w:space="11" w:color="FFFFFF"/>
                    <w:bottom w:val="single" w:sz="2" w:space="1" w:color="FFFFFF"/>
                    <w:right w:val="single" w:sz="2" w:space="4" w:color="FFFFFF"/>
                  </w:divBdr>
                  <w:divsChild>
                    <w:div w:id="1425178450">
                      <w:marLeft w:val="0"/>
                      <w:marRight w:val="0"/>
                      <w:marTop w:val="0"/>
                      <w:marBottom w:val="0"/>
                      <w:divBdr>
                        <w:top w:val="none" w:sz="0" w:space="0" w:color="auto"/>
                        <w:left w:val="none" w:sz="0" w:space="0" w:color="auto"/>
                        <w:bottom w:val="none" w:sz="0" w:space="0" w:color="auto"/>
                        <w:right w:val="none" w:sz="0" w:space="0" w:color="auto"/>
                      </w:divBdr>
                    </w:div>
                  </w:divsChild>
                </w:div>
                <w:div w:id="1958609153">
                  <w:marLeft w:val="0"/>
                  <w:marRight w:val="0"/>
                  <w:marTop w:val="0"/>
                  <w:marBottom w:val="0"/>
                  <w:divBdr>
                    <w:top w:val="single" w:sz="2" w:space="1" w:color="FFFFFF"/>
                    <w:left w:val="single" w:sz="2" w:space="11" w:color="FFFFFF"/>
                    <w:bottom w:val="single" w:sz="2" w:space="1" w:color="FFFFFF"/>
                    <w:right w:val="single" w:sz="2" w:space="4" w:color="FFFFFF"/>
                  </w:divBdr>
                  <w:divsChild>
                    <w:div w:id="569273658">
                      <w:marLeft w:val="0"/>
                      <w:marRight w:val="0"/>
                      <w:marTop w:val="0"/>
                      <w:marBottom w:val="0"/>
                      <w:divBdr>
                        <w:top w:val="none" w:sz="0" w:space="0" w:color="auto"/>
                        <w:left w:val="none" w:sz="0" w:space="0" w:color="auto"/>
                        <w:bottom w:val="none" w:sz="0" w:space="0" w:color="auto"/>
                        <w:right w:val="none" w:sz="0" w:space="0" w:color="auto"/>
                      </w:divBdr>
                    </w:div>
                  </w:divsChild>
                </w:div>
                <w:div w:id="758523684">
                  <w:marLeft w:val="0"/>
                  <w:marRight w:val="0"/>
                  <w:marTop w:val="0"/>
                  <w:marBottom w:val="0"/>
                  <w:divBdr>
                    <w:top w:val="single" w:sz="2" w:space="1" w:color="FFFFFF"/>
                    <w:left w:val="single" w:sz="2" w:space="11" w:color="FFFFFF"/>
                    <w:bottom w:val="single" w:sz="2" w:space="1" w:color="FFFFFF"/>
                    <w:right w:val="single" w:sz="2" w:space="4" w:color="FFFFFF"/>
                  </w:divBdr>
                  <w:divsChild>
                    <w:div w:id="157235318">
                      <w:marLeft w:val="0"/>
                      <w:marRight w:val="0"/>
                      <w:marTop w:val="0"/>
                      <w:marBottom w:val="0"/>
                      <w:divBdr>
                        <w:top w:val="none" w:sz="0" w:space="0" w:color="auto"/>
                        <w:left w:val="none" w:sz="0" w:space="0" w:color="auto"/>
                        <w:bottom w:val="none" w:sz="0" w:space="0" w:color="auto"/>
                        <w:right w:val="none" w:sz="0" w:space="0" w:color="auto"/>
                      </w:divBdr>
                    </w:div>
                  </w:divsChild>
                </w:div>
                <w:div w:id="1248347678">
                  <w:marLeft w:val="0"/>
                  <w:marRight w:val="0"/>
                  <w:marTop w:val="0"/>
                  <w:marBottom w:val="0"/>
                  <w:divBdr>
                    <w:top w:val="single" w:sz="2" w:space="1" w:color="FFFFFF"/>
                    <w:left w:val="single" w:sz="2" w:space="11" w:color="FFFFFF"/>
                    <w:bottom w:val="single" w:sz="2" w:space="1" w:color="FFFFFF"/>
                    <w:right w:val="single" w:sz="2" w:space="4" w:color="FFFFFF"/>
                  </w:divBdr>
                  <w:divsChild>
                    <w:div w:id="457837440">
                      <w:marLeft w:val="0"/>
                      <w:marRight w:val="0"/>
                      <w:marTop w:val="0"/>
                      <w:marBottom w:val="0"/>
                      <w:divBdr>
                        <w:top w:val="none" w:sz="0" w:space="0" w:color="auto"/>
                        <w:left w:val="none" w:sz="0" w:space="0" w:color="auto"/>
                        <w:bottom w:val="none" w:sz="0" w:space="0" w:color="auto"/>
                        <w:right w:val="none" w:sz="0" w:space="0" w:color="auto"/>
                      </w:divBdr>
                    </w:div>
                  </w:divsChild>
                </w:div>
                <w:div w:id="461581819">
                  <w:marLeft w:val="0"/>
                  <w:marRight w:val="0"/>
                  <w:marTop w:val="0"/>
                  <w:marBottom w:val="0"/>
                  <w:divBdr>
                    <w:top w:val="single" w:sz="2" w:space="1" w:color="FFFFFF"/>
                    <w:left w:val="single" w:sz="2" w:space="11" w:color="FFFFFF"/>
                    <w:bottom w:val="single" w:sz="2" w:space="1" w:color="FFFFFF"/>
                    <w:right w:val="single" w:sz="2" w:space="4" w:color="FFFFFF"/>
                  </w:divBdr>
                  <w:divsChild>
                    <w:div w:id="267011798">
                      <w:marLeft w:val="0"/>
                      <w:marRight w:val="0"/>
                      <w:marTop w:val="0"/>
                      <w:marBottom w:val="0"/>
                      <w:divBdr>
                        <w:top w:val="none" w:sz="0" w:space="0" w:color="auto"/>
                        <w:left w:val="none" w:sz="0" w:space="0" w:color="auto"/>
                        <w:bottom w:val="none" w:sz="0" w:space="0" w:color="auto"/>
                        <w:right w:val="none" w:sz="0" w:space="0" w:color="auto"/>
                      </w:divBdr>
                    </w:div>
                  </w:divsChild>
                </w:div>
                <w:div w:id="1079786665">
                  <w:marLeft w:val="0"/>
                  <w:marRight w:val="0"/>
                  <w:marTop w:val="0"/>
                  <w:marBottom w:val="0"/>
                  <w:divBdr>
                    <w:top w:val="single" w:sz="2" w:space="1" w:color="FFFFFF"/>
                    <w:left w:val="single" w:sz="2" w:space="11" w:color="FFFFFF"/>
                    <w:bottom w:val="single" w:sz="2" w:space="1" w:color="FFFFFF"/>
                    <w:right w:val="single" w:sz="2" w:space="4" w:color="FFFFFF"/>
                  </w:divBdr>
                  <w:divsChild>
                    <w:div w:id="118423847">
                      <w:marLeft w:val="0"/>
                      <w:marRight w:val="0"/>
                      <w:marTop w:val="0"/>
                      <w:marBottom w:val="0"/>
                      <w:divBdr>
                        <w:top w:val="none" w:sz="0" w:space="0" w:color="auto"/>
                        <w:left w:val="none" w:sz="0" w:space="0" w:color="auto"/>
                        <w:bottom w:val="none" w:sz="0" w:space="0" w:color="auto"/>
                        <w:right w:val="none" w:sz="0" w:space="0" w:color="auto"/>
                      </w:divBdr>
                    </w:div>
                  </w:divsChild>
                </w:div>
                <w:div w:id="434062933">
                  <w:marLeft w:val="0"/>
                  <w:marRight w:val="0"/>
                  <w:marTop w:val="0"/>
                  <w:marBottom w:val="0"/>
                  <w:divBdr>
                    <w:top w:val="single" w:sz="2" w:space="1" w:color="FFFFFF"/>
                    <w:left w:val="single" w:sz="2" w:space="11" w:color="FFFFFF"/>
                    <w:bottom w:val="single" w:sz="2" w:space="1" w:color="FFFFFF"/>
                    <w:right w:val="single" w:sz="2" w:space="4" w:color="FFFFFF"/>
                  </w:divBdr>
                  <w:divsChild>
                    <w:div w:id="861865078">
                      <w:marLeft w:val="0"/>
                      <w:marRight w:val="0"/>
                      <w:marTop w:val="0"/>
                      <w:marBottom w:val="0"/>
                      <w:divBdr>
                        <w:top w:val="none" w:sz="0" w:space="0" w:color="auto"/>
                        <w:left w:val="none" w:sz="0" w:space="0" w:color="auto"/>
                        <w:bottom w:val="none" w:sz="0" w:space="0" w:color="auto"/>
                        <w:right w:val="none" w:sz="0" w:space="0" w:color="auto"/>
                      </w:divBdr>
                    </w:div>
                  </w:divsChild>
                </w:div>
                <w:div w:id="50277874">
                  <w:marLeft w:val="0"/>
                  <w:marRight w:val="0"/>
                  <w:marTop w:val="0"/>
                  <w:marBottom w:val="0"/>
                  <w:divBdr>
                    <w:top w:val="single" w:sz="2" w:space="1" w:color="FFFFFF"/>
                    <w:left w:val="single" w:sz="2" w:space="11" w:color="FFFFFF"/>
                    <w:bottom w:val="single" w:sz="2" w:space="1" w:color="FFFFFF"/>
                    <w:right w:val="single" w:sz="2" w:space="4" w:color="FFFFFF"/>
                  </w:divBdr>
                  <w:divsChild>
                    <w:div w:id="1350721850">
                      <w:marLeft w:val="0"/>
                      <w:marRight w:val="0"/>
                      <w:marTop w:val="0"/>
                      <w:marBottom w:val="0"/>
                      <w:divBdr>
                        <w:top w:val="none" w:sz="0" w:space="0" w:color="auto"/>
                        <w:left w:val="none" w:sz="0" w:space="0" w:color="auto"/>
                        <w:bottom w:val="none" w:sz="0" w:space="0" w:color="auto"/>
                        <w:right w:val="none" w:sz="0" w:space="0" w:color="auto"/>
                      </w:divBdr>
                    </w:div>
                  </w:divsChild>
                </w:div>
                <w:div w:id="2067803228">
                  <w:marLeft w:val="0"/>
                  <w:marRight w:val="0"/>
                  <w:marTop w:val="0"/>
                  <w:marBottom w:val="0"/>
                  <w:divBdr>
                    <w:top w:val="single" w:sz="2" w:space="1" w:color="FFFFFF"/>
                    <w:left w:val="single" w:sz="2" w:space="11" w:color="FFFFFF"/>
                    <w:bottom w:val="single" w:sz="2" w:space="1" w:color="FFFFFF"/>
                    <w:right w:val="single" w:sz="2" w:space="4" w:color="FFFFFF"/>
                  </w:divBdr>
                  <w:divsChild>
                    <w:div w:id="975723746">
                      <w:marLeft w:val="0"/>
                      <w:marRight w:val="0"/>
                      <w:marTop w:val="0"/>
                      <w:marBottom w:val="0"/>
                      <w:divBdr>
                        <w:top w:val="none" w:sz="0" w:space="0" w:color="auto"/>
                        <w:left w:val="none" w:sz="0" w:space="0" w:color="auto"/>
                        <w:bottom w:val="none" w:sz="0" w:space="0" w:color="auto"/>
                        <w:right w:val="none" w:sz="0" w:space="0" w:color="auto"/>
                      </w:divBdr>
                    </w:div>
                  </w:divsChild>
                </w:div>
                <w:div w:id="1988510380">
                  <w:marLeft w:val="0"/>
                  <w:marRight w:val="0"/>
                  <w:marTop w:val="0"/>
                  <w:marBottom w:val="0"/>
                  <w:divBdr>
                    <w:top w:val="single" w:sz="2" w:space="1" w:color="FFFFFF"/>
                    <w:left w:val="single" w:sz="2" w:space="11" w:color="FFFFFF"/>
                    <w:bottom w:val="single" w:sz="2" w:space="1" w:color="FFFFFF"/>
                    <w:right w:val="single" w:sz="2" w:space="4" w:color="FFFFFF"/>
                  </w:divBdr>
                  <w:divsChild>
                    <w:div w:id="1316301660">
                      <w:marLeft w:val="0"/>
                      <w:marRight w:val="0"/>
                      <w:marTop w:val="0"/>
                      <w:marBottom w:val="0"/>
                      <w:divBdr>
                        <w:top w:val="none" w:sz="0" w:space="0" w:color="auto"/>
                        <w:left w:val="none" w:sz="0" w:space="0" w:color="auto"/>
                        <w:bottom w:val="none" w:sz="0" w:space="0" w:color="auto"/>
                        <w:right w:val="none" w:sz="0" w:space="0" w:color="auto"/>
                      </w:divBdr>
                    </w:div>
                  </w:divsChild>
                </w:div>
                <w:div w:id="2097708075">
                  <w:marLeft w:val="0"/>
                  <w:marRight w:val="0"/>
                  <w:marTop w:val="0"/>
                  <w:marBottom w:val="0"/>
                  <w:divBdr>
                    <w:top w:val="single" w:sz="2" w:space="1" w:color="FFFFFF"/>
                    <w:left w:val="single" w:sz="2" w:space="11" w:color="FFFFFF"/>
                    <w:bottom w:val="single" w:sz="2" w:space="1" w:color="FFFFFF"/>
                    <w:right w:val="single" w:sz="2" w:space="4" w:color="FFFFFF"/>
                  </w:divBdr>
                  <w:divsChild>
                    <w:div w:id="1313947976">
                      <w:marLeft w:val="0"/>
                      <w:marRight w:val="0"/>
                      <w:marTop w:val="0"/>
                      <w:marBottom w:val="0"/>
                      <w:divBdr>
                        <w:top w:val="none" w:sz="0" w:space="0" w:color="auto"/>
                        <w:left w:val="none" w:sz="0" w:space="0" w:color="auto"/>
                        <w:bottom w:val="none" w:sz="0" w:space="0" w:color="auto"/>
                        <w:right w:val="none" w:sz="0" w:space="0" w:color="auto"/>
                      </w:divBdr>
                    </w:div>
                  </w:divsChild>
                </w:div>
                <w:div w:id="2067877127">
                  <w:marLeft w:val="0"/>
                  <w:marRight w:val="0"/>
                  <w:marTop w:val="0"/>
                  <w:marBottom w:val="0"/>
                  <w:divBdr>
                    <w:top w:val="single" w:sz="2" w:space="1" w:color="FFFFFF"/>
                    <w:left w:val="single" w:sz="2" w:space="11" w:color="FFFFFF"/>
                    <w:bottom w:val="single" w:sz="2" w:space="1" w:color="FFFFFF"/>
                    <w:right w:val="single" w:sz="2" w:space="4" w:color="FFFFFF"/>
                  </w:divBdr>
                  <w:divsChild>
                    <w:div w:id="859707150">
                      <w:marLeft w:val="0"/>
                      <w:marRight w:val="0"/>
                      <w:marTop w:val="0"/>
                      <w:marBottom w:val="0"/>
                      <w:divBdr>
                        <w:top w:val="none" w:sz="0" w:space="0" w:color="auto"/>
                        <w:left w:val="none" w:sz="0" w:space="0" w:color="auto"/>
                        <w:bottom w:val="none" w:sz="0" w:space="0" w:color="auto"/>
                        <w:right w:val="none" w:sz="0" w:space="0" w:color="auto"/>
                      </w:divBdr>
                    </w:div>
                  </w:divsChild>
                </w:div>
                <w:div w:id="529493582">
                  <w:marLeft w:val="0"/>
                  <w:marRight w:val="0"/>
                  <w:marTop w:val="0"/>
                  <w:marBottom w:val="0"/>
                  <w:divBdr>
                    <w:top w:val="single" w:sz="2" w:space="1" w:color="FFFFFF"/>
                    <w:left w:val="single" w:sz="2" w:space="11" w:color="FFFFFF"/>
                    <w:bottom w:val="single" w:sz="2" w:space="1" w:color="FFFFFF"/>
                    <w:right w:val="single" w:sz="2" w:space="4" w:color="FFFFFF"/>
                  </w:divBdr>
                  <w:divsChild>
                    <w:div w:id="503934134">
                      <w:marLeft w:val="0"/>
                      <w:marRight w:val="0"/>
                      <w:marTop w:val="0"/>
                      <w:marBottom w:val="0"/>
                      <w:divBdr>
                        <w:top w:val="none" w:sz="0" w:space="0" w:color="auto"/>
                        <w:left w:val="none" w:sz="0" w:space="0" w:color="auto"/>
                        <w:bottom w:val="none" w:sz="0" w:space="0" w:color="auto"/>
                        <w:right w:val="none" w:sz="0" w:space="0" w:color="auto"/>
                      </w:divBdr>
                    </w:div>
                  </w:divsChild>
                </w:div>
                <w:div w:id="1615987596">
                  <w:marLeft w:val="0"/>
                  <w:marRight w:val="0"/>
                  <w:marTop w:val="0"/>
                  <w:marBottom w:val="0"/>
                  <w:divBdr>
                    <w:top w:val="single" w:sz="2" w:space="1" w:color="FFFFFF"/>
                    <w:left w:val="single" w:sz="2" w:space="11" w:color="FFFFFF"/>
                    <w:bottom w:val="single" w:sz="2" w:space="1" w:color="FFFFFF"/>
                    <w:right w:val="single" w:sz="2" w:space="4" w:color="FFFFFF"/>
                  </w:divBdr>
                  <w:divsChild>
                    <w:div w:id="1264655301">
                      <w:marLeft w:val="0"/>
                      <w:marRight w:val="0"/>
                      <w:marTop w:val="0"/>
                      <w:marBottom w:val="0"/>
                      <w:divBdr>
                        <w:top w:val="none" w:sz="0" w:space="0" w:color="auto"/>
                        <w:left w:val="none" w:sz="0" w:space="0" w:color="auto"/>
                        <w:bottom w:val="none" w:sz="0" w:space="0" w:color="auto"/>
                        <w:right w:val="none" w:sz="0" w:space="0" w:color="auto"/>
                      </w:divBdr>
                    </w:div>
                  </w:divsChild>
                </w:div>
                <w:div w:id="776371005">
                  <w:marLeft w:val="0"/>
                  <w:marRight w:val="0"/>
                  <w:marTop w:val="0"/>
                  <w:marBottom w:val="0"/>
                  <w:divBdr>
                    <w:top w:val="single" w:sz="2" w:space="1" w:color="FFFFFF"/>
                    <w:left w:val="single" w:sz="2" w:space="11" w:color="FFFFFF"/>
                    <w:bottom w:val="single" w:sz="2" w:space="1" w:color="FFFFFF"/>
                    <w:right w:val="single" w:sz="2" w:space="4" w:color="FFFFFF"/>
                  </w:divBdr>
                  <w:divsChild>
                    <w:div w:id="698313506">
                      <w:marLeft w:val="0"/>
                      <w:marRight w:val="0"/>
                      <w:marTop w:val="0"/>
                      <w:marBottom w:val="0"/>
                      <w:divBdr>
                        <w:top w:val="none" w:sz="0" w:space="0" w:color="auto"/>
                        <w:left w:val="none" w:sz="0" w:space="0" w:color="auto"/>
                        <w:bottom w:val="none" w:sz="0" w:space="0" w:color="auto"/>
                        <w:right w:val="none" w:sz="0" w:space="0" w:color="auto"/>
                      </w:divBdr>
                    </w:div>
                  </w:divsChild>
                </w:div>
                <w:div w:id="1148324383">
                  <w:marLeft w:val="0"/>
                  <w:marRight w:val="0"/>
                  <w:marTop w:val="0"/>
                  <w:marBottom w:val="0"/>
                  <w:divBdr>
                    <w:top w:val="single" w:sz="2" w:space="1" w:color="FFFFFF"/>
                    <w:left w:val="single" w:sz="2" w:space="11" w:color="FFFFFF"/>
                    <w:bottom w:val="single" w:sz="2" w:space="1" w:color="FFFFFF"/>
                    <w:right w:val="single" w:sz="2" w:space="4" w:color="FFFFFF"/>
                  </w:divBdr>
                  <w:divsChild>
                    <w:div w:id="2008704209">
                      <w:marLeft w:val="0"/>
                      <w:marRight w:val="0"/>
                      <w:marTop w:val="0"/>
                      <w:marBottom w:val="0"/>
                      <w:divBdr>
                        <w:top w:val="none" w:sz="0" w:space="0" w:color="auto"/>
                        <w:left w:val="none" w:sz="0" w:space="0" w:color="auto"/>
                        <w:bottom w:val="none" w:sz="0" w:space="0" w:color="auto"/>
                        <w:right w:val="none" w:sz="0" w:space="0" w:color="auto"/>
                      </w:divBdr>
                    </w:div>
                  </w:divsChild>
                </w:div>
                <w:div w:id="199175203">
                  <w:marLeft w:val="0"/>
                  <w:marRight w:val="0"/>
                  <w:marTop w:val="0"/>
                  <w:marBottom w:val="0"/>
                  <w:divBdr>
                    <w:top w:val="single" w:sz="2" w:space="1" w:color="FFFFFF"/>
                    <w:left w:val="single" w:sz="2" w:space="11" w:color="FFFFFF"/>
                    <w:bottom w:val="single" w:sz="2" w:space="1" w:color="FFFFFF"/>
                    <w:right w:val="single" w:sz="2" w:space="4" w:color="FFFFFF"/>
                  </w:divBdr>
                  <w:divsChild>
                    <w:div w:id="1478692652">
                      <w:marLeft w:val="0"/>
                      <w:marRight w:val="0"/>
                      <w:marTop w:val="0"/>
                      <w:marBottom w:val="0"/>
                      <w:divBdr>
                        <w:top w:val="none" w:sz="0" w:space="0" w:color="auto"/>
                        <w:left w:val="none" w:sz="0" w:space="0" w:color="auto"/>
                        <w:bottom w:val="none" w:sz="0" w:space="0" w:color="auto"/>
                        <w:right w:val="none" w:sz="0" w:space="0" w:color="auto"/>
                      </w:divBdr>
                    </w:div>
                  </w:divsChild>
                </w:div>
                <w:div w:id="442892910">
                  <w:marLeft w:val="0"/>
                  <w:marRight w:val="0"/>
                  <w:marTop w:val="0"/>
                  <w:marBottom w:val="0"/>
                  <w:divBdr>
                    <w:top w:val="single" w:sz="2" w:space="1" w:color="FFFFFF"/>
                    <w:left w:val="single" w:sz="2" w:space="11" w:color="FFFFFF"/>
                    <w:bottom w:val="single" w:sz="2" w:space="1" w:color="FFFFFF"/>
                    <w:right w:val="single" w:sz="2" w:space="4" w:color="FFFFFF"/>
                  </w:divBdr>
                  <w:divsChild>
                    <w:div w:id="1163158279">
                      <w:marLeft w:val="0"/>
                      <w:marRight w:val="0"/>
                      <w:marTop w:val="0"/>
                      <w:marBottom w:val="0"/>
                      <w:divBdr>
                        <w:top w:val="none" w:sz="0" w:space="0" w:color="auto"/>
                        <w:left w:val="none" w:sz="0" w:space="0" w:color="auto"/>
                        <w:bottom w:val="none" w:sz="0" w:space="0" w:color="auto"/>
                        <w:right w:val="none" w:sz="0" w:space="0" w:color="auto"/>
                      </w:divBdr>
                    </w:div>
                  </w:divsChild>
                </w:div>
                <w:div w:id="2109422235">
                  <w:marLeft w:val="0"/>
                  <w:marRight w:val="0"/>
                  <w:marTop w:val="0"/>
                  <w:marBottom w:val="0"/>
                  <w:divBdr>
                    <w:top w:val="single" w:sz="2" w:space="1" w:color="FFFFFF"/>
                    <w:left w:val="single" w:sz="2" w:space="11" w:color="FFFFFF"/>
                    <w:bottom w:val="single" w:sz="2" w:space="1" w:color="FFFFFF"/>
                    <w:right w:val="single" w:sz="2" w:space="4" w:color="FFFFFF"/>
                  </w:divBdr>
                  <w:divsChild>
                    <w:div w:id="1254629835">
                      <w:marLeft w:val="0"/>
                      <w:marRight w:val="0"/>
                      <w:marTop w:val="0"/>
                      <w:marBottom w:val="0"/>
                      <w:divBdr>
                        <w:top w:val="none" w:sz="0" w:space="0" w:color="auto"/>
                        <w:left w:val="none" w:sz="0" w:space="0" w:color="auto"/>
                        <w:bottom w:val="none" w:sz="0" w:space="0" w:color="auto"/>
                        <w:right w:val="none" w:sz="0" w:space="0" w:color="auto"/>
                      </w:divBdr>
                    </w:div>
                  </w:divsChild>
                </w:div>
                <w:div w:id="854656545">
                  <w:marLeft w:val="0"/>
                  <w:marRight w:val="0"/>
                  <w:marTop w:val="0"/>
                  <w:marBottom w:val="0"/>
                  <w:divBdr>
                    <w:top w:val="single" w:sz="2" w:space="1" w:color="FFFFFF"/>
                    <w:left w:val="single" w:sz="2" w:space="11" w:color="FFFFFF"/>
                    <w:bottom w:val="single" w:sz="2" w:space="1" w:color="FFFFFF"/>
                    <w:right w:val="single" w:sz="2" w:space="4" w:color="FFFFFF"/>
                  </w:divBdr>
                  <w:divsChild>
                    <w:div w:id="1425876175">
                      <w:marLeft w:val="0"/>
                      <w:marRight w:val="0"/>
                      <w:marTop w:val="0"/>
                      <w:marBottom w:val="0"/>
                      <w:divBdr>
                        <w:top w:val="none" w:sz="0" w:space="0" w:color="auto"/>
                        <w:left w:val="none" w:sz="0" w:space="0" w:color="auto"/>
                        <w:bottom w:val="none" w:sz="0" w:space="0" w:color="auto"/>
                        <w:right w:val="none" w:sz="0" w:space="0" w:color="auto"/>
                      </w:divBdr>
                    </w:div>
                  </w:divsChild>
                </w:div>
                <w:div w:id="859196998">
                  <w:marLeft w:val="0"/>
                  <w:marRight w:val="0"/>
                  <w:marTop w:val="0"/>
                  <w:marBottom w:val="0"/>
                  <w:divBdr>
                    <w:top w:val="single" w:sz="2" w:space="1" w:color="FFFFFF"/>
                    <w:left w:val="single" w:sz="2" w:space="11" w:color="FFFFFF"/>
                    <w:bottom w:val="single" w:sz="2" w:space="1" w:color="FFFFFF"/>
                    <w:right w:val="single" w:sz="2" w:space="4" w:color="FFFFFF"/>
                  </w:divBdr>
                  <w:divsChild>
                    <w:div w:id="490411131">
                      <w:marLeft w:val="0"/>
                      <w:marRight w:val="0"/>
                      <w:marTop w:val="0"/>
                      <w:marBottom w:val="0"/>
                      <w:divBdr>
                        <w:top w:val="none" w:sz="0" w:space="0" w:color="auto"/>
                        <w:left w:val="none" w:sz="0" w:space="0" w:color="auto"/>
                        <w:bottom w:val="none" w:sz="0" w:space="0" w:color="auto"/>
                        <w:right w:val="none" w:sz="0" w:space="0" w:color="auto"/>
                      </w:divBdr>
                    </w:div>
                  </w:divsChild>
                </w:div>
                <w:div w:id="2007633273">
                  <w:marLeft w:val="0"/>
                  <w:marRight w:val="0"/>
                  <w:marTop w:val="0"/>
                  <w:marBottom w:val="0"/>
                  <w:divBdr>
                    <w:top w:val="single" w:sz="2" w:space="1" w:color="FFFFFF"/>
                    <w:left w:val="single" w:sz="2" w:space="11" w:color="FFFFFF"/>
                    <w:bottom w:val="single" w:sz="2" w:space="1" w:color="FFFFFF"/>
                    <w:right w:val="single" w:sz="2" w:space="4" w:color="FFFFFF"/>
                  </w:divBdr>
                  <w:divsChild>
                    <w:div w:id="1656571558">
                      <w:marLeft w:val="0"/>
                      <w:marRight w:val="0"/>
                      <w:marTop w:val="0"/>
                      <w:marBottom w:val="0"/>
                      <w:divBdr>
                        <w:top w:val="none" w:sz="0" w:space="0" w:color="auto"/>
                        <w:left w:val="none" w:sz="0" w:space="0" w:color="auto"/>
                        <w:bottom w:val="none" w:sz="0" w:space="0" w:color="auto"/>
                        <w:right w:val="none" w:sz="0" w:space="0" w:color="auto"/>
                      </w:divBdr>
                    </w:div>
                  </w:divsChild>
                </w:div>
                <w:div w:id="360473122">
                  <w:marLeft w:val="0"/>
                  <w:marRight w:val="0"/>
                  <w:marTop w:val="0"/>
                  <w:marBottom w:val="0"/>
                  <w:divBdr>
                    <w:top w:val="single" w:sz="2" w:space="1" w:color="FFFFFF"/>
                    <w:left w:val="single" w:sz="2" w:space="11" w:color="FFFFFF"/>
                    <w:bottom w:val="single" w:sz="2" w:space="1" w:color="FFFFFF"/>
                    <w:right w:val="single" w:sz="2" w:space="4" w:color="FFFFFF"/>
                  </w:divBdr>
                  <w:divsChild>
                    <w:div w:id="1669406923">
                      <w:marLeft w:val="0"/>
                      <w:marRight w:val="0"/>
                      <w:marTop w:val="0"/>
                      <w:marBottom w:val="0"/>
                      <w:divBdr>
                        <w:top w:val="none" w:sz="0" w:space="0" w:color="auto"/>
                        <w:left w:val="none" w:sz="0" w:space="0" w:color="auto"/>
                        <w:bottom w:val="none" w:sz="0" w:space="0" w:color="auto"/>
                        <w:right w:val="none" w:sz="0" w:space="0" w:color="auto"/>
                      </w:divBdr>
                    </w:div>
                  </w:divsChild>
                </w:div>
                <w:div w:id="742527138">
                  <w:marLeft w:val="0"/>
                  <w:marRight w:val="0"/>
                  <w:marTop w:val="0"/>
                  <w:marBottom w:val="0"/>
                  <w:divBdr>
                    <w:top w:val="single" w:sz="2" w:space="1" w:color="FFFFFF"/>
                    <w:left w:val="single" w:sz="2" w:space="11" w:color="FFFFFF"/>
                    <w:bottom w:val="single" w:sz="2" w:space="1" w:color="FFFFFF"/>
                    <w:right w:val="single" w:sz="2" w:space="4" w:color="FFFFFF"/>
                  </w:divBdr>
                  <w:divsChild>
                    <w:div w:id="1753965983">
                      <w:marLeft w:val="0"/>
                      <w:marRight w:val="0"/>
                      <w:marTop w:val="0"/>
                      <w:marBottom w:val="0"/>
                      <w:divBdr>
                        <w:top w:val="none" w:sz="0" w:space="0" w:color="auto"/>
                        <w:left w:val="none" w:sz="0" w:space="0" w:color="auto"/>
                        <w:bottom w:val="none" w:sz="0" w:space="0" w:color="auto"/>
                        <w:right w:val="none" w:sz="0" w:space="0" w:color="auto"/>
                      </w:divBdr>
                    </w:div>
                  </w:divsChild>
                </w:div>
                <w:div w:id="575239174">
                  <w:marLeft w:val="0"/>
                  <w:marRight w:val="0"/>
                  <w:marTop w:val="0"/>
                  <w:marBottom w:val="0"/>
                  <w:divBdr>
                    <w:top w:val="single" w:sz="2" w:space="1" w:color="FFFFFF"/>
                    <w:left w:val="single" w:sz="2" w:space="11" w:color="FFFFFF"/>
                    <w:bottom w:val="single" w:sz="2" w:space="1" w:color="FFFFFF"/>
                    <w:right w:val="single" w:sz="2" w:space="4" w:color="FFFFFF"/>
                  </w:divBdr>
                  <w:divsChild>
                    <w:div w:id="431629942">
                      <w:marLeft w:val="0"/>
                      <w:marRight w:val="0"/>
                      <w:marTop w:val="0"/>
                      <w:marBottom w:val="0"/>
                      <w:divBdr>
                        <w:top w:val="none" w:sz="0" w:space="0" w:color="auto"/>
                        <w:left w:val="none" w:sz="0" w:space="0" w:color="auto"/>
                        <w:bottom w:val="none" w:sz="0" w:space="0" w:color="auto"/>
                        <w:right w:val="none" w:sz="0" w:space="0" w:color="auto"/>
                      </w:divBdr>
                    </w:div>
                  </w:divsChild>
                </w:div>
                <w:div w:id="1820611801">
                  <w:marLeft w:val="0"/>
                  <w:marRight w:val="0"/>
                  <w:marTop w:val="0"/>
                  <w:marBottom w:val="0"/>
                  <w:divBdr>
                    <w:top w:val="single" w:sz="2" w:space="1" w:color="FFFFFF"/>
                    <w:left w:val="single" w:sz="2" w:space="11" w:color="FFFFFF"/>
                    <w:bottom w:val="single" w:sz="2" w:space="1" w:color="FFFFFF"/>
                    <w:right w:val="single" w:sz="2" w:space="4" w:color="FFFFFF"/>
                  </w:divBdr>
                  <w:divsChild>
                    <w:div w:id="895581052">
                      <w:marLeft w:val="0"/>
                      <w:marRight w:val="0"/>
                      <w:marTop w:val="0"/>
                      <w:marBottom w:val="0"/>
                      <w:divBdr>
                        <w:top w:val="none" w:sz="0" w:space="0" w:color="auto"/>
                        <w:left w:val="none" w:sz="0" w:space="0" w:color="auto"/>
                        <w:bottom w:val="none" w:sz="0" w:space="0" w:color="auto"/>
                        <w:right w:val="none" w:sz="0" w:space="0" w:color="auto"/>
                      </w:divBdr>
                    </w:div>
                  </w:divsChild>
                </w:div>
                <w:div w:id="1930236636">
                  <w:marLeft w:val="0"/>
                  <w:marRight w:val="0"/>
                  <w:marTop w:val="0"/>
                  <w:marBottom w:val="0"/>
                  <w:divBdr>
                    <w:top w:val="single" w:sz="2" w:space="1" w:color="FFFFFF"/>
                    <w:left w:val="single" w:sz="2" w:space="11" w:color="FFFFFF"/>
                    <w:bottom w:val="single" w:sz="2" w:space="1" w:color="FFFFFF"/>
                    <w:right w:val="single" w:sz="2" w:space="4" w:color="FFFFFF"/>
                  </w:divBdr>
                  <w:divsChild>
                    <w:div w:id="937980178">
                      <w:marLeft w:val="0"/>
                      <w:marRight w:val="0"/>
                      <w:marTop w:val="0"/>
                      <w:marBottom w:val="0"/>
                      <w:divBdr>
                        <w:top w:val="none" w:sz="0" w:space="0" w:color="auto"/>
                        <w:left w:val="none" w:sz="0" w:space="0" w:color="auto"/>
                        <w:bottom w:val="none" w:sz="0" w:space="0" w:color="auto"/>
                        <w:right w:val="none" w:sz="0" w:space="0" w:color="auto"/>
                      </w:divBdr>
                    </w:div>
                  </w:divsChild>
                </w:div>
                <w:div w:id="1234852255">
                  <w:marLeft w:val="0"/>
                  <w:marRight w:val="0"/>
                  <w:marTop w:val="0"/>
                  <w:marBottom w:val="0"/>
                  <w:divBdr>
                    <w:top w:val="single" w:sz="2" w:space="1" w:color="FFFFFF"/>
                    <w:left w:val="single" w:sz="2" w:space="11" w:color="FFFFFF"/>
                    <w:bottom w:val="single" w:sz="2" w:space="1" w:color="FFFFFF"/>
                    <w:right w:val="single" w:sz="2" w:space="4" w:color="FFFFFF"/>
                  </w:divBdr>
                  <w:divsChild>
                    <w:div w:id="413475727">
                      <w:marLeft w:val="0"/>
                      <w:marRight w:val="0"/>
                      <w:marTop w:val="0"/>
                      <w:marBottom w:val="0"/>
                      <w:divBdr>
                        <w:top w:val="none" w:sz="0" w:space="0" w:color="auto"/>
                        <w:left w:val="none" w:sz="0" w:space="0" w:color="auto"/>
                        <w:bottom w:val="none" w:sz="0" w:space="0" w:color="auto"/>
                        <w:right w:val="none" w:sz="0" w:space="0" w:color="auto"/>
                      </w:divBdr>
                    </w:div>
                  </w:divsChild>
                </w:div>
                <w:div w:id="117771156">
                  <w:marLeft w:val="0"/>
                  <w:marRight w:val="0"/>
                  <w:marTop w:val="0"/>
                  <w:marBottom w:val="0"/>
                  <w:divBdr>
                    <w:top w:val="single" w:sz="2" w:space="1" w:color="FFFFFF"/>
                    <w:left w:val="single" w:sz="2" w:space="11" w:color="FFFFFF"/>
                    <w:bottom w:val="single" w:sz="2" w:space="1" w:color="FFFFFF"/>
                    <w:right w:val="single" w:sz="2" w:space="4" w:color="FFFFFF"/>
                  </w:divBdr>
                  <w:divsChild>
                    <w:div w:id="1410300446">
                      <w:marLeft w:val="0"/>
                      <w:marRight w:val="0"/>
                      <w:marTop w:val="0"/>
                      <w:marBottom w:val="0"/>
                      <w:divBdr>
                        <w:top w:val="none" w:sz="0" w:space="0" w:color="auto"/>
                        <w:left w:val="none" w:sz="0" w:space="0" w:color="auto"/>
                        <w:bottom w:val="none" w:sz="0" w:space="0" w:color="auto"/>
                        <w:right w:val="none" w:sz="0" w:space="0" w:color="auto"/>
                      </w:divBdr>
                    </w:div>
                  </w:divsChild>
                </w:div>
                <w:div w:id="1178928336">
                  <w:marLeft w:val="0"/>
                  <w:marRight w:val="0"/>
                  <w:marTop w:val="0"/>
                  <w:marBottom w:val="0"/>
                  <w:divBdr>
                    <w:top w:val="single" w:sz="2" w:space="1" w:color="FFFFFF"/>
                    <w:left w:val="single" w:sz="2" w:space="11" w:color="FFFFFF"/>
                    <w:bottom w:val="single" w:sz="2" w:space="1" w:color="FFFFFF"/>
                    <w:right w:val="single" w:sz="2" w:space="4" w:color="FFFFFF"/>
                  </w:divBdr>
                  <w:divsChild>
                    <w:div w:id="734400712">
                      <w:marLeft w:val="0"/>
                      <w:marRight w:val="0"/>
                      <w:marTop w:val="0"/>
                      <w:marBottom w:val="0"/>
                      <w:divBdr>
                        <w:top w:val="none" w:sz="0" w:space="0" w:color="auto"/>
                        <w:left w:val="none" w:sz="0" w:space="0" w:color="auto"/>
                        <w:bottom w:val="none" w:sz="0" w:space="0" w:color="auto"/>
                        <w:right w:val="none" w:sz="0" w:space="0" w:color="auto"/>
                      </w:divBdr>
                    </w:div>
                  </w:divsChild>
                </w:div>
                <w:div w:id="994799669">
                  <w:marLeft w:val="0"/>
                  <w:marRight w:val="0"/>
                  <w:marTop w:val="0"/>
                  <w:marBottom w:val="0"/>
                  <w:divBdr>
                    <w:top w:val="single" w:sz="2" w:space="1" w:color="FFFFFF"/>
                    <w:left w:val="single" w:sz="2" w:space="11" w:color="FFFFFF"/>
                    <w:bottom w:val="single" w:sz="2" w:space="1" w:color="FFFFFF"/>
                    <w:right w:val="single" w:sz="2" w:space="4" w:color="FFFFFF"/>
                  </w:divBdr>
                  <w:divsChild>
                    <w:div w:id="621425983">
                      <w:marLeft w:val="0"/>
                      <w:marRight w:val="0"/>
                      <w:marTop w:val="0"/>
                      <w:marBottom w:val="0"/>
                      <w:divBdr>
                        <w:top w:val="none" w:sz="0" w:space="0" w:color="auto"/>
                        <w:left w:val="none" w:sz="0" w:space="0" w:color="auto"/>
                        <w:bottom w:val="none" w:sz="0" w:space="0" w:color="auto"/>
                        <w:right w:val="none" w:sz="0" w:space="0" w:color="auto"/>
                      </w:divBdr>
                    </w:div>
                  </w:divsChild>
                </w:div>
                <w:div w:id="405417636">
                  <w:marLeft w:val="0"/>
                  <w:marRight w:val="0"/>
                  <w:marTop w:val="0"/>
                  <w:marBottom w:val="0"/>
                  <w:divBdr>
                    <w:top w:val="single" w:sz="2" w:space="1" w:color="FFFFFF"/>
                    <w:left w:val="single" w:sz="2" w:space="11" w:color="FFFFFF"/>
                    <w:bottom w:val="single" w:sz="2" w:space="1" w:color="FFFFFF"/>
                    <w:right w:val="single" w:sz="2" w:space="4" w:color="FFFFFF"/>
                  </w:divBdr>
                  <w:divsChild>
                    <w:div w:id="991181802">
                      <w:marLeft w:val="0"/>
                      <w:marRight w:val="0"/>
                      <w:marTop w:val="0"/>
                      <w:marBottom w:val="0"/>
                      <w:divBdr>
                        <w:top w:val="none" w:sz="0" w:space="0" w:color="auto"/>
                        <w:left w:val="none" w:sz="0" w:space="0" w:color="auto"/>
                        <w:bottom w:val="none" w:sz="0" w:space="0" w:color="auto"/>
                        <w:right w:val="none" w:sz="0" w:space="0" w:color="auto"/>
                      </w:divBdr>
                    </w:div>
                  </w:divsChild>
                </w:div>
                <w:div w:id="846402687">
                  <w:marLeft w:val="0"/>
                  <w:marRight w:val="0"/>
                  <w:marTop w:val="0"/>
                  <w:marBottom w:val="0"/>
                  <w:divBdr>
                    <w:top w:val="single" w:sz="2" w:space="1" w:color="FFFFFF"/>
                    <w:left w:val="single" w:sz="2" w:space="11" w:color="FFFFFF"/>
                    <w:bottom w:val="single" w:sz="2" w:space="1" w:color="FFFFFF"/>
                    <w:right w:val="single" w:sz="2" w:space="4" w:color="FFFFFF"/>
                  </w:divBdr>
                  <w:divsChild>
                    <w:div w:id="1666088269">
                      <w:marLeft w:val="0"/>
                      <w:marRight w:val="0"/>
                      <w:marTop w:val="0"/>
                      <w:marBottom w:val="0"/>
                      <w:divBdr>
                        <w:top w:val="none" w:sz="0" w:space="0" w:color="auto"/>
                        <w:left w:val="none" w:sz="0" w:space="0" w:color="auto"/>
                        <w:bottom w:val="none" w:sz="0" w:space="0" w:color="auto"/>
                        <w:right w:val="none" w:sz="0" w:space="0" w:color="auto"/>
                      </w:divBdr>
                    </w:div>
                  </w:divsChild>
                </w:div>
                <w:div w:id="49152156">
                  <w:marLeft w:val="0"/>
                  <w:marRight w:val="0"/>
                  <w:marTop w:val="0"/>
                  <w:marBottom w:val="0"/>
                  <w:divBdr>
                    <w:top w:val="single" w:sz="2" w:space="1" w:color="FFFFFF"/>
                    <w:left w:val="single" w:sz="2" w:space="11" w:color="FFFFFF"/>
                    <w:bottom w:val="single" w:sz="2" w:space="1" w:color="FFFFFF"/>
                    <w:right w:val="single" w:sz="2" w:space="4" w:color="FFFFFF"/>
                  </w:divBdr>
                  <w:divsChild>
                    <w:div w:id="1375495602">
                      <w:marLeft w:val="0"/>
                      <w:marRight w:val="0"/>
                      <w:marTop w:val="0"/>
                      <w:marBottom w:val="0"/>
                      <w:divBdr>
                        <w:top w:val="none" w:sz="0" w:space="0" w:color="auto"/>
                        <w:left w:val="none" w:sz="0" w:space="0" w:color="auto"/>
                        <w:bottom w:val="none" w:sz="0" w:space="0" w:color="auto"/>
                        <w:right w:val="none" w:sz="0" w:space="0" w:color="auto"/>
                      </w:divBdr>
                    </w:div>
                  </w:divsChild>
                </w:div>
                <w:div w:id="999578440">
                  <w:marLeft w:val="0"/>
                  <w:marRight w:val="0"/>
                  <w:marTop w:val="0"/>
                  <w:marBottom w:val="0"/>
                  <w:divBdr>
                    <w:top w:val="single" w:sz="2" w:space="1" w:color="FFFFFF"/>
                    <w:left w:val="single" w:sz="2" w:space="11" w:color="FFFFFF"/>
                    <w:bottom w:val="single" w:sz="2" w:space="1" w:color="FFFFFF"/>
                    <w:right w:val="single" w:sz="2" w:space="4" w:color="FFFFFF"/>
                  </w:divBdr>
                  <w:divsChild>
                    <w:div w:id="2050376950">
                      <w:marLeft w:val="0"/>
                      <w:marRight w:val="0"/>
                      <w:marTop w:val="0"/>
                      <w:marBottom w:val="0"/>
                      <w:divBdr>
                        <w:top w:val="none" w:sz="0" w:space="0" w:color="auto"/>
                        <w:left w:val="none" w:sz="0" w:space="0" w:color="auto"/>
                        <w:bottom w:val="none" w:sz="0" w:space="0" w:color="auto"/>
                        <w:right w:val="none" w:sz="0" w:space="0" w:color="auto"/>
                      </w:divBdr>
                    </w:div>
                  </w:divsChild>
                </w:div>
                <w:div w:id="717320609">
                  <w:marLeft w:val="0"/>
                  <w:marRight w:val="0"/>
                  <w:marTop w:val="0"/>
                  <w:marBottom w:val="0"/>
                  <w:divBdr>
                    <w:top w:val="single" w:sz="2" w:space="1" w:color="FFFFFF"/>
                    <w:left w:val="single" w:sz="2" w:space="11" w:color="FFFFFF"/>
                    <w:bottom w:val="single" w:sz="2" w:space="1" w:color="FFFFFF"/>
                    <w:right w:val="single" w:sz="2" w:space="4" w:color="FFFFFF"/>
                  </w:divBdr>
                  <w:divsChild>
                    <w:div w:id="239339588">
                      <w:marLeft w:val="0"/>
                      <w:marRight w:val="0"/>
                      <w:marTop w:val="0"/>
                      <w:marBottom w:val="0"/>
                      <w:divBdr>
                        <w:top w:val="none" w:sz="0" w:space="0" w:color="auto"/>
                        <w:left w:val="none" w:sz="0" w:space="0" w:color="auto"/>
                        <w:bottom w:val="none" w:sz="0" w:space="0" w:color="auto"/>
                        <w:right w:val="none" w:sz="0" w:space="0" w:color="auto"/>
                      </w:divBdr>
                    </w:div>
                  </w:divsChild>
                </w:div>
                <w:div w:id="1837964226">
                  <w:marLeft w:val="0"/>
                  <w:marRight w:val="0"/>
                  <w:marTop w:val="0"/>
                  <w:marBottom w:val="0"/>
                  <w:divBdr>
                    <w:top w:val="single" w:sz="2" w:space="1" w:color="FFFFFF"/>
                    <w:left w:val="single" w:sz="2" w:space="11" w:color="FFFFFF"/>
                    <w:bottom w:val="single" w:sz="2" w:space="1" w:color="FFFFFF"/>
                    <w:right w:val="single" w:sz="2" w:space="4" w:color="FFFFFF"/>
                  </w:divBdr>
                  <w:divsChild>
                    <w:div w:id="1368526668">
                      <w:marLeft w:val="0"/>
                      <w:marRight w:val="0"/>
                      <w:marTop w:val="0"/>
                      <w:marBottom w:val="0"/>
                      <w:divBdr>
                        <w:top w:val="none" w:sz="0" w:space="0" w:color="auto"/>
                        <w:left w:val="none" w:sz="0" w:space="0" w:color="auto"/>
                        <w:bottom w:val="none" w:sz="0" w:space="0" w:color="auto"/>
                        <w:right w:val="none" w:sz="0" w:space="0" w:color="auto"/>
                      </w:divBdr>
                    </w:div>
                  </w:divsChild>
                </w:div>
                <w:div w:id="250478905">
                  <w:marLeft w:val="0"/>
                  <w:marRight w:val="0"/>
                  <w:marTop w:val="0"/>
                  <w:marBottom w:val="0"/>
                  <w:divBdr>
                    <w:top w:val="single" w:sz="2" w:space="1" w:color="FFFFFF"/>
                    <w:left w:val="single" w:sz="2" w:space="11" w:color="FFFFFF"/>
                    <w:bottom w:val="single" w:sz="2" w:space="1" w:color="FFFFFF"/>
                    <w:right w:val="single" w:sz="2" w:space="4" w:color="FFFFFF"/>
                  </w:divBdr>
                  <w:divsChild>
                    <w:div w:id="1969318733">
                      <w:marLeft w:val="0"/>
                      <w:marRight w:val="0"/>
                      <w:marTop w:val="0"/>
                      <w:marBottom w:val="0"/>
                      <w:divBdr>
                        <w:top w:val="none" w:sz="0" w:space="0" w:color="auto"/>
                        <w:left w:val="none" w:sz="0" w:space="0" w:color="auto"/>
                        <w:bottom w:val="none" w:sz="0" w:space="0" w:color="auto"/>
                        <w:right w:val="none" w:sz="0" w:space="0" w:color="auto"/>
                      </w:divBdr>
                    </w:div>
                  </w:divsChild>
                </w:div>
                <w:div w:id="1733892159">
                  <w:marLeft w:val="0"/>
                  <w:marRight w:val="0"/>
                  <w:marTop w:val="0"/>
                  <w:marBottom w:val="0"/>
                  <w:divBdr>
                    <w:top w:val="single" w:sz="2" w:space="1" w:color="FFFFFF"/>
                    <w:left w:val="single" w:sz="2" w:space="11" w:color="FFFFFF"/>
                    <w:bottom w:val="single" w:sz="2" w:space="1" w:color="FFFFFF"/>
                    <w:right w:val="single" w:sz="2" w:space="4" w:color="FFFFFF"/>
                  </w:divBdr>
                  <w:divsChild>
                    <w:div w:id="6102157">
                      <w:marLeft w:val="0"/>
                      <w:marRight w:val="0"/>
                      <w:marTop w:val="0"/>
                      <w:marBottom w:val="0"/>
                      <w:divBdr>
                        <w:top w:val="none" w:sz="0" w:space="0" w:color="auto"/>
                        <w:left w:val="none" w:sz="0" w:space="0" w:color="auto"/>
                        <w:bottom w:val="none" w:sz="0" w:space="0" w:color="auto"/>
                        <w:right w:val="none" w:sz="0" w:space="0" w:color="auto"/>
                      </w:divBdr>
                    </w:div>
                  </w:divsChild>
                </w:div>
                <w:div w:id="1083602795">
                  <w:marLeft w:val="0"/>
                  <w:marRight w:val="0"/>
                  <w:marTop w:val="0"/>
                  <w:marBottom w:val="0"/>
                  <w:divBdr>
                    <w:top w:val="single" w:sz="2" w:space="1" w:color="FFFFFF"/>
                    <w:left w:val="single" w:sz="2" w:space="11" w:color="FFFFFF"/>
                    <w:bottom w:val="single" w:sz="2" w:space="1" w:color="FFFFFF"/>
                    <w:right w:val="single" w:sz="2" w:space="4" w:color="FFFFFF"/>
                  </w:divBdr>
                  <w:divsChild>
                    <w:div w:id="1197306086">
                      <w:marLeft w:val="0"/>
                      <w:marRight w:val="0"/>
                      <w:marTop w:val="0"/>
                      <w:marBottom w:val="0"/>
                      <w:divBdr>
                        <w:top w:val="none" w:sz="0" w:space="0" w:color="auto"/>
                        <w:left w:val="none" w:sz="0" w:space="0" w:color="auto"/>
                        <w:bottom w:val="none" w:sz="0" w:space="0" w:color="auto"/>
                        <w:right w:val="none" w:sz="0" w:space="0" w:color="auto"/>
                      </w:divBdr>
                    </w:div>
                  </w:divsChild>
                </w:div>
                <w:div w:id="903761244">
                  <w:marLeft w:val="0"/>
                  <w:marRight w:val="0"/>
                  <w:marTop w:val="0"/>
                  <w:marBottom w:val="0"/>
                  <w:divBdr>
                    <w:top w:val="single" w:sz="2" w:space="1" w:color="FFFFFF"/>
                    <w:left w:val="single" w:sz="2" w:space="11" w:color="FFFFFF"/>
                    <w:bottom w:val="single" w:sz="2" w:space="1" w:color="FFFFFF"/>
                    <w:right w:val="single" w:sz="2" w:space="4" w:color="FFFFFF"/>
                  </w:divBdr>
                  <w:divsChild>
                    <w:div w:id="1868329630">
                      <w:marLeft w:val="0"/>
                      <w:marRight w:val="0"/>
                      <w:marTop w:val="0"/>
                      <w:marBottom w:val="0"/>
                      <w:divBdr>
                        <w:top w:val="none" w:sz="0" w:space="0" w:color="auto"/>
                        <w:left w:val="none" w:sz="0" w:space="0" w:color="auto"/>
                        <w:bottom w:val="none" w:sz="0" w:space="0" w:color="auto"/>
                        <w:right w:val="none" w:sz="0" w:space="0" w:color="auto"/>
                      </w:divBdr>
                    </w:div>
                  </w:divsChild>
                </w:div>
                <w:div w:id="134956723">
                  <w:marLeft w:val="0"/>
                  <w:marRight w:val="0"/>
                  <w:marTop w:val="0"/>
                  <w:marBottom w:val="0"/>
                  <w:divBdr>
                    <w:top w:val="single" w:sz="2" w:space="1" w:color="FFFFFF"/>
                    <w:left w:val="single" w:sz="2" w:space="11" w:color="FFFFFF"/>
                    <w:bottom w:val="single" w:sz="2" w:space="1" w:color="FFFFFF"/>
                    <w:right w:val="single" w:sz="2" w:space="4" w:color="FFFFFF"/>
                  </w:divBdr>
                  <w:divsChild>
                    <w:div w:id="1476726391">
                      <w:marLeft w:val="0"/>
                      <w:marRight w:val="0"/>
                      <w:marTop w:val="0"/>
                      <w:marBottom w:val="0"/>
                      <w:divBdr>
                        <w:top w:val="none" w:sz="0" w:space="0" w:color="auto"/>
                        <w:left w:val="none" w:sz="0" w:space="0" w:color="auto"/>
                        <w:bottom w:val="none" w:sz="0" w:space="0" w:color="auto"/>
                        <w:right w:val="none" w:sz="0" w:space="0" w:color="auto"/>
                      </w:divBdr>
                    </w:div>
                  </w:divsChild>
                </w:div>
                <w:div w:id="1195461518">
                  <w:marLeft w:val="0"/>
                  <w:marRight w:val="0"/>
                  <w:marTop w:val="0"/>
                  <w:marBottom w:val="0"/>
                  <w:divBdr>
                    <w:top w:val="single" w:sz="2" w:space="1" w:color="FFFFFF"/>
                    <w:left w:val="single" w:sz="2" w:space="11" w:color="FFFFFF"/>
                    <w:bottom w:val="single" w:sz="2" w:space="1" w:color="FFFFFF"/>
                    <w:right w:val="single" w:sz="2" w:space="4" w:color="FFFFFF"/>
                  </w:divBdr>
                  <w:divsChild>
                    <w:div w:id="1692686988">
                      <w:marLeft w:val="0"/>
                      <w:marRight w:val="0"/>
                      <w:marTop w:val="0"/>
                      <w:marBottom w:val="0"/>
                      <w:divBdr>
                        <w:top w:val="none" w:sz="0" w:space="0" w:color="auto"/>
                        <w:left w:val="none" w:sz="0" w:space="0" w:color="auto"/>
                        <w:bottom w:val="none" w:sz="0" w:space="0" w:color="auto"/>
                        <w:right w:val="none" w:sz="0" w:space="0" w:color="auto"/>
                      </w:divBdr>
                    </w:div>
                  </w:divsChild>
                </w:div>
                <w:div w:id="1814253799">
                  <w:marLeft w:val="0"/>
                  <w:marRight w:val="0"/>
                  <w:marTop w:val="0"/>
                  <w:marBottom w:val="0"/>
                  <w:divBdr>
                    <w:top w:val="single" w:sz="2" w:space="1" w:color="FFFFFF"/>
                    <w:left w:val="single" w:sz="2" w:space="11" w:color="FFFFFF"/>
                    <w:bottom w:val="single" w:sz="2" w:space="1" w:color="FFFFFF"/>
                    <w:right w:val="single" w:sz="2" w:space="4" w:color="FFFFFF"/>
                  </w:divBdr>
                  <w:divsChild>
                    <w:div w:id="345787537">
                      <w:marLeft w:val="0"/>
                      <w:marRight w:val="0"/>
                      <w:marTop w:val="0"/>
                      <w:marBottom w:val="0"/>
                      <w:divBdr>
                        <w:top w:val="none" w:sz="0" w:space="0" w:color="auto"/>
                        <w:left w:val="none" w:sz="0" w:space="0" w:color="auto"/>
                        <w:bottom w:val="none" w:sz="0" w:space="0" w:color="auto"/>
                        <w:right w:val="none" w:sz="0" w:space="0" w:color="auto"/>
                      </w:divBdr>
                    </w:div>
                  </w:divsChild>
                </w:div>
                <w:div w:id="1247805954">
                  <w:marLeft w:val="0"/>
                  <w:marRight w:val="0"/>
                  <w:marTop w:val="0"/>
                  <w:marBottom w:val="0"/>
                  <w:divBdr>
                    <w:top w:val="single" w:sz="2" w:space="1" w:color="FFFFFF"/>
                    <w:left w:val="single" w:sz="2" w:space="11" w:color="FFFFFF"/>
                    <w:bottom w:val="single" w:sz="2" w:space="1" w:color="FFFFFF"/>
                    <w:right w:val="single" w:sz="2" w:space="4" w:color="FFFFFF"/>
                  </w:divBdr>
                  <w:divsChild>
                    <w:div w:id="1369986766">
                      <w:marLeft w:val="0"/>
                      <w:marRight w:val="0"/>
                      <w:marTop w:val="0"/>
                      <w:marBottom w:val="0"/>
                      <w:divBdr>
                        <w:top w:val="none" w:sz="0" w:space="0" w:color="auto"/>
                        <w:left w:val="none" w:sz="0" w:space="0" w:color="auto"/>
                        <w:bottom w:val="none" w:sz="0" w:space="0" w:color="auto"/>
                        <w:right w:val="none" w:sz="0" w:space="0" w:color="auto"/>
                      </w:divBdr>
                    </w:div>
                  </w:divsChild>
                </w:div>
                <w:div w:id="66540212">
                  <w:marLeft w:val="0"/>
                  <w:marRight w:val="0"/>
                  <w:marTop w:val="0"/>
                  <w:marBottom w:val="0"/>
                  <w:divBdr>
                    <w:top w:val="single" w:sz="2" w:space="1" w:color="FFFFFF"/>
                    <w:left w:val="single" w:sz="2" w:space="11" w:color="FFFFFF"/>
                    <w:bottom w:val="single" w:sz="2" w:space="1" w:color="FFFFFF"/>
                    <w:right w:val="single" w:sz="2" w:space="4" w:color="FFFFFF"/>
                  </w:divBdr>
                  <w:divsChild>
                    <w:div w:id="369569165">
                      <w:marLeft w:val="0"/>
                      <w:marRight w:val="0"/>
                      <w:marTop w:val="0"/>
                      <w:marBottom w:val="0"/>
                      <w:divBdr>
                        <w:top w:val="none" w:sz="0" w:space="0" w:color="auto"/>
                        <w:left w:val="none" w:sz="0" w:space="0" w:color="auto"/>
                        <w:bottom w:val="none" w:sz="0" w:space="0" w:color="auto"/>
                        <w:right w:val="none" w:sz="0" w:space="0" w:color="auto"/>
                      </w:divBdr>
                    </w:div>
                  </w:divsChild>
                </w:div>
                <w:div w:id="1366295335">
                  <w:marLeft w:val="0"/>
                  <w:marRight w:val="0"/>
                  <w:marTop w:val="0"/>
                  <w:marBottom w:val="0"/>
                  <w:divBdr>
                    <w:top w:val="single" w:sz="2" w:space="1" w:color="FFFFFF"/>
                    <w:left w:val="single" w:sz="2" w:space="11" w:color="FFFFFF"/>
                    <w:bottom w:val="single" w:sz="2" w:space="1" w:color="FFFFFF"/>
                    <w:right w:val="single" w:sz="2" w:space="4" w:color="FFFFFF"/>
                  </w:divBdr>
                  <w:divsChild>
                    <w:div w:id="1630668032">
                      <w:marLeft w:val="0"/>
                      <w:marRight w:val="0"/>
                      <w:marTop w:val="0"/>
                      <w:marBottom w:val="0"/>
                      <w:divBdr>
                        <w:top w:val="none" w:sz="0" w:space="0" w:color="auto"/>
                        <w:left w:val="none" w:sz="0" w:space="0" w:color="auto"/>
                        <w:bottom w:val="none" w:sz="0" w:space="0" w:color="auto"/>
                        <w:right w:val="none" w:sz="0" w:space="0" w:color="auto"/>
                      </w:divBdr>
                    </w:div>
                  </w:divsChild>
                </w:div>
                <w:div w:id="1827089466">
                  <w:marLeft w:val="0"/>
                  <w:marRight w:val="0"/>
                  <w:marTop w:val="0"/>
                  <w:marBottom w:val="0"/>
                  <w:divBdr>
                    <w:top w:val="single" w:sz="2" w:space="1" w:color="FFFFFF"/>
                    <w:left w:val="single" w:sz="2" w:space="11" w:color="FFFFFF"/>
                    <w:bottom w:val="single" w:sz="2" w:space="1" w:color="FFFFFF"/>
                    <w:right w:val="single" w:sz="2" w:space="4" w:color="FFFFFF"/>
                  </w:divBdr>
                  <w:divsChild>
                    <w:div w:id="123697020">
                      <w:marLeft w:val="0"/>
                      <w:marRight w:val="0"/>
                      <w:marTop w:val="0"/>
                      <w:marBottom w:val="0"/>
                      <w:divBdr>
                        <w:top w:val="none" w:sz="0" w:space="0" w:color="auto"/>
                        <w:left w:val="none" w:sz="0" w:space="0" w:color="auto"/>
                        <w:bottom w:val="none" w:sz="0" w:space="0" w:color="auto"/>
                        <w:right w:val="none" w:sz="0" w:space="0" w:color="auto"/>
                      </w:divBdr>
                    </w:div>
                  </w:divsChild>
                </w:div>
                <w:div w:id="1808008971">
                  <w:marLeft w:val="0"/>
                  <w:marRight w:val="0"/>
                  <w:marTop w:val="0"/>
                  <w:marBottom w:val="0"/>
                  <w:divBdr>
                    <w:top w:val="single" w:sz="2" w:space="1" w:color="FFFFFF"/>
                    <w:left w:val="single" w:sz="2" w:space="11" w:color="FFFFFF"/>
                    <w:bottom w:val="single" w:sz="2" w:space="1" w:color="FFFFFF"/>
                    <w:right w:val="single" w:sz="2" w:space="4" w:color="FFFFFF"/>
                  </w:divBdr>
                  <w:divsChild>
                    <w:div w:id="1118379843">
                      <w:marLeft w:val="0"/>
                      <w:marRight w:val="0"/>
                      <w:marTop w:val="0"/>
                      <w:marBottom w:val="0"/>
                      <w:divBdr>
                        <w:top w:val="none" w:sz="0" w:space="0" w:color="auto"/>
                        <w:left w:val="none" w:sz="0" w:space="0" w:color="auto"/>
                        <w:bottom w:val="none" w:sz="0" w:space="0" w:color="auto"/>
                        <w:right w:val="none" w:sz="0" w:space="0" w:color="auto"/>
                      </w:divBdr>
                    </w:div>
                  </w:divsChild>
                </w:div>
                <w:div w:id="202596271">
                  <w:marLeft w:val="0"/>
                  <w:marRight w:val="0"/>
                  <w:marTop w:val="0"/>
                  <w:marBottom w:val="0"/>
                  <w:divBdr>
                    <w:top w:val="single" w:sz="2" w:space="1" w:color="FFFFFF"/>
                    <w:left w:val="single" w:sz="2" w:space="11" w:color="FFFFFF"/>
                    <w:bottom w:val="single" w:sz="2" w:space="1" w:color="FFFFFF"/>
                    <w:right w:val="single" w:sz="2" w:space="4" w:color="FFFFFF"/>
                  </w:divBdr>
                  <w:divsChild>
                    <w:div w:id="1303384719">
                      <w:marLeft w:val="0"/>
                      <w:marRight w:val="0"/>
                      <w:marTop w:val="0"/>
                      <w:marBottom w:val="0"/>
                      <w:divBdr>
                        <w:top w:val="none" w:sz="0" w:space="0" w:color="auto"/>
                        <w:left w:val="none" w:sz="0" w:space="0" w:color="auto"/>
                        <w:bottom w:val="none" w:sz="0" w:space="0" w:color="auto"/>
                        <w:right w:val="none" w:sz="0" w:space="0" w:color="auto"/>
                      </w:divBdr>
                    </w:div>
                  </w:divsChild>
                </w:div>
                <w:div w:id="792555069">
                  <w:marLeft w:val="0"/>
                  <w:marRight w:val="0"/>
                  <w:marTop w:val="0"/>
                  <w:marBottom w:val="0"/>
                  <w:divBdr>
                    <w:top w:val="single" w:sz="2" w:space="1" w:color="FFFFFF"/>
                    <w:left w:val="single" w:sz="2" w:space="11" w:color="FFFFFF"/>
                    <w:bottom w:val="single" w:sz="2" w:space="1" w:color="FFFFFF"/>
                    <w:right w:val="single" w:sz="2" w:space="4" w:color="FFFFFF"/>
                  </w:divBdr>
                  <w:divsChild>
                    <w:div w:id="1691952672">
                      <w:marLeft w:val="0"/>
                      <w:marRight w:val="0"/>
                      <w:marTop w:val="0"/>
                      <w:marBottom w:val="0"/>
                      <w:divBdr>
                        <w:top w:val="none" w:sz="0" w:space="0" w:color="auto"/>
                        <w:left w:val="none" w:sz="0" w:space="0" w:color="auto"/>
                        <w:bottom w:val="none" w:sz="0" w:space="0" w:color="auto"/>
                        <w:right w:val="none" w:sz="0" w:space="0" w:color="auto"/>
                      </w:divBdr>
                    </w:div>
                  </w:divsChild>
                </w:div>
                <w:div w:id="275258390">
                  <w:marLeft w:val="0"/>
                  <w:marRight w:val="0"/>
                  <w:marTop w:val="0"/>
                  <w:marBottom w:val="0"/>
                  <w:divBdr>
                    <w:top w:val="single" w:sz="2" w:space="1" w:color="FFFFFF"/>
                    <w:left w:val="single" w:sz="2" w:space="11" w:color="FFFFFF"/>
                    <w:bottom w:val="single" w:sz="2" w:space="1" w:color="FFFFFF"/>
                    <w:right w:val="single" w:sz="2" w:space="4" w:color="FFFFFF"/>
                  </w:divBdr>
                  <w:divsChild>
                    <w:div w:id="1335063444">
                      <w:marLeft w:val="0"/>
                      <w:marRight w:val="0"/>
                      <w:marTop w:val="0"/>
                      <w:marBottom w:val="0"/>
                      <w:divBdr>
                        <w:top w:val="none" w:sz="0" w:space="0" w:color="auto"/>
                        <w:left w:val="none" w:sz="0" w:space="0" w:color="auto"/>
                        <w:bottom w:val="none" w:sz="0" w:space="0" w:color="auto"/>
                        <w:right w:val="none" w:sz="0" w:space="0" w:color="auto"/>
                      </w:divBdr>
                    </w:div>
                  </w:divsChild>
                </w:div>
                <w:div w:id="643974729">
                  <w:marLeft w:val="0"/>
                  <w:marRight w:val="0"/>
                  <w:marTop w:val="0"/>
                  <w:marBottom w:val="0"/>
                  <w:divBdr>
                    <w:top w:val="single" w:sz="2" w:space="1" w:color="FFFFFF"/>
                    <w:left w:val="single" w:sz="2" w:space="11" w:color="FFFFFF"/>
                    <w:bottom w:val="single" w:sz="2" w:space="1" w:color="FFFFFF"/>
                    <w:right w:val="single" w:sz="2" w:space="4" w:color="FFFFFF"/>
                  </w:divBdr>
                  <w:divsChild>
                    <w:div w:id="2072389549">
                      <w:marLeft w:val="0"/>
                      <w:marRight w:val="0"/>
                      <w:marTop w:val="0"/>
                      <w:marBottom w:val="0"/>
                      <w:divBdr>
                        <w:top w:val="none" w:sz="0" w:space="0" w:color="auto"/>
                        <w:left w:val="none" w:sz="0" w:space="0" w:color="auto"/>
                        <w:bottom w:val="none" w:sz="0" w:space="0" w:color="auto"/>
                        <w:right w:val="none" w:sz="0" w:space="0" w:color="auto"/>
                      </w:divBdr>
                    </w:div>
                  </w:divsChild>
                </w:div>
                <w:div w:id="2016227287">
                  <w:marLeft w:val="0"/>
                  <w:marRight w:val="0"/>
                  <w:marTop w:val="0"/>
                  <w:marBottom w:val="0"/>
                  <w:divBdr>
                    <w:top w:val="single" w:sz="2" w:space="1" w:color="FFFFFF"/>
                    <w:left w:val="single" w:sz="2" w:space="11" w:color="FFFFFF"/>
                    <w:bottom w:val="single" w:sz="2" w:space="1" w:color="FFFFFF"/>
                    <w:right w:val="single" w:sz="2" w:space="4" w:color="FFFFFF"/>
                  </w:divBdr>
                  <w:divsChild>
                    <w:div w:id="148787259">
                      <w:marLeft w:val="0"/>
                      <w:marRight w:val="0"/>
                      <w:marTop w:val="0"/>
                      <w:marBottom w:val="0"/>
                      <w:divBdr>
                        <w:top w:val="none" w:sz="0" w:space="0" w:color="auto"/>
                        <w:left w:val="none" w:sz="0" w:space="0" w:color="auto"/>
                        <w:bottom w:val="none" w:sz="0" w:space="0" w:color="auto"/>
                        <w:right w:val="none" w:sz="0" w:space="0" w:color="auto"/>
                      </w:divBdr>
                    </w:div>
                  </w:divsChild>
                </w:div>
                <w:div w:id="1859001811">
                  <w:marLeft w:val="0"/>
                  <w:marRight w:val="0"/>
                  <w:marTop w:val="0"/>
                  <w:marBottom w:val="0"/>
                  <w:divBdr>
                    <w:top w:val="single" w:sz="2" w:space="1" w:color="FFFFFF"/>
                    <w:left w:val="single" w:sz="2" w:space="11" w:color="FFFFFF"/>
                    <w:bottom w:val="single" w:sz="2" w:space="1" w:color="FFFFFF"/>
                    <w:right w:val="single" w:sz="2" w:space="4" w:color="FFFFFF"/>
                  </w:divBdr>
                  <w:divsChild>
                    <w:div w:id="1685015570">
                      <w:marLeft w:val="0"/>
                      <w:marRight w:val="0"/>
                      <w:marTop w:val="0"/>
                      <w:marBottom w:val="0"/>
                      <w:divBdr>
                        <w:top w:val="none" w:sz="0" w:space="0" w:color="auto"/>
                        <w:left w:val="none" w:sz="0" w:space="0" w:color="auto"/>
                        <w:bottom w:val="none" w:sz="0" w:space="0" w:color="auto"/>
                        <w:right w:val="none" w:sz="0" w:space="0" w:color="auto"/>
                      </w:divBdr>
                    </w:div>
                  </w:divsChild>
                </w:div>
                <w:div w:id="1578399016">
                  <w:marLeft w:val="0"/>
                  <w:marRight w:val="0"/>
                  <w:marTop w:val="0"/>
                  <w:marBottom w:val="0"/>
                  <w:divBdr>
                    <w:top w:val="single" w:sz="2" w:space="1" w:color="FFFFFF"/>
                    <w:left w:val="single" w:sz="2" w:space="11" w:color="FFFFFF"/>
                    <w:bottom w:val="single" w:sz="2" w:space="1" w:color="FFFFFF"/>
                    <w:right w:val="single" w:sz="2" w:space="4" w:color="FFFFFF"/>
                  </w:divBdr>
                  <w:divsChild>
                    <w:div w:id="1178500781">
                      <w:marLeft w:val="0"/>
                      <w:marRight w:val="0"/>
                      <w:marTop w:val="0"/>
                      <w:marBottom w:val="0"/>
                      <w:divBdr>
                        <w:top w:val="none" w:sz="0" w:space="0" w:color="auto"/>
                        <w:left w:val="none" w:sz="0" w:space="0" w:color="auto"/>
                        <w:bottom w:val="none" w:sz="0" w:space="0" w:color="auto"/>
                        <w:right w:val="none" w:sz="0" w:space="0" w:color="auto"/>
                      </w:divBdr>
                    </w:div>
                  </w:divsChild>
                </w:div>
                <w:div w:id="336078679">
                  <w:marLeft w:val="0"/>
                  <w:marRight w:val="0"/>
                  <w:marTop w:val="0"/>
                  <w:marBottom w:val="0"/>
                  <w:divBdr>
                    <w:top w:val="single" w:sz="2" w:space="1" w:color="FFFFFF"/>
                    <w:left w:val="single" w:sz="2" w:space="11" w:color="FFFFFF"/>
                    <w:bottom w:val="single" w:sz="2" w:space="1" w:color="FFFFFF"/>
                    <w:right w:val="single" w:sz="2" w:space="4" w:color="FFFFFF"/>
                  </w:divBdr>
                  <w:divsChild>
                    <w:div w:id="711852963">
                      <w:marLeft w:val="0"/>
                      <w:marRight w:val="0"/>
                      <w:marTop w:val="0"/>
                      <w:marBottom w:val="0"/>
                      <w:divBdr>
                        <w:top w:val="none" w:sz="0" w:space="0" w:color="auto"/>
                        <w:left w:val="none" w:sz="0" w:space="0" w:color="auto"/>
                        <w:bottom w:val="none" w:sz="0" w:space="0" w:color="auto"/>
                        <w:right w:val="none" w:sz="0" w:space="0" w:color="auto"/>
                      </w:divBdr>
                    </w:div>
                  </w:divsChild>
                </w:div>
                <w:div w:id="1236285211">
                  <w:marLeft w:val="0"/>
                  <w:marRight w:val="0"/>
                  <w:marTop w:val="0"/>
                  <w:marBottom w:val="0"/>
                  <w:divBdr>
                    <w:top w:val="single" w:sz="2" w:space="1" w:color="FFFFFF"/>
                    <w:left w:val="single" w:sz="2" w:space="11" w:color="FFFFFF"/>
                    <w:bottom w:val="single" w:sz="2" w:space="1" w:color="FFFFFF"/>
                    <w:right w:val="single" w:sz="2" w:space="4" w:color="FFFFFF"/>
                  </w:divBdr>
                  <w:divsChild>
                    <w:div w:id="1167984666">
                      <w:marLeft w:val="0"/>
                      <w:marRight w:val="0"/>
                      <w:marTop w:val="0"/>
                      <w:marBottom w:val="0"/>
                      <w:divBdr>
                        <w:top w:val="none" w:sz="0" w:space="0" w:color="auto"/>
                        <w:left w:val="none" w:sz="0" w:space="0" w:color="auto"/>
                        <w:bottom w:val="none" w:sz="0" w:space="0" w:color="auto"/>
                        <w:right w:val="none" w:sz="0" w:space="0" w:color="auto"/>
                      </w:divBdr>
                    </w:div>
                  </w:divsChild>
                </w:div>
                <w:div w:id="1398699370">
                  <w:marLeft w:val="0"/>
                  <w:marRight w:val="0"/>
                  <w:marTop w:val="0"/>
                  <w:marBottom w:val="0"/>
                  <w:divBdr>
                    <w:top w:val="single" w:sz="2" w:space="1" w:color="FFFFFF"/>
                    <w:left w:val="single" w:sz="2" w:space="11" w:color="FFFFFF"/>
                    <w:bottom w:val="single" w:sz="2" w:space="1" w:color="FFFFFF"/>
                    <w:right w:val="single" w:sz="2" w:space="4" w:color="FFFFFF"/>
                  </w:divBdr>
                  <w:divsChild>
                    <w:div w:id="364142654">
                      <w:marLeft w:val="0"/>
                      <w:marRight w:val="0"/>
                      <w:marTop w:val="0"/>
                      <w:marBottom w:val="0"/>
                      <w:divBdr>
                        <w:top w:val="none" w:sz="0" w:space="0" w:color="auto"/>
                        <w:left w:val="none" w:sz="0" w:space="0" w:color="auto"/>
                        <w:bottom w:val="none" w:sz="0" w:space="0" w:color="auto"/>
                        <w:right w:val="none" w:sz="0" w:space="0" w:color="auto"/>
                      </w:divBdr>
                    </w:div>
                  </w:divsChild>
                </w:div>
                <w:div w:id="1165170896">
                  <w:marLeft w:val="0"/>
                  <w:marRight w:val="0"/>
                  <w:marTop w:val="0"/>
                  <w:marBottom w:val="0"/>
                  <w:divBdr>
                    <w:top w:val="single" w:sz="2" w:space="1" w:color="FFFFFF"/>
                    <w:left w:val="single" w:sz="2" w:space="11" w:color="FFFFFF"/>
                    <w:bottom w:val="single" w:sz="2" w:space="1" w:color="FFFFFF"/>
                    <w:right w:val="single" w:sz="2" w:space="4" w:color="FFFFFF"/>
                  </w:divBdr>
                  <w:divsChild>
                    <w:div w:id="2080783740">
                      <w:marLeft w:val="0"/>
                      <w:marRight w:val="0"/>
                      <w:marTop w:val="0"/>
                      <w:marBottom w:val="0"/>
                      <w:divBdr>
                        <w:top w:val="none" w:sz="0" w:space="0" w:color="auto"/>
                        <w:left w:val="none" w:sz="0" w:space="0" w:color="auto"/>
                        <w:bottom w:val="none" w:sz="0" w:space="0" w:color="auto"/>
                        <w:right w:val="none" w:sz="0" w:space="0" w:color="auto"/>
                      </w:divBdr>
                    </w:div>
                  </w:divsChild>
                </w:div>
                <w:div w:id="1123302940">
                  <w:marLeft w:val="0"/>
                  <w:marRight w:val="0"/>
                  <w:marTop w:val="0"/>
                  <w:marBottom w:val="0"/>
                  <w:divBdr>
                    <w:top w:val="single" w:sz="2" w:space="1" w:color="FFFFFF"/>
                    <w:left w:val="single" w:sz="2" w:space="11" w:color="FFFFFF"/>
                    <w:bottom w:val="single" w:sz="2" w:space="1" w:color="FFFFFF"/>
                    <w:right w:val="single" w:sz="2" w:space="4" w:color="FFFFFF"/>
                  </w:divBdr>
                  <w:divsChild>
                    <w:div w:id="1908878724">
                      <w:marLeft w:val="0"/>
                      <w:marRight w:val="0"/>
                      <w:marTop w:val="0"/>
                      <w:marBottom w:val="0"/>
                      <w:divBdr>
                        <w:top w:val="none" w:sz="0" w:space="0" w:color="auto"/>
                        <w:left w:val="none" w:sz="0" w:space="0" w:color="auto"/>
                        <w:bottom w:val="none" w:sz="0" w:space="0" w:color="auto"/>
                        <w:right w:val="none" w:sz="0" w:space="0" w:color="auto"/>
                      </w:divBdr>
                    </w:div>
                  </w:divsChild>
                </w:div>
                <w:div w:id="809441883">
                  <w:marLeft w:val="0"/>
                  <w:marRight w:val="0"/>
                  <w:marTop w:val="0"/>
                  <w:marBottom w:val="0"/>
                  <w:divBdr>
                    <w:top w:val="single" w:sz="2" w:space="1" w:color="FFFFFF"/>
                    <w:left w:val="single" w:sz="2" w:space="11" w:color="FFFFFF"/>
                    <w:bottom w:val="single" w:sz="2" w:space="1" w:color="FFFFFF"/>
                    <w:right w:val="single" w:sz="2" w:space="4" w:color="FFFFFF"/>
                  </w:divBdr>
                  <w:divsChild>
                    <w:div w:id="1376004230">
                      <w:marLeft w:val="0"/>
                      <w:marRight w:val="0"/>
                      <w:marTop w:val="0"/>
                      <w:marBottom w:val="0"/>
                      <w:divBdr>
                        <w:top w:val="none" w:sz="0" w:space="0" w:color="auto"/>
                        <w:left w:val="none" w:sz="0" w:space="0" w:color="auto"/>
                        <w:bottom w:val="none" w:sz="0" w:space="0" w:color="auto"/>
                        <w:right w:val="none" w:sz="0" w:space="0" w:color="auto"/>
                      </w:divBdr>
                    </w:div>
                  </w:divsChild>
                </w:div>
                <w:div w:id="1046372572">
                  <w:marLeft w:val="0"/>
                  <w:marRight w:val="0"/>
                  <w:marTop w:val="0"/>
                  <w:marBottom w:val="0"/>
                  <w:divBdr>
                    <w:top w:val="single" w:sz="2" w:space="1" w:color="FFFFFF"/>
                    <w:left w:val="single" w:sz="2" w:space="11" w:color="FFFFFF"/>
                    <w:bottom w:val="single" w:sz="2" w:space="1" w:color="FFFFFF"/>
                    <w:right w:val="single" w:sz="2" w:space="4" w:color="FFFFFF"/>
                  </w:divBdr>
                  <w:divsChild>
                    <w:div w:id="647129694">
                      <w:marLeft w:val="0"/>
                      <w:marRight w:val="0"/>
                      <w:marTop w:val="0"/>
                      <w:marBottom w:val="0"/>
                      <w:divBdr>
                        <w:top w:val="none" w:sz="0" w:space="0" w:color="auto"/>
                        <w:left w:val="none" w:sz="0" w:space="0" w:color="auto"/>
                        <w:bottom w:val="none" w:sz="0" w:space="0" w:color="auto"/>
                        <w:right w:val="none" w:sz="0" w:space="0" w:color="auto"/>
                      </w:divBdr>
                    </w:div>
                  </w:divsChild>
                </w:div>
                <w:div w:id="238487037">
                  <w:marLeft w:val="0"/>
                  <w:marRight w:val="0"/>
                  <w:marTop w:val="0"/>
                  <w:marBottom w:val="0"/>
                  <w:divBdr>
                    <w:top w:val="single" w:sz="2" w:space="1" w:color="FFFFFF"/>
                    <w:left w:val="single" w:sz="2" w:space="11" w:color="FFFFFF"/>
                    <w:bottom w:val="single" w:sz="2" w:space="1" w:color="FFFFFF"/>
                    <w:right w:val="single" w:sz="2" w:space="4" w:color="FFFFFF"/>
                  </w:divBdr>
                  <w:divsChild>
                    <w:div w:id="2004773242">
                      <w:marLeft w:val="0"/>
                      <w:marRight w:val="0"/>
                      <w:marTop w:val="0"/>
                      <w:marBottom w:val="0"/>
                      <w:divBdr>
                        <w:top w:val="none" w:sz="0" w:space="0" w:color="auto"/>
                        <w:left w:val="none" w:sz="0" w:space="0" w:color="auto"/>
                        <w:bottom w:val="none" w:sz="0" w:space="0" w:color="auto"/>
                        <w:right w:val="none" w:sz="0" w:space="0" w:color="auto"/>
                      </w:divBdr>
                    </w:div>
                  </w:divsChild>
                </w:div>
                <w:div w:id="1351763433">
                  <w:marLeft w:val="0"/>
                  <w:marRight w:val="0"/>
                  <w:marTop w:val="0"/>
                  <w:marBottom w:val="0"/>
                  <w:divBdr>
                    <w:top w:val="single" w:sz="2" w:space="1" w:color="FFFFFF"/>
                    <w:left w:val="single" w:sz="2" w:space="11" w:color="FFFFFF"/>
                    <w:bottom w:val="single" w:sz="2" w:space="1" w:color="FFFFFF"/>
                    <w:right w:val="single" w:sz="2" w:space="4" w:color="FFFFFF"/>
                  </w:divBdr>
                  <w:divsChild>
                    <w:div w:id="1436363898">
                      <w:marLeft w:val="0"/>
                      <w:marRight w:val="0"/>
                      <w:marTop w:val="0"/>
                      <w:marBottom w:val="0"/>
                      <w:divBdr>
                        <w:top w:val="none" w:sz="0" w:space="0" w:color="auto"/>
                        <w:left w:val="none" w:sz="0" w:space="0" w:color="auto"/>
                        <w:bottom w:val="none" w:sz="0" w:space="0" w:color="auto"/>
                        <w:right w:val="none" w:sz="0" w:space="0" w:color="auto"/>
                      </w:divBdr>
                    </w:div>
                  </w:divsChild>
                </w:div>
                <w:div w:id="1895389018">
                  <w:marLeft w:val="0"/>
                  <w:marRight w:val="0"/>
                  <w:marTop w:val="0"/>
                  <w:marBottom w:val="0"/>
                  <w:divBdr>
                    <w:top w:val="single" w:sz="2" w:space="1" w:color="FFFFFF"/>
                    <w:left w:val="single" w:sz="2" w:space="11" w:color="FFFFFF"/>
                    <w:bottom w:val="single" w:sz="2" w:space="1" w:color="FFFFFF"/>
                    <w:right w:val="single" w:sz="2" w:space="4" w:color="FFFFFF"/>
                  </w:divBdr>
                  <w:divsChild>
                    <w:div w:id="257058479">
                      <w:marLeft w:val="0"/>
                      <w:marRight w:val="0"/>
                      <w:marTop w:val="0"/>
                      <w:marBottom w:val="0"/>
                      <w:divBdr>
                        <w:top w:val="none" w:sz="0" w:space="0" w:color="auto"/>
                        <w:left w:val="none" w:sz="0" w:space="0" w:color="auto"/>
                        <w:bottom w:val="none" w:sz="0" w:space="0" w:color="auto"/>
                        <w:right w:val="none" w:sz="0" w:space="0" w:color="auto"/>
                      </w:divBdr>
                    </w:div>
                  </w:divsChild>
                </w:div>
                <w:div w:id="1175388723">
                  <w:marLeft w:val="0"/>
                  <w:marRight w:val="0"/>
                  <w:marTop w:val="0"/>
                  <w:marBottom w:val="0"/>
                  <w:divBdr>
                    <w:top w:val="single" w:sz="2" w:space="1" w:color="FFFFFF"/>
                    <w:left w:val="single" w:sz="2" w:space="11" w:color="FFFFFF"/>
                    <w:bottom w:val="single" w:sz="2" w:space="1" w:color="FFFFFF"/>
                    <w:right w:val="single" w:sz="2" w:space="4" w:color="FFFFFF"/>
                  </w:divBdr>
                  <w:divsChild>
                    <w:div w:id="748190640">
                      <w:marLeft w:val="0"/>
                      <w:marRight w:val="0"/>
                      <w:marTop w:val="0"/>
                      <w:marBottom w:val="0"/>
                      <w:divBdr>
                        <w:top w:val="none" w:sz="0" w:space="0" w:color="auto"/>
                        <w:left w:val="none" w:sz="0" w:space="0" w:color="auto"/>
                        <w:bottom w:val="none" w:sz="0" w:space="0" w:color="auto"/>
                        <w:right w:val="none" w:sz="0" w:space="0" w:color="auto"/>
                      </w:divBdr>
                    </w:div>
                  </w:divsChild>
                </w:div>
                <w:div w:id="1063211226">
                  <w:marLeft w:val="0"/>
                  <w:marRight w:val="0"/>
                  <w:marTop w:val="0"/>
                  <w:marBottom w:val="0"/>
                  <w:divBdr>
                    <w:top w:val="single" w:sz="2" w:space="1" w:color="FFFFFF"/>
                    <w:left w:val="single" w:sz="2" w:space="11" w:color="FFFFFF"/>
                    <w:bottom w:val="single" w:sz="2" w:space="1" w:color="FFFFFF"/>
                    <w:right w:val="single" w:sz="2" w:space="4" w:color="FFFFFF"/>
                  </w:divBdr>
                  <w:divsChild>
                    <w:div w:id="1888374708">
                      <w:marLeft w:val="0"/>
                      <w:marRight w:val="0"/>
                      <w:marTop w:val="0"/>
                      <w:marBottom w:val="0"/>
                      <w:divBdr>
                        <w:top w:val="none" w:sz="0" w:space="0" w:color="auto"/>
                        <w:left w:val="none" w:sz="0" w:space="0" w:color="auto"/>
                        <w:bottom w:val="none" w:sz="0" w:space="0" w:color="auto"/>
                        <w:right w:val="none" w:sz="0" w:space="0" w:color="auto"/>
                      </w:divBdr>
                    </w:div>
                  </w:divsChild>
                </w:div>
                <w:div w:id="1252349108">
                  <w:marLeft w:val="0"/>
                  <w:marRight w:val="0"/>
                  <w:marTop w:val="0"/>
                  <w:marBottom w:val="0"/>
                  <w:divBdr>
                    <w:top w:val="single" w:sz="2" w:space="1" w:color="FFFFFF"/>
                    <w:left w:val="single" w:sz="2" w:space="11" w:color="FFFFFF"/>
                    <w:bottom w:val="single" w:sz="2" w:space="1" w:color="FFFFFF"/>
                    <w:right w:val="single" w:sz="2" w:space="4" w:color="FFFFFF"/>
                  </w:divBdr>
                  <w:divsChild>
                    <w:div w:id="1296568947">
                      <w:marLeft w:val="0"/>
                      <w:marRight w:val="0"/>
                      <w:marTop w:val="0"/>
                      <w:marBottom w:val="0"/>
                      <w:divBdr>
                        <w:top w:val="none" w:sz="0" w:space="0" w:color="auto"/>
                        <w:left w:val="none" w:sz="0" w:space="0" w:color="auto"/>
                        <w:bottom w:val="none" w:sz="0" w:space="0" w:color="auto"/>
                        <w:right w:val="none" w:sz="0" w:space="0" w:color="auto"/>
                      </w:divBdr>
                    </w:div>
                  </w:divsChild>
                </w:div>
                <w:div w:id="869730321">
                  <w:marLeft w:val="0"/>
                  <w:marRight w:val="0"/>
                  <w:marTop w:val="0"/>
                  <w:marBottom w:val="0"/>
                  <w:divBdr>
                    <w:top w:val="single" w:sz="2" w:space="1" w:color="FFFFFF"/>
                    <w:left w:val="single" w:sz="2" w:space="11" w:color="FFFFFF"/>
                    <w:bottom w:val="single" w:sz="2" w:space="1" w:color="FFFFFF"/>
                    <w:right w:val="single" w:sz="2" w:space="4" w:color="FFFFFF"/>
                  </w:divBdr>
                  <w:divsChild>
                    <w:div w:id="380138012">
                      <w:marLeft w:val="0"/>
                      <w:marRight w:val="0"/>
                      <w:marTop w:val="0"/>
                      <w:marBottom w:val="0"/>
                      <w:divBdr>
                        <w:top w:val="none" w:sz="0" w:space="0" w:color="auto"/>
                        <w:left w:val="none" w:sz="0" w:space="0" w:color="auto"/>
                        <w:bottom w:val="none" w:sz="0" w:space="0" w:color="auto"/>
                        <w:right w:val="none" w:sz="0" w:space="0" w:color="auto"/>
                      </w:divBdr>
                    </w:div>
                  </w:divsChild>
                </w:div>
                <w:div w:id="362099581">
                  <w:marLeft w:val="0"/>
                  <w:marRight w:val="0"/>
                  <w:marTop w:val="0"/>
                  <w:marBottom w:val="0"/>
                  <w:divBdr>
                    <w:top w:val="single" w:sz="2" w:space="1" w:color="FFFFFF"/>
                    <w:left w:val="single" w:sz="2" w:space="11" w:color="FFFFFF"/>
                    <w:bottom w:val="single" w:sz="2" w:space="1" w:color="FFFFFF"/>
                    <w:right w:val="single" w:sz="2" w:space="4" w:color="FFFFFF"/>
                  </w:divBdr>
                  <w:divsChild>
                    <w:div w:id="2087264269">
                      <w:marLeft w:val="0"/>
                      <w:marRight w:val="0"/>
                      <w:marTop w:val="0"/>
                      <w:marBottom w:val="0"/>
                      <w:divBdr>
                        <w:top w:val="none" w:sz="0" w:space="0" w:color="auto"/>
                        <w:left w:val="none" w:sz="0" w:space="0" w:color="auto"/>
                        <w:bottom w:val="none" w:sz="0" w:space="0" w:color="auto"/>
                        <w:right w:val="none" w:sz="0" w:space="0" w:color="auto"/>
                      </w:divBdr>
                    </w:div>
                  </w:divsChild>
                </w:div>
                <w:div w:id="1991013717">
                  <w:marLeft w:val="0"/>
                  <w:marRight w:val="0"/>
                  <w:marTop w:val="0"/>
                  <w:marBottom w:val="0"/>
                  <w:divBdr>
                    <w:top w:val="single" w:sz="2" w:space="1" w:color="FFFFFF"/>
                    <w:left w:val="single" w:sz="2" w:space="11" w:color="FFFFFF"/>
                    <w:bottom w:val="single" w:sz="2" w:space="1" w:color="FFFFFF"/>
                    <w:right w:val="single" w:sz="2" w:space="4" w:color="FFFFFF"/>
                  </w:divBdr>
                  <w:divsChild>
                    <w:div w:id="1640911988">
                      <w:marLeft w:val="0"/>
                      <w:marRight w:val="0"/>
                      <w:marTop w:val="0"/>
                      <w:marBottom w:val="0"/>
                      <w:divBdr>
                        <w:top w:val="none" w:sz="0" w:space="0" w:color="auto"/>
                        <w:left w:val="none" w:sz="0" w:space="0" w:color="auto"/>
                        <w:bottom w:val="none" w:sz="0" w:space="0" w:color="auto"/>
                        <w:right w:val="none" w:sz="0" w:space="0" w:color="auto"/>
                      </w:divBdr>
                    </w:div>
                  </w:divsChild>
                </w:div>
                <w:div w:id="873276982">
                  <w:marLeft w:val="0"/>
                  <w:marRight w:val="0"/>
                  <w:marTop w:val="0"/>
                  <w:marBottom w:val="0"/>
                  <w:divBdr>
                    <w:top w:val="single" w:sz="2" w:space="1" w:color="FFFFFF"/>
                    <w:left w:val="single" w:sz="2" w:space="11" w:color="FFFFFF"/>
                    <w:bottom w:val="single" w:sz="2" w:space="1" w:color="FFFFFF"/>
                    <w:right w:val="single" w:sz="2" w:space="4" w:color="FFFFFF"/>
                  </w:divBdr>
                  <w:divsChild>
                    <w:div w:id="2005425166">
                      <w:marLeft w:val="0"/>
                      <w:marRight w:val="0"/>
                      <w:marTop w:val="0"/>
                      <w:marBottom w:val="0"/>
                      <w:divBdr>
                        <w:top w:val="none" w:sz="0" w:space="0" w:color="auto"/>
                        <w:left w:val="none" w:sz="0" w:space="0" w:color="auto"/>
                        <w:bottom w:val="none" w:sz="0" w:space="0" w:color="auto"/>
                        <w:right w:val="none" w:sz="0" w:space="0" w:color="auto"/>
                      </w:divBdr>
                    </w:div>
                  </w:divsChild>
                </w:div>
                <w:div w:id="1031959507">
                  <w:marLeft w:val="0"/>
                  <w:marRight w:val="0"/>
                  <w:marTop w:val="0"/>
                  <w:marBottom w:val="0"/>
                  <w:divBdr>
                    <w:top w:val="single" w:sz="2" w:space="1" w:color="FFFFFF"/>
                    <w:left w:val="single" w:sz="2" w:space="11" w:color="FFFFFF"/>
                    <w:bottom w:val="single" w:sz="2" w:space="1" w:color="FFFFFF"/>
                    <w:right w:val="single" w:sz="2" w:space="4" w:color="FFFFFF"/>
                  </w:divBdr>
                  <w:divsChild>
                    <w:div w:id="94593786">
                      <w:marLeft w:val="0"/>
                      <w:marRight w:val="0"/>
                      <w:marTop w:val="0"/>
                      <w:marBottom w:val="0"/>
                      <w:divBdr>
                        <w:top w:val="none" w:sz="0" w:space="0" w:color="auto"/>
                        <w:left w:val="none" w:sz="0" w:space="0" w:color="auto"/>
                        <w:bottom w:val="none" w:sz="0" w:space="0" w:color="auto"/>
                        <w:right w:val="none" w:sz="0" w:space="0" w:color="auto"/>
                      </w:divBdr>
                    </w:div>
                  </w:divsChild>
                </w:div>
                <w:div w:id="112286393">
                  <w:marLeft w:val="0"/>
                  <w:marRight w:val="0"/>
                  <w:marTop w:val="0"/>
                  <w:marBottom w:val="0"/>
                  <w:divBdr>
                    <w:top w:val="single" w:sz="2" w:space="1" w:color="FFFFFF"/>
                    <w:left w:val="single" w:sz="2" w:space="11" w:color="FFFFFF"/>
                    <w:bottom w:val="single" w:sz="2" w:space="1" w:color="FFFFFF"/>
                    <w:right w:val="single" w:sz="2" w:space="4" w:color="FFFFFF"/>
                  </w:divBdr>
                  <w:divsChild>
                    <w:div w:id="577985586">
                      <w:marLeft w:val="0"/>
                      <w:marRight w:val="0"/>
                      <w:marTop w:val="0"/>
                      <w:marBottom w:val="0"/>
                      <w:divBdr>
                        <w:top w:val="none" w:sz="0" w:space="0" w:color="auto"/>
                        <w:left w:val="none" w:sz="0" w:space="0" w:color="auto"/>
                        <w:bottom w:val="none" w:sz="0" w:space="0" w:color="auto"/>
                        <w:right w:val="none" w:sz="0" w:space="0" w:color="auto"/>
                      </w:divBdr>
                    </w:div>
                  </w:divsChild>
                </w:div>
                <w:div w:id="878975687">
                  <w:marLeft w:val="0"/>
                  <w:marRight w:val="0"/>
                  <w:marTop w:val="0"/>
                  <w:marBottom w:val="0"/>
                  <w:divBdr>
                    <w:top w:val="single" w:sz="2" w:space="1" w:color="FFFFFF"/>
                    <w:left w:val="single" w:sz="2" w:space="11" w:color="FFFFFF"/>
                    <w:bottom w:val="single" w:sz="2" w:space="1" w:color="FFFFFF"/>
                    <w:right w:val="single" w:sz="2" w:space="4" w:color="FFFFFF"/>
                  </w:divBdr>
                  <w:divsChild>
                    <w:div w:id="137190014">
                      <w:marLeft w:val="0"/>
                      <w:marRight w:val="0"/>
                      <w:marTop w:val="0"/>
                      <w:marBottom w:val="0"/>
                      <w:divBdr>
                        <w:top w:val="none" w:sz="0" w:space="0" w:color="auto"/>
                        <w:left w:val="none" w:sz="0" w:space="0" w:color="auto"/>
                        <w:bottom w:val="none" w:sz="0" w:space="0" w:color="auto"/>
                        <w:right w:val="none" w:sz="0" w:space="0" w:color="auto"/>
                      </w:divBdr>
                    </w:div>
                  </w:divsChild>
                </w:div>
                <w:div w:id="246505336">
                  <w:marLeft w:val="0"/>
                  <w:marRight w:val="0"/>
                  <w:marTop w:val="0"/>
                  <w:marBottom w:val="0"/>
                  <w:divBdr>
                    <w:top w:val="single" w:sz="2" w:space="1" w:color="FFFFFF"/>
                    <w:left w:val="single" w:sz="2" w:space="11" w:color="FFFFFF"/>
                    <w:bottom w:val="single" w:sz="2" w:space="1" w:color="FFFFFF"/>
                    <w:right w:val="single" w:sz="2" w:space="4" w:color="FFFFFF"/>
                  </w:divBdr>
                  <w:divsChild>
                    <w:div w:id="1298336616">
                      <w:marLeft w:val="0"/>
                      <w:marRight w:val="0"/>
                      <w:marTop w:val="0"/>
                      <w:marBottom w:val="0"/>
                      <w:divBdr>
                        <w:top w:val="none" w:sz="0" w:space="0" w:color="auto"/>
                        <w:left w:val="none" w:sz="0" w:space="0" w:color="auto"/>
                        <w:bottom w:val="none" w:sz="0" w:space="0" w:color="auto"/>
                        <w:right w:val="none" w:sz="0" w:space="0" w:color="auto"/>
                      </w:divBdr>
                    </w:div>
                  </w:divsChild>
                </w:div>
                <w:div w:id="1835411210">
                  <w:marLeft w:val="0"/>
                  <w:marRight w:val="0"/>
                  <w:marTop w:val="0"/>
                  <w:marBottom w:val="0"/>
                  <w:divBdr>
                    <w:top w:val="single" w:sz="2" w:space="1" w:color="FFFFFF"/>
                    <w:left w:val="single" w:sz="2" w:space="11" w:color="FFFFFF"/>
                    <w:bottom w:val="single" w:sz="2" w:space="1" w:color="FFFFFF"/>
                    <w:right w:val="single" w:sz="2" w:space="4" w:color="FFFFFF"/>
                  </w:divBdr>
                  <w:divsChild>
                    <w:div w:id="769474961">
                      <w:marLeft w:val="0"/>
                      <w:marRight w:val="0"/>
                      <w:marTop w:val="0"/>
                      <w:marBottom w:val="0"/>
                      <w:divBdr>
                        <w:top w:val="none" w:sz="0" w:space="0" w:color="auto"/>
                        <w:left w:val="none" w:sz="0" w:space="0" w:color="auto"/>
                        <w:bottom w:val="none" w:sz="0" w:space="0" w:color="auto"/>
                        <w:right w:val="none" w:sz="0" w:space="0" w:color="auto"/>
                      </w:divBdr>
                    </w:div>
                  </w:divsChild>
                </w:div>
                <w:div w:id="1595628508">
                  <w:marLeft w:val="0"/>
                  <w:marRight w:val="0"/>
                  <w:marTop w:val="0"/>
                  <w:marBottom w:val="0"/>
                  <w:divBdr>
                    <w:top w:val="single" w:sz="2" w:space="1" w:color="FFFFFF"/>
                    <w:left w:val="single" w:sz="2" w:space="11" w:color="FFFFFF"/>
                    <w:bottom w:val="single" w:sz="2" w:space="1" w:color="FFFFFF"/>
                    <w:right w:val="single" w:sz="2" w:space="4" w:color="FFFFFF"/>
                  </w:divBdr>
                  <w:divsChild>
                    <w:div w:id="1078214019">
                      <w:marLeft w:val="0"/>
                      <w:marRight w:val="0"/>
                      <w:marTop w:val="0"/>
                      <w:marBottom w:val="0"/>
                      <w:divBdr>
                        <w:top w:val="none" w:sz="0" w:space="0" w:color="auto"/>
                        <w:left w:val="none" w:sz="0" w:space="0" w:color="auto"/>
                        <w:bottom w:val="none" w:sz="0" w:space="0" w:color="auto"/>
                        <w:right w:val="none" w:sz="0" w:space="0" w:color="auto"/>
                      </w:divBdr>
                    </w:div>
                  </w:divsChild>
                </w:div>
                <w:div w:id="1425146414">
                  <w:marLeft w:val="0"/>
                  <w:marRight w:val="0"/>
                  <w:marTop w:val="0"/>
                  <w:marBottom w:val="0"/>
                  <w:divBdr>
                    <w:top w:val="single" w:sz="2" w:space="1" w:color="FFFFFF"/>
                    <w:left w:val="single" w:sz="2" w:space="11" w:color="FFFFFF"/>
                    <w:bottom w:val="single" w:sz="2" w:space="1" w:color="FFFFFF"/>
                    <w:right w:val="single" w:sz="2" w:space="4" w:color="FFFFFF"/>
                  </w:divBdr>
                  <w:divsChild>
                    <w:div w:id="700932495">
                      <w:marLeft w:val="0"/>
                      <w:marRight w:val="0"/>
                      <w:marTop w:val="0"/>
                      <w:marBottom w:val="0"/>
                      <w:divBdr>
                        <w:top w:val="none" w:sz="0" w:space="0" w:color="auto"/>
                        <w:left w:val="none" w:sz="0" w:space="0" w:color="auto"/>
                        <w:bottom w:val="none" w:sz="0" w:space="0" w:color="auto"/>
                        <w:right w:val="none" w:sz="0" w:space="0" w:color="auto"/>
                      </w:divBdr>
                    </w:div>
                  </w:divsChild>
                </w:div>
                <w:div w:id="1260331314">
                  <w:marLeft w:val="0"/>
                  <w:marRight w:val="0"/>
                  <w:marTop w:val="0"/>
                  <w:marBottom w:val="0"/>
                  <w:divBdr>
                    <w:top w:val="single" w:sz="2" w:space="1" w:color="FFFFFF"/>
                    <w:left w:val="single" w:sz="2" w:space="11" w:color="FFFFFF"/>
                    <w:bottom w:val="single" w:sz="2" w:space="1" w:color="FFFFFF"/>
                    <w:right w:val="single" w:sz="2" w:space="4" w:color="FFFFFF"/>
                  </w:divBdr>
                  <w:divsChild>
                    <w:div w:id="518857359">
                      <w:marLeft w:val="0"/>
                      <w:marRight w:val="0"/>
                      <w:marTop w:val="0"/>
                      <w:marBottom w:val="0"/>
                      <w:divBdr>
                        <w:top w:val="none" w:sz="0" w:space="0" w:color="auto"/>
                        <w:left w:val="none" w:sz="0" w:space="0" w:color="auto"/>
                        <w:bottom w:val="none" w:sz="0" w:space="0" w:color="auto"/>
                        <w:right w:val="none" w:sz="0" w:space="0" w:color="auto"/>
                      </w:divBdr>
                    </w:div>
                  </w:divsChild>
                </w:div>
                <w:div w:id="1735813239">
                  <w:marLeft w:val="0"/>
                  <w:marRight w:val="0"/>
                  <w:marTop w:val="0"/>
                  <w:marBottom w:val="0"/>
                  <w:divBdr>
                    <w:top w:val="single" w:sz="2" w:space="1" w:color="FFFFFF"/>
                    <w:left w:val="single" w:sz="2" w:space="11" w:color="FFFFFF"/>
                    <w:bottom w:val="single" w:sz="2" w:space="1" w:color="FFFFFF"/>
                    <w:right w:val="single" w:sz="2" w:space="4" w:color="FFFFFF"/>
                  </w:divBdr>
                  <w:divsChild>
                    <w:div w:id="355230329">
                      <w:marLeft w:val="0"/>
                      <w:marRight w:val="0"/>
                      <w:marTop w:val="0"/>
                      <w:marBottom w:val="0"/>
                      <w:divBdr>
                        <w:top w:val="none" w:sz="0" w:space="0" w:color="auto"/>
                        <w:left w:val="none" w:sz="0" w:space="0" w:color="auto"/>
                        <w:bottom w:val="none" w:sz="0" w:space="0" w:color="auto"/>
                        <w:right w:val="none" w:sz="0" w:space="0" w:color="auto"/>
                      </w:divBdr>
                    </w:div>
                  </w:divsChild>
                </w:div>
                <w:div w:id="478812408">
                  <w:marLeft w:val="0"/>
                  <w:marRight w:val="0"/>
                  <w:marTop w:val="0"/>
                  <w:marBottom w:val="0"/>
                  <w:divBdr>
                    <w:top w:val="single" w:sz="2" w:space="1" w:color="FFFFFF"/>
                    <w:left w:val="single" w:sz="2" w:space="11" w:color="FFFFFF"/>
                    <w:bottom w:val="single" w:sz="2" w:space="1" w:color="FFFFFF"/>
                    <w:right w:val="single" w:sz="2" w:space="4" w:color="FFFFFF"/>
                  </w:divBdr>
                  <w:divsChild>
                    <w:div w:id="1443845000">
                      <w:marLeft w:val="0"/>
                      <w:marRight w:val="0"/>
                      <w:marTop w:val="0"/>
                      <w:marBottom w:val="0"/>
                      <w:divBdr>
                        <w:top w:val="none" w:sz="0" w:space="0" w:color="auto"/>
                        <w:left w:val="none" w:sz="0" w:space="0" w:color="auto"/>
                        <w:bottom w:val="none" w:sz="0" w:space="0" w:color="auto"/>
                        <w:right w:val="none" w:sz="0" w:space="0" w:color="auto"/>
                      </w:divBdr>
                    </w:div>
                  </w:divsChild>
                </w:div>
                <w:div w:id="1526014336">
                  <w:marLeft w:val="0"/>
                  <w:marRight w:val="0"/>
                  <w:marTop w:val="0"/>
                  <w:marBottom w:val="0"/>
                  <w:divBdr>
                    <w:top w:val="single" w:sz="2" w:space="1" w:color="FFFFFF"/>
                    <w:left w:val="single" w:sz="2" w:space="11" w:color="FFFFFF"/>
                    <w:bottom w:val="single" w:sz="2" w:space="1" w:color="FFFFFF"/>
                    <w:right w:val="single" w:sz="2" w:space="4" w:color="FFFFFF"/>
                  </w:divBdr>
                  <w:divsChild>
                    <w:div w:id="1852140217">
                      <w:marLeft w:val="0"/>
                      <w:marRight w:val="0"/>
                      <w:marTop w:val="0"/>
                      <w:marBottom w:val="0"/>
                      <w:divBdr>
                        <w:top w:val="none" w:sz="0" w:space="0" w:color="auto"/>
                        <w:left w:val="none" w:sz="0" w:space="0" w:color="auto"/>
                        <w:bottom w:val="none" w:sz="0" w:space="0" w:color="auto"/>
                        <w:right w:val="none" w:sz="0" w:space="0" w:color="auto"/>
                      </w:divBdr>
                    </w:div>
                  </w:divsChild>
                </w:div>
                <w:div w:id="1749500036">
                  <w:marLeft w:val="0"/>
                  <w:marRight w:val="0"/>
                  <w:marTop w:val="0"/>
                  <w:marBottom w:val="0"/>
                  <w:divBdr>
                    <w:top w:val="single" w:sz="2" w:space="1" w:color="FFFFFF"/>
                    <w:left w:val="single" w:sz="2" w:space="11" w:color="FFFFFF"/>
                    <w:bottom w:val="single" w:sz="2" w:space="1" w:color="FFFFFF"/>
                    <w:right w:val="single" w:sz="2" w:space="4" w:color="FFFFFF"/>
                  </w:divBdr>
                  <w:divsChild>
                    <w:div w:id="1290277949">
                      <w:marLeft w:val="0"/>
                      <w:marRight w:val="0"/>
                      <w:marTop w:val="0"/>
                      <w:marBottom w:val="0"/>
                      <w:divBdr>
                        <w:top w:val="none" w:sz="0" w:space="0" w:color="auto"/>
                        <w:left w:val="none" w:sz="0" w:space="0" w:color="auto"/>
                        <w:bottom w:val="none" w:sz="0" w:space="0" w:color="auto"/>
                        <w:right w:val="none" w:sz="0" w:space="0" w:color="auto"/>
                      </w:divBdr>
                    </w:div>
                  </w:divsChild>
                </w:div>
                <w:div w:id="854685470">
                  <w:marLeft w:val="0"/>
                  <w:marRight w:val="0"/>
                  <w:marTop w:val="0"/>
                  <w:marBottom w:val="0"/>
                  <w:divBdr>
                    <w:top w:val="single" w:sz="2" w:space="1" w:color="FFFFFF"/>
                    <w:left w:val="single" w:sz="2" w:space="11" w:color="FFFFFF"/>
                    <w:bottom w:val="single" w:sz="2" w:space="1" w:color="FFFFFF"/>
                    <w:right w:val="single" w:sz="2" w:space="4" w:color="FFFFFF"/>
                  </w:divBdr>
                  <w:divsChild>
                    <w:div w:id="269313843">
                      <w:marLeft w:val="0"/>
                      <w:marRight w:val="0"/>
                      <w:marTop w:val="0"/>
                      <w:marBottom w:val="0"/>
                      <w:divBdr>
                        <w:top w:val="none" w:sz="0" w:space="0" w:color="auto"/>
                        <w:left w:val="none" w:sz="0" w:space="0" w:color="auto"/>
                        <w:bottom w:val="none" w:sz="0" w:space="0" w:color="auto"/>
                        <w:right w:val="none" w:sz="0" w:space="0" w:color="auto"/>
                      </w:divBdr>
                    </w:div>
                  </w:divsChild>
                </w:div>
                <w:div w:id="1130243553">
                  <w:marLeft w:val="0"/>
                  <w:marRight w:val="0"/>
                  <w:marTop w:val="0"/>
                  <w:marBottom w:val="0"/>
                  <w:divBdr>
                    <w:top w:val="single" w:sz="2" w:space="1" w:color="FFFFFF"/>
                    <w:left w:val="single" w:sz="2" w:space="11" w:color="FFFFFF"/>
                    <w:bottom w:val="single" w:sz="2" w:space="1" w:color="FFFFFF"/>
                    <w:right w:val="single" w:sz="2" w:space="4" w:color="FFFFFF"/>
                  </w:divBdr>
                  <w:divsChild>
                    <w:div w:id="1800879931">
                      <w:marLeft w:val="0"/>
                      <w:marRight w:val="0"/>
                      <w:marTop w:val="0"/>
                      <w:marBottom w:val="0"/>
                      <w:divBdr>
                        <w:top w:val="none" w:sz="0" w:space="0" w:color="auto"/>
                        <w:left w:val="none" w:sz="0" w:space="0" w:color="auto"/>
                        <w:bottom w:val="none" w:sz="0" w:space="0" w:color="auto"/>
                        <w:right w:val="none" w:sz="0" w:space="0" w:color="auto"/>
                      </w:divBdr>
                    </w:div>
                  </w:divsChild>
                </w:div>
                <w:div w:id="552886410">
                  <w:marLeft w:val="0"/>
                  <w:marRight w:val="0"/>
                  <w:marTop w:val="0"/>
                  <w:marBottom w:val="0"/>
                  <w:divBdr>
                    <w:top w:val="single" w:sz="2" w:space="1" w:color="FFFFFF"/>
                    <w:left w:val="single" w:sz="2" w:space="11" w:color="FFFFFF"/>
                    <w:bottom w:val="single" w:sz="2" w:space="1" w:color="FFFFFF"/>
                    <w:right w:val="single" w:sz="2" w:space="4" w:color="FFFFFF"/>
                  </w:divBdr>
                  <w:divsChild>
                    <w:div w:id="779377875">
                      <w:marLeft w:val="0"/>
                      <w:marRight w:val="0"/>
                      <w:marTop w:val="0"/>
                      <w:marBottom w:val="0"/>
                      <w:divBdr>
                        <w:top w:val="none" w:sz="0" w:space="0" w:color="auto"/>
                        <w:left w:val="none" w:sz="0" w:space="0" w:color="auto"/>
                        <w:bottom w:val="none" w:sz="0" w:space="0" w:color="auto"/>
                        <w:right w:val="none" w:sz="0" w:space="0" w:color="auto"/>
                      </w:divBdr>
                    </w:div>
                  </w:divsChild>
                </w:div>
                <w:div w:id="1549537477">
                  <w:marLeft w:val="0"/>
                  <w:marRight w:val="0"/>
                  <w:marTop w:val="0"/>
                  <w:marBottom w:val="0"/>
                  <w:divBdr>
                    <w:top w:val="single" w:sz="2" w:space="1" w:color="FFFFFF"/>
                    <w:left w:val="single" w:sz="2" w:space="11" w:color="FFFFFF"/>
                    <w:bottom w:val="single" w:sz="2" w:space="1" w:color="FFFFFF"/>
                    <w:right w:val="single" w:sz="2" w:space="4" w:color="FFFFFF"/>
                  </w:divBdr>
                  <w:divsChild>
                    <w:div w:id="681399628">
                      <w:marLeft w:val="0"/>
                      <w:marRight w:val="0"/>
                      <w:marTop w:val="0"/>
                      <w:marBottom w:val="0"/>
                      <w:divBdr>
                        <w:top w:val="none" w:sz="0" w:space="0" w:color="auto"/>
                        <w:left w:val="none" w:sz="0" w:space="0" w:color="auto"/>
                        <w:bottom w:val="none" w:sz="0" w:space="0" w:color="auto"/>
                        <w:right w:val="none" w:sz="0" w:space="0" w:color="auto"/>
                      </w:divBdr>
                    </w:div>
                  </w:divsChild>
                </w:div>
                <w:div w:id="1025716017">
                  <w:marLeft w:val="0"/>
                  <w:marRight w:val="0"/>
                  <w:marTop w:val="0"/>
                  <w:marBottom w:val="0"/>
                  <w:divBdr>
                    <w:top w:val="single" w:sz="2" w:space="1" w:color="FFFFFF"/>
                    <w:left w:val="single" w:sz="2" w:space="11" w:color="FFFFFF"/>
                    <w:bottom w:val="single" w:sz="2" w:space="1" w:color="FFFFFF"/>
                    <w:right w:val="single" w:sz="2" w:space="4" w:color="FFFFFF"/>
                  </w:divBdr>
                  <w:divsChild>
                    <w:div w:id="1365667389">
                      <w:marLeft w:val="0"/>
                      <w:marRight w:val="0"/>
                      <w:marTop w:val="0"/>
                      <w:marBottom w:val="0"/>
                      <w:divBdr>
                        <w:top w:val="none" w:sz="0" w:space="0" w:color="auto"/>
                        <w:left w:val="none" w:sz="0" w:space="0" w:color="auto"/>
                        <w:bottom w:val="none" w:sz="0" w:space="0" w:color="auto"/>
                        <w:right w:val="none" w:sz="0" w:space="0" w:color="auto"/>
                      </w:divBdr>
                    </w:div>
                  </w:divsChild>
                </w:div>
                <w:div w:id="220411977">
                  <w:marLeft w:val="0"/>
                  <w:marRight w:val="0"/>
                  <w:marTop w:val="0"/>
                  <w:marBottom w:val="0"/>
                  <w:divBdr>
                    <w:top w:val="single" w:sz="2" w:space="1" w:color="FFFFFF"/>
                    <w:left w:val="single" w:sz="2" w:space="11" w:color="FFFFFF"/>
                    <w:bottom w:val="single" w:sz="2" w:space="1" w:color="FFFFFF"/>
                    <w:right w:val="single" w:sz="2" w:space="4" w:color="FFFFFF"/>
                  </w:divBdr>
                  <w:divsChild>
                    <w:div w:id="143130914">
                      <w:marLeft w:val="0"/>
                      <w:marRight w:val="0"/>
                      <w:marTop w:val="0"/>
                      <w:marBottom w:val="0"/>
                      <w:divBdr>
                        <w:top w:val="none" w:sz="0" w:space="0" w:color="auto"/>
                        <w:left w:val="none" w:sz="0" w:space="0" w:color="auto"/>
                        <w:bottom w:val="none" w:sz="0" w:space="0" w:color="auto"/>
                        <w:right w:val="none" w:sz="0" w:space="0" w:color="auto"/>
                      </w:divBdr>
                    </w:div>
                  </w:divsChild>
                </w:div>
                <w:div w:id="80757977">
                  <w:marLeft w:val="0"/>
                  <w:marRight w:val="0"/>
                  <w:marTop w:val="0"/>
                  <w:marBottom w:val="0"/>
                  <w:divBdr>
                    <w:top w:val="single" w:sz="2" w:space="1" w:color="FFFFFF"/>
                    <w:left w:val="single" w:sz="2" w:space="11" w:color="FFFFFF"/>
                    <w:bottom w:val="single" w:sz="2" w:space="1" w:color="FFFFFF"/>
                    <w:right w:val="single" w:sz="2" w:space="4" w:color="FFFFFF"/>
                  </w:divBdr>
                  <w:divsChild>
                    <w:div w:id="1819689535">
                      <w:marLeft w:val="0"/>
                      <w:marRight w:val="0"/>
                      <w:marTop w:val="0"/>
                      <w:marBottom w:val="0"/>
                      <w:divBdr>
                        <w:top w:val="none" w:sz="0" w:space="0" w:color="auto"/>
                        <w:left w:val="none" w:sz="0" w:space="0" w:color="auto"/>
                        <w:bottom w:val="none" w:sz="0" w:space="0" w:color="auto"/>
                        <w:right w:val="none" w:sz="0" w:space="0" w:color="auto"/>
                      </w:divBdr>
                    </w:div>
                  </w:divsChild>
                </w:div>
                <w:div w:id="389381033">
                  <w:marLeft w:val="0"/>
                  <w:marRight w:val="0"/>
                  <w:marTop w:val="0"/>
                  <w:marBottom w:val="0"/>
                  <w:divBdr>
                    <w:top w:val="single" w:sz="2" w:space="1" w:color="FFFFFF"/>
                    <w:left w:val="single" w:sz="2" w:space="11" w:color="FFFFFF"/>
                    <w:bottom w:val="single" w:sz="2" w:space="1" w:color="FFFFFF"/>
                    <w:right w:val="single" w:sz="2" w:space="4" w:color="FFFFFF"/>
                  </w:divBdr>
                  <w:divsChild>
                    <w:div w:id="1561096781">
                      <w:marLeft w:val="0"/>
                      <w:marRight w:val="0"/>
                      <w:marTop w:val="0"/>
                      <w:marBottom w:val="0"/>
                      <w:divBdr>
                        <w:top w:val="none" w:sz="0" w:space="0" w:color="auto"/>
                        <w:left w:val="none" w:sz="0" w:space="0" w:color="auto"/>
                        <w:bottom w:val="none" w:sz="0" w:space="0" w:color="auto"/>
                        <w:right w:val="none" w:sz="0" w:space="0" w:color="auto"/>
                      </w:divBdr>
                    </w:div>
                  </w:divsChild>
                </w:div>
                <w:div w:id="150486588">
                  <w:marLeft w:val="0"/>
                  <w:marRight w:val="0"/>
                  <w:marTop w:val="0"/>
                  <w:marBottom w:val="0"/>
                  <w:divBdr>
                    <w:top w:val="single" w:sz="2" w:space="1" w:color="FFFFFF"/>
                    <w:left w:val="single" w:sz="2" w:space="11" w:color="FFFFFF"/>
                    <w:bottom w:val="single" w:sz="2" w:space="1" w:color="FFFFFF"/>
                    <w:right w:val="single" w:sz="2" w:space="4" w:color="FFFFFF"/>
                  </w:divBdr>
                  <w:divsChild>
                    <w:div w:id="646594344">
                      <w:marLeft w:val="0"/>
                      <w:marRight w:val="0"/>
                      <w:marTop w:val="0"/>
                      <w:marBottom w:val="0"/>
                      <w:divBdr>
                        <w:top w:val="none" w:sz="0" w:space="0" w:color="auto"/>
                        <w:left w:val="none" w:sz="0" w:space="0" w:color="auto"/>
                        <w:bottom w:val="none" w:sz="0" w:space="0" w:color="auto"/>
                        <w:right w:val="none" w:sz="0" w:space="0" w:color="auto"/>
                      </w:divBdr>
                    </w:div>
                  </w:divsChild>
                </w:div>
                <w:div w:id="1283461627">
                  <w:marLeft w:val="0"/>
                  <w:marRight w:val="0"/>
                  <w:marTop w:val="0"/>
                  <w:marBottom w:val="0"/>
                  <w:divBdr>
                    <w:top w:val="single" w:sz="2" w:space="1" w:color="FFFFFF"/>
                    <w:left w:val="single" w:sz="2" w:space="11" w:color="FFFFFF"/>
                    <w:bottom w:val="single" w:sz="2" w:space="1" w:color="FFFFFF"/>
                    <w:right w:val="single" w:sz="2" w:space="4" w:color="FFFFFF"/>
                  </w:divBdr>
                  <w:divsChild>
                    <w:div w:id="413167669">
                      <w:marLeft w:val="0"/>
                      <w:marRight w:val="0"/>
                      <w:marTop w:val="0"/>
                      <w:marBottom w:val="0"/>
                      <w:divBdr>
                        <w:top w:val="none" w:sz="0" w:space="0" w:color="auto"/>
                        <w:left w:val="none" w:sz="0" w:space="0" w:color="auto"/>
                        <w:bottom w:val="none" w:sz="0" w:space="0" w:color="auto"/>
                        <w:right w:val="none" w:sz="0" w:space="0" w:color="auto"/>
                      </w:divBdr>
                    </w:div>
                  </w:divsChild>
                </w:div>
                <w:div w:id="63919117">
                  <w:marLeft w:val="0"/>
                  <w:marRight w:val="0"/>
                  <w:marTop w:val="0"/>
                  <w:marBottom w:val="0"/>
                  <w:divBdr>
                    <w:top w:val="single" w:sz="2" w:space="1" w:color="FFFFFF"/>
                    <w:left w:val="single" w:sz="2" w:space="11" w:color="FFFFFF"/>
                    <w:bottom w:val="single" w:sz="2" w:space="1" w:color="FFFFFF"/>
                    <w:right w:val="single" w:sz="2" w:space="4" w:color="FFFFFF"/>
                  </w:divBdr>
                  <w:divsChild>
                    <w:div w:id="1224098684">
                      <w:marLeft w:val="0"/>
                      <w:marRight w:val="0"/>
                      <w:marTop w:val="0"/>
                      <w:marBottom w:val="0"/>
                      <w:divBdr>
                        <w:top w:val="none" w:sz="0" w:space="0" w:color="auto"/>
                        <w:left w:val="none" w:sz="0" w:space="0" w:color="auto"/>
                        <w:bottom w:val="none" w:sz="0" w:space="0" w:color="auto"/>
                        <w:right w:val="none" w:sz="0" w:space="0" w:color="auto"/>
                      </w:divBdr>
                    </w:div>
                  </w:divsChild>
                </w:div>
                <w:div w:id="192891300">
                  <w:marLeft w:val="0"/>
                  <w:marRight w:val="0"/>
                  <w:marTop w:val="0"/>
                  <w:marBottom w:val="0"/>
                  <w:divBdr>
                    <w:top w:val="single" w:sz="2" w:space="1" w:color="FFFFFF"/>
                    <w:left w:val="single" w:sz="2" w:space="11" w:color="FFFFFF"/>
                    <w:bottom w:val="single" w:sz="2" w:space="4" w:color="FFFFFF"/>
                    <w:right w:val="single" w:sz="2" w:space="4" w:color="FFFFFF"/>
                  </w:divBdr>
                  <w:divsChild>
                    <w:div w:id="60712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002237">
      <w:bodyDiv w:val="1"/>
      <w:marLeft w:val="0"/>
      <w:marRight w:val="0"/>
      <w:marTop w:val="0"/>
      <w:marBottom w:val="0"/>
      <w:divBdr>
        <w:top w:val="none" w:sz="0" w:space="0" w:color="auto"/>
        <w:left w:val="none" w:sz="0" w:space="0" w:color="auto"/>
        <w:bottom w:val="none" w:sz="0" w:space="0" w:color="auto"/>
        <w:right w:val="none" w:sz="0" w:space="0" w:color="auto"/>
      </w:divBdr>
      <w:divsChild>
        <w:div w:id="1267735494">
          <w:marLeft w:val="0"/>
          <w:marRight w:val="0"/>
          <w:marTop w:val="0"/>
          <w:marBottom w:val="0"/>
          <w:divBdr>
            <w:top w:val="none" w:sz="0" w:space="0" w:color="auto"/>
            <w:left w:val="none" w:sz="0" w:space="0" w:color="auto"/>
            <w:bottom w:val="none" w:sz="0" w:space="0" w:color="auto"/>
            <w:right w:val="none" w:sz="0" w:space="0" w:color="auto"/>
          </w:divBdr>
        </w:div>
        <w:div w:id="2040203009">
          <w:marLeft w:val="0"/>
          <w:marRight w:val="0"/>
          <w:marTop w:val="0"/>
          <w:marBottom w:val="300"/>
          <w:divBdr>
            <w:top w:val="none" w:sz="0" w:space="0" w:color="auto"/>
            <w:left w:val="none" w:sz="0" w:space="0" w:color="auto"/>
            <w:bottom w:val="none" w:sz="0" w:space="0" w:color="auto"/>
            <w:right w:val="none" w:sz="0" w:space="0" w:color="auto"/>
          </w:divBdr>
          <w:divsChild>
            <w:div w:id="1818760583">
              <w:marLeft w:val="0"/>
              <w:marRight w:val="0"/>
              <w:marTop w:val="0"/>
              <w:marBottom w:val="0"/>
              <w:divBdr>
                <w:top w:val="none" w:sz="0" w:space="0" w:color="auto"/>
                <w:left w:val="none" w:sz="0" w:space="0" w:color="auto"/>
                <w:bottom w:val="none" w:sz="0" w:space="0" w:color="auto"/>
                <w:right w:val="none" w:sz="0" w:space="0" w:color="auto"/>
              </w:divBdr>
              <w:divsChild>
                <w:div w:id="1256747972">
                  <w:marLeft w:val="0"/>
                  <w:marRight w:val="0"/>
                  <w:marTop w:val="0"/>
                  <w:marBottom w:val="0"/>
                  <w:divBdr>
                    <w:top w:val="single" w:sz="2" w:space="4" w:color="FFFFFF"/>
                    <w:left w:val="single" w:sz="2" w:space="11" w:color="FFFFFF"/>
                    <w:bottom w:val="single" w:sz="2" w:space="1" w:color="FFFFFF"/>
                    <w:right w:val="single" w:sz="2" w:space="4" w:color="FFFFFF"/>
                  </w:divBdr>
                  <w:divsChild>
                    <w:div w:id="914897189">
                      <w:marLeft w:val="0"/>
                      <w:marRight w:val="0"/>
                      <w:marTop w:val="0"/>
                      <w:marBottom w:val="0"/>
                      <w:divBdr>
                        <w:top w:val="none" w:sz="0" w:space="0" w:color="auto"/>
                        <w:left w:val="none" w:sz="0" w:space="0" w:color="auto"/>
                        <w:bottom w:val="none" w:sz="0" w:space="0" w:color="auto"/>
                        <w:right w:val="none" w:sz="0" w:space="0" w:color="auto"/>
                      </w:divBdr>
                    </w:div>
                  </w:divsChild>
                </w:div>
                <w:div w:id="880750262">
                  <w:marLeft w:val="0"/>
                  <w:marRight w:val="0"/>
                  <w:marTop w:val="0"/>
                  <w:marBottom w:val="0"/>
                  <w:divBdr>
                    <w:top w:val="single" w:sz="2" w:space="1" w:color="FFFFFF"/>
                    <w:left w:val="single" w:sz="2" w:space="11" w:color="FFFFFF"/>
                    <w:bottom w:val="single" w:sz="2" w:space="1" w:color="FFFFFF"/>
                    <w:right w:val="single" w:sz="2" w:space="4" w:color="FFFFFF"/>
                  </w:divBdr>
                  <w:divsChild>
                    <w:div w:id="1365011418">
                      <w:marLeft w:val="0"/>
                      <w:marRight w:val="0"/>
                      <w:marTop w:val="0"/>
                      <w:marBottom w:val="0"/>
                      <w:divBdr>
                        <w:top w:val="none" w:sz="0" w:space="0" w:color="auto"/>
                        <w:left w:val="none" w:sz="0" w:space="0" w:color="auto"/>
                        <w:bottom w:val="none" w:sz="0" w:space="0" w:color="auto"/>
                        <w:right w:val="none" w:sz="0" w:space="0" w:color="auto"/>
                      </w:divBdr>
                    </w:div>
                  </w:divsChild>
                </w:div>
                <w:div w:id="346252375">
                  <w:marLeft w:val="0"/>
                  <w:marRight w:val="0"/>
                  <w:marTop w:val="0"/>
                  <w:marBottom w:val="0"/>
                  <w:divBdr>
                    <w:top w:val="single" w:sz="2" w:space="1" w:color="FFFFFF"/>
                    <w:left w:val="single" w:sz="2" w:space="11" w:color="FFFFFF"/>
                    <w:bottom w:val="single" w:sz="2" w:space="1" w:color="FFFFFF"/>
                    <w:right w:val="single" w:sz="2" w:space="4" w:color="FFFFFF"/>
                  </w:divBdr>
                  <w:divsChild>
                    <w:div w:id="339742264">
                      <w:marLeft w:val="0"/>
                      <w:marRight w:val="0"/>
                      <w:marTop w:val="0"/>
                      <w:marBottom w:val="0"/>
                      <w:divBdr>
                        <w:top w:val="none" w:sz="0" w:space="0" w:color="auto"/>
                        <w:left w:val="none" w:sz="0" w:space="0" w:color="auto"/>
                        <w:bottom w:val="none" w:sz="0" w:space="0" w:color="auto"/>
                        <w:right w:val="none" w:sz="0" w:space="0" w:color="auto"/>
                      </w:divBdr>
                    </w:div>
                  </w:divsChild>
                </w:div>
                <w:div w:id="433212819">
                  <w:marLeft w:val="0"/>
                  <w:marRight w:val="0"/>
                  <w:marTop w:val="0"/>
                  <w:marBottom w:val="0"/>
                  <w:divBdr>
                    <w:top w:val="single" w:sz="2" w:space="1" w:color="FFFFFF"/>
                    <w:left w:val="single" w:sz="2" w:space="11" w:color="FFFFFF"/>
                    <w:bottom w:val="single" w:sz="2" w:space="1" w:color="FFFFFF"/>
                    <w:right w:val="single" w:sz="2" w:space="4" w:color="FFFFFF"/>
                  </w:divBdr>
                  <w:divsChild>
                    <w:div w:id="36248462">
                      <w:marLeft w:val="0"/>
                      <w:marRight w:val="0"/>
                      <w:marTop w:val="0"/>
                      <w:marBottom w:val="0"/>
                      <w:divBdr>
                        <w:top w:val="none" w:sz="0" w:space="0" w:color="auto"/>
                        <w:left w:val="none" w:sz="0" w:space="0" w:color="auto"/>
                        <w:bottom w:val="none" w:sz="0" w:space="0" w:color="auto"/>
                        <w:right w:val="none" w:sz="0" w:space="0" w:color="auto"/>
                      </w:divBdr>
                    </w:div>
                  </w:divsChild>
                </w:div>
                <w:div w:id="1093550102">
                  <w:marLeft w:val="0"/>
                  <w:marRight w:val="0"/>
                  <w:marTop w:val="0"/>
                  <w:marBottom w:val="0"/>
                  <w:divBdr>
                    <w:top w:val="single" w:sz="2" w:space="1" w:color="FFFFFF"/>
                    <w:left w:val="single" w:sz="2" w:space="11" w:color="FFFFFF"/>
                    <w:bottom w:val="single" w:sz="2" w:space="1" w:color="FFFFFF"/>
                    <w:right w:val="single" w:sz="2" w:space="4" w:color="FFFFFF"/>
                  </w:divBdr>
                  <w:divsChild>
                    <w:div w:id="329260749">
                      <w:marLeft w:val="0"/>
                      <w:marRight w:val="0"/>
                      <w:marTop w:val="0"/>
                      <w:marBottom w:val="0"/>
                      <w:divBdr>
                        <w:top w:val="none" w:sz="0" w:space="0" w:color="auto"/>
                        <w:left w:val="none" w:sz="0" w:space="0" w:color="auto"/>
                        <w:bottom w:val="none" w:sz="0" w:space="0" w:color="auto"/>
                        <w:right w:val="none" w:sz="0" w:space="0" w:color="auto"/>
                      </w:divBdr>
                    </w:div>
                  </w:divsChild>
                </w:div>
                <w:div w:id="1715695983">
                  <w:marLeft w:val="0"/>
                  <w:marRight w:val="0"/>
                  <w:marTop w:val="0"/>
                  <w:marBottom w:val="0"/>
                  <w:divBdr>
                    <w:top w:val="single" w:sz="2" w:space="1" w:color="FFFFFF"/>
                    <w:left w:val="single" w:sz="2" w:space="11" w:color="FFFFFF"/>
                    <w:bottom w:val="single" w:sz="2" w:space="1" w:color="FFFFFF"/>
                    <w:right w:val="single" w:sz="2" w:space="4" w:color="FFFFFF"/>
                  </w:divBdr>
                  <w:divsChild>
                    <w:div w:id="701828957">
                      <w:marLeft w:val="0"/>
                      <w:marRight w:val="0"/>
                      <w:marTop w:val="0"/>
                      <w:marBottom w:val="0"/>
                      <w:divBdr>
                        <w:top w:val="none" w:sz="0" w:space="0" w:color="auto"/>
                        <w:left w:val="none" w:sz="0" w:space="0" w:color="auto"/>
                        <w:bottom w:val="none" w:sz="0" w:space="0" w:color="auto"/>
                        <w:right w:val="none" w:sz="0" w:space="0" w:color="auto"/>
                      </w:divBdr>
                    </w:div>
                  </w:divsChild>
                </w:div>
                <w:div w:id="1595092575">
                  <w:marLeft w:val="0"/>
                  <w:marRight w:val="0"/>
                  <w:marTop w:val="0"/>
                  <w:marBottom w:val="0"/>
                  <w:divBdr>
                    <w:top w:val="single" w:sz="2" w:space="1" w:color="FFFFFF"/>
                    <w:left w:val="single" w:sz="2" w:space="11" w:color="FFFFFF"/>
                    <w:bottom w:val="single" w:sz="2" w:space="1" w:color="FFFFFF"/>
                    <w:right w:val="single" w:sz="2" w:space="4" w:color="FFFFFF"/>
                  </w:divBdr>
                  <w:divsChild>
                    <w:div w:id="1700280096">
                      <w:marLeft w:val="0"/>
                      <w:marRight w:val="0"/>
                      <w:marTop w:val="0"/>
                      <w:marBottom w:val="0"/>
                      <w:divBdr>
                        <w:top w:val="none" w:sz="0" w:space="0" w:color="auto"/>
                        <w:left w:val="none" w:sz="0" w:space="0" w:color="auto"/>
                        <w:bottom w:val="none" w:sz="0" w:space="0" w:color="auto"/>
                        <w:right w:val="none" w:sz="0" w:space="0" w:color="auto"/>
                      </w:divBdr>
                    </w:div>
                  </w:divsChild>
                </w:div>
                <w:div w:id="767046273">
                  <w:marLeft w:val="0"/>
                  <w:marRight w:val="0"/>
                  <w:marTop w:val="0"/>
                  <w:marBottom w:val="0"/>
                  <w:divBdr>
                    <w:top w:val="single" w:sz="2" w:space="1" w:color="FFFFFF"/>
                    <w:left w:val="single" w:sz="2" w:space="11" w:color="FFFFFF"/>
                    <w:bottom w:val="single" w:sz="2" w:space="1" w:color="FFFFFF"/>
                    <w:right w:val="single" w:sz="2" w:space="4" w:color="FFFFFF"/>
                  </w:divBdr>
                  <w:divsChild>
                    <w:div w:id="232351846">
                      <w:marLeft w:val="0"/>
                      <w:marRight w:val="0"/>
                      <w:marTop w:val="0"/>
                      <w:marBottom w:val="0"/>
                      <w:divBdr>
                        <w:top w:val="none" w:sz="0" w:space="0" w:color="auto"/>
                        <w:left w:val="none" w:sz="0" w:space="0" w:color="auto"/>
                        <w:bottom w:val="none" w:sz="0" w:space="0" w:color="auto"/>
                        <w:right w:val="none" w:sz="0" w:space="0" w:color="auto"/>
                      </w:divBdr>
                    </w:div>
                  </w:divsChild>
                </w:div>
                <w:div w:id="795950678">
                  <w:marLeft w:val="0"/>
                  <w:marRight w:val="0"/>
                  <w:marTop w:val="0"/>
                  <w:marBottom w:val="0"/>
                  <w:divBdr>
                    <w:top w:val="single" w:sz="2" w:space="1" w:color="FFFFFF"/>
                    <w:left w:val="single" w:sz="2" w:space="11" w:color="FFFFFF"/>
                    <w:bottom w:val="single" w:sz="2" w:space="1" w:color="FFFFFF"/>
                    <w:right w:val="single" w:sz="2" w:space="4" w:color="FFFFFF"/>
                  </w:divBdr>
                  <w:divsChild>
                    <w:div w:id="235163581">
                      <w:marLeft w:val="0"/>
                      <w:marRight w:val="0"/>
                      <w:marTop w:val="0"/>
                      <w:marBottom w:val="0"/>
                      <w:divBdr>
                        <w:top w:val="none" w:sz="0" w:space="0" w:color="auto"/>
                        <w:left w:val="none" w:sz="0" w:space="0" w:color="auto"/>
                        <w:bottom w:val="none" w:sz="0" w:space="0" w:color="auto"/>
                        <w:right w:val="none" w:sz="0" w:space="0" w:color="auto"/>
                      </w:divBdr>
                    </w:div>
                  </w:divsChild>
                </w:div>
                <w:div w:id="1470392505">
                  <w:marLeft w:val="0"/>
                  <w:marRight w:val="0"/>
                  <w:marTop w:val="0"/>
                  <w:marBottom w:val="0"/>
                  <w:divBdr>
                    <w:top w:val="single" w:sz="2" w:space="1" w:color="FFFFFF"/>
                    <w:left w:val="single" w:sz="2" w:space="11" w:color="FFFFFF"/>
                    <w:bottom w:val="single" w:sz="2" w:space="1" w:color="FFFFFF"/>
                    <w:right w:val="single" w:sz="2" w:space="4" w:color="FFFFFF"/>
                  </w:divBdr>
                  <w:divsChild>
                    <w:div w:id="2067758625">
                      <w:marLeft w:val="0"/>
                      <w:marRight w:val="0"/>
                      <w:marTop w:val="0"/>
                      <w:marBottom w:val="0"/>
                      <w:divBdr>
                        <w:top w:val="none" w:sz="0" w:space="0" w:color="auto"/>
                        <w:left w:val="none" w:sz="0" w:space="0" w:color="auto"/>
                        <w:bottom w:val="none" w:sz="0" w:space="0" w:color="auto"/>
                        <w:right w:val="none" w:sz="0" w:space="0" w:color="auto"/>
                      </w:divBdr>
                    </w:div>
                  </w:divsChild>
                </w:div>
                <w:div w:id="103186247">
                  <w:marLeft w:val="0"/>
                  <w:marRight w:val="0"/>
                  <w:marTop w:val="0"/>
                  <w:marBottom w:val="0"/>
                  <w:divBdr>
                    <w:top w:val="single" w:sz="2" w:space="1" w:color="FFFFFF"/>
                    <w:left w:val="single" w:sz="2" w:space="11" w:color="FFFFFF"/>
                    <w:bottom w:val="single" w:sz="2" w:space="4" w:color="FFFFFF"/>
                    <w:right w:val="single" w:sz="2" w:space="4" w:color="FFFFFF"/>
                  </w:divBdr>
                  <w:divsChild>
                    <w:div w:id="95139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064842">
          <w:marLeft w:val="0"/>
          <w:marRight w:val="0"/>
          <w:marTop w:val="0"/>
          <w:marBottom w:val="300"/>
          <w:divBdr>
            <w:top w:val="none" w:sz="0" w:space="0" w:color="auto"/>
            <w:left w:val="none" w:sz="0" w:space="0" w:color="auto"/>
            <w:bottom w:val="none" w:sz="0" w:space="0" w:color="auto"/>
            <w:right w:val="none" w:sz="0" w:space="0" w:color="auto"/>
          </w:divBdr>
          <w:divsChild>
            <w:div w:id="1917939062">
              <w:marLeft w:val="0"/>
              <w:marRight w:val="0"/>
              <w:marTop w:val="0"/>
              <w:marBottom w:val="0"/>
              <w:divBdr>
                <w:top w:val="none" w:sz="0" w:space="0" w:color="auto"/>
                <w:left w:val="none" w:sz="0" w:space="0" w:color="auto"/>
                <w:bottom w:val="none" w:sz="0" w:space="0" w:color="auto"/>
                <w:right w:val="none" w:sz="0" w:space="0" w:color="auto"/>
              </w:divBdr>
              <w:divsChild>
                <w:div w:id="156238014">
                  <w:marLeft w:val="0"/>
                  <w:marRight w:val="0"/>
                  <w:marTop w:val="0"/>
                  <w:marBottom w:val="0"/>
                  <w:divBdr>
                    <w:top w:val="single" w:sz="2" w:space="4" w:color="FFFFFF"/>
                    <w:left w:val="single" w:sz="2" w:space="11" w:color="FFFFFF"/>
                    <w:bottom w:val="single" w:sz="2" w:space="1" w:color="FFFFFF"/>
                    <w:right w:val="single" w:sz="2" w:space="4" w:color="FFFFFF"/>
                  </w:divBdr>
                  <w:divsChild>
                    <w:div w:id="683168594">
                      <w:marLeft w:val="0"/>
                      <w:marRight w:val="0"/>
                      <w:marTop w:val="0"/>
                      <w:marBottom w:val="0"/>
                      <w:divBdr>
                        <w:top w:val="none" w:sz="0" w:space="0" w:color="auto"/>
                        <w:left w:val="none" w:sz="0" w:space="0" w:color="auto"/>
                        <w:bottom w:val="none" w:sz="0" w:space="0" w:color="auto"/>
                        <w:right w:val="none" w:sz="0" w:space="0" w:color="auto"/>
                      </w:divBdr>
                    </w:div>
                  </w:divsChild>
                </w:div>
                <w:div w:id="606890011">
                  <w:marLeft w:val="0"/>
                  <w:marRight w:val="0"/>
                  <w:marTop w:val="0"/>
                  <w:marBottom w:val="0"/>
                  <w:divBdr>
                    <w:top w:val="single" w:sz="2" w:space="1" w:color="FFFFFF"/>
                    <w:left w:val="single" w:sz="2" w:space="11" w:color="FFFFFF"/>
                    <w:bottom w:val="single" w:sz="2" w:space="1" w:color="FFFFFF"/>
                    <w:right w:val="single" w:sz="2" w:space="4" w:color="FFFFFF"/>
                  </w:divBdr>
                  <w:divsChild>
                    <w:div w:id="323168270">
                      <w:marLeft w:val="0"/>
                      <w:marRight w:val="0"/>
                      <w:marTop w:val="0"/>
                      <w:marBottom w:val="0"/>
                      <w:divBdr>
                        <w:top w:val="none" w:sz="0" w:space="0" w:color="auto"/>
                        <w:left w:val="none" w:sz="0" w:space="0" w:color="auto"/>
                        <w:bottom w:val="none" w:sz="0" w:space="0" w:color="auto"/>
                        <w:right w:val="none" w:sz="0" w:space="0" w:color="auto"/>
                      </w:divBdr>
                    </w:div>
                  </w:divsChild>
                </w:div>
                <w:div w:id="979068615">
                  <w:marLeft w:val="0"/>
                  <w:marRight w:val="0"/>
                  <w:marTop w:val="0"/>
                  <w:marBottom w:val="0"/>
                  <w:divBdr>
                    <w:top w:val="single" w:sz="2" w:space="1" w:color="FFFFFF"/>
                    <w:left w:val="single" w:sz="2" w:space="11" w:color="FFFFFF"/>
                    <w:bottom w:val="single" w:sz="2" w:space="1" w:color="FFFFFF"/>
                    <w:right w:val="single" w:sz="2" w:space="4" w:color="FFFFFF"/>
                  </w:divBdr>
                  <w:divsChild>
                    <w:div w:id="1968466803">
                      <w:marLeft w:val="0"/>
                      <w:marRight w:val="0"/>
                      <w:marTop w:val="0"/>
                      <w:marBottom w:val="0"/>
                      <w:divBdr>
                        <w:top w:val="none" w:sz="0" w:space="0" w:color="auto"/>
                        <w:left w:val="none" w:sz="0" w:space="0" w:color="auto"/>
                        <w:bottom w:val="none" w:sz="0" w:space="0" w:color="auto"/>
                        <w:right w:val="none" w:sz="0" w:space="0" w:color="auto"/>
                      </w:divBdr>
                    </w:div>
                  </w:divsChild>
                </w:div>
                <w:div w:id="1040401779">
                  <w:marLeft w:val="0"/>
                  <w:marRight w:val="0"/>
                  <w:marTop w:val="0"/>
                  <w:marBottom w:val="0"/>
                  <w:divBdr>
                    <w:top w:val="single" w:sz="2" w:space="1" w:color="FFFFFF"/>
                    <w:left w:val="single" w:sz="2" w:space="11" w:color="FFFFFF"/>
                    <w:bottom w:val="single" w:sz="2" w:space="1" w:color="FFFFFF"/>
                    <w:right w:val="single" w:sz="2" w:space="4" w:color="FFFFFF"/>
                  </w:divBdr>
                  <w:divsChild>
                    <w:div w:id="27880734">
                      <w:marLeft w:val="0"/>
                      <w:marRight w:val="0"/>
                      <w:marTop w:val="0"/>
                      <w:marBottom w:val="0"/>
                      <w:divBdr>
                        <w:top w:val="none" w:sz="0" w:space="0" w:color="auto"/>
                        <w:left w:val="none" w:sz="0" w:space="0" w:color="auto"/>
                        <w:bottom w:val="none" w:sz="0" w:space="0" w:color="auto"/>
                        <w:right w:val="none" w:sz="0" w:space="0" w:color="auto"/>
                      </w:divBdr>
                    </w:div>
                  </w:divsChild>
                </w:div>
                <w:div w:id="1100295756">
                  <w:marLeft w:val="0"/>
                  <w:marRight w:val="0"/>
                  <w:marTop w:val="0"/>
                  <w:marBottom w:val="0"/>
                  <w:divBdr>
                    <w:top w:val="single" w:sz="2" w:space="1" w:color="FFFFFF"/>
                    <w:left w:val="single" w:sz="2" w:space="11" w:color="FFFFFF"/>
                    <w:bottom w:val="single" w:sz="2" w:space="1" w:color="FFFFFF"/>
                    <w:right w:val="single" w:sz="2" w:space="4" w:color="FFFFFF"/>
                  </w:divBdr>
                  <w:divsChild>
                    <w:div w:id="1932202387">
                      <w:marLeft w:val="0"/>
                      <w:marRight w:val="0"/>
                      <w:marTop w:val="0"/>
                      <w:marBottom w:val="0"/>
                      <w:divBdr>
                        <w:top w:val="none" w:sz="0" w:space="0" w:color="auto"/>
                        <w:left w:val="none" w:sz="0" w:space="0" w:color="auto"/>
                        <w:bottom w:val="none" w:sz="0" w:space="0" w:color="auto"/>
                        <w:right w:val="none" w:sz="0" w:space="0" w:color="auto"/>
                      </w:divBdr>
                    </w:div>
                  </w:divsChild>
                </w:div>
                <w:div w:id="577441675">
                  <w:marLeft w:val="0"/>
                  <w:marRight w:val="0"/>
                  <w:marTop w:val="0"/>
                  <w:marBottom w:val="0"/>
                  <w:divBdr>
                    <w:top w:val="single" w:sz="2" w:space="1" w:color="FFFFFF"/>
                    <w:left w:val="single" w:sz="2" w:space="11" w:color="FFFFFF"/>
                    <w:bottom w:val="single" w:sz="2" w:space="1" w:color="FFFFFF"/>
                    <w:right w:val="single" w:sz="2" w:space="4" w:color="FFFFFF"/>
                  </w:divBdr>
                  <w:divsChild>
                    <w:div w:id="939608357">
                      <w:marLeft w:val="0"/>
                      <w:marRight w:val="0"/>
                      <w:marTop w:val="0"/>
                      <w:marBottom w:val="0"/>
                      <w:divBdr>
                        <w:top w:val="none" w:sz="0" w:space="0" w:color="auto"/>
                        <w:left w:val="none" w:sz="0" w:space="0" w:color="auto"/>
                        <w:bottom w:val="none" w:sz="0" w:space="0" w:color="auto"/>
                        <w:right w:val="none" w:sz="0" w:space="0" w:color="auto"/>
                      </w:divBdr>
                    </w:div>
                  </w:divsChild>
                </w:div>
                <w:div w:id="1175727031">
                  <w:marLeft w:val="0"/>
                  <w:marRight w:val="0"/>
                  <w:marTop w:val="0"/>
                  <w:marBottom w:val="0"/>
                  <w:divBdr>
                    <w:top w:val="single" w:sz="2" w:space="1" w:color="FFFFFF"/>
                    <w:left w:val="single" w:sz="2" w:space="11" w:color="FFFFFF"/>
                    <w:bottom w:val="single" w:sz="2" w:space="1" w:color="FFFFFF"/>
                    <w:right w:val="single" w:sz="2" w:space="4" w:color="FFFFFF"/>
                  </w:divBdr>
                  <w:divsChild>
                    <w:div w:id="1529218630">
                      <w:marLeft w:val="0"/>
                      <w:marRight w:val="0"/>
                      <w:marTop w:val="0"/>
                      <w:marBottom w:val="0"/>
                      <w:divBdr>
                        <w:top w:val="none" w:sz="0" w:space="0" w:color="auto"/>
                        <w:left w:val="none" w:sz="0" w:space="0" w:color="auto"/>
                        <w:bottom w:val="none" w:sz="0" w:space="0" w:color="auto"/>
                        <w:right w:val="none" w:sz="0" w:space="0" w:color="auto"/>
                      </w:divBdr>
                    </w:div>
                  </w:divsChild>
                </w:div>
                <w:div w:id="657806748">
                  <w:marLeft w:val="0"/>
                  <w:marRight w:val="0"/>
                  <w:marTop w:val="0"/>
                  <w:marBottom w:val="0"/>
                  <w:divBdr>
                    <w:top w:val="single" w:sz="2" w:space="1" w:color="FFFFFF"/>
                    <w:left w:val="single" w:sz="2" w:space="11" w:color="FFFFFF"/>
                    <w:bottom w:val="single" w:sz="2" w:space="1" w:color="FFFFFF"/>
                    <w:right w:val="single" w:sz="2" w:space="4" w:color="FFFFFF"/>
                  </w:divBdr>
                  <w:divsChild>
                    <w:div w:id="516310185">
                      <w:marLeft w:val="0"/>
                      <w:marRight w:val="0"/>
                      <w:marTop w:val="0"/>
                      <w:marBottom w:val="0"/>
                      <w:divBdr>
                        <w:top w:val="none" w:sz="0" w:space="0" w:color="auto"/>
                        <w:left w:val="none" w:sz="0" w:space="0" w:color="auto"/>
                        <w:bottom w:val="none" w:sz="0" w:space="0" w:color="auto"/>
                        <w:right w:val="none" w:sz="0" w:space="0" w:color="auto"/>
                      </w:divBdr>
                    </w:div>
                  </w:divsChild>
                </w:div>
                <w:div w:id="1226646555">
                  <w:marLeft w:val="0"/>
                  <w:marRight w:val="0"/>
                  <w:marTop w:val="0"/>
                  <w:marBottom w:val="0"/>
                  <w:divBdr>
                    <w:top w:val="single" w:sz="2" w:space="1" w:color="FFFFFF"/>
                    <w:left w:val="single" w:sz="2" w:space="11" w:color="FFFFFF"/>
                    <w:bottom w:val="single" w:sz="2" w:space="1" w:color="FFFFFF"/>
                    <w:right w:val="single" w:sz="2" w:space="4" w:color="FFFFFF"/>
                  </w:divBdr>
                  <w:divsChild>
                    <w:div w:id="1401901490">
                      <w:marLeft w:val="0"/>
                      <w:marRight w:val="0"/>
                      <w:marTop w:val="0"/>
                      <w:marBottom w:val="0"/>
                      <w:divBdr>
                        <w:top w:val="none" w:sz="0" w:space="0" w:color="auto"/>
                        <w:left w:val="none" w:sz="0" w:space="0" w:color="auto"/>
                        <w:bottom w:val="none" w:sz="0" w:space="0" w:color="auto"/>
                        <w:right w:val="none" w:sz="0" w:space="0" w:color="auto"/>
                      </w:divBdr>
                    </w:div>
                  </w:divsChild>
                </w:div>
                <w:div w:id="1174144365">
                  <w:marLeft w:val="0"/>
                  <w:marRight w:val="0"/>
                  <w:marTop w:val="0"/>
                  <w:marBottom w:val="0"/>
                  <w:divBdr>
                    <w:top w:val="single" w:sz="2" w:space="1" w:color="FFFFFF"/>
                    <w:left w:val="single" w:sz="2" w:space="11" w:color="FFFFFF"/>
                    <w:bottom w:val="single" w:sz="2" w:space="1" w:color="FFFFFF"/>
                    <w:right w:val="single" w:sz="2" w:space="4" w:color="FFFFFF"/>
                  </w:divBdr>
                  <w:divsChild>
                    <w:div w:id="670449950">
                      <w:marLeft w:val="0"/>
                      <w:marRight w:val="0"/>
                      <w:marTop w:val="0"/>
                      <w:marBottom w:val="0"/>
                      <w:divBdr>
                        <w:top w:val="none" w:sz="0" w:space="0" w:color="auto"/>
                        <w:left w:val="none" w:sz="0" w:space="0" w:color="auto"/>
                        <w:bottom w:val="none" w:sz="0" w:space="0" w:color="auto"/>
                        <w:right w:val="none" w:sz="0" w:space="0" w:color="auto"/>
                      </w:divBdr>
                    </w:div>
                  </w:divsChild>
                </w:div>
                <w:div w:id="1094714114">
                  <w:marLeft w:val="0"/>
                  <w:marRight w:val="0"/>
                  <w:marTop w:val="0"/>
                  <w:marBottom w:val="0"/>
                  <w:divBdr>
                    <w:top w:val="single" w:sz="2" w:space="1" w:color="FFFFFF"/>
                    <w:left w:val="single" w:sz="2" w:space="11" w:color="FFFFFF"/>
                    <w:bottom w:val="single" w:sz="2" w:space="4" w:color="FFFFFF"/>
                    <w:right w:val="single" w:sz="2" w:space="4" w:color="FFFFFF"/>
                  </w:divBdr>
                  <w:divsChild>
                    <w:div w:id="95645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338599">
          <w:marLeft w:val="0"/>
          <w:marRight w:val="0"/>
          <w:marTop w:val="0"/>
          <w:marBottom w:val="300"/>
          <w:divBdr>
            <w:top w:val="none" w:sz="0" w:space="0" w:color="auto"/>
            <w:left w:val="none" w:sz="0" w:space="0" w:color="auto"/>
            <w:bottom w:val="none" w:sz="0" w:space="0" w:color="auto"/>
            <w:right w:val="none" w:sz="0" w:space="0" w:color="auto"/>
          </w:divBdr>
          <w:divsChild>
            <w:div w:id="258022829">
              <w:marLeft w:val="0"/>
              <w:marRight w:val="0"/>
              <w:marTop w:val="0"/>
              <w:marBottom w:val="0"/>
              <w:divBdr>
                <w:top w:val="none" w:sz="0" w:space="0" w:color="auto"/>
                <w:left w:val="none" w:sz="0" w:space="0" w:color="auto"/>
                <w:bottom w:val="none" w:sz="0" w:space="0" w:color="auto"/>
                <w:right w:val="none" w:sz="0" w:space="0" w:color="auto"/>
              </w:divBdr>
              <w:divsChild>
                <w:div w:id="267398766">
                  <w:marLeft w:val="0"/>
                  <w:marRight w:val="0"/>
                  <w:marTop w:val="0"/>
                  <w:marBottom w:val="0"/>
                  <w:divBdr>
                    <w:top w:val="single" w:sz="2" w:space="4" w:color="FFFFFF"/>
                    <w:left w:val="single" w:sz="2" w:space="11" w:color="FFFFFF"/>
                    <w:bottom w:val="single" w:sz="2" w:space="1" w:color="FFFFFF"/>
                    <w:right w:val="single" w:sz="2" w:space="4" w:color="FFFFFF"/>
                  </w:divBdr>
                  <w:divsChild>
                    <w:div w:id="1839149824">
                      <w:marLeft w:val="0"/>
                      <w:marRight w:val="0"/>
                      <w:marTop w:val="0"/>
                      <w:marBottom w:val="0"/>
                      <w:divBdr>
                        <w:top w:val="none" w:sz="0" w:space="0" w:color="auto"/>
                        <w:left w:val="none" w:sz="0" w:space="0" w:color="auto"/>
                        <w:bottom w:val="none" w:sz="0" w:space="0" w:color="auto"/>
                        <w:right w:val="none" w:sz="0" w:space="0" w:color="auto"/>
                      </w:divBdr>
                    </w:div>
                  </w:divsChild>
                </w:div>
                <w:div w:id="2100133163">
                  <w:marLeft w:val="0"/>
                  <w:marRight w:val="0"/>
                  <w:marTop w:val="0"/>
                  <w:marBottom w:val="0"/>
                  <w:divBdr>
                    <w:top w:val="single" w:sz="2" w:space="1" w:color="FFFFFF"/>
                    <w:left w:val="single" w:sz="2" w:space="11" w:color="FFFFFF"/>
                    <w:bottom w:val="single" w:sz="2" w:space="1" w:color="FFFFFF"/>
                    <w:right w:val="single" w:sz="2" w:space="4" w:color="FFFFFF"/>
                  </w:divBdr>
                  <w:divsChild>
                    <w:div w:id="1259757007">
                      <w:marLeft w:val="0"/>
                      <w:marRight w:val="0"/>
                      <w:marTop w:val="0"/>
                      <w:marBottom w:val="0"/>
                      <w:divBdr>
                        <w:top w:val="none" w:sz="0" w:space="0" w:color="auto"/>
                        <w:left w:val="none" w:sz="0" w:space="0" w:color="auto"/>
                        <w:bottom w:val="none" w:sz="0" w:space="0" w:color="auto"/>
                        <w:right w:val="none" w:sz="0" w:space="0" w:color="auto"/>
                      </w:divBdr>
                    </w:div>
                  </w:divsChild>
                </w:div>
                <w:div w:id="394014130">
                  <w:marLeft w:val="0"/>
                  <w:marRight w:val="0"/>
                  <w:marTop w:val="0"/>
                  <w:marBottom w:val="0"/>
                  <w:divBdr>
                    <w:top w:val="single" w:sz="2" w:space="1" w:color="FFFFFF"/>
                    <w:left w:val="single" w:sz="2" w:space="11" w:color="FFFFFF"/>
                    <w:bottom w:val="single" w:sz="2" w:space="1" w:color="FFFFFF"/>
                    <w:right w:val="single" w:sz="2" w:space="4" w:color="FFFFFF"/>
                  </w:divBdr>
                  <w:divsChild>
                    <w:div w:id="416631343">
                      <w:marLeft w:val="0"/>
                      <w:marRight w:val="0"/>
                      <w:marTop w:val="0"/>
                      <w:marBottom w:val="0"/>
                      <w:divBdr>
                        <w:top w:val="none" w:sz="0" w:space="0" w:color="auto"/>
                        <w:left w:val="none" w:sz="0" w:space="0" w:color="auto"/>
                        <w:bottom w:val="none" w:sz="0" w:space="0" w:color="auto"/>
                        <w:right w:val="none" w:sz="0" w:space="0" w:color="auto"/>
                      </w:divBdr>
                    </w:div>
                  </w:divsChild>
                </w:div>
                <w:div w:id="1719931256">
                  <w:marLeft w:val="0"/>
                  <w:marRight w:val="0"/>
                  <w:marTop w:val="0"/>
                  <w:marBottom w:val="0"/>
                  <w:divBdr>
                    <w:top w:val="single" w:sz="2" w:space="1" w:color="FFFFFF"/>
                    <w:left w:val="single" w:sz="2" w:space="11" w:color="FFFFFF"/>
                    <w:bottom w:val="single" w:sz="2" w:space="1" w:color="FFFFFF"/>
                    <w:right w:val="single" w:sz="2" w:space="4" w:color="FFFFFF"/>
                  </w:divBdr>
                  <w:divsChild>
                    <w:div w:id="270669151">
                      <w:marLeft w:val="0"/>
                      <w:marRight w:val="0"/>
                      <w:marTop w:val="0"/>
                      <w:marBottom w:val="0"/>
                      <w:divBdr>
                        <w:top w:val="none" w:sz="0" w:space="0" w:color="auto"/>
                        <w:left w:val="none" w:sz="0" w:space="0" w:color="auto"/>
                        <w:bottom w:val="none" w:sz="0" w:space="0" w:color="auto"/>
                        <w:right w:val="none" w:sz="0" w:space="0" w:color="auto"/>
                      </w:divBdr>
                    </w:div>
                  </w:divsChild>
                </w:div>
                <w:div w:id="219364202">
                  <w:marLeft w:val="0"/>
                  <w:marRight w:val="0"/>
                  <w:marTop w:val="0"/>
                  <w:marBottom w:val="0"/>
                  <w:divBdr>
                    <w:top w:val="single" w:sz="2" w:space="1" w:color="FFFFFF"/>
                    <w:left w:val="single" w:sz="2" w:space="11" w:color="FFFFFF"/>
                    <w:bottom w:val="single" w:sz="2" w:space="1" w:color="FFFFFF"/>
                    <w:right w:val="single" w:sz="2" w:space="4" w:color="FFFFFF"/>
                  </w:divBdr>
                  <w:divsChild>
                    <w:div w:id="1054813164">
                      <w:marLeft w:val="0"/>
                      <w:marRight w:val="0"/>
                      <w:marTop w:val="0"/>
                      <w:marBottom w:val="0"/>
                      <w:divBdr>
                        <w:top w:val="none" w:sz="0" w:space="0" w:color="auto"/>
                        <w:left w:val="none" w:sz="0" w:space="0" w:color="auto"/>
                        <w:bottom w:val="none" w:sz="0" w:space="0" w:color="auto"/>
                        <w:right w:val="none" w:sz="0" w:space="0" w:color="auto"/>
                      </w:divBdr>
                    </w:div>
                  </w:divsChild>
                </w:div>
                <w:div w:id="449323473">
                  <w:marLeft w:val="0"/>
                  <w:marRight w:val="0"/>
                  <w:marTop w:val="0"/>
                  <w:marBottom w:val="0"/>
                  <w:divBdr>
                    <w:top w:val="single" w:sz="2" w:space="1" w:color="FFFFFF"/>
                    <w:left w:val="single" w:sz="2" w:space="11" w:color="FFFFFF"/>
                    <w:bottom w:val="single" w:sz="2" w:space="1" w:color="FFFFFF"/>
                    <w:right w:val="single" w:sz="2" w:space="4" w:color="FFFFFF"/>
                  </w:divBdr>
                  <w:divsChild>
                    <w:div w:id="1670911962">
                      <w:marLeft w:val="0"/>
                      <w:marRight w:val="0"/>
                      <w:marTop w:val="0"/>
                      <w:marBottom w:val="0"/>
                      <w:divBdr>
                        <w:top w:val="none" w:sz="0" w:space="0" w:color="auto"/>
                        <w:left w:val="none" w:sz="0" w:space="0" w:color="auto"/>
                        <w:bottom w:val="none" w:sz="0" w:space="0" w:color="auto"/>
                        <w:right w:val="none" w:sz="0" w:space="0" w:color="auto"/>
                      </w:divBdr>
                    </w:div>
                  </w:divsChild>
                </w:div>
                <w:div w:id="793712646">
                  <w:marLeft w:val="0"/>
                  <w:marRight w:val="0"/>
                  <w:marTop w:val="0"/>
                  <w:marBottom w:val="0"/>
                  <w:divBdr>
                    <w:top w:val="single" w:sz="2" w:space="1" w:color="FFFFFF"/>
                    <w:left w:val="single" w:sz="2" w:space="11" w:color="FFFFFF"/>
                    <w:bottom w:val="single" w:sz="2" w:space="1" w:color="FFFFFF"/>
                    <w:right w:val="single" w:sz="2" w:space="4" w:color="FFFFFF"/>
                  </w:divBdr>
                  <w:divsChild>
                    <w:div w:id="1453281810">
                      <w:marLeft w:val="0"/>
                      <w:marRight w:val="0"/>
                      <w:marTop w:val="0"/>
                      <w:marBottom w:val="0"/>
                      <w:divBdr>
                        <w:top w:val="none" w:sz="0" w:space="0" w:color="auto"/>
                        <w:left w:val="none" w:sz="0" w:space="0" w:color="auto"/>
                        <w:bottom w:val="none" w:sz="0" w:space="0" w:color="auto"/>
                        <w:right w:val="none" w:sz="0" w:space="0" w:color="auto"/>
                      </w:divBdr>
                    </w:div>
                  </w:divsChild>
                </w:div>
                <w:div w:id="819228553">
                  <w:marLeft w:val="0"/>
                  <w:marRight w:val="0"/>
                  <w:marTop w:val="0"/>
                  <w:marBottom w:val="0"/>
                  <w:divBdr>
                    <w:top w:val="single" w:sz="2" w:space="1" w:color="FFFFFF"/>
                    <w:left w:val="single" w:sz="2" w:space="11" w:color="FFFFFF"/>
                    <w:bottom w:val="single" w:sz="2" w:space="1" w:color="FFFFFF"/>
                    <w:right w:val="single" w:sz="2" w:space="4" w:color="FFFFFF"/>
                  </w:divBdr>
                  <w:divsChild>
                    <w:div w:id="720246937">
                      <w:marLeft w:val="0"/>
                      <w:marRight w:val="0"/>
                      <w:marTop w:val="0"/>
                      <w:marBottom w:val="0"/>
                      <w:divBdr>
                        <w:top w:val="none" w:sz="0" w:space="0" w:color="auto"/>
                        <w:left w:val="none" w:sz="0" w:space="0" w:color="auto"/>
                        <w:bottom w:val="none" w:sz="0" w:space="0" w:color="auto"/>
                        <w:right w:val="none" w:sz="0" w:space="0" w:color="auto"/>
                      </w:divBdr>
                    </w:div>
                  </w:divsChild>
                </w:div>
                <w:div w:id="1615209987">
                  <w:marLeft w:val="0"/>
                  <w:marRight w:val="0"/>
                  <w:marTop w:val="0"/>
                  <w:marBottom w:val="0"/>
                  <w:divBdr>
                    <w:top w:val="single" w:sz="2" w:space="1" w:color="FFFFFF"/>
                    <w:left w:val="single" w:sz="2" w:space="11" w:color="FFFFFF"/>
                    <w:bottom w:val="single" w:sz="2" w:space="1" w:color="FFFFFF"/>
                    <w:right w:val="single" w:sz="2" w:space="4" w:color="FFFFFF"/>
                  </w:divBdr>
                  <w:divsChild>
                    <w:div w:id="2104761328">
                      <w:marLeft w:val="0"/>
                      <w:marRight w:val="0"/>
                      <w:marTop w:val="0"/>
                      <w:marBottom w:val="0"/>
                      <w:divBdr>
                        <w:top w:val="none" w:sz="0" w:space="0" w:color="auto"/>
                        <w:left w:val="none" w:sz="0" w:space="0" w:color="auto"/>
                        <w:bottom w:val="none" w:sz="0" w:space="0" w:color="auto"/>
                        <w:right w:val="none" w:sz="0" w:space="0" w:color="auto"/>
                      </w:divBdr>
                    </w:div>
                  </w:divsChild>
                </w:div>
                <w:div w:id="1841121786">
                  <w:marLeft w:val="0"/>
                  <w:marRight w:val="0"/>
                  <w:marTop w:val="0"/>
                  <w:marBottom w:val="0"/>
                  <w:divBdr>
                    <w:top w:val="single" w:sz="2" w:space="1" w:color="FFFFFF"/>
                    <w:left w:val="single" w:sz="2" w:space="11" w:color="FFFFFF"/>
                    <w:bottom w:val="single" w:sz="2" w:space="1" w:color="FFFFFF"/>
                    <w:right w:val="single" w:sz="2" w:space="4" w:color="FFFFFF"/>
                  </w:divBdr>
                  <w:divsChild>
                    <w:div w:id="1471943094">
                      <w:marLeft w:val="0"/>
                      <w:marRight w:val="0"/>
                      <w:marTop w:val="0"/>
                      <w:marBottom w:val="0"/>
                      <w:divBdr>
                        <w:top w:val="none" w:sz="0" w:space="0" w:color="auto"/>
                        <w:left w:val="none" w:sz="0" w:space="0" w:color="auto"/>
                        <w:bottom w:val="none" w:sz="0" w:space="0" w:color="auto"/>
                        <w:right w:val="none" w:sz="0" w:space="0" w:color="auto"/>
                      </w:divBdr>
                    </w:div>
                  </w:divsChild>
                </w:div>
                <w:div w:id="183791813">
                  <w:marLeft w:val="0"/>
                  <w:marRight w:val="0"/>
                  <w:marTop w:val="0"/>
                  <w:marBottom w:val="0"/>
                  <w:divBdr>
                    <w:top w:val="single" w:sz="2" w:space="1" w:color="FFFFFF"/>
                    <w:left w:val="single" w:sz="2" w:space="11" w:color="FFFFFF"/>
                    <w:bottom w:val="single" w:sz="2" w:space="1" w:color="FFFFFF"/>
                    <w:right w:val="single" w:sz="2" w:space="4" w:color="FFFFFF"/>
                  </w:divBdr>
                  <w:divsChild>
                    <w:div w:id="576551721">
                      <w:marLeft w:val="0"/>
                      <w:marRight w:val="0"/>
                      <w:marTop w:val="0"/>
                      <w:marBottom w:val="0"/>
                      <w:divBdr>
                        <w:top w:val="none" w:sz="0" w:space="0" w:color="auto"/>
                        <w:left w:val="none" w:sz="0" w:space="0" w:color="auto"/>
                        <w:bottom w:val="none" w:sz="0" w:space="0" w:color="auto"/>
                        <w:right w:val="none" w:sz="0" w:space="0" w:color="auto"/>
                      </w:divBdr>
                    </w:div>
                  </w:divsChild>
                </w:div>
                <w:div w:id="320888555">
                  <w:marLeft w:val="0"/>
                  <w:marRight w:val="0"/>
                  <w:marTop w:val="0"/>
                  <w:marBottom w:val="0"/>
                  <w:divBdr>
                    <w:top w:val="single" w:sz="2" w:space="1" w:color="FFFFFF"/>
                    <w:left w:val="single" w:sz="2" w:space="11" w:color="FFFFFF"/>
                    <w:bottom w:val="single" w:sz="2" w:space="1" w:color="FFFFFF"/>
                    <w:right w:val="single" w:sz="2" w:space="4" w:color="FFFFFF"/>
                  </w:divBdr>
                  <w:divsChild>
                    <w:div w:id="1608931391">
                      <w:marLeft w:val="0"/>
                      <w:marRight w:val="0"/>
                      <w:marTop w:val="0"/>
                      <w:marBottom w:val="0"/>
                      <w:divBdr>
                        <w:top w:val="none" w:sz="0" w:space="0" w:color="auto"/>
                        <w:left w:val="none" w:sz="0" w:space="0" w:color="auto"/>
                        <w:bottom w:val="none" w:sz="0" w:space="0" w:color="auto"/>
                        <w:right w:val="none" w:sz="0" w:space="0" w:color="auto"/>
                      </w:divBdr>
                    </w:div>
                  </w:divsChild>
                </w:div>
                <w:div w:id="1438209253">
                  <w:marLeft w:val="0"/>
                  <w:marRight w:val="0"/>
                  <w:marTop w:val="0"/>
                  <w:marBottom w:val="0"/>
                  <w:divBdr>
                    <w:top w:val="single" w:sz="2" w:space="1" w:color="FFFFFF"/>
                    <w:left w:val="single" w:sz="2" w:space="11" w:color="FFFFFF"/>
                    <w:bottom w:val="single" w:sz="2" w:space="1" w:color="FFFFFF"/>
                    <w:right w:val="single" w:sz="2" w:space="4" w:color="FFFFFF"/>
                  </w:divBdr>
                  <w:divsChild>
                    <w:div w:id="1886673505">
                      <w:marLeft w:val="0"/>
                      <w:marRight w:val="0"/>
                      <w:marTop w:val="0"/>
                      <w:marBottom w:val="0"/>
                      <w:divBdr>
                        <w:top w:val="none" w:sz="0" w:space="0" w:color="auto"/>
                        <w:left w:val="none" w:sz="0" w:space="0" w:color="auto"/>
                        <w:bottom w:val="none" w:sz="0" w:space="0" w:color="auto"/>
                        <w:right w:val="none" w:sz="0" w:space="0" w:color="auto"/>
                      </w:divBdr>
                    </w:div>
                  </w:divsChild>
                </w:div>
                <w:div w:id="1216892248">
                  <w:marLeft w:val="0"/>
                  <w:marRight w:val="0"/>
                  <w:marTop w:val="0"/>
                  <w:marBottom w:val="0"/>
                  <w:divBdr>
                    <w:top w:val="single" w:sz="2" w:space="1" w:color="FFFFFF"/>
                    <w:left w:val="single" w:sz="2" w:space="11" w:color="FFFFFF"/>
                    <w:bottom w:val="single" w:sz="2" w:space="1" w:color="FFFFFF"/>
                    <w:right w:val="single" w:sz="2" w:space="4" w:color="FFFFFF"/>
                  </w:divBdr>
                  <w:divsChild>
                    <w:div w:id="30885775">
                      <w:marLeft w:val="0"/>
                      <w:marRight w:val="0"/>
                      <w:marTop w:val="0"/>
                      <w:marBottom w:val="0"/>
                      <w:divBdr>
                        <w:top w:val="none" w:sz="0" w:space="0" w:color="auto"/>
                        <w:left w:val="none" w:sz="0" w:space="0" w:color="auto"/>
                        <w:bottom w:val="none" w:sz="0" w:space="0" w:color="auto"/>
                        <w:right w:val="none" w:sz="0" w:space="0" w:color="auto"/>
                      </w:divBdr>
                    </w:div>
                  </w:divsChild>
                </w:div>
                <w:div w:id="886721156">
                  <w:marLeft w:val="0"/>
                  <w:marRight w:val="0"/>
                  <w:marTop w:val="0"/>
                  <w:marBottom w:val="0"/>
                  <w:divBdr>
                    <w:top w:val="single" w:sz="2" w:space="1" w:color="FFFFFF"/>
                    <w:left w:val="single" w:sz="2" w:space="11" w:color="FFFFFF"/>
                    <w:bottom w:val="single" w:sz="2" w:space="1" w:color="FFFFFF"/>
                    <w:right w:val="single" w:sz="2" w:space="4" w:color="FFFFFF"/>
                  </w:divBdr>
                  <w:divsChild>
                    <w:div w:id="1067453939">
                      <w:marLeft w:val="0"/>
                      <w:marRight w:val="0"/>
                      <w:marTop w:val="0"/>
                      <w:marBottom w:val="0"/>
                      <w:divBdr>
                        <w:top w:val="none" w:sz="0" w:space="0" w:color="auto"/>
                        <w:left w:val="none" w:sz="0" w:space="0" w:color="auto"/>
                        <w:bottom w:val="none" w:sz="0" w:space="0" w:color="auto"/>
                        <w:right w:val="none" w:sz="0" w:space="0" w:color="auto"/>
                      </w:divBdr>
                    </w:div>
                  </w:divsChild>
                </w:div>
                <w:div w:id="2054883255">
                  <w:marLeft w:val="0"/>
                  <w:marRight w:val="0"/>
                  <w:marTop w:val="0"/>
                  <w:marBottom w:val="0"/>
                  <w:divBdr>
                    <w:top w:val="single" w:sz="2" w:space="1" w:color="FFFFFF"/>
                    <w:left w:val="single" w:sz="2" w:space="11" w:color="FFFFFF"/>
                    <w:bottom w:val="single" w:sz="2" w:space="1" w:color="FFFFFF"/>
                    <w:right w:val="single" w:sz="2" w:space="4" w:color="FFFFFF"/>
                  </w:divBdr>
                  <w:divsChild>
                    <w:div w:id="1511991942">
                      <w:marLeft w:val="0"/>
                      <w:marRight w:val="0"/>
                      <w:marTop w:val="0"/>
                      <w:marBottom w:val="0"/>
                      <w:divBdr>
                        <w:top w:val="none" w:sz="0" w:space="0" w:color="auto"/>
                        <w:left w:val="none" w:sz="0" w:space="0" w:color="auto"/>
                        <w:bottom w:val="none" w:sz="0" w:space="0" w:color="auto"/>
                        <w:right w:val="none" w:sz="0" w:space="0" w:color="auto"/>
                      </w:divBdr>
                    </w:div>
                  </w:divsChild>
                </w:div>
                <w:div w:id="1241871071">
                  <w:marLeft w:val="0"/>
                  <w:marRight w:val="0"/>
                  <w:marTop w:val="0"/>
                  <w:marBottom w:val="0"/>
                  <w:divBdr>
                    <w:top w:val="single" w:sz="2" w:space="1" w:color="FFFFFF"/>
                    <w:left w:val="single" w:sz="2" w:space="11" w:color="FFFFFF"/>
                    <w:bottom w:val="single" w:sz="2" w:space="1" w:color="FFFFFF"/>
                    <w:right w:val="single" w:sz="2" w:space="4" w:color="FFFFFF"/>
                  </w:divBdr>
                  <w:divsChild>
                    <w:div w:id="329985756">
                      <w:marLeft w:val="0"/>
                      <w:marRight w:val="0"/>
                      <w:marTop w:val="0"/>
                      <w:marBottom w:val="0"/>
                      <w:divBdr>
                        <w:top w:val="none" w:sz="0" w:space="0" w:color="auto"/>
                        <w:left w:val="none" w:sz="0" w:space="0" w:color="auto"/>
                        <w:bottom w:val="none" w:sz="0" w:space="0" w:color="auto"/>
                        <w:right w:val="none" w:sz="0" w:space="0" w:color="auto"/>
                      </w:divBdr>
                    </w:div>
                  </w:divsChild>
                </w:div>
                <w:div w:id="420680074">
                  <w:marLeft w:val="0"/>
                  <w:marRight w:val="0"/>
                  <w:marTop w:val="0"/>
                  <w:marBottom w:val="0"/>
                  <w:divBdr>
                    <w:top w:val="single" w:sz="2" w:space="1" w:color="FFFFFF"/>
                    <w:left w:val="single" w:sz="2" w:space="11" w:color="FFFFFF"/>
                    <w:bottom w:val="single" w:sz="2" w:space="1" w:color="FFFFFF"/>
                    <w:right w:val="single" w:sz="2" w:space="4" w:color="FFFFFF"/>
                  </w:divBdr>
                  <w:divsChild>
                    <w:div w:id="129323234">
                      <w:marLeft w:val="0"/>
                      <w:marRight w:val="0"/>
                      <w:marTop w:val="0"/>
                      <w:marBottom w:val="0"/>
                      <w:divBdr>
                        <w:top w:val="none" w:sz="0" w:space="0" w:color="auto"/>
                        <w:left w:val="none" w:sz="0" w:space="0" w:color="auto"/>
                        <w:bottom w:val="none" w:sz="0" w:space="0" w:color="auto"/>
                        <w:right w:val="none" w:sz="0" w:space="0" w:color="auto"/>
                      </w:divBdr>
                    </w:div>
                  </w:divsChild>
                </w:div>
                <w:div w:id="296684892">
                  <w:marLeft w:val="0"/>
                  <w:marRight w:val="0"/>
                  <w:marTop w:val="0"/>
                  <w:marBottom w:val="0"/>
                  <w:divBdr>
                    <w:top w:val="single" w:sz="2" w:space="1" w:color="FFFFFF"/>
                    <w:left w:val="single" w:sz="2" w:space="11" w:color="FFFFFF"/>
                    <w:bottom w:val="single" w:sz="2" w:space="1" w:color="FFFFFF"/>
                    <w:right w:val="single" w:sz="2" w:space="4" w:color="FFFFFF"/>
                  </w:divBdr>
                  <w:divsChild>
                    <w:div w:id="1947149245">
                      <w:marLeft w:val="0"/>
                      <w:marRight w:val="0"/>
                      <w:marTop w:val="0"/>
                      <w:marBottom w:val="0"/>
                      <w:divBdr>
                        <w:top w:val="none" w:sz="0" w:space="0" w:color="auto"/>
                        <w:left w:val="none" w:sz="0" w:space="0" w:color="auto"/>
                        <w:bottom w:val="none" w:sz="0" w:space="0" w:color="auto"/>
                        <w:right w:val="none" w:sz="0" w:space="0" w:color="auto"/>
                      </w:divBdr>
                    </w:div>
                  </w:divsChild>
                </w:div>
                <w:div w:id="783619800">
                  <w:marLeft w:val="0"/>
                  <w:marRight w:val="0"/>
                  <w:marTop w:val="0"/>
                  <w:marBottom w:val="0"/>
                  <w:divBdr>
                    <w:top w:val="single" w:sz="2" w:space="1" w:color="FFFFFF"/>
                    <w:left w:val="single" w:sz="2" w:space="11" w:color="FFFFFF"/>
                    <w:bottom w:val="single" w:sz="2" w:space="1" w:color="FFFFFF"/>
                    <w:right w:val="single" w:sz="2" w:space="4" w:color="FFFFFF"/>
                  </w:divBdr>
                  <w:divsChild>
                    <w:div w:id="274480046">
                      <w:marLeft w:val="0"/>
                      <w:marRight w:val="0"/>
                      <w:marTop w:val="0"/>
                      <w:marBottom w:val="0"/>
                      <w:divBdr>
                        <w:top w:val="none" w:sz="0" w:space="0" w:color="auto"/>
                        <w:left w:val="none" w:sz="0" w:space="0" w:color="auto"/>
                        <w:bottom w:val="none" w:sz="0" w:space="0" w:color="auto"/>
                        <w:right w:val="none" w:sz="0" w:space="0" w:color="auto"/>
                      </w:divBdr>
                    </w:div>
                  </w:divsChild>
                </w:div>
                <w:div w:id="1034422015">
                  <w:marLeft w:val="0"/>
                  <w:marRight w:val="0"/>
                  <w:marTop w:val="0"/>
                  <w:marBottom w:val="0"/>
                  <w:divBdr>
                    <w:top w:val="single" w:sz="2" w:space="1" w:color="FFFFFF"/>
                    <w:left w:val="single" w:sz="2" w:space="11" w:color="FFFFFF"/>
                    <w:bottom w:val="single" w:sz="2" w:space="1" w:color="FFFFFF"/>
                    <w:right w:val="single" w:sz="2" w:space="4" w:color="FFFFFF"/>
                  </w:divBdr>
                  <w:divsChild>
                    <w:div w:id="1590966808">
                      <w:marLeft w:val="0"/>
                      <w:marRight w:val="0"/>
                      <w:marTop w:val="0"/>
                      <w:marBottom w:val="0"/>
                      <w:divBdr>
                        <w:top w:val="none" w:sz="0" w:space="0" w:color="auto"/>
                        <w:left w:val="none" w:sz="0" w:space="0" w:color="auto"/>
                        <w:bottom w:val="none" w:sz="0" w:space="0" w:color="auto"/>
                        <w:right w:val="none" w:sz="0" w:space="0" w:color="auto"/>
                      </w:divBdr>
                    </w:div>
                  </w:divsChild>
                </w:div>
                <w:div w:id="1201358455">
                  <w:marLeft w:val="0"/>
                  <w:marRight w:val="0"/>
                  <w:marTop w:val="0"/>
                  <w:marBottom w:val="0"/>
                  <w:divBdr>
                    <w:top w:val="single" w:sz="2" w:space="1" w:color="FFFFFF"/>
                    <w:left w:val="single" w:sz="2" w:space="11" w:color="FFFFFF"/>
                    <w:bottom w:val="single" w:sz="2" w:space="1" w:color="FFFFFF"/>
                    <w:right w:val="single" w:sz="2" w:space="4" w:color="FFFFFF"/>
                  </w:divBdr>
                  <w:divsChild>
                    <w:div w:id="1993673934">
                      <w:marLeft w:val="0"/>
                      <w:marRight w:val="0"/>
                      <w:marTop w:val="0"/>
                      <w:marBottom w:val="0"/>
                      <w:divBdr>
                        <w:top w:val="none" w:sz="0" w:space="0" w:color="auto"/>
                        <w:left w:val="none" w:sz="0" w:space="0" w:color="auto"/>
                        <w:bottom w:val="none" w:sz="0" w:space="0" w:color="auto"/>
                        <w:right w:val="none" w:sz="0" w:space="0" w:color="auto"/>
                      </w:divBdr>
                    </w:div>
                  </w:divsChild>
                </w:div>
                <w:div w:id="1103572788">
                  <w:marLeft w:val="0"/>
                  <w:marRight w:val="0"/>
                  <w:marTop w:val="0"/>
                  <w:marBottom w:val="0"/>
                  <w:divBdr>
                    <w:top w:val="single" w:sz="2" w:space="1" w:color="FFFFFF"/>
                    <w:left w:val="single" w:sz="2" w:space="11" w:color="FFFFFF"/>
                    <w:bottom w:val="single" w:sz="2" w:space="1" w:color="FFFFFF"/>
                    <w:right w:val="single" w:sz="2" w:space="4" w:color="FFFFFF"/>
                  </w:divBdr>
                  <w:divsChild>
                    <w:div w:id="1348366919">
                      <w:marLeft w:val="0"/>
                      <w:marRight w:val="0"/>
                      <w:marTop w:val="0"/>
                      <w:marBottom w:val="0"/>
                      <w:divBdr>
                        <w:top w:val="none" w:sz="0" w:space="0" w:color="auto"/>
                        <w:left w:val="none" w:sz="0" w:space="0" w:color="auto"/>
                        <w:bottom w:val="none" w:sz="0" w:space="0" w:color="auto"/>
                        <w:right w:val="none" w:sz="0" w:space="0" w:color="auto"/>
                      </w:divBdr>
                    </w:div>
                  </w:divsChild>
                </w:div>
                <w:div w:id="416638625">
                  <w:marLeft w:val="0"/>
                  <w:marRight w:val="0"/>
                  <w:marTop w:val="0"/>
                  <w:marBottom w:val="0"/>
                  <w:divBdr>
                    <w:top w:val="single" w:sz="2" w:space="1" w:color="FFFFFF"/>
                    <w:left w:val="single" w:sz="2" w:space="11" w:color="FFFFFF"/>
                    <w:bottom w:val="single" w:sz="2" w:space="1" w:color="FFFFFF"/>
                    <w:right w:val="single" w:sz="2" w:space="4" w:color="FFFFFF"/>
                  </w:divBdr>
                  <w:divsChild>
                    <w:div w:id="1981810616">
                      <w:marLeft w:val="0"/>
                      <w:marRight w:val="0"/>
                      <w:marTop w:val="0"/>
                      <w:marBottom w:val="0"/>
                      <w:divBdr>
                        <w:top w:val="none" w:sz="0" w:space="0" w:color="auto"/>
                        <w:left w:val="none" w:sz="0" w:space="0" w:color="auto"/>
                        <w:bottom w:val="none" w:sz="0" w:space="0" w:color="auto"/>
                        <w:right w:val="none" w:sz="0" w:space="0" w:color="auto"/>
                      </w:divBdr>
                    </w:div>
                  </w:divsChild>
                </w:div>
                <w:div w:id="1686134717">
                  <w:marLeft w:val="0"/>
                  <w:marRight w:val="0"/>
                  <w:marTop w:val="0"/>
                  <w:marBottom w:val="0"/>
                  <w:divBdr>
                    <w:top w:val="single" w:sz="2" w:space="1" w:color="FFFFFF"/>
                    <w:left w:val="single" w:sz="2" w:space="11" w:color="FFFFFF"/>
                    <w:bottom w:val="single" w:sz="2" w:space="1" w:color="FFFFFF"/>
                    <w:right w:val="single" w:sz="2" w:space="4" w:color="FFFFFF"/>
                  </w:divBdr>
                  <w:divsChild>
                    <w:div w:id="1570842052">
                      <w:marLeft w:val="0"/>
                      <w:marRight w:val="0"/>
                      <w:marTop w:val="0"/>
                      <w:marBottom w:val="0"/>
                      <w:divBdr>
                        <w:top w:val="none" w:sz="0" w:space="0" w:color="auto"/>
                        <w:left w:val="none" w:sz="0" w:space="0" w:color="auto"/>
                        <w:bottom w:val="none" w:sz="0" w:space="0" w:color="auto"/>
                        <w:right w:val="none" w:sz="0" w:space="0" w:color="auto"/>
                      </w:divBdr>
                    </w:div>
                  </w:divsChild>
                </w:div>
                <w:div w:id="219755568">
                  <w:marLeft w:val="0"/>
                  <w:marRight w:val="0"/>
                  <w:marTop w:val="0"/>
                  <w:marBottom w:val="0"/>
                  <w:divBdr>
                    <w:top w:val="single" w:sz="2" w:space="1" w:color="FFFFFF"/>
                    <w:left w:val="single" w:sz="2" w:space="11" w:color="FFFFFF"/>
                    <w:bottom w:val="single" w:sz="2" w:space="1" w:color="FFFFFF"/>
                    <w:right w:val="single" w:sz="2" w:space="4" w:color="FFFFFF"/>
                  </w:divBdr>
                  <w:divsChild>
                    <w:div w:id="1975207998">
                      <w:marLeft w:val="0"/>
                      <w:marRight w:val="0"/>
                      <w:marTop w:val="0"/>
                      <w:marBottom w:val="0"/>
                      <w:divBdr>
                        <w:top w:val="none" w:sz="0" w:space="0" w:color="auto"/>
                        <w:left w:val="none" w:sz="0" w:space="0" w:color="auto"/>
                        <w:bottom w:val="none" w:sz="0" w:space="0" w:color="auto"/>
                        <w:right w:val="none" w:sz="0" w:space="0" w:color="auto"/>
                      </w:divBdr>
                    </w:div>
                  </w:divsChild>
                </w:div>
                <w:div w:id="759761024">
                  <w:marLeft w:val="0"/>
                  <w:marRight w:val="0"/>
                  <w:marTop w:val="0"/>
                  <w:marBottom w:val="0"/>
                  <w:divBdr>
                    <w:top w:val="single" w:sz="2" w:space="1" w:color="FFFFFF"/>
                    <w:left w:val="single" w:sz="2" w:space="11" w:color="FFFFFF"/>
                    <w:bottom w:val="single" w:sz="2" w:space="1" w:color="FFFFFF"/>
                    <w:right w:val="single" w:sz="2" w:space="4" w:color="FFFFFF"/>
                  </w:divBdr>
                  <w:divsChild>
                    <w:div w:id="940336830">
                      <w:marLeft w:val="0"/>
                      <w:marRight w:val="0"/>
                      <w:marTop w:val="0"/>
                      <w:marBottom w:val="0"/>
                      <w:divBdr>
                        <w:top w:val="none" w:sz="0" w:space="0" w:color="auto"/>
                        <w:left w:val="none" w:sz="0" w:space="0" w:color="auto"/>
                        <w:bottom w:val="none" w:sz="0" w:space="0" w:color="auto"/>
                        <w:right w:val="none" w:sz="0" w:space="0" w:color="auto"/>
                      </w:divBdr>
                    </w:div>
                  </w:divsChild>
                </w:div>
                <w:div w:id="250283030">
                  <w:marLeft w:val="0"/>
                  <w:marRight w:val="0"/>
                  <w:marTop w:val="0"/>
                  <w:marBottom w:val="0"/>
                  <w:divBdr>
                    <w:top w:val="single" w:sz="2" w:space="1" w:color="FFFFFF"/>
                    <w:left w:val="single" w:sz="2" w:space="11" w:color="FFFFFF"/>
                    <w:bottom w:val="single" w:sz="2" w:space="1" w:color="FFFFFF"/>
                    <w:right w:val="single" w:sz="2" w:space="4" w:color="FFFFFF"/>
                  </w:divBdr>
                  <w:divsChild>
                    <w:div w:id="438644473">
                      <w:marLeft w:val="0"/>
                      <w:marRight w:val="0"/>
                      <w:marTop w:val="0"/>
                      <w:marBottom w:val="0"/>
                      <w:divBdr>
                        <w:top w:val="none" w:sz="0" w:space="0" w:color="auto"/>
                        <w:left w:val="none" w:sz="0" w:space="0" w:color="auto"/>
                        <w:bottom w:val="none" w:sz="0" w:space="0" w:color="auto"/>
                        <w:right w:val="none" w:sz="0" w:space="0" w:color="auto"/>
                      </w:divBdr>
                    </w:div>
                  </w:divsChild>
                </w:div>
                <w:div w:id="405810916">
                  <w:marLeft w:val="0"/>
                  <w:marRight w:val="0"/>
                  <w:marTop w:val="0"/>
                  <w:marBottom w:val="0"/>
                  <w:divBdr>
                    <w:top w:val="single" w:sz="2" w:space="1" w:color="FFFFFF"/>
                    <w:left w:val="single" w:sz="2" w:space="11" w:color="FFFFFF"/>
                    <w:bottom w:val="single" w:sz="2" w:space="1" w:color="FFFFFF"/>
                    <w:right w:val="single" w:sz="2" w:space="4" w:color="FFFFFF"/>
                  </w:divBdr>
                  <w:divsChild>
                    <w:div w:id="1450128091">
                      <w:marLeft w:val="0"/>
                      <w:marRight w:val="0"/>
                      <w:marTop w:val="0"/>
                      <w:marBottom w:val="0"/>
                      <w:divBdr>
                        <w:top w:val="none" w:sz="0" w:space="0" w:color="auto"/>
                        <w:left w:val="none" w:sz="0" w:space="0" w:color="auto"/>
                        <w:bottom w:val="none" w:sz="0" w:space="0" w:color="auto"/>
                        <w:right w:val="none" w:sz="0" w:space="0" w:color="auto"/>
                      </w:divBdr>
                    </w:div>
                  </w:divsChild>
                </w:div>
                <w:div w:id="414934444">
                  <w:marLeft w:val="0"/>
                  <w:marRight w:val="0"/>
                  <w:marTop w:val="0"/>
                  <w:marBottom w:val="0"/>
                  <w:divBdr>
                    <w:top w:val="single" w:sz="2" w:space="1" w:color="FFFFFF"/>
                    <w:left w:val="single" w:sz="2" w:space="11" w:color="FFFFFF"/>
                    <w:bottom w:val="single" w:sz="2" w:space="1" w:color="FFFFFF"/>
                    <w:right w:val="single" w:sz="2" w:space="4" w:color="FFFFFF"/>
                  </w:divBdr>
                  <w:divsChild>
                    <w:div w:id="1694114515">
                      <w:marLeft w:val="0"/>
                      <w:marRight w:val="0"/>
                      <w:marTop w:val="0"/>
                      <w:marBottom w:val="0"/>
                      <w:divBdr>
                        <w:top w:val="none" w:sz="0" w:space="0" w:color="auto"/>
                        <w:left w:val="none" w:sz="0" w:space="0" w:color="auto"/>
                        <w:bottom w:val="none" w:sz="0" w:space="0" w:color="auto"/>
                        <w:right w:val="none" w:sz="0" w:space="0" w:color="auto"/>
                      </w:divBdr>
                    </w:div>
                  </w:divsChild>
                </w:div>
                <w:div w:id="357976378">
                  <w:marLeft w:val="0"/>
                  <w:marRight w:val="0"/>
                  <w:marTop w:val="0"/>
                  <w:marBottom w:val="0"/>
                  <w:divBdr>
                    <w:top w:val="single" w:sz="2" w:space="1" w:color="FFFFFF"/>
                    <w:left w:val="single" w:sz="2" w:space="11" w:color="FFFFFF"/>
                    <w:bottom w:val="single" w:sz="2" w:space="1" w:color="FFFFFF"/>
                    <w:right w:val="single" w:sz="2" w:space="4" w:color="FFFFFF"/>
                  </w:divBdr>
                  <w:divsChild>
                    <w:div w:id="430703940">
                      <w:marLeft w:val="0"/>
                      <w:marRight w:val="0"/>
                      <w:marTop w:val="0"/>
                      <w:marBottom w:val="0"/>
                      <w:divBdr>
                        <w:top w:val="none" w:sz="0" w:space="0" w:color="auto"/>
                        <w:left w:val="none" w:sz="0" w:space="0" w:color="auto"/>
                        <w:bottom w:val="none" w:sz="0" w:space="0" w:color="auto"/>
                        <w:right w:val="none" w:sz="0" w:space="0" w:color="auto"/>
                      </w:divBdr>
                    </w:div>
                  </w:divsChild>
                </w:div>
                <w:div w:id="184756890">
                  <w:marLeft w:val="0"/>
                  <w:marRight w:val="0"/>
                  <w:marTop w:val="0"/>
                  <w:marBottom w:val="0"/>
                  <w:divBdr>
                    <w:top w:val="single" w:sz="2" w:space="1" w:color="FFFFFF"/>
                    <w:left w:val="single" w:sz="2" w:space="11" w:color="FFFFFF"/>
                    <w:bottom w:val="single" w:sz="2" w:space="1" w:color="FFFFFF"/>
                    <w:right w:val="single" w:sz="2" w:space="4" w:color="FFFFFF"/>
                  </w:divBdr>
                  <w:divsChild>
                    <w:div w:id="1612780419">
                      <w:marLeft w:val="0"/>
                      <w:marRight w:val="0"/>
                      <w:marTop w:val="0"/>
                      <w:marBottom w:val="0"/>
                      <w:divBdr>
                        <w:top w:val="none" w:sz="0" w:space="0" w:color="auto"/>
                        <w:left w:val="none" w:sz="0" w:space="0" w:color="auto"/>
                        <w:bottom w:val="none" w:sz="0" w:space="0" w:color="auto"/>
                        <w:right w:val="none" w:sz="0" w:space="0" w:color="auto"/>
                      </w:divBdr>
                    </w:div>
                  </w:divsChild>
                </w:div>
                <w:div w:id="1345278818">
                  <w:marLeft w:val="0"/>
                  <w:marRight w:val="0"/>
                  <w:marTop w:val="0"/>
                  <w:marBottom w:val="0"/>
                  <w:divBdr>
                    <w:top w:val="single" w:sz="2" w:space="1" w:color="FFFFFF"/>
                    <w:left w:val="single" w:sz="2" w:space="11" w:color="FFFFFF"/>
                    <w:bottom w:val="single" w:sz="2" w:space="1" w:color="FFFFFF"/>
                    <w:right w:val="single" w:sz="2" w:space="4" w:color="FFFFFF"/>
                  </w:divBdr>
                  <w:divsChild>
                    <w:div w:id="2016640074">
                      <w:marLeft w:val="0"/>
                      <w:marRight w:val="0"/>
                      <w:marTop w:val="0"/>
                      <w:marBottom w:val="0"/>
                      <w:divBdr>
                        <w:top w:val="none" w:sz="0" w:space="0" w:color="auto"/>
                        <w:left w:val="none" w:sz="0" w:space="0" w:color="auto"/>
                        <w:bottom w:val="none" w:sz="0" w:space="0" w:color="auto"/>
                        <w:right w:val="none" w:sz="0" w:space="0" w:color="auto"/>
                      </w:divBdr>
                    </w:div>
                  </w:divsChild>
                </w:div>
                <w:div w:id="41946957">
                  <w:marLeft w:val="0"/>
                  <w:marRight w:val="0"/>
                  <w:marTop w:val="0"/>
                  <w:marBottom w:val="0"/>
                  <w:divBdr>
                    <w:top w:val="single" w:sz="2" w:space="1" w:color="FFFFFF"/>
                    <w:left w:val="single" w:sz="2" w:space="11" w:color="FFFFFF"/>
                    <w:bottom w:val="single" w:sz="2" w:space="1" w:color="FFFFFF"/>
                    <w:right w:val="single" w:sz="2" w:space="4" w:color="FFFFFF"/>
                  </w:divBdr>
                  <w:divsChild>
                    <w:div w:id="46730371">
                      <w:marLeft w:val="0"/>
                      <w:marRight w:val="0"/>
                      <w:marTop w:val="0"/>
                      <w:marBottom w:val="0"/>
                      <w:divBdr>
                        <w:top w:val="none" w:sz="0" w:space="0" w:color="auto"/>
                        <w:left w:val="none" w:sz="0" w:space="0" w:color="auto"/>
                        <w:bottom w:val="none" w:sz="0" w:space="0" w:color="auto"/>
                        <w:right w:val="none" w:sz="0" w:space="0" w:color="auto"/>
                      </w:divBdr>
                    </w:div>
                  </w:divsChild>
                </w:div>
                <w:div w:id="1171526669">
                  <w:marLeft w:val="0"/>
                  <w:marRight w:val="0"/>
                  <w:marTop w:val="0"/>
                  <w:marBottom w:val="0"/>
                  <w:divBdr>
                    <w:top w:val="single" w:sz="2" w:space="1" w:color="FFFFFF"/>
                    <w:left w:val="single" w:sz="2" w:space="11" w:color="FFFFFF"/>
                    <w:bottom w:val="single" w:sz="2" w:space="1" w:color="FFFFFF"/>
                    <w:right w:val="single" w:sz="2" w:space="4" w:color="FFFFFF"/>
                  </w:divBdr>
                  <w:divsChild>
                    <w:div w:id="396905809">
                      <w:marLeft w:val="0"/>
                      <w:marRight w:val="0"/>
                      <w:marTop w:val="0"/>
                      <w:marBottom w:val="0"/>
                      <w:divBdr>
                        <w:top w:val="none" w:sz="0" w:space="0" w:color="auto"/>
                        <w:left w:val="none" w:sz="0" w:space="0" w:color="auto"/>
                        <w:bottom w:val="none" w:sz="0" w:space="0" w:color="auto"/>
                        <w:right w:val="none" w:sz="0" w:space="0" w:color="auto"/>
                      </w:divBdr>
                    </w:div>
                  </w:divsChild>
                </w:div>
                <w:div w:id="1786464647">
                  <w:marLeft w:val="0"/>
                  <w:marRight w:val="0"/>
                  <w:marTop w:val="0"/>
                  <w:marBottom w:val="0"/>
                  <w:divBdr>
                    <w:top w:val="single" w:sz="2" w:space="1" w:color="FFFFFF"/>
                    <w:left w:val="single" w:sz="2" w:space="11" w:color="FFFFFF"/>
                    <w:bottom w:val="single" w:sz="2" w:space="1" w:color="FFFFFF"/>
                    <w:right w:val="single" w:sz="2" w:space="4" w:color="FFFFFF"/>
                  </w:divBdr>
                  <w:divsChild>
                    <w:div w:id="1460956744">
                      <w:marLeft w:val="0"/>
                      <w:marRight w:val="0"/>
                      <w:marTop w:val="0"/>
                      <w:marBottom w:val="0"/>
                      <w:divBdr>
                        <w:top w:val="none" w:sz="0" w:space="0" w:color="auto"/>
                        <w:left w:val="none" w:sz="0" w:space="0" w:color="auto"/>
                        <w:bottom w:val="none" w:sz="0" w:space="0" w:color="auto"/>
                        <w:right w:val="none" w:sz="0" w:space="0" w:color="auto"/>
                      </w:divBdr>
                    </w:div>
                  </w:divsChild>
                </w:div>
                <w:div w:id="1065907388">
                  <w:marLeft w:val="0"/>
                  <w:marRight w:val="0"/>
                  <w:marTop w:val="0"/>
                  <w:marBottom w:val="0"/>
                  <w:divBdr>
                    <w:top w:val="single" w:sz="2" w:space="1" w:color="FFFFFF"/>
                    <w:left w:val="single" w:sz="2" w:space="11" w:color="FFFFFF"/>
                    <w:bottom w:val="single" w:sz="2" w:space="1" w:color="FFFFFF"/>
                    <w:right w:val="single" w:sz="2" w:space="4" w:color="FFFFFF"/>
                  </w:divBdr>
                  <w:divsChild>
                    <w:div w:id="1651401076">
                      <w:marLeft w:val="0"/>
                      <w:marRight w:val="0"/>
                      <w:marTop w:val="0"/>
                      <w:marBottom w:val="0"/>
                      <w:divBdr>
                        <w:top w:val="none" w:sz="0" w:space="0" w:color="auto"/>
                        <w:left w:val="none" w:sz="0" w:space="0" w:color="auto"/>
                        <w:bottom w:val="none" w:sz="0" w:space="0" w:color="auto"/>
                        <w:right w:val="none" w:sz="0" w:space="0" w:color="auto"/>
                      </w:divBdr>
                    </w:div>
                  </w:divsChild>
                </w:div>
                <w:div w:id="189295684">
                  <w:marLeft w:val="0"/>
                  <w:marRight w:val="0"/>
                  <w:marTop w:val="0"/>
                  <w:marBottom w:val="0"/>
                  <w:divBdr>
                    <w:top w:val="single" w:sz="2" w:space="1" w:color="FFFFFF"/>
                    <w:left w:val="single" w:sz="2" w:space="11" w:color="FFFFFF"/>
                    <w:bottom w:val="single" w:sz="2" w:space="4" w:color="FFFFFF"/>
                    <w:right w:val="single" w:sz="2" w:space="4" w:color="FFFFFF"/>
                  </w:divBdr>
                  <w:divsChild>
                    <w:div w:id="186208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923083">
          <w:marLeft w:val="0"/>
          <w:marRight w:val="0"/>
          <w:marTop w:val="0"/>
          <w:marBottom w:val="300"/>
          <w:divBdr>
            <w:top w:val="none" w:sz="0" w:space="0" w:color="auto"/>
            <w:left w:val="none" w:sz="0" w:space="0" w:color="auto"/>
            <w:bottom w:val="none" w:sz="0" w:space="0" w:color="auto"/>
            <w:right w:val="none" w:sz="0" w:space="0" w:color="auto"/>
          </w:divBdr>
          <w:divsChild>
            <w:div w:id="1828325086">
              <w:marLeft w:val="0"/>
              <w:marRight w:val="0"/>
              <w:marTop w:val="0"/>
              <w:marBottom w:val="0"/>
              <w:divBdr>
                <w:top w:val="none" w:sz="0" w:space="0" w:color="auto"/>
                <w:left w:val="none" w:sz="0" w:space="0" w:color="auto"/>
                <w:bottom w:val="none" w:sz="0" w:space="0" w:color="auto"/>
                <w:right w:val="none" w:sz="0" w:space="0" w:color="auto"/>
              </w:divBdr>
              <w:divsChild>
                <w:div w:id="1998026902">
                  <w:marLeft w:val="0"/>
                  <w:marRight w:val="0"/>
                  <w:marTop w:val="0"/>
                  <w:marBottom w:val="0"/>
                  <w:divBdr>
                    <w:top w:val="single" w:sz="2" w:space="4" w:color="FFFFFF"/>
                    <w:left w:val="single" w:sz="2" w:space="11" w:color="FFFFFF"/>
                    <w:bottom w:val="single" w:sz="2" w:space="1" w:color="FFFFFF"/>
                    <w:right w:val="single" w:sz="2" w:space="4" w:color="FFFFFF"/>
                  </w:divBdr>
                  <w:divsChild>
                    <w:div w:id="414211298">
                      <w:marLeft w:val="0"/>
                      <w:marRight w:val="0"/>
                      <w:marTop w:val="0"/>
                      <w:marBottom w:val="0"/>
                      <w:divBdr>
                        <w:top w:val="none" w:sz="0" w:space="0" w:color="auto"/>
                        <w:left w:val="none" w:sz="0" w:space="0" w:color="auto"/>
                        <w:bottom w:val="none" w:sz="0" w:space="0" w:color="auto"/>
                        <w:right w:val="none" w:sz="0" w:space="0" w:color="auto"/>
                      </w:divBdr>
                    </w:div>
                  </w:divsChild>
                </w:div>
                <w:div w:id="715354882">
                  <w:marLeft w:val="0"/>
                  <w:marRight w:val="0"/>
                  <w:marTop w:val="0"/>
                  <w:marBottom w:val="0"/>
                  <w:divBdr>
                    <w:top w:val="single" w:sz="2" w:space="1" w:color="FFFFFF"/>
                    <w:left w:val="single" w:sz="2" w:space="11" w:color="FFFFFF"/>
                    <w:bottom w:val="single" w:sz="2" w:space="1" w:color="FFFFFF"/>
                    <w:right w:val="single" w:sz="2" w:space="4" w:color="FFFFFF"/>
                  </w:divBdr>
                  <w:divsChild>
                    <w:div w:id="796066020">
                      <w:marLeft w:val="0"/>
                      <w:marRight w:val="0"/>
                      <w:marTop w:val="0"/>
                      <w:marBottom w:val="0"/>
                      <w:divBdr>
                        <w:top w:val="none" w:sz="0" w:space="0" w:color="auto"/>
                        <w:left w:val="none" w:sz="0" w:space="0" w:color="auto"/>
                        <w:bottom w:val="none" w:sz="0" w:space="0" w:color="auto"/>
                        <w:right w:val="none" w:sz="0" w:space="0" w:color="auto"/>
                      </w:divBdr>
                    </w:div>
                  </w:divsChild>
                </w:div>
                <w:div w:id="166795321">
                  <w:marLeft w:val="0"/>
                  <w:marRight w:val="0"/>
                  <w:marTop w:val="0"/>
                  <w:marBottom w:val="0"/>
                  <w:divBdr>
                    <w:top w:val="single" w:sz="2" w:space="1" w:color="FFFFFF"/>
                    <w:left w:val="single" w:sz="2" w:space="11" w:color="FFFFFF"/>
                    <w:bottom w:val="single" w:sz="2" w:space="1" w:color="FFFFFF"/>
                    <w:right w:val="single" w:sz="2" w:space="4" w:color="FFFFFF"/>
                  </w:divBdr>
                  <w:divsChild>
                    <w:div w:id="782307222">
                      <w:marLeft w:val="0"/>
                      <w:marRight w:val="0"/>
                      <w:marTop w:val="0"/>
                      <w:marBottom w:val="0"/>
                      <w:divBdr>
                        <w:top w:val="none" w:sz="0" w:space="0" w:color="auto"/>
                        <w:left w:val="none" w:sz="0" w:space="0" w:color="auto"/>
                        <w:bottom w:val="none" w:sz="0" w:space="0" w:color="auto"/>
                        <w:right w:val="none" w:sz="0" w:space="0" w:color="auto"/>
                      </w:divBdr>
                    </w:div>
                  </w:divsChild>
                </w:div>
                <w:div w:id="622882358">
                  <w:marLeft w:val="0"/>
                  <w:marRight w:val="0"/>
                  <w:marTop w:val="0"/>
                  <w:marBottom w:val="0"/>
                  <w:divBdr>
                    <w:top w:val="single" w:sz="2" w:space="1" w:color="FFFFFF"/>
                    <w:left w:val="single" w:sz="2" w:space="11" w:color="FFFFFF"/>
                    <w:bottom w:val="single" w:sz="2" w:space="1" w:color="FFFFFF"/>
                    <w:right w:val="single" w:sz="2" w:space="4" w:color="FFFFFF"/>
                  </w:divBdr>
                  <w:divsChild>
                    <w:div w:id="1337340996">
                      <w:marLeft w:val="0"/>
                      <w:marRight w:val="0"/>
                      <w:marTop w:val="0"/>
                      <w:marBottom w:val="0"/>
                      <w:divBdr>
                        <w:top w:val="none" w:sz="0" w:space="0" w:color="auto"/>
                        <w:left w:val="none" w:sz="0" w:space="0" w:color="auto"/>
                        <w:bottom w:val="none" w:sz="0" w:space="0" w:color="auto"/>
                        <w:right w:val="none" w:sz="0" w:space="0" w:color="auto"/>
                      </w:divBdr>
                    </w:div>
                  </w:divsChild>
                </w:div>
                <w:div w:id="1189488220">
                  <w:marLeft w:val="0"/>
                  <w:marRight w:val="0"/>
                  <w:marTop w:val="0"/>
                  <w:marBottom w:val="0"/>
                  <w:divBdr>
                    <w:top w:val="single" w:sz="2" w:space="1" w:color="FFFFFF"/>
                    <w:left w:val="single" w:sz="2" w:space="11" w:color="FFFFFF"/>
                    <w:bottom w:val="single" w:sz="2" w:space="1" w:color="FFFFFF"/>
                    <w:right w:val="single" w:sz="2" w:space="4" w:color="FFFFFF"/>
                  </w:divBdr>
                  <w:divsChild>
                    <w:div w:id="1105227345">
                      <w:marLeft w:val="0"/>
                      <w:marRight w:val="0"/>
                      <w:marTop w:val="0"/>
                      <w:marBottom w:val="0"/>
                      <w:divBdr>
                        <w:top w:val="none" w:sz="0" w:space="0" w:color="auto"/>
                        <w:left w:val="none" w:sz="0" w:space="0" w:color="auto"/>
                        <w:bottom w:val="none" w:sz="0" w:space="0" w:color="auto"/>
                        <w:right w:val="none" w:sz="0" w:space="0" w:color="auto"/>
                      </w:divBdr>
                    </w:div>
                  </w:divsChild>
                </w:div>
                <w:div w:id="573202838">
                  <w:marLeft w:val="0"/>
                  <w:marRight w:val="0"/>
                  <w:marTop w:val="0"/>
                  <w:marBottom w:val="0"/>
                  <w:divBdr>
                    <w:top w:val="single" w:sz="2" w:space="1" w:color="FFFFFF"/>
                    <w:left w:val="single" w:sz="2" w:space="11" w:color="FFFFFF"/>
                    <w:bottom w:val="single" w:sz="2" w:space="1" w:color="FFFFFF"/>
                    <w:right w:val="single" w:sz="2" w:space="4" w:color="FFFFFF"/>
                  </w:divBdr>
                  <w:divsChild>
                    <w:div w:id="1005018970">
                      <w:marLeft w:val="0"/>
                      <w:marRight w:val="0"/>
                      <w:marTop w:val="0"/>
                      <w:marBottom w:val="0"/>
                      <w:divBdr>
                        <w:top w:val="none" w:sz="0" w:space="0" w:color="auto"/>
                        <w:left w:val="none" w:sz="0" w:space="0" w:color="auto"/>
                        <w:bottom w:val="none" w:sz="0" w:space="0" w:color="auto"/>
                        <w:right w:val="none" w:sz="0" w:space="0" w:color="auto"/>
                      </w:divBdr>
                    </w:div>
                  </w:divsChild>
                </w:div>
                <w:div w:id="1366129197">
                  <w:marLeft w:val="0"/>
                  <w:marRight w:val="0"/>
                  <w:marTop w:val="0"/>
                  <w:marBottom w:val="0"/>
                  <w:divBdr>
                    <w:top w:val="single" w:sz="2" w:space="1" w:color="FFFFFF"/>
                    <w:left w:val="single" w:sz="2" w:space="11" w:color="FFFFFF"/>
                    <w:bottom w:val="single" w:sz="2" w:space="1" w:color="FFFFFF"/>
                    <w:right w:val="single" w:sz="2" w:space="4" w:color="FFFFFF"/>
                  </w:divBdr>
                  <w:divsChild>
                    <w:div w:id="1272585870">
                      <w:marLeft w:val="0"/>
                      <w:marRight w:val="0"/>
                      <w:marTop w:val="0"/>
                      <w:marBottom w:val="0"/>
                      <w:divBdr>
                        <w:top w:val="none" w:sz="0" w:space="0" w:color="auto"/>
                        <w:left w:val="none" w:sz="0" w:space="0" w:color="auto"/>
                        <w:bottom w:val="none" w:sz="0" w:space="0" w:color="auto"/>
                        <w:right w:val="none" w:sz="0" w:space="0" w:color="auto"/>
                      </w:divBdr>
                    </w:div>
                  </w:divsChild>
                </w:div>
                <w:div w:id="615480101">
                  <w:marLeft w:val="0"/>
                  <w:marRight w:val="0"/>
                  <w:marTop w:val="0"/>
                  <w:marBottom w:val="0"/>
                  <w:divBdr>
                    <w:top w:val="single" w:sz="2" w:space="1" w:color="FFFFFF"/>
                    <w:left w:val="single" w:sz="2" w:space="11" w:color="FFFFFF"/>
                    <w:bottom w:val="single" w:sz="2" w:space="1" w:color="FFFFFF"/>
                    <w:right w:val="single" w:sz="2" w:space="4" w:color="FFFFFF"/>
                  </w:divBdr>
                  <w:divsChild>
                    <w:div w:id="1188106762">
                      <w:marLeft w:val="0"/>
                      <w:marRight w:val="0"/>
                      <w:marTop w:val="0"/>
                      <w:marBottom w:val="0"/>
                      <w:divBdr>
                        <w:top w:val="none" w:sz="0" w:space="0" w:color="auto"/>
                        <w:left w:val="none" w:sz="0" w:space="0" w:color="auto"/>
                        <w:bottom w:val="none" w:sz="0" w:space="0" w:color="auto"/>
                        <w:right w:val="none" w:sz="0" w:space="0" w:color="auto"/>
                      </w:divBdr>
                    </w:div>
                  </w:divsChild>
                </w:div>
                <w:div w:id="563181768">
                  <w:marLeft w:val="0"/>
                  <w:marRight w:val="0"/>
                  <w:marTop w:val="0"/>
                  <w:marBottom w:val="0"/>
                  <w:divBdr>
                    <w:top w:val="single" w:sz="2" w:space="1" w:color="FFFFFF"/>
                    <w:left w:val="single" w:sz="2" w:space="11" w:color="FFFFFF"/>
                    <w:bottom w:val="single" w:sz="2" w:space="1" w:color="FFFFFF"/>
                    <w:right w:val="single" w:sz="2" w:space="4" w:color="FFFFFF"/>
                  </w:divBdr>
                  <w:divsChild>
                    <w:div w:id="2016417941">
                      <w:marLeft w:val="0"/>
                      <w:marRight w:val="0"/>
                      <w:marTop w:val="0"/>
                      <w:marBottom w:val="0"/>
                      <w:divBdr>
                        <w:top w:val="none" w:sz="0" w:space="0" w:color="auto"/>
                        <w:left w:val="none" w:sz="0" w:space="0" w:color="auto"/>
                        <w:bottom w:val="none" w:sz="0" w:space="0" w:color="auto"/>
                        <w:right w:val="none" w:sz="0" w:space="0" w:color="auto"/>
                      </w:divBdr>
                    </w:div>
                  </w:divsChild>
                </w:div>
                <w:div w:id="1252468402">
                  <w:marLeft w:val="0"/>
                  <w:marRight w:val="0"/>
                  <w:marTop w:val="0"/>
                  <w:marBottom w:val="0"/>
                  <w:divBdr>
                    <w:top w:val="single" w:sz="2" w:space="1" w:color="FFFFFF"/>
                    <w:left w:val="single" w:sz="2" w:space="11" w:color="FFFFFF"/>
                    <w:bottom w:val="single" w:sz="2" w:space="1" w:color="FFFFFF"/>
                    <w:right w:val="single" w:sz="2" w:space="4" w:color="FFFFFF"/>
                  </w:divBdr>
                  <w:divsChild>
                    <w:div w:id="1155414145">
                      <w:marLeft w:val="0"/>
                      <w:marRight w:val="0"/>
                      <w:marTop w:val="0"/>
                      <w:marBottom w:val="0"/>
                      <w:divBdr>
                        <w:top w:val="none" w:sz="0" w:space="0" w:color="auto"/>
                        <w:left w:val="none" w:sz="0" w:space="0" w:color="auto"/>
                        <w:bottom w:val="none" w:sz="0" w:space="0" w:color="auto"/>
                        <w:right w:val="none" w:sz="0" w:space="0" w:color="auto"/>
                      </w:divBdr>
                    </w:div>
                  </w:divsChild>
                </w:div>
                <w:div w:id="1057624391">
                  <w:marLeft w:val="0"/>
                  <w:marRight w:val="0"/>
                  <w:marTop w:val="0"/>
                  <w:marBottom w:val="0"/>
                  <w:divBdr>
                    <w:top w:val="single" w:sz="2" w:space="1" w:color="FFFFFF"/>
                    <w:left w:val="single" w:sz="2" w:space="11" w:color="FFFFFF"/>
                    <w:bottom w:val="single" w:sz="2" w:space="1" w:color="FFFFFF"/>
                    <w:right w:val="single" w:sz="2" w:space="4" w:color="FFFFFF"/>
                  </w:divBdr>
                  <w:divsChild>
                    <w:div w:id="37125400">
                      <w:marLeft w:val="0"/>
                      <w:marRight w:val="0"/>
                      <w:marTop w:val="0"/>
                      <w:marBottom w:val="0"/>
                      <w:divBdr>
                        <w:top w:val="none" w:sz="0" w:space="0" w:color="auto"/>
                        <w:left w:val="none" w:sz="0" w:space="0" w:color="auto"/>
                        <w:bottom w:val="none" w:sz="0" w:space="0" w:color="auto"/>
                        <w:right w:val="none" w:sz="0" w:space="0" w:color="auto"/>
                      </w:divBdr>
                    </w:div>
                  </w:divsChild>
                </w:div>
                <w:div w:id="1241870620">
                  <w:marLeft w:val="0"/>
                  <w:marRight w:val="0"/>
                  <w:marTop w:val="0"/>
                  <w:marBottom w:val="0"/>
                  <w:divBdr>
                    <w:top w:val="single" w:sz="2" w:space="1" w:color="FFFFFF"/>
                    <w:left w:val="single" w:sz="2" w:space="11" w:color="FFFFFF"/>
                    <w:bottom w:val="single" w:sz="2" w:space="1" w:color="FFFFFF"/>
                    <w:right w:val="single" w:sz="2" w:space="4" w:color="FFFFFF"/>
                  </w:divBdr>
                  <w:divsChild>
                    <w:div w:id="1512989748">
                      <w:marLeft w:val="0"/>
                      <w:marRight w:val="0"/>
                      <w:marTop w:val="0"/>
                      <w:marBottom w:val="0"/>
                      <w:divBdr>
                        <w:top w:val="none" w:sz="0" w:space="0" w:color="auto"/>
                        <w:left w:val="none" w:sz="0" w:space="0" w:color="auto"/>
                        <w:bottom w:val="none" w:sz="0" w:space="0" w:color="auto"/>
                        <w:right w:val="none" w:sz="0" w:space="0" w:color="auto"/>
                      </w:divBdr>
                    </w:div>
                  </w:divsChild>
                </w:div>
                <w:div w:id="1333951893">
                  <w:marLeft w:val="0"/>
                  <w:marRight w:val="0"/>
                  <w:marTop w:val="0"/>
                  <w:marBottom w:val="0"/>
                  <w:divBdr>
                    <w:top w:val="single" w:sz="2" w:space="1" w:color="FFFFFF"/>
                    <w:left w:val="single" w:sz="2" w:space="11" w:color="FFFFFF"/>
                    <w:bottom w:val="single" w:sz="2" w:space="1" w:color="FFFFFF"/>
                    <w:right w:val="single" w:sz="2" w:space="4" w:color="FFFFFF"/>
                  </w:divBdr>
                  <w:divsChild>
                    <w:div w:id="1475488273">
                      <w:marLeft w:val="0"/>
                      <w:marRight w:val="0"/>
                      <w:marTop w:val="0"/>
                      <w:marBottom w:val="0"/>
                      <w:divBdr>
                        <w:top w:val="none" w:sz="0" w:space="0" w:color="auto"/>
                        <w:left w:val="none" w:sz="0" w:space="0" w:color="auto"/>
                        <w:bottom w:val="none" w:sz="0" w:space="0" w:color="auto"/>
                        <w:right w:val="none" w:sz="0" w:space="0" w:color="auto"/>
                      </w:divBdr>
                    </w:div>
                  </w:divsChild>
                </w:div>
                <w:div w:id="1403061148">
                  <w:marLeft w:val="0"/>
                  <w:marRight w:val="0"/>
                  <w:marTop w:val="0"/>
                  <w:marBottom w:val="0"/>
                  <w:divBdr>
                    <w:top w:val="single" w:sz="2" w:space="1" w:color="FFFFFF"/>
                    <w:left w:val="single" w:sz="2" w:space="11" w:color="FFFFFF"/>
                    <w:bottom w:val="single" w:sz="2" w:space="1" w:color="FFFFFF"/>
                    <w:right w:val="single" w:sz="2" w:space="4" w:color="FFFFFF"/>
                  </w:divBdr>
                  <w:divsChild>
                    <w:div w:id="1696731786">
                      <w:marLeft w:val="0"/>
                      <w:marRight w:val="0"/>
                      <w:marTop w:val="0"/>
                      <w:marBottom w:val="0"/>
                      <w:divBdr>
                        <w:top w:val="none" w:sz="0" w:space="0" w:color="auto"/>
                        <w:left w:val="none" w:sz="0" w:space="0" w:color="auto"/>
                        <w:bottom w:val="none" w:sz="0" w:space="0" w:color="auto"/>
                        <w:right w:val="none" w:sz="0" w:space="0" w:color="auto"/>
                      </w:divBdr>
                    </w:div>
                  </w:divsChild>
                </w:div>
                <w:div w:id="1187867859">
                  <w:marLeft w:val="0"/>
                  <w:marRight w:val="0"/>
                  <w:marTop w:val="0"/>
                  <w:marBottom w:val="0"/>
                  <w:divBdr>
                    <w:top w:val="single" w:sz="2" w:space="1" w:color="FFFFFF"/>
                    <w:left w:val="single" w:sz="2" w:space="11" w:color="FFFFFF"/>
                    <w:bottom w:val="single" w:sz="2" w:space="1" w:color="FFFFFF"/>
                    <w:right w:val="single" w:sz="2" w:space="4" w:color="FFFFFF"/>
                  </w:divBdr>
                  <w:divsChild>
                    <w:div w:id="305404548">
                      <w:marLeft w:val="0"/>
                      <w:marRight w:val="0"/>
                      <w:marTop w:val="0"/>
                      <w:marBottom w:val="0"/>
                      <w:divBdr>
                        <w:top w:val="none" w:sz="0" w:space="0" w:color="auto"/>
                        <w:left w:val="none" w:sz="0" w:space="0" w:color="auto"/>
                        <w:bottom w:val="none" w:sz="0" w:space="0" w:color="auto"/>
                        <w:right w:val="none" w:sz="0" w:space="0" w:color="auto"/>
                      </w:divBdr>
                    </w:div>
                  </w:divsChild>
                </w:div>
                <w:div w:id="1413043896">
                  <w:marLeft w:val="0"/>
                  <w:marRight w:val="0"/>
                  <w:marTop w:val="0"/>
                  <w:marBottom w:val="0"/>
                  <w:divBdr>
                    <w:top w:val="single" w:sz="2" w:space="1" w:color="FFFFFF"/>
                    <w:left w:val="single" w:sz="2" w:space="11" w:color="FFFFFF"/>
                    <w:bottom w:val="single" w:sz="2" w:space="1" w:color="FFFFFF"/>
                    <w:right w:val="single" w:sz="2" w:space="4" w:color="FFFFFF"/>
                  </w:divBdr>
                  <w:divsChild>
                    <w:div w:id="154610323">
                      <w:marLeft w:val="0"/>
                      <w:marRight w:val="0"/>
                      <w:marTop w:val="0"/>
                      <w:marBottom w:val="0"/>
                      <w:divBdr>
                        <w:top w:val="none" w:sz="0" w:space="0" w:color="auto"/>
                        <w:left w:val="none" w:sz="0" w:space="0" w:color="auto"/>
                        <w:bottom w:val="none" w:sz="0" w:space="0" w:color="auto"/>
                        <w:right w:val="none" w:sz="0" w:space="0" w:color="auto"/>
                      </w:divBdr>
                    </w:div>
                  </w:divsChild>
                </w:div>
                <w:div w:id="1674841410">
                  <w:marLeft w:val="0"/>
                  <w:marRight w:val="0"/>
                  <w:marTop w:val="0"/>
                  <w:marBottom w:val="0"/>
                  <w:divBdr>
                    <w:top w:val="single" w:sz="2" w:space="1" w:color="FFFFFF"/>
                    <w:left w:val="single" w:sz="2" w:space="11" w:color="FFFFFF"/>
                    <w:bottom w:val="single" w:sz="2" w:space="1" w:color="FFFFFF"/>
                    <w:right w:val="single" w:sz="2" w:space="4" w:color="FFFFFF"/>
                  </w:divBdr>
                  <w:divsChild>
                    <w:div w:id="1633486434">
                      <w:marLeft w:val="0"/>
                      <w:marRight w:val="0"/>
                      <w:marTop w:val="0"/>
                      <w:marBottom w:val="0"/>
                      <w:divBdr>
                        <w:top w:val="none" w:sz="0" w:space="0" w:color="auto"/>
                        <w:left w:val="none" w:sz="0" w:space="0" w:color="auto"/>
                        <w:bottom w:val="none" w:sz="0" w:space="0" w:color="auto"/>
                        <w:right w:val="none" w:sz="0" w:space="0" w:color="auto"/>
                      </w:divBdr>
                    </w:div>
                  </w:divsChild>
                </w:div>
                <w:div w:id="766581783">
                  <w:marLeft w:val="0"/>
                  <w:marRight w:val="0"/>
                  <w:marTop w:val="0"/>
                  <w:marBottom w:val="0"/>
                  <w:divBdr>
                    <w:top w:val="single" w:sz="2" w:space="1" w:color="FFFFFF"/>
                    <w:left w:val="single" w:sz="2" w:space="11" w:color="FFFFFF"/>
                    <w:bottom w:val="single" w:sz="2" w:space="1" w:color="FFFFFF"/>
                    <w:right w:val="single" w:sz="2" w:space="4" w:color="FFFFFF"/>
                  </w:divBdr>
                  <w:divsChild>
                    <w:div w:id="670182067">
                      <w:marLeft w:val="0"/>
                      <w:marRight w:val="0"/>
                      <w:marTop w:val="0"/>
                      <w:marBottom w:val="0"/>
                      <w:divBdr>
                        <w:top w:val="none" w:sz="0" w:space="0" w:color="auto"/>
                        <w:left w:val="none" w:sz="0" w:space="0" w:color="auto"/>
                        <w:bottom w:val="none" w:sz="0" w:space="0" w:color="auto"/>
                        <w:right w:val="none" w:sz="0" w:space="0" w:color="auto"/>
                      </w:divBdr>
                    </w:div>
                  </w:divsChild>
                </w:div>
                <w:div w:id="113184751">
                  <w:marLeft w:val="0"/>
                  <w:marRight w:val="0"/>
                  <w:marTop w:val="0"/>
                  <w:marBottom w:val="0"/>
                  <w:divBdr>
                    <w:top w:val="single" w:sz="2" w:space="1" w:color="FFFFFF"/>
                    <w:left w:val="single" w:sz="2" w:space="11" w:color="FFFFFF"/>
                    <w:bottom w:val="single" w:sz="2" w:space="1" w:color="FFFFFF"/>
                    <w:right w:val="single" w:sz="2" w:space="4" w:color="FFFFFF"/>
                  </w:divBdr>
                  <w:divsChild>
                    <w:div w:id="514618219">
                      <w:marLeft w:val="0"/>
                      <w:marRight w:val="0"/>
                      <w:marTop w:val="0"/>
                      <w:marBottom w:val="0"/>
                      <w:divBdr>
                        <w:top w:val="none" w:sz="0" w:space="0" w:color="auto"/>
                        <w:left w:val="none" w:sz="0" w:space="0" w:color="auto"/>
                        <w:bottom w:val="none" w:sz="0" w:space="0" w:color="auto"/>
                        <w:right w:val="none" w:sz="0" w:space="0" w:color="auto"/>
                      </w:divBdr>
                    </w:div>
                  </w:divsChild>
                </w:div>
                <w:div w:id="1580939250">
                  <w:marLeft w:val="0"/>
                  <w:marRight w:val="0"/>
                  <w:marTop w:val="0"/>
                  <w:marBottom w:val="0"/>
                  <w:divBdr>
                    <w:top w:val="single" w:sz="2" w:space="1" w:color="FFFFFF"/>
                    <w:left w:val="single" w:sz="2" w:space="11" w:color="FFFFFF"/>
                    <w:bottom w:val="single" w:sz="2" w:space="1" w:color="FFFFFF"/>
                    <w:right w:val="single" w:sz="2" w:space="4" w:color="FFFFFF"/>
                  </w:divBdr>
                  <w:divsChild>
                    <w:div w:id="1396591066">
                      <w:marLeft w:val="0"/>
                      <w:marRight w:val="0"/>
                      <w:marTop w:val="0"/>
                      <w:marBottom w:val="0"/>
                      <w:divBdr>
                        <w:top w:val="none" w:sz="0" w:space="0" w:color="auto"/>
                        <w:left w:val="none" w:sz="0" w:space="0" w:color="auto"/>
                        <w:bottom w:val="none" w:sz="0" w:space="0" w:color="auto"/>
                        <w:right w:val="none" w:sz="0" w:space="0" w:color="auto"/>
                      </w:divBdr>
                    </w:div>
                  </w:divsChild>
                </w:div>
                <w:div w:id="1881085582">
                  <w:marLeft w:val="0"/>
                  <w:marRight w:val="0"/>
                  <w:marTop w:val="0"/>
                  <w:marBottom w:val="0"/>
                  <w:divBdr>
                    <w:top w:val="single" w:sz="2" w:space="1" w:color="FFFFFF"/>
                    <w:left w:val="single" w:sz="2" w:space="11" w:color="FFFFFF"/>
                    <w:bottom w:val="single" w:sz="2" w:space="1" w:color="FFFFFF"/>
                    <w:right w:val="single" w:sz="2" w:space="4" w:color="FFFFFF"/>
                  </w:divBdr>
                  <w:divsChild>
                    <w:div w:id="1660620120">
                      <w:marLeft w:val="0"/>
                      <w:marRight w:val="0"/>
                      <w:marTop w:val="0"/>
                      <w:marBottom w:val="0"/>
                      <w:divBdr>
                        <w:top w:val="none" w:sz="0" w:space="0" w:color="auto"/>
                        <w:left w:val="none" w:sz="0" w:space="0" w:color="auto"/>
                        <w:bottom w:val="none" w:sz="0" w:space="0" w:color="auto"/>
                        <w:right w:val="none" w:sz="0" w:space="0" w:color="auto"/>
                      </w:divBdr>
                    </w:div>
                  </w:divsChild>
                </w:div>
                <w:div w:id="1582056764">
                  <w:marLeft w:val="0"/>
                  <w:marRight w:val="0"/>
                  <w:marTop w:val="0"/>
                  <w:marBottom w:val="0"/>
                  <w:divBdr>
                    <w:top w:val="single" w:sz="2" w:space="1" w:color="FFFFFF"/>
                    <w:left w:val="single" w:sz="2" w:space="11" w:color="FFFFFF"/>
                    <w:bottom w:val="single" w:sz="2" w:space="1" w:color="FFFFFF"/>
                    <w:right w:val="single" w:sz="2" w:space="4" w:color="FFFFFF"/>
                  </w:divBdr>
                  <w:divsChild>
                    <w:div w:id="1613201146">
                      <w:marLeft w:val="0"/>
                      <w:marRight w:val="0"/>
                      <w:marTop w:val="0"/>
                      <w:marBottom w:val="0"/>
                      <w:divBdr>
                        <w:top w:val="none" w:sz="0" w:space="0" w:color="auto"/>
                        <w:left w:val="none" w:sz="0" w:space="0" w:color="auto"/>
                        <w:bottom w:val="none" w:sz="0" w:space="0" w:color="auto"/>
                        <w:right w:val="none" w:sz="0" w:space="0" w:color="auto"/>
                      </w:divBdr>
                    </w:div>
                  </w:divsChild>
                </w:div>
                <w:div w:id="895706589">
                  <w:marLeft w:val="0"/>
                  <w:marRight w:val="0"/>
                  <w:marTop w:val="0"/>
                  <w:marBottom w:val="0"/>
                  <w:divBdr>
                    <w:top w:val="single" w:sz="2" w:space="1" w:color="FFFFFF"/>
                    <w:left w:val="single" w:sz="2" w:space="11" w:color="FFFFFF"/>
                    <w:bottom w:val="single" w:sz="2" w:space="1" w:color="FFFFFF"/>
                    <w:right w:val="single" w:sz="2" w:space="4" w:color="FFFFFF"/>
                  </w:divBdr>
                  <w:divsChild>
                    <w:div w:id="789131205">
                      <w:marLeft w:val="0"/>
                      <w:marRight w:val="0"/>
                      <w:marTop w:val="0"/>
                      <w:marBottom w:val="0"/>
                      <w:divBdr>
                        <w:top w:val="none" w:sz="0" w:space="0" w:color="auto"/>
                        <w:left w:val="none" w:sz="0" w:space="0" w:color="auto"/>
                        <w:bottom w:val="none" w:sz="0" w:space="0" w:color="auto"/>
                        <w:right w:val="none" w:sz="0" w:space="0" w:color="auto"/>
                      </w:divBdr>
                    </w:div>
                  </w:divsChild>
                </w:div>
                <w:div w:id="2141879145">
                  <w:marLeft w:val="0"/>
                  <w:marRight w:val="0"/>
                  <w:marTop w:val="0"/>
                  <w:marBottom w:val="0"/>
                  <w:divBdr>
                    <w:top w:val="single" w:sz="2" w:space="1" w:color="FFFFFF"/>
                    <w:left w:val="single" w:sz="2" w:space="11" w:color="FFFFFF"/>
                    <w:bottom w:val="single" w:sz="2" w:space="1" w:color="FFFFFF"/>
                    <w:right w:val="single" w:sz="2" w:space="4" w:color="FFFFFF"/>
                  </w:divBdr>
                  <w:divsChild>
                    <w:div w:id="2124574074">
                      <w:marLeft w:val="0"/>
                      <w:marRight w:val="0"/>
                      <w:marTop w:val="0"/>
                      <w:marBottom w:val="0"/>
                      <w:divBdr>
                        <w:top w:val="none" w:sz="0" w:space="0" w:color="auto"/>
                        <w:left w:val="none" w:sz="0" w:space="0" w:color="auto"/>
                        <w:bottom w:val="none" w:sz="0" w:space="0" w:color="auto"/>
                        <w:right w:val="none" w:sz="0" w:space="0" w:color="auto"/>
                      </w:divBdr>
                    </w:div>
                  </w:divsChild>
                </w:div>
                <w:div w:id="1684819626">
                  <w:marLeft w:val="0"/>
                  <w:marRight w:val="0"/>
                  <w:marTop w:val="0"/>
                  <w:marBottom w:val="0"/>
                  <w:divBdr>
                    <w:top w:val="single" w:sz="2" w:space="1" w:color="FFFFFF"/>
                    <w:left w:val="single" w:sz="2" w:space="11" w:color="FFFFFF"/>
                    <w:bottom w:val="single" w:sz="2" w:space="1" w:color="FFFFFF"/>
                    <w:right w:val="single" w:sz="2" w:space="4" w:color="FFFFFF"/>
                  </w:divBdr>
                  <w:divsChild>
                    <w:div w:id="141044138">
                      <w:marLeft w:val="0"/>
                      <w:marRight w:val="0"/>
                      <w:marTop w:val="0"/>
                      <w:marBottom w:val="0"/>
                      <w:divBdr>
                        <w:top w:val="none" w:sz="0" w:space="0" w:color="auto"/>
                        <w:left w:val="none" w:sz="0" w:space="0" w:color="auto"/>
                        <w:bottom w:val="none" w:sz="0" w:space="0" w:color="auto"/>
                        <w:right w:val="none" w:sz="0" w:space="0" w:color="auto"/>
                      </w:divBdr>
                    </w:div>
                  </w:divsChild>
                </w:div>
                <w:div w:id="1398091176">
                  <w:marLeft w:val="0"/>
                  <w:marRight w:val="0"/>
                  <w:marTop w:val="0"/>
                  <w:marBottom w:val="0"/>
                  <w:divBdr>
                    <w:top w:val="single" w:sz="2" w:space="1" w:color="FFFFFF"/>
                    <w:left w:val="single" w:sz="2" w:space="11" w:color="FFFFFF"/>
                    <w:bottom w:val="single" w:sz="2" w:space="1" w:color="FFFFFF"/>
                    <w:right w:val="single" w:sz="2" w:space="4" w:color="FFFFFF"/>
                  </w:divBdr>
                  <w:divsChild>
                    <w:div w:id="1718312048">
                      <w:marLeft w:val="0"/>
                      <w:marRight w:val="0"/>
                      <w:marTop w:val="0"/>
                      <w:marBottom w:val="0"/>
                      <w:divBdr>
                        <w:top w:val="none" w:sz="0" w:space="0" w:color="auto"/>
                        <w:left w:val="none" w:sz="0" w:space="0" w:color="auto"/>
                        <w:bottom w:val="none" w:sz="0" w:space="0" w:color="auto"/>
                        <w:right w:val="none" w:sz="0" w:space="0" w:color="auto"/>
                      </w:divBdr>
                    </w:div>
                  </w:divsChild>
                </w:div>
                <w:div w:id="1055162012">
                  <w:marLeft w:val="0"/>
                  <w:marRight w:val="0"/>
                  <w:marTop w:val="0"/>
                  <w:marBottom w:val="0"/>
                  <w:divBdr>
                    <w:top w:val="single" w:sz="2" w:space="1" w:color="FFFFFF"/>
                    <w:left w:val="single" w:sz="2" w:space="11" w:color="FFFFFF"/>
                    <w:bottom w:val="single" w:sz="2" w:space="1" w:color="FFFFFF"/>
                    <w:right w:val="single" w:sz="2" w:space="4" w:color="FFFFFF"/>
                  </w:divBdr>
                  <w:divsChild>
                    <w:div w:id="374743624">
                      <w:marLeft w:val="0"/>
                      <w:marRight w:val="0"/>
                      <w:marTop w:val="0"/>
                      <w:marBottom w:val="0"/>
                      <w:divBdr>
                        <w:top w:val="none" w:sz="0" w:space="0" w:color="auto"/>
                        <w:left w:val="none" w:sz="0" w:space="0" w:color="auto"/>
                        <w:bottom w:val="none" w:sz="0" w:space="0" w:color="auto"/>
                        <w:right w:val="none" w:sz="0" w:space="0" w:color="auto"/>
                      </w:divBdr>
                    </w:div>
                  </w:divsChild>
                </w:div>
                <w:div w:id="309359809">
                  <w:marLeft w:val="0"/>
                  <w:marRight w:val="0"/>
                  <w:marTop w:val="0"/>
                  <w:marBottom w:val="0"/>
                  <w:divBdr>
                    <w:top w:val="single" w:sz="2" w:space="1" w:color="FFFFFF"/>
                    <w:left w:val="single" w:sz="2" w:space="11" w:color="FFFFFF"/>
                    <w:bottom w:val="single" w:sz="2" w:space="1" w:color="FFFFFF"/>
                    <w:right w:val="single" w:sz="2" w:space="4" w:color="FFFFFF"/>
                  </w:divBdr>
                  <w:divsChild>
                    <w:div w:id="1592354583">
                      <w:marLeft w:val="0"/>
                      <w:marRight w:val="0"/>
                      <w:marTop w:val="0"/>
                      <w:marBottom w:val="0"/>
                      <w:divBdr>
                        <w:top w:val="none" w:sz="0" w:space="0" w:color="auto"/>
                        <w:left w:val="none" w:sz="0" w:space="0" w:color="auto"/>
                        <w:bottom w:val="none" w:sz="0" w:space="0" w:color="auto"/>
                        <w:right w:val="none" w:sz="0" w:space="0" w:color="auto"/>
                      </w:divBdr>
                    </w:div>
                  </w:divsChild>
                </w:div>
                <w:div w:id="1774546069">
                  <w:marLeft w:val="0"/>
                  <w:marRight w:val="0"/>
                  <w:marTop w:val="0"/>
                  <w:marBottom w:val="0"/>
                  <w:divBdr>
                    <w:top w:val="single" w:sz="2" w:space="1" w:color="FFFFFF"/>
                    <w:left w:val="single" w:sz="2" w:space="11" w:color="FFFFFF"/>
                    <w:bottom w:val="single" w:sz="2" w:space="1" w:color="FFFFFF"/>
                    <w:right w:val="single" w:sz="2" w:space="4" w:color="FFFFFF"/>
                  </w:divBdr>
                  <w:divsChild>
                    <w:div w:id="974724641">
                      <w:marLeft w:val="0"/>
                      <w:marRight w:val="0"/>
                      <w:marTop w:val="0"/>
                      <w:marBottom w:val="0"/>
                      <w:divBdr>
                        <w:top w:val="none" w:sz="0" w:space="0" w:color="auto"/>
                        <w:left w:val="none" w:sz="0" w:space="0" w:color="auto"/>
                        <w:bottom w:val="none" w:sz="0" w:space="0" w:color="auto"/>
                        <w:right w:val="none" w:sz="0" w:space="0" w:color="auto"/>
                      </w:divBdr>
                    </w:div>
                  </w:divsChild>
                </w:div>
                <w:div w:id="630937654">
                  <w:marLeft w:val="0"/>
                  <w:marRight w:val="0"/>
                  <w:marTop w:val="0"/>
                  <w:marBottom w:val="0"/>
                  <w:divBdr>
                    <w:top w:val="single" w:sz="2" w:space="1" w:color="FFFFFF"/>
                    <w:left w:val="single" w:sz="2" w:space="11" w:color="FFFFFF"/>
                    <w:bottom w:val="single" w:sz="2" w:space="1" w:color="FFFFFF"/>
                    <w:right w:val="single" w:sz="2" w:space="4" w:color="FFFFFF"/>
                  </w:divBdr>
                  <w:divsChild>
                    <w:div w:id="899249017">
                      <w:marLeft w:val="0"/>
                      <w:marRight w:val="0"/>
                      <w:marTop w:val="0"/>
                      <w:marBottom w:val="0"/>
                      <w:divBdr>
                        <w:top w:val="none" w:sz="0" w:space="0" w:color="auto"/>
                        <w:left w:val="none" w:sz="0" w:space="0" w:color="auto"/>
                        <w:bottom w:val="none" w:sz="0" w:space="0" w:color="auto"/>
                        <w:right w:val="none" w:sz="0" w:space="0" w:color="auto"/>
                      </w:divBdr>
                    </w:div>
                  </w:divsChild>
                </w:div>
                <w:div w:id="1067916974">
                  <w:marLeft w:val="0"/>
                  <w:marRight w:val="0"/>
                  <w:marTop w:val="0"/>
                  <w:marBottom w:val="0"/>
                  <w:divBdr>
                    <w:top w:val="single" w:sz="2" w:space="1" w:color="FFFFFF"/>
                    <w:left w:val="single" w:sz="2" w:space="11" w:color="FFFFFF"/>
                    <w:bottom w:val="single" w:sz="2" w:space="1" w:color="FFFFFF"/>
                    <w:right w:val="single" w:sz="2" w:space="4" w:color="FFFFFF"/>
                  </w:divBdr>
                  <w:divsChild>
                    <w:div w:id="1133863110">
                      <w:marLeft w:val="0"/>
                      <w:marRight w:val="0"/>
                      <w:marTop w:val="0"/>
                      <w:marBottom w:val="0"/>
                      <w:divBdr>
                        <w:top w:val="none" w:sz="0" w:space="0" w:color="auto"/>
                        <w:left w:val="none" w:sz="0" w:space="0" w:color="auto"/>
                        <w:bottom w:val="none" w:sz="0" w:space="0" w:color="auto"/>
                        <w:right w:val="none" w:sz="0" w:space="0" w:color="auto"/>
                      </w:divBdr>
                    </w:div>
                  </w:divsChild>
                </w:div>
                <w:div w:id="315035061">
                  <w:marLeft w:val="0"/>
                  <w:marRight w:val="0"/>
                  <w:marTop w:val="0"/>
                  <w:marBottom w:val="0"/>
                  <w:divBdr>
                    <w:top w:val="single" w:sz="2" w:space="1" w:color="FFFFFF"/>
                    <w:left w:val="single" w:sz="2" w:space="11" w:color="FFFFFF"/>
                    <w:bottom w:val="single" w:sz="2" w:space="1" w:color="FFFFFF"/>
                    <w:right w:val="single" w:sz="2" w:space="4" w:color="FFFFFF"/>
                  </w:divBdr>
                  <w:divsChild>
                    <w:div w:id="2122794823">
                      <w:marLeft w:val="0"/>
                      <w:marRight w:val="0"/>
                      <w:marTop w:val="0"/>
                      <w:marBottom w:val="0"/>
                      <w:divBdr>
                        <w:top w:val="none" w:sz="0" w:space="0" w:color="auto"/>
                        <w:left w:val="none" w:sz="0" w:space="0" w:color="auto"/>
                        <w:bottom w:val="none" w:sz="0" w:space="0" w:color="auto"/>
                        <w:right w:val="none" w:sz="0" w:space="0" w:color="auto"/>
                      </w:divBdr>
                    </w:div>
                  </w:divsChild>
                </w:div>
                <w:div w:id="288249477">
                  <w:marLeft w:val="0"/>
                  <w:marRight w:val="0"/>
                  <w:marTop w:val="0"/>
                  <w:marBottom w:val="0"/>
                  <w:divBdr>
                    <w:top w:val="single" w:sz="2" w:space="1" w:color="FFFFFF"/>
                    <w:left w:val="single" w:sz="2" w:space="11" w:color="FFFFFF"/>
                    <w:bottom w:val="single" w:sz="2" w:space="1" w:color="FFFFFF"/>
                    <w:right w:val="single" w:sz="2" w:space="4" w:color="FFFFFF"/>
                  </w:divBdr>
                  <w:divsChild>
                    <w:div w:id="1946307399">
                      <w:marLeft w:val="0"/>
                      <w:marRight w:val="0"/>
                      <w:marTop w:val="0"/>
                      <w:marBottom w:val="0"/>
                      <w:divBdr>
                        <w:top w:val="none" w:sz="0" w:space="0" w:color="auto"/>
                        <w:left w:val="none" w:sz="0" w:space="0" w:color="auto"/>
                        <w:bottom w:val="none" w:sz="0" w:space="0" w:color="auto"/>
                        <w:right w:val="none" w:sz="0" w:space="0" w:color="auto"/>
                      </w:divBdr>
                    </w:div>
                  </w:divsChild>
                </w:div>
                <w:div w:id="443424657">
                  <w:marLeft w:val="0"/>
                  <w:marRight w:val="0"/>
                  <w:marTop w:val="0"/>
                  <w:marBottom w:val="0"/>
                  <w:divBdr>
                    <w:top w:val="single" w:sz="2" w:space="1" w:color="FFFFFF"/>
                    <w:left w:val="single" w:sz="2" w:space="11" w:color="FFFFFF"/>
                    <w:bottom w:val="single" w:sz="2" w:space="1" w:color="FFFFFF"/>
                    <w:right w:val="single" w:sz="2" w:space="4" w:color="FFFFFF"/>
                  </w:divBdr>
                  <w:divsChild>
                    <w:div w:id="1234199623">
                      <w:marLeft w:val="0"/>
                      <w:marRight w:val="0"/>
                      <w:marTop w:val="0"/>
                      <w:marBottom w:val="0"/>
                      <w:divBdr>
                        <w:top w:val="none" w:sz="0" w:space="0" w:color="auto"/>
                        <w:left w:val="none" w:sz="0" w:space="0" w:color="auto"/>
                        <w:bottom w:val="none" w:sz="0" w:space="0" w:color="auto"/>
                        <w:right w:val="none" w:sz="0" w:space="0" w:color="auto"/>
                      </w:divBdr>
                    </w:div>
                  </w:divsChild>
                </w:div>
                <w:div w:id="249511392">
                  <w:marLeft w:val="0"/>
                  <w:marRight w:val="0"/>
                  <w:marTop w:val="0"/>
                  <w:marBottom w:val="0"/>
                  <w:divBdr>
                    <w:top w:val="single" w:sz="2" w:space="1" w:color="FFFFFF"/>
                    <w:left w:val="single" w:sz="2" w:space="11" w:color="FFFFFF"/>
                    <w:bottom w:val="single" w:sz="2" w:space="1" w:color="FFFFFF"/>
                    <w:right w:val="single" w:sz="2" w:space="4" w:color="FFFFFF"/>
                  </w:divBdr>
                  <w:divsChild>
                    <w:div w:id="553347647">
                      <w:marLeft w:val="0"/>
                      <w:marRight w:val="0"/>
                      <w:marTop w:val="0"/>
                      <w:marBottom w:val="0"/>
                      <w:divBdr>
                        <w:top w:val="none" w:sz="0" w:space="0" w:color="auto"/>
                        <w:left w:val="none" w:sz="0" w:space="0" w:color="auto"/>
                        <w:bottom w:val="none" w:sz="0" w:space="0" w:color="auto"/>
                        <w:right w:val="none" w:sz="0" w:space="0" w:color="auto"/>
                      </w:divBdr>
                    </w:div>
                  </w:divsChild>
                </w:div>
                <w:div w:id="1378973329">
                  <w:marLeft w:val="0"/>
                  <w:marRight w:val="0"/>
                  <w:marTop w:val="0"/>
                  <w:marBottom w:val="0"/>
                  <w:divBdr>
                    <w:top w:val="single" w:sz="2" w:space="1" w:color="FFFFFF"/>
                    <w:left w:val="single" w:sz="2" w:space="11" w:color="FFFFFF"/>
                    <w:bottom w:val="single" w:sz="2" w:space="1" w:color="FFFFFF"/>
                    <w:right w:val="single" w:sz="2" w:space="4" w:color="FFFFFF"/>
                  </w:divBdr>
                  <w:divsChild>
                    <w:div w:id="1162115456">
                      <w:marLeft w:val="0"/>
                      <w:marRight w:val="0"/>
                      <w:marTop w:val="0"/>
                      <w:marBottom w:val="0"/>
                      <w:divBdr>
                        <w:top w:val="none" w:sz="0" w:space="0" w:color="auto"/>
                        <w:left w:val="none" w:sz="0" w:space="0" w:color="auto"/>
                        <w:bottom w:val="none" w:sz="0" w:space="0" w:color="auto"/>
                        <w:right w:val="none" w:sz="0" w:space="0" w:color="auto"/>
                      </w:divBdr>
                    </w:div>
                  </w:divsChild>
                </w:div>
                <w:div w:id="343360413">
                  <w:marLeft w:val="0"/>
                  <w:marRight w:val="0"/>
                  <w:marTop w:val="0"/>
                  <w:marBottom w:val="0"/>
                  <w:divBdr>
                    <w:top w:val="single" w:sz="2" w:space="1" w:color="FFFFFF"/>
                    <w:left w:val="single" w:sz="2" w:space="11" w:color="FFFFFF"/>
                    <w:bottom w:val="single" w:sz="2" w:space="1" w:color="FFFFFF"/>
                    <w:right w:val="single" w:sz="2" w:space="4" w:color="FFFFFF"/>
                  </w:divBdr>
                  <w:divsChild>
                    <w:div w:id="1004280711">
                      <w:marLeft w:val="0"/>
                      <w:marRight w:val="0"/>
                      <w:marTop w:val="0"/>
                      <w:marBottom w:val="0"/>
                      <w:divBdr>
                        <w:top w:val="none" w:sz="0" w:space="0" w:color="auto"/>
                        <w:left w:val="none" w:sz="0" w:space="0" w:color="auto"/>
                        <w:bottom w:val="none" w:sz="0" w:space="0" w:color="auto"/>
                        <w:right w:val="none" w:sz="0" w:space="0" w:color="auto"/>
                      </w:divBdr>
                    </w:div>
                  </w:divsChild>
                </w:div>
                <w:div w:id="978194036">
                  <w:marLeft w:val="0"/>
                  <w:marRight w:val="0"/>
                  <w:marTop w:val="0"/>
                  <w:marBottom w:val="0"/>
                  <w:divBdr>
                    <w:top w:val="single" w:sz="2" w:space="1" w:color="FFFFFF"/>
                    <w:left w:val="single" w:sz="2" w:space="11" w:color="FFFFFF"/>
                    <w:bottom w:val="single" w:sz="2" w:space="1" w:color="FFFFFF"/>
                    <w:right w:val="single" w:sz="2" w:space="4" w:color="FFFFFF"/>
                  </w:divBdr>
                  <w:divsChild>
                    <w:div w:id="1780561295">
                      <w:marLeft w:val="0"/>
                      <w:marRight w:val="0"/>
                      <w:marTop w:val="0"/>
                      <w:marBottom w:val="0"/>
                      <w:divBdr>
                        <w:top w:val="none" w:sz="0" w:space="0" w:color="auto"/>
                        <w:left w:val="none" w:sz="0" w:space="0" w:color="auto"/>
                        <w:bottom w:val="none" w:sz="0" w:space="0" w:color="auto"/>
                        <w:right w:val="none" w:sz="0" w:space="0" w:color="auto"/>
                      </w:divBdr>
                    </w:div>
                  </w:divsChild>
                </w:div>
                <w:div w:id="1502351914">
                  <w:marLeft w:val="0"/>
                  <w:marRight w:val="0"/>
                  <w:marTop w:val="0"/>
                  <w:marBottom w:val="0"/>
                  <w:divBdr>
                    <w:top w:val="single" w:sz="2" w:space="1" w:color="FFFFFF"/>
                    <w:left w:val="single" w:sz="2" w:space="11" w:color="FFFFFF"/>
                    <w:bottom w:val="single" w:sz="2" w:space="4" w:color="FFFFFF"/>
                    <w:right w:val="single" w:sz="2" w:space="4" w:color="FFFFFF"/>
                  </w:divBdr>
                  <w:divsChild>
                    <w:div w:id="37312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839196">
          <w:marLeft w:val="0"/>
          <w:marRight w:val="0"/>
          <w:marTop w:val="0"/>
          <w:marBottom w:val="300"/>
          <w:divBdr>
            <w:top w:val="none" w:sz="0" w:space="0" w:color="auto"/>
            <w:left w:val="none" w:sz="0" w:space="0" w:color="auto"/>
            <w:bottom w:val="none" w:sz="0" w:space="0" w:color="auto"/>
            <w:right w:val="none" w:sz="0" w:space="0" w:color="auto"/>
          </w:divBdr>
          <w:divsChild>
            <w:div w:id="289483805">
              <w:marLeft w:val="0"/>
              <w:marRight w:val="0"/>
              <w:marTop w:val="0"/>
              <w:marBottom w:val="0"/>
              <w:divBdr>
                <w:top w:val="none" w:sz="0" w:space="0" w:color="auto"/>
                <w:left w:val="none" w:sz="0" w:space="0" w:color="auto"/>
                <w:bottom w:val="none" w:sz="0" w:space="0" w:color="auto"/>
                <w:right w:val="none" w:sz="0" w:space="0" w:color="auto"/>
              </w:divBdr>
              <w:divsChild>
                <w:div w:id="448008520">
                  <w:marLeft w:val="0"/>
                  <w:marRight w:val="0"/>
                  <w:marTop w:val="0"/>
                  <w:marBottom w:val="0"/>
                  <w:divBdr>
                    <w:top w:val="single" w:sz="2" w:space="4" w:color="FFFFFF"/>
                    <w:left w:val="single" w:sz="2" w:space="11" w:color="FFFFFF"/>
                    <w:bottom w:val="single" w:sz="2" w:space="1" w:color="FFFFFF"/>
                    <w:right w:val="single" w:sz="2" w:space="4" w:color="FFFFFF"/>
                  </w:divBdr>
                  <w:divsChild>
                    <w:div w:id="93987366">
                      <w:marLeft w:val="0"/>
                      <w:marRight w:val="0"/>
                      <w:marTop w:val="0"/>
                      <w:marBottom w:val="0"/>
                      <w:divBdr>
                        <w:top w:val="none" w:sz="0" w:space="0" w:color="auto"/>
                        <w:left w:val="none" w:sz="0" w:space="0" w:color="auto"/>
                        <w:bottom w:val="none" w:sz="0" w:space="0" w:color="auto"/>
                        <w:right w:val="none" w:sz="0" w:space="0" w:color="auto"/>
                      </w:divBdr>
                    </w:div>
                  </w:divsChild>
                </w:div>
                <w:div w:id="1800688959">
                  <w:marLeft w:val="0"/>
                  <w:marRight w:val="0"/>
                  <w:marTop w:val="0"/>
                  <w:marBottom w:val="0"/>
                  <w:divBdr>
                    <w:top w:val="single" w:sz="2" w:space="1" w:color="FFFFFF"/>
                    <w:left w:val="single" w:sz="2" w:space="11" w:color="FFFFFF"/>
                    <w:bottom w:val="single" w:sz="2" w:space="1" w:color="FFFFFF"/>
                    <w:right w:val="single" w:sz="2" w:space="4" w:color="FFFFFF"/>
                  </w:divBdr>
                  <w:divsChild>
                    <w:div w:id="190651984">
                      <w:marLeft w:val="0"/>
                      <w:marRight w:val="0"/>
                      <w:marTop w:val="0"/>
                      <w:marBottom w:val="0"/>
                      <w:divBdr>
                        <w:top w:val="none" w:sz="0" w:space="0" w:color="auto"/>
                        <w:left w:val="none" w:sz="0" w:space="0" w:color="auto"/>
                        <w:bottom w:val="none" w:sz="0" w:space="0" w:color="auto"/>
                        <w:right w:val="none" w:sz="0" w:space="0" w:color="auto"/>
                      </w:divBdr>
                    </w:div>
                  </w:divsChild>
                </w:div>
                <w:div w:id="2097044844">
                  <w:marLeft w:val="0"/>
                  <w:marRight w:val="0"/>
                  <w:marTop w:val="0"/>
                  <w:marBottom w:val="0"/>
                  <w:divBdr>
                    <w:top w:val="single" w:sz="2" w:space="1" w:color="FFFFFF"/>
                    <w:left w:val="single" w:sz="2" w:space="11" w:color="FFFFFF"/>
                    <w:bottom w:val="single" w:sz="2" w:space="1" w:color="FFFFFF"/>
                    <w:right w:val="single" w:sz="2" w:space="4" w:color="FFFFFF"/>
                  </w:divBdr>
                  <w:divsChild>
                    <w:div w:id="2123256738">
                      <w:marLeft w:val="0"/>
                      <w:marRight w:val="0"/>
                      <w:marTop w:val="0"/>
                      <w:marBottom w:val="0"/>
                      <w:divBdr>
                        <w:top w:val="none" w:sz="0" w:space="0" w:color="auto"/>
                        <w:left w:val="none" w:sz="0" w:space="0" w:color="auto"/>
                        <w:bottom w:val="none" w:sz="0" w:space="0" w:color="auto"/>
                        <w:right w:val="none" w:sz="0" w:space="0" w:color="auto"/>
                      </w:divBdr>
                    </w:div>
                  </w:divsChild>
                </w:div>
                <w:div w:id="610864055">
                  <w:marLeft w:val="0"/>
                  <w:marRight w:val="0"/>
                  <w:marTop w:val="0"/>
                  <w:marBottom w:val="0"/>
                  <w:divBdr>
                    <w:top w:val="single" w:sz="2" w:space="1" w:color="FFFFFF"/>
                    <w:left w:val="single" w:sz="2" w:space="11" w:color="FFFFFF"/>
                    <w:bottom w:val="single" w:sz="2" w:space="1" w:color="FFFFFF"/>
                    <w:right w:val="single" w:sz="2" w:space="4" w:color="FFFFFF"/>
                  </w:divBdr>
                  <w:divsChild>
                    <w:div w:id="618608978">
                      <w:marLeft w:val="0"/>
                      <w:marRight w:val="0"/>
                      <w:marTop w:val="0"/>
                      <w:marBottom w:val="0"/>
                      <w:divBdr>
                        <w:top w:val="none" w:sz="0" w:space="0" w:color="auto"/>
                        <w:left w:val="none" w:sz="0" w:space="0" w:color="auto"/>
                        <w:bottom w:val="none" w:sz="0" w:space="0" w:color="auto"/>
                        <w:right w:val="none" w:sz="0" w:space="0" w:color="auto"/>
                      </w:divBdr>
                    </w:div>
                  </w:divsChild>
                </w:div>
                <w:div w:id="475101636">
                  <w:marLeft w:val="0"/>
                  <w:marRight w:val="0"/>
                  <w:marTop w:val="0"/>
                  <w:marBottom w:val="0"/>
                  <w:divBdr>
                    <w:top w:val="single" w:sz="2" w:space="1" w:color="FFFFFF"/>
                    <w:left w:val="single" w:sz="2" w:space="11" w:color="FFFFFF"/>
                    <w:bottom w:val="single" w:sz="2" w:space="1" w:color="FFFFFF"/>
                    <w:right w:val="single" w:sz="2" w:space="4" w:color="FFFFFF"/>
                  </w:divBdr>
                  <w:divsChild>
                    <w:div w:id="17202652">
                      <w:marLeft w:val="0"/>
                      <w:marRight w:val="0"/>
                      <w:marTop w:val="0"/>
                      <w:marBottom w:val="0"/>
                      <w:divBdr>
                        <w:top w:val="none" w:sz="0" w:space="0" w:color="auto"/>
                        <w:left w:val="none" w:sz="0" w:space="0" w:color="auto"/>
                        <w:bottom w:val="none" w:sz="0" w:space="0" w:color="auto"/>
                        <w:right w:val="none" w:sz="0" w:space="0" w:color="auto"/>
                      </w:divBdr>
                    </w:div>
                  </w:divsChild>
                </w:div>
                <w:div w:id="1760104531">
                  <w:marLeft w:val="0"/>
                  <w:marRight w:val="0"/>
                  <w:marTop w:val="0"/>
                  <w:marBottom w:val="0"/>
                  <w:divBdr>
                    <w:top w:val="single" w:sz="2" w:space="1" w:color="FFFFFF"/>
                    <w:left w:val="single" w:sz="2" w:space="11" w:color="FFFFFF"/>
                    <w:bottom w:val="single" w:sz="2" w:space="1" w:color="FFFFFF"/>
                    <w:right w:val="single" w:sz="2" w:space="4" w:color="FFFFFF"/>
                  </w:divBdr>
                  <w:divsChild>
                    <w:div w:id="27412511">
                      <w:marLeft w:val="0"/>
                      <w:marRight w:val="0"/>
                      <w:marTop w:val="0"/>
                      <w:marBottom w:val="0"/>
                      <w:divBdr>
                        <w:top w:val="none" w:sz="0" w:space="0" w:color="auto"/>
                        <w:left w:val="none" w:sz="0" w:space="0" w:color="auto"/>
                        <w:bottom w:val="none" w:sz="0" w:space="0" w:color="auto"/>
                        <w:right w:val="none" w:sz="0" w:space="0" w:color="auto"/>
                      </w:divBdr>
                    </w:div>
                  </w:divsChild>
                </w:div>
                <w:div w:id="697312031">
                  <w:marLeft w:val="0"/>
                  <w:marRight w:val="0"/>
                  <w:marTop w:val="0"/>
                  <w:marBottom w:val="0"/>
                  <w:divBdr>
                    <w:top w:val="single" w:sz="2" w:space="1" w:color="FFFFFF"/>
                    <w:left w:val="single" w:sz="2" w:space="11" w:color="FFFFFF"/>
                    <w:bottom w:val="single" w:sz="2" w:space="1" w:color="FFFFFF"/>
                    <w:right w:val="single" w:sz="2" w:space="4" w:color="FFFFFF"/>
                  </w:divBdr>
                  <w:divsChild>
                    <w:div w:id="1342004231">
                      <w:marLeft w:val="0"/>
                      <w:marRight w:val="0"/>
                      <w:marTop w:val="0"/>
                      <w:marBottom w:val="0"/>
                      <w:divBdr>
                        <w:top w:val="none" w:sz="0" w:space="0" w:color="auto"/>
                        <w:left w:val="none" w:sz="0" w:space="0" w:color="auto"/>
                        <w:bottom w:val="none" w:sz="0" w:space="0" w:color="auto"/>
                        <w:right w:val="none" w:sz="0" w:space="0" w:color="auto"/>
                      </w:divBdr>
                    </w:div>
                  </w:divsChild>
                </w:div>
                <w:div w:id="266157582">
                  <w:marLeft w:val="0"/>
                  <w:marRight w:val="0"/>
                  <w:marTop w:val="0"/>
                  <w:marBottom w:val="0"/>
                  <w:divBdr>
                    <w:top w:val="single" w:sz="2" w:space="1" w:color="FFFFFF"/>
                    <w:left w:val="single" w:sz="2" w:space="11" w:color="FFFFFF"/>
                    <w:bottom w:val="single" w:sz="2" w:space="1" w:color="FFFFFF"/>
                    <w:right w:val="single" w:sz="2" w:space="4" w:color="FFFFFF"/>
                  </w:divBdr>
                  <w:divsChild>
                    <w:div w:id="1970282171">
                      <w:marLeft w:val="0"/>
                      <w:marRight w:val="0"/>
                      <w:marTop w:val="0"/>
                      <w:marBottom w:val="0"/>
                      <w:divBdr>
                        <w:top w:val="none" w:sz="0" w:space="0" w:color="auto"/>
                        <w:left w:val="none" w:sz="0" w:space="0" w:color="auto"/>
                        <w:bottom w:val="none" w:sz="0" w:space="0" w:color="auto"/>
                        <w:right w:val="none" w:sz="0" w:space="0" w:color="auto"/>
                      </w:divBdr>
                    </w:div>
                  </w:divsChild>
                </w:div>
                <w:div w:id="189147278">
                  <w:marLeft w:val="0"/>
                  <w:marRight w:val="0"/>
                  <w:marTop w:val="0"/>
                  <w:marBottom w:val="0"/>
                  <w:divBdr>
                    <w:top w:val="single" w:sz="2" w:space="1" w:color="FFFFFF"/>
                    <w:left w:val="single" w:sz="2" w:space="11" w:color="FFFFFF"/>
                    <w:bottom w:val="single" w:sz="2" w:space="1" w:color="FFFFFF"/>
                    <w:right w:val="single" w:sz="2" w:space="4" w:color="FFFFFF"/>
                  </w:divBdr>
                  <w:divsChild>
                    <w:div w:id="1057901800">
                      <w:marLeft w:val="0"/>
                      <w:marRight w:val="0"/>
                      <w:marTop w:val="0"/>
                      <w:marBottom w:val="0"/>
                      <w:divBdr>
                        <w:top w:val="none" w:sz="0" w:space="0" w:color="auto"/>
                        <w:left w:val="none" w:sz="0" w:space="0" w:color="auto"/>
                        <w:bottom w:val="none" w:sz="0" w:space="0" w:color="auto"/>
                        <w:right w:val="none" w:sz="0" w:space="0" w:color="auto"/>
                      </w:divBdr>
                    </w:div>
                  </w:divsChild>
                </w:div>
                <w:div w:id="758912991">
                  <w:marLeft w:val="0"/>
                  <w:marRight w:val="0"/>
                  <w:marTop w:val="0"/>
                  <w:marBottom w:val="0"/>
                  <w:divBdr>
                    <w:top w:val="single" w:sz="2" w:space="1" w:color="FFFFFF"/>
                    <w:left w:val="single" w:sz="2" w:space="11" w:color="FFFFFF"/>
                    <w:bottom w:val="single" w:sz="2" w:space="1" w:color="FFFFFF"/>
                    <w:right w:val="single" w:sz="2" w:space="4" w:color="FFFFFF"/>
                  </w:divBdr>
                  <w:divsChild>
                    <w:div w:id="1826169196">
                      <w:marLeft w:val="0"/>
                      <w:marRight w:val="0"/>
                      <w:marTop w:val="0"/>
                      <w:marBottom w:val="0"/>
                      <w:divBdr>
                        <w:top w:val="none" w:sz="0" w:space="0" w:color="auto"/>
                        <w:left w:val="none" w:sz="0" w:space="0" w:color="auto"/>
                        <w:bottom w:val="none" w:sz="0" w:space="0" w:color="auto"/>
                        <w:right w:val="none" w:sz="0" w:space="0" w:color="auto"/>
                      </w:divBdr>
                    </w:div>
                  </w:divsChild>
                </w:div>
                <w:div w:id="2020810821">
                  <w:marLeft w:val="0"/>
                  <w:marRight w:val="0"/>
                  <w:marTop w:val="0"/>
                  <w:marBottom w:val="0"/>
                  <w:divBdr>
                    <w:top w:val="single" w:sz="2" w:space="1" w:color="FFFFFF"/>
                    <w:left w:val="single" w:sz="2" w:space="11" w:color="FFFFFF"/>
                    <w:bottom w:val="single" w:sz="2" w:space="1" w:color="FFFFFF"/>
                    <w:right w:val="single" w:sz="2" w:space="4" w:color="FFFFFF"/>
                  </w:divBdr>
                  <w:divsChild>
                    <w:div w:id="1670205819">
                      <w:marLeft w:val="0"/>
                      <w:marRight w:val="0"/>
                      <w:marTop w:val="0"/>
                      <w:marBottom w:val="0"/>
                      <w:divBdr>
                        <w:top w:val="none" w:sz="0" w:space="0" w:color="auto"/>
                        <w:left w:val="none" w:sz="0" w:space="0" w:color="auto"/>
                        <w:bottom w:val="none" w:sz="0" w:space="0" w:color="auto"/>
                        <w:right w:val="none" w:sz="0" w:space="0" w:color="auto"/>
                      </w:divBdr>
                    </w:div>
                  </w:divsChild>
                </w:div>
                <w:div w:id="879787005">
                  <w:marLeft w:val="0"/>
                  <w:marRight w:val="0"/>
                  <w:marTop w:val="0"/>
                  <w:marBottom w:val="0"/>
                  <w:divBdr>
                    <w:top w:val="single" w:sz="2" w:space="1" w:color="FFFFFF"/>
                    <w:left w:val="single" w:sz="2" w:space="11" w:color="FFFFFF"/>
                    <w:bottom w:val="single" w:sz="2" w:space="1" w:color="FFFFFF"/>
                    <w:right w:val="single" w:sz="2" w:space="4" w:color="FFFFFF"/>
                  </w:divBdr>
                  <w:divsChild>
                    <w:div w:id="95759701">
                      <w:marLeft w:val="0"/>
                      <w:marRight w:val="0"/>
                      <w:marTop w:val="0"/>
                      <w:marBottom w:val="0"/>
                      <w:divBdr>
                        <w:top w:val="none" w:sz="0" w:space="0" w:color="auto"/>
                        <w:left w:val="none" w:sz="0" w:space="0" w:color="auto"/>
                        <w:bottom w:val="none" w:sz="0" w:space="0" w:color="auto"/>
                        <w:right w:val="none" w:sz="0" w:space="0" w:color="auto"/>
                      </w:divBdr>
                    </w:div>
                  </w:divsChild>
                </w:div>
                <w:div w:id="1692604030">
                  <w:marLeft w:val="0"/>
                  <w:marRight w:val="0"/>
                  <w:marTop w:val="0"/>
                  <w:marBottom w:val="0"/>
                  <w:divBdr>
                    <w:top w:val="single" w:sz="2" w:space="1" w:color="FFFFFF"/>
                    <w:left w:val="single" w:sz="2" w:space="11" w:color="FFFFFF"/>
                    <w:bottom w:val="single" w:sz="2" w:space="1" w:color="FFFFFF"/>
                    <w:right w:val="single" w:sz="2" w:space="4" w:color="FFFFFF"/>
                  </w:divBdr>
                  <w:divsChild>
                    <w:div w:id="1237469518">
                      <w:marLeft w:val="0"/>
                      <w:marRight w:val="0"/>
                      <w:marTop w:val="0"/>
                      <w:marBottom w:val="0"/>
                      <w:divBdr>
                        <w:top w:val="none" w:sz="0" w:space="0" w:color="auto"/>
                        <w:left w:val="none" w:sz="0" w:space="0" w:color="auto"/>
                        <w:bottom w:val="none" w:sz="0" w:space="0" w:color="auto"/>
                        <w:right w:val="none" w:sz="0" w:space="0" w:color="auto"/>
                      </w:divBdr>
                    </w:div>
                  </w:divsChild>
                </w:div>
                <w:div w:id="1630820444">
                  <w:marLeft w:val="0"/>
                  <w:marRight w:val="0"/>
                  <w:marTop w:val="0"/>
                  <w:marBottom w:val="0"/>
                  <w:divBdr>
                    <w:top w:val="single" w:sz="2" w:space="1" w:color="FFFFFF"/>
                    <w:left w:val="single" w:sz="2" w:space="11" w:color="FFFFFF"/>
                    <w:bottom w:val="single" w:sz="2" w:space="1" w:color="FFFFFF"/>
                    <w:right w:val="single" w:sz="2" w:space="4" w:color="FFFFFF"/>
                  </w:divBdr>
                  <w:divsChild>
                    <w:div w:id="3821142">
                      <w:marLeft w:val="0"/>
                      <w:marRight w:val="0"/>
                      <w:marTop w:val="0"/>
                      <w:marBottom w:val="0"/>
                      <w:divBdr>
                        <w:top w:val="none" w:sz="0" w:space="0" w:color="auto"/>
                        <w:left w:val="none" w:sz="0" w:space="0" w:color="auto"/>
                        <w:bottom w:val="none" w:sz="0" w:space="0" w:color="auto"/>
                        <w:right w:val="none" w:sz="0" w:space="0" w:color="auto"/>
                      </w:divBdr>
                    </w:div>
                  </w:divsChild>
                </w:div>
                <w:div w:id="1090352232">
                  <w:marLeft w:val="0"/>
                  <w:marRight w:val="0"/>
                  <w:marTop w:val="0"/>
                  <w:marBottom w:val="0"/>
                  <w:divBdr>
                    <w:top w:val="single" w:sz="2" w:space="1" w:color="FFFFFF"/>
                    <w:left w:val="single" w:sz="2" w:space="11" w:color="FFFFFF"/>
                    <w:bottom w:val="single" w:sz="2" w:space="1" w:color="FFFFFF"/>
                    <w:right w:val="single" w:sz="2" w:space="4" w:color="FFFFFF"/>
                  </w:divBdr>
                  <w:divsChild>
                    <w:div w:id="1857845505">
                      <w:marLeft w:val="0"/>
                      <w:marRight w:val="0"/>
                      <w:marTop w:val="0"/>
                      <w:marBottom w:val="0"/>
                      <w:divBdr>
                        <w:top w:val="none" w:sz="0" w:space="0" w:color="auto"/>
                        <w:left w:val="none" w:sz="0" w:space="0" w:color="auto"/>
                        <w:bottom w:val="none" w:sz="0" w:space="0" w:color="auto"/>
                        <w:right w:val="none" w:sz="0" w:space="0" w:color="auto"/>
                      </w:divBdr>
                    </w:div>
                  </w:divsChild>
                </w:div>
                <w:div w:id="2055109853">
                  <w:marLeft w:val="0"/>
                  <w:marRight w:val="0"/>
                  <w:marTop w:val="0"/>
                  <w:marBottom w:val="0"/>
                  <w:divBdr>
                    <w:top w:val="single" w:sz="2" w:space="1" w:color="FFFFFF"/>
                    <w:left w:val="single" w:sz="2" w:space="11" w:color="FFFFFF"/>
                    <w:bottom w:val="single" w:sz="2" w:space="1" w:color="FFFFFF"/>
                    <w:right w:val="single" w:sz="2" w:space="4" w:color="FFFFFF"/>
                  </w:divBdr>
                  <w:divsChild>
                    <w:div w:id="1557886921">
                      <w:marLeft w:val="0"/>
                      <w:marRight w:val="0"/>
                      <w:marTop w:val="0"/>
                      <w:marBottom w:val="0"/>
                      <w:divBdr>
                        <w:top w:val="none" w:sz="0" w:space="0" w:color="auto"/>
                        <w:left w:val="none" w:sz="0" w:space="0" w:color="auto"/>
                        <w:bottom w:val="none" w:sz="0" w:space="0" w:color="auto"/>
                        <w:right w:val="none" w:sz="0" w:space="0" w:color="auto"/>
                      </w:divBdr>
                    </w:div>
                  </w:divsChild>
                </w:div>
                <w:div w:id="1696350818">
                  <w:marLeft w:val="0"/>
                  <w:marRight w:val="0"/>
                  <w:marTop w:val="0"/>
                  <w:marBottom w:val="0"/>
                  <w:divBdr>
                    <w:top w:val="single" w:sz="2" w:space="1" w:color="FFFFFF"/>
                    <w:left w:val="single" w:sz="2" w:space="11" w:color="FFFFFF"/>
                    <w:bottom w:val="single" w:sz="2" w:space="1" w:color="FFFFFF"/>
                    <w:right w:val="single" w:sz="2" w:space="4" w:color="FFFFFF"/>
                  </w:divBdr>
                  <w:divsChild>
                    <w:div w:id="1475751438">
                      <w:marLeft w:val="0"/>
                      <w:marRight w:val="0"/>
                      <w:marTop w:val="0"/>
                      <w:marBottom w:val="0"/>
                      <w:divBdr>
                        <w:top w:val="none" w:sz="0" w:space="0" w:color="auto"/>
                        <w:left w:val="none" w:sz="0" w:space="0" w:color="auto"/>
                        <w:bottom w:val="none" w:sz="0" w:space="0" w:color="auto"/>
                        <w:right w:val="none" w:sz="0" w:space="0" w:color="auto"/>
                      </w:divBdr>
                    </w:div>
                  </w:divsChild>
                </w:div>
                <w:div w:id="881284768">
                  <w:marLeft w:val="0"/>
                  <w:marRight w:val="0"/>
                  <w:marTop w:val="0"/>
                  <w:marBottom w:val="0"/>
                  <w:divBdr>
                    <w:top w:val="single" w:sz="2" w:space="1" w:color="FFFFFF"/>
                    <w:left w:val="single" w:sz="2" w:space="11" w:color="FFFFFF"/>
                    <w:bottom w:val="single" w:sz="2" w:space="1" w:color="FFFFFF"/>
                    <w:right w:val="single" w:sz="2" w:space="4" w:color="FFFFFF"/>
                  </w:divBdr>
                  <w:divsChild>
                    <w:div w:id="1169325093">
                      <w:marLeft w:val="0"/>
                      <w:marRight w:val="0"/>
                      <w:marTop w:val="0"/>
                      <w:marBottom w:val="0"/>
                      <w:divBdr>
                        <w:top w:val="none" w:sz="0" w:space="0" w:color="auto"/>
                        <w:left w:val="none" w:sz="0" w:space="0" w:color="auto"/>
                        <w:bottom w:val="none" w:sz="0" w:space="0" w:color="auto"/>
                        <w:right w:val="none" w:sz="0" w:space="0" w:color="auto"/>
                      </w:divBdr>
                    </w:div>
                  </w:divsChild>
                </w:div>
                <w:div w:id="1531913761">
                  <w:marLeft w:val="0"/>
                  <w:marRight w:val="0"/>
                  <w:marTop w:val="0"/>
                  <w:marBottom w:val="0"/>
                  <w:divBdr>
                    <w:top w:val="single" w:sz="2" w:space="1" w:color="FFFFFF"/>
                    <w:left w:val="single" w:sz="2" w:space="11" w:color="FFFFFF"/>
                    <w:bottom w:val="single" w:sz="2" w:space="1" w:color="FFFFFF"/>
                    <w:right w:val="single" w:sz="2" w:space="4" w:color="FFFFFF"/>
                  </w:divBdr>
                  <w:divsChild>
                    <w:div w:id="1209607743">
                      <w:marLeft w:val="0"/>
                      <w:marRight w:val="0"/>
                      <w:marTop w:val="0"/>
                      <w:marBottom w:val="0"/>
                      <w:divBdr>
                        <w:top w:val="none" w:sz="0" w:space="0" w:color="auto"/>
                        <w:left w:val="none" w:sz="0" w:space="0" w:color="auto"/>
                        <w:bottom w:val="none" w:sz="0" w:space="0" w:color="auto"/>
                        <w:right w:val="none" w:sz="0" w:space="0" w:color="auto"/>
                      </w:divBdr>
                    </w:div>
                  </w:divsChild>
                </w:div>
                <w:div w:id="1331835380">
                  <w:marLeft w:val="0"/>
                  <w:marRight w:val="0"/>
                  <w:marTop w:val="0"/>
                  <w:marBottom w:val="0"/>
                  <w:divBdr>
                    <w:top w:val="single" w:sz="2" w:space="1" w:color="FFFFFF"/>
                    <w:left w:val="single" w:sz="2" w:space="11" w:color="FFFFFF"/>
                    <w:bottom w:val="single" w:sz="2" w:space="1" w:color="FFFFFF"/>
                    <w:right w:val="single" w:sz="2" w:space="4" w:color="FFFFFF"/>
                  </w:divBdr>
                  <w:divsChild>
                    <w:div w:id="1515613564">
                      <w:marLeft w:val="0"/>
                      <w:marRight w:val="0"/>
                      <w:marTop w:val="0"/>
                      <w:marBottom w:val="0"/>
                      <w:divBdr>
                        <w:top w:val="none" w:sz="0" w:space="0" w:color="auto"/>
                        <w:left w:val="none" w:sz="0" w:space="0" w:color="auto"/>
                        <w:bottom w:val="none" w:sz="0" w:space="0" w:color="auto"/>
                        <w:right w:val="none" w:sz="0" w:space="0" w:color="auto"/>
                      </w:divBdr>
                    </w:div>
                  </w:divsChild>
                </w:div>
                <w:div w:id="1415779122">
                  <w:marLeft w:val="0"/>
                  <w:marRight w:val="0"/>
                  <w:marTop w:val="0"/>
                  <w:marBottom w:val="0"/>
                  <w:divBdr>
                    <w:top w:val="single" w:sz="2" w:space="1" w:color="FFFFFF"/>
                    <w:left w:val="single" w:sz="2" w:space="11" w:color="FFFFFF"/>
                    <w:bottom w:val="single" w:sz="2" w:space="1" w:color="FFFFFF"/>
                    <w:right w:val="single" w:sz="2" w:space="4" w:color="FFFFFF"/>
                  </w:divBdr>
                  <w:divsChild>
                    <w:div w:id="1708412629">
                      <w:marLeft w:val="0"/>
                      <w:marRight w:val="0"/>
                      <w:marTop w:val="0"/>
                      <w:marBottom w:val="0"/>
                      <w:divBdr>
                        <w:top w:val="none" w:sz="0" w:space="0" w:color="auto"/>
                        <w:left w:val="none" w:sz="0" w:space="0" w:color="auto"/>
                        <w:bottom w:val="none" w:sz="0" w:space="0" w:color="auto"/>
                        <w:right w:val="none" w:sz="0" w:space="0" w:color="auto"/>
                      </w:divBdr>
                    </w:div>
                  </w:divsChild>
                </w:div>
                <w:div w:id="637145396">
                  <w:marLeft w:val="0"/>
                  <w:marRight w:val="0"/>
                  <w:marTop w:val="0"/>
                  <w:marBottom w:val="0"/>
                  <w:divBdr>
                    <w:top w:val="single" w:sz="2" w:space="1" w:color="FFFFFF"/>
                    <w:left w:val="single" w:sz="2" w:space="11" w:color="FFFFFF"/>
                    <w:bottom w:val="single" w:sz="2" w:space="1" w:color="FFFFFF"/>
                    <w:right w:val="single" w:sz="2" w:space="4" w:color="FFFFFF"/>
                  </w:divBdr>
                  <w:divsChild>
                    <w:div w:id="2121682760">
                      <w:marLeft w:val="0"/>
                      <w:marRight w:val="0"/>
                      <w:marTop w:val="0"/>
                      <w:marBottom w:val="0"/>
                      <w:divBdr>
                        <w:top w:val="none" w:sz="0" w:space="0" w:color="auto"/>
                        <w:left w:val="none" w:sz="0" w:space="0" w:color="auto"/>
                        <w:bottom w:val="none" w:sz="0" w:space="0" w:color="auto"/>
                        <w:right w:val="none" w:sz="0" w:space="0" w:color="auto"/>
                      </w:divBdr>
                    </w:div>
                  </w:divsChild>
                </w:div>
                <w:div w:id="1398553241">
                  <w:marLeft w:val="0"/>
                  <w:marRight w:val="0"/>
                  <w:marTop w:val="0"/>
                  <w:marBottom w:val="0"/>
                  <w:divBdr>
                    <w:top w:val="single" w:sz="2" w:space="1" w:color="FFFFFF"/>
                    <w:left w:val="single" w:sz="2" w:space="11" w:color="FFFFFF"/>
                    <w:bottom w:val="single" w:sz="2" w:space="4" w:color="FFFFFF"/>
                    <w:right w:val="single" w:sz="2" w:space="4" w:color="FFFFFF"/>
                  </w:divBdr>
                  <w:divsChild>
                    <w:div w:id="37219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724573">
          <w:marLeft w:val="0"/>
          <w:marRight w:val="0"/>
          <w:marTop w:val="0"/>
          <w:marBottom w:val="300"/>
          <w:divBdr>
            <w:top w:val="none" w:sz="0" w:space="0" w:color="auto"/>
            <w:left w:val="none" w:sz="0" w:space="0" w:color="auto"/>
            <w:bottom w:val="none" w:sz="0" w:space="0" w:color="auto"/>
            <w:right w:val="none" w:sz="0" w:space="0" w:color="auto"/>
          </w:divBdr>
          <w:divsChild>
            <w:div w:id="1198080769">
              <w:marLeft w:val="0"/>
              <w:marRight w:val="0"/>
              <w:marTop w:val="0"/>
              <w:marBottom w:val="0"/>
              <w:divBdr>
                <w:top w:val="none" w:sz="0" w:space="0" w:color="auto"/>
                <w:left w:val="none" w:sz="0" w:space="0" w:color="auto"/>
                <w:bottom w:val="none" w:sz="0" w:space="0" w:color="auto"/>
                <w:right w:val="none" w:sz="0" w:space="0" w:color="auto"/>
              </w:divBdr>
              <w:divsChild>
                <w:div w:id="777679382">
                  <w:marLeft w:val="0"/>
                  <w:marRight w:val="0"/>
                  <w:marTop w:val="0"/>
                  <w:marBottom w:val="0"/>
                  <w:divBdr>
                    <w:top w:val="single" w:sz="2" w:space="4" w:color="FFFFFF"/>
                    <w:left w:val="single" w:sz="2" w:space="11" w:color="FFFFFF"/>
                    <w:bottom w:val="single" w:sz="2" w:space="1" w:color="FFFFFF"/>
                    <w:right w:val="single" w:sz="2" w:space="4" w:color="FFFFFF"/>
                  </w:divBdr>
                  <w:divsChild>
                    <w:div w:id="13307743">
                      <w:marLeft w:val="0"/>
                      <w:marRight w:val="0"/>
                      <w:marTop w:val="0"/>
                      <w:marBottom w:val="0"/>
                      <w:divBdr>
                        <w:top w:val="none" w:sz="0" w:space="0" w:color="auto"/>
                        <w:left w:val="none" w:sz="0" w:space="0" w:color="auto"/>
                        <w:bottom w:val="none" w:sz="0" w:space="0" w:color="auto"/>
                        <w:right w:val="none" w:sz="0" w:space="0" w:color="auto"/>
                      </w:divBdr>
                    </w:div>
                  </w:divsChild>
                </w:div>
                <w:div w:id="921646900">
                  <w:marLeft w:val="0"/>
                  <w:marRight w:val="0"/>
                  <w:marTop w:val="0"/>
                  <w:marBottom w:val="0"/>
                  <w:divBdr>
                    <w:top w:val="single" w:sz="2" w:space="1" w:color="FFFFFF"/>
                    <w:left w:val="single" w:sz="2" w:space="11" w:color="FFFFFF"/>
                    <w:bottom w:val="single" w:sz="2" w:space="1" w:color="FFFFFF"/>
                    <w:right w:val="single" w:sz="2" w:space="4" w:color="FFFFFF"/>
                  </w:divBdr>
                  <w:divsChild>
                    <w:div w:id="1302349944">
                      <w:marLeft w:val="0"/>
                      <w:marRight w:val="0"/>
                      <w:marTop w:val="0"/>
                      <w:marBottom w:val="0"/>
                      <w:divBdr>
                        <w:top w:val="none" w:sz="0" w:space="0" w:color="auto"/>
                        <w:left w:val="none" w:sz="0" w:space="0" w:color="auto"/>
                        <w:bottom w:val="none" w:sz="0" w:space="0" w:color="auto"/>
                        <w:right w:val="none" w:sz="0" w:space="0" w:color="auto"/>
                      </w:divBdr>
                    </w:div>
                  </w:divsChild>
                </w:div>
                <w:div w:id="581837849">
                  <w:marLeft w:val="0"/>
                  <w:marRight w:val="0"/>
                  <w:marTop w:val="0"/>
                  <w:marBottom w:val="0"/>
                  <w:divBdr>
                    <w:top w:val="single" w:sz="2" w:space="1" w:color="FFFFFF"/>
                    <w:left w:val="single" w:sz="2" w:space="11" w:color="FFFFFF"/>
                    <w:bottom w:val="single" w:sz="2" w:space="1" w:color="FFFFFF"/>
                    <w:right w:val="single" w:sz="2" w:space="4" w:color="FFFFFF"/>
                  </w:divBdr>
                  <w:divsChild>
                    <w:div w:id="1345355689">
                      <w:marLeft w:val="0"/>
                      <w:marRight w:val="0"/>
                      <w:marTop w:val="0"/>
                      <w:marBottom w:val="0"/>
                      <w:divBdr>
                        <w:top w:val="none" w:sz="0" w:space="0" w:color="auto"/>
                        <w:left w:val="none" w:sz="0" w:space="0" w:color="auto"/>
                        <w:bottom w:val="none" w:sz="0" w:space="0" w:color="auto"/>
                        <w:right w:val="none" w:sz="0" w:space="0" w:color="auto"/>
                      </w:divBdr>
                    </w:div>
                  </w:divsChild>
                </w:div>
                <w:div w:id="194847980">
                  <w:marLeft w:val="0"/>
                  <w:marRight w:val="0"/>
                  <w:marTop w:val="0"/>
                  <w:marBottom w:val="0"/>
                  <w:divBdr>
                    <w:top w:val="single" w:sz="2" w:space="1" w:color="FFFFFF"/>
                    <w:left w:val="single" w:sz="2" w:space="11" w:color="FFFFFF"/>
                    <w:bottom w:val="single" w:sz="2" w:space="1" w:color="FFFFFF"/>
                    <w:right w:val="single" w:sz="2" w:space="4" w:color="FFFFFF"/>
                  </w:divBdr>
                  <w:divsChild>
                    <w:div w:id="1618680577">
                      <w:marLeft w:val="0"/>
                      <w:marRight w:val="0"/>
                      <w:marTop w:val="0"/>
                      <w:marBottom w:val="0"/>
                      <w:divBdr>
                        <w:top w:val="none" w:sz="0" w:space="0" w:color="auto"/>
                        <w:left w:val="none" w:sz="0" w:space="0" w:color="auto"/>
                        <w:bottom w:val="none" w:sz="0" w:space="0" w:color="auto"/>
                        <w:right w:val="none" w:sz="0" w:space="0" w:color="auto"/>
                      </w:divBdr>
                    </w:div>
                  </w:divsChild>
                </w:div>
                <w:div w:id="2032222143">
                  <w:marLeft w:val="0"/>
                  <w:marRight w:val="0"/>
                  <w:marTop w:val="0"/>
                  <w:marBottom w:val="0"/>
                  <w:divBdr>
                    <w:top w:val="single" w:sz="2" w:space="1" w:color="FFFFFF"/>
                    <w:left w:val="single" w:sz="2" w:space="11" w:color="FFFFFF"/>
                    <w:bottom w:val="single" w:sz="2" w:space="1" w:color="FFFFFF"/>
                    <w:right w:val="single" w:sz="2" w:space="4" w:color="FFFFFF"/>
                  </w:divBdr>
                  <w:divsChild>
                    <w:div w:id="2081054176">
                      <w:marLeft w:val="0"/>
                      <w:marRight w:val="0"/>
                      <w:marTop w:val="0"/>
                      <w:marBottom w:val="0"/>
                      <w:divBdr>
                        <w:top w:val="none" w:sz="0" w:space="0" w:color="auto"/>
                        <w:left w:val="none" w:sz="0" w:space="0" w:color="auto"/>
                        <w:bottom w:val="none" w:sz="0" w:space="0" w:color="auto"/>
                        <w:right w:val="none" w:sz="0" w:space="0" w:color="auto"/>
                      </w:divBdr>
                    </w:div>
                  </w:divsChild>
                </w:div>
                <w:div w:id="1287157149">
                  <w:marLeft w:val="0"/>
                  <w:marRight w:val="0"/>
                  <w:marTop w:val="0"/>
                  <w:marBottom w:val="0"/>
                  <w:divBdr>
                    <w:top w:val="single" w:sz="2" w:space="1" w:color="FFFFFF"/>
                    <w:left w:val="single" w:sz="2" w:space="11" w:color="FFFFFF"/>
                    <w:bottom w:val="single" w:sz="2" w:space="1" w:color="FFFFFF"/>
                    <w:right w:val="single" w:sz="2" w:space="4" w:color="FFFFFF"/>
                  </w:divBdr>
                  <w:divsChild>
                    <w:div w:id="392890113">
                      <w:marLeft w:val="0"/>
                      <w:marRight w:val="0"/>
                      <w:marTop w:val="0"/>
                      <w:marBottom w:val="0"/>
                      <w:divBdr>
                        <w:top w:val="none" w:sz="0" w:space="0" w:color="auto"/>
                        <w:left w:val="none" w:sz="0" w:space="0" w:color="auto"/>
                        <w:bottom w:val="none" w:sz="0" w:space="0" w:color="auto"/>
                        <w:right w:val="none" w:sz="0" w:space="0" w:color="auto"/>
                      </w:divBdr>
                    </w:div>
                  </w:divsChild>
                </w:div>
                <w:div w:id="1833251129">
                  <w:marLeft w:val="0"/>
                  <w:marRight w:val="0"/>
                  <w:marTop w:val="0"/>
                  <w:marBottom w:val="0"/>
                  <w:divBdr>
                    <w:top w:val="single" w:sz="2" w:space="1" w:color="FFFFFF"/>
                    <w:left w:val="single" w:sz="2" w:space="11" w:color="FFFFFF"/>
                    <w:bottom w:val="single" w:sz="2" w:space="1" w:color="FFFFFF"/>
                    <w:right w:val="single" w:sz="2" w:space="4" w:color="FFFFFF"/>
                  </w:divBdr>
                  <w:divsChild>
                    <w:div w:id="1082994434">
                      <w:marLeft w:val="0"/>
                      <w:marRight w:val="0"/>
                      <w:marTop w:val="0"/>
                      <w:marBottom w:val="0"/>
                      <w:divBdr>
                        <w:top w:val="none" w:sz="0" w:space="0" w:color="auto"/>
                        <w:left w:val="none" w:sz="0" w:space="0" w:color="auto"/>
                        <w:bottom w:val="none" w:sz="0" w:space="0" w:color="auto"/>
                        <w:right w:val="none" w:sz="0" w:space="0" w:color="auto"/>
                      </w:divBdr>
                    </w:div>
                  </w:divsChild>
                </w:div>
                <w:div w:id="2007979520">
                  <w:marLeft w:val="0"/>
                  <w:marRight w:val="0"/>
                  <w:marTop w:val="0"/>
                  <w:marBottom w:val="0"/>
                  <w:divBdr>
                    <w:top w:val="single" w:sz="2" w:space="1" w:color="FFFFFF"/>
                    <w:left w:val="single" w:sz="2" w:space="11" w:color="FFFFFF"/>
                    <w:bottom w:val="single" w:sz="2" w:space="1" w:color="FFFFFF"/>
                    <w:right w:val="single" w:sz="2" w:space="4" w:color="FFFFFF"/>
                  </w:divBdr>
                  <w:divsChild>
                    <w:div w:id="1935088565">
                      <w:marLeft w:val="0"/>
                      <w:marRight w:val="0"/>
                      <w:marTop w:val="0"/>
                      <w:marBottom w:val="0"/>
                      <w:divBdr>
                        <w:top w:val="none" w:sz="0" w:space="0" w:color="auto"/>
                        <w:left w:val="none" w:sz="0" w:space="0" w:color="auto"/>
                        <w:bottom w:val="none" w:sz="0" w:space="0" w:color="auto"/>
                        <w:right w:val="none" w:sz="0" w:space="0" w:color="auto"/>
                      </w:divBdr>
                    </w:div>
                  </w:divsChild>
                </w:div>
                <w:div w:id="354574883">
                  <w:marLeft w:val="0"/>
                  <w:marRight w:val="0"/>
                  <w:marTop w:val="0"/>
                  <w:marBottom w:val="0"/>
                  <w:divBdr>
                    <w:top w:val="single" w:sz="2" w:space="1" w:color="FFFFFF"/>
                    <w:left w:val="single" w:sz="2" w:space="11" w:color="FFFFFF"/>
                    <w:bottom w:val="single" w:sz="2" w:space="1" w:color="FFFFFF"/>
                    <w:right w:val="single" w:sz="2" w:space="4" w:color="FFFFFF"/>
                  </w:divBdr>
                  <w:divsChild>
                    <w:div w:id="1712070772">
                      <w:marLeft w:val="0"/>
                      <w:marRight w:val="0"/>
                      <w:marTop w:val="0"/>
                      <w:marBottom w:val="0"/>
                      <w:divBdr>
                        <w:top w:val="none" w:sz="0" w:space="0" w:color="auto"/>
                        <w:left w:val="none" w:sz="0" w:space="0" w:color="auto"/>
                        <w:bottom w:val="none" w:sz="0" w:space="0" w:color="auto"/>
                        <w:right w:val="none" w:sz="0" w:space="0" w:color="auto"/>
                      </w:divBdr>
                    </w:div>
                  </w:divsChild>
                </w:div>
                <w:div w:id="898827658">
                  <w:marLeft w:val="0"/>
                  <w:marRight w:val="0"/>
                  <w:marTop w:val="0"/>
                  <w:marBottom w:val="0"/>
                  <w:divBdr>
                    <w:top w:val="single" w:sz="2" w:space="1" w:color="FFFFFF"/>
                    <w:left w:val="single" w:sz="2" w:space="11" w:color="FFFFFF"/>
                    <w:bottom w:val="single" w:sz="2" w:space="1" w:color="FFFFFF"/>
                    <w:right w:val="single" w:sz="2" w:space="4" w:color="FFFFFF"/>
                  </w:divBdr>
                  <w:divsChild>
                    <w:div w:id="1925020558">
                      <w:marLeft w:val="0"/>
                      <w:marRight w:val="0"/>
                      <w:marTop w:val="0"/>
                      <w:marBottom w:val="0"/>
                      <w:divBdr>
                        <w:top w:val="none" w:sz="0" w:space="0" w:color="auto"/>
                        <w:left w:val="none" w:sz="0" w:space="0" w:color="auto"/>
                        <w:bottom w:val="none" w:sz="0" w:space="0" w:color="auto"/>
                        <w:right w:val="none" w:sz="0" w:space="0" w:color="auto"/>
                      </w:divBdr>
                    </w:div>
                  </w:divsChild>
                </w:div>
                <w:div w:id="623509641">
                  <w:marLeft w:val="0"/>
                  <w:marRight w:val="0"/>
                  <w:marTop w:val="0"/>
                  <w:marBottom w:val="0"/>
                  <w:divBdr>
                    <w:top w:val="single" w:sz="2" w:space="1" w:color="FFFFFF"/>
                    <w:left w:val="single" w:sz="2" w:space="11" w:color="FFFFFF"/>
                    <w:bottom w:val="single" w:sz="2" w:space="1" w:color="FFFFFF"/>
                    <w:right w:val="single" w:sz="2" w:space="4" w:color="FFFFFF"/>
                  </w:divBdr>
                  <w:divsChild>
                    <w:div w:id="67773620">
                      <w:marLeft w:val="0"/>
                      <w:marRight w:val="0"/>
                      <w:marTop w:val="0"/>
                      <w:marBottom w:val="0"/>
                      <w:divBdr>
                        <w:top w:val="none" w:sz="0" w:space="0" w:color="auto"/>
                        <w:left w:val="none" w:sz="0" w:space="0" w:color="auto"/>
                        <w:bottom w:val="none" w:sz="0" w:space="0" w:color="auto"/>
                        <w:right w:val="none" w:sz="0" w:space="0" w:color="auto"/>
                      </w:divBdr>
                    </w:div>
                  </w:divsChild>
                </w:div>
                <w:div w:id="858350101">
                  <w:marLeft w:val="0"/>
                  <w:marRight w:val="0"/>
                  <w:marTop w:val="0"/>
                  <w:marBottom w:val="0"/>
                  <w:divBdr>
                    <w:top w:val="single" w:sz="2" w:space="1" w:color="FFFFFF"/>
                    <w:left w:val="single" w:sz="2" w:space="11" w:color="FFFFFF"/>
                    <w:bottom w:val="single" w:sz="2" w:space="1" w:color="FFFFFF"/>
                    <w:right w:val="single" w:sz="2" w:space="4" w:color="FFFFFF"/>
                  </w:divBdr>
                  <w:divsChild>
                    <w:div w:id="97139604">
                      <w:marLeft w:val="0"/>
                      <w:marRight w:val="0"/>
                      <w:marTop w:val="0"/>
                      <w:marBottom w:val="0"/>
                      <w:divBdr>
                        <w:top w:val="none" w:sz="0" w:space="0" w:color="auto"/>
                        <w:left w:val="none" w:sz="0" w:space="0" w:color="auto"/>
                        <w:bottom w:val="none" w:sz="0" w:space="0" w:color="auto"/>
                        <w:right w:val="none" w:sz="0" w:space="0" w:color="auto"/>
                      </w:divBdr>
                    </w:div>
                  </w:divsChild>
                </w:div>
                <w:div w:id="1057433049">
                  <w:marLeft w:val="0"/>
                  <w:marRight w:val="0"/>
                  <w:marTop w:val="0"/>
                  <w:marBottom w:val="0"/>
                  <w:divBdr>
                    <w:top w:val="single" w:sz="2" w:space="1" w:color="FFFFFF"/>
                    <w:left w:val="single" w:sz="2" w:space="11" w:color="FFFFFF"/>
                    <w:bottom w:val="single" w:sz="2" w:space="1" w:color="FFFFFF"/>
                    <w:right w:val="single" w:sz="2" w:space="4" w:color="FFFFFF"/>
                  </w:divBdr>
                  <w:divsChild>
                    <w:div w:id="1383821365">
                      <w:marLeft w:val="0"/>
                      <w:marRight w:val="0"/>
                      <w:marTop w:val="0"/>
                      <w:marBottom w:val="0"/>
                      <w:divBdr>
                        <w:top w:val="none" w:sz="0" w:space="0" w:color="auto"/>
                        <w:left w:val="none" w:sz="0" w:space="0" w:color="auto"/>
                        <w:bottom w:val="none" w:sz="0" w:space="0" w:color="auto"/>
                        <w:right w:val="none" w:sz="0" w:space="0" w:color="auto"/>
                      </w:divBdr>
                    </w:div>
                  </w:divsChild>
                </w:div>
                <w:div w:id="1624922440">
                  <w:marLeft w:val="0"/>
                  <w:marRight w:val="0"/>
                  <w:marTop w:val="0"/>
                  <w:marBottom w:val="0"/>
                  <w:divBdr>
                    <w:top w:val="single" w:sz="2" w:space="1" w:color="FFFFFF"/>
                    <w:left w:val="single" w:sz="2" w:space="11" w:color="FFFFFF"/>
                    <w:bottom w:val="single" w:sz="2" w:space="1" w:color="FFFFFF"/>
                    <w:right w:val="single" w:sz="2" w:space="4" w:color="FFFFFF"/>
                  </w:divBdr>
                  <w:divsChild>
                    <w:div w:id="279073457">
                      <w:marLeft w:val="0"/>
                      <w:marRight w:val="0"/>
                      <w:marTop w:val="0"/>
                      <w:marBottom w:val="0"/>
                      <w:divBdr>
                        <w:top w:val="none" w:sz="0" w:space="0" w:color="auto"/>
                        <w:left w:val="none" w:sz="0" w:space="0" w:color="auto"/>
                        <w:bottom w:val="none" w:sz="0" w:space="0" w:color="auto"/>
                        <w:right w:val="none" w:sz="0" w:space="0" w:color="auto"/>
                      </w:divBdr>
                    </w:div>
                  </w:divsChild>
                </w:div>
                <w:div w:id="1919632120">
                  <w:marLeft w:val="0"/>
                  <w:marRight w:val="0"/>
                  <w:marTop w:val="0"/>
                  <w:marBottom w:val="0"/>
                  <w:divBdr>
                    <w:top w:val="single" w:sz="2" w:space="1" w:color="FFFFFF"/>
                    <w:left w:val="single" w:sz="2" w:space="11" w:color="FFFFFF"/>
                    <w:bottom w:val="single" w:sz="2" w:space="1" w:color="FFFFFF"/>
                    <w:right w:val="single" w:sz="2" w:space="4" w:color="FFFFFF"/>
                  </w:divBdr>
                  <w:divsChild>
                    <w:div w:id="1405837548">
                      <w:marLeft w:val="0"/>
                      <w:marRight w:val="0"/>
                      <w:marTop w:val="0"/>
                      <w:marBottom w:val="0"/>
                      <w:divBdr>
                        <w:top w:val="none" w:sz="0" w:space="0" w:color="auto"/>
                        <w:left w:val="none" w:sz="0" w:space="0" w:color="auto"/>
                        <w:bottom w:val="none" w:sz="0" w:space="0" w:color="auto"/>
                        <w:right w:val="none" w:sz="0" w:space="0" w:color="auto"/>
                      </w:divBdr>
                    </w:div>
                  </w:divsChild>
                </w:div>
                <w:div w:id="406270618">
                  <w:marLeft w:val="0"/>
                  <w:marRight w:val="0"/>
                  <w:marTop w:val="0"/>
                  <w:marBottom w:val="0"/>
                  <w:divBdr>
                    <w:top w:val="single" w:sz="2" w:space="1" w:color="FFFFFF"/>
                    <w:left w:val="single" w:sz="2" w:space="11" w:color="FFFFFF"/>
                    <w:bottom w:val="single" w:sz="2" w:space="1" w:color="FFFFFF"/>
                    <w:right w:val="single" w:sz="2" w:space="4" w:color="FFFFFF"/>
                  </w:divBdr>
                  <w:divsChild>
                    <w:div w:id="814834328">
                      <w:marLeft w:val="0"/>
                      <w:marRight w:val="0"/>
                      <w:marTop w:val="0"/>
                      <w:marBottom w:val="0"/>
                      <w:divBdr>
                        <w:top w:val="none" w:sz="0" w:space="0" w:color="auto"/>
                        <w:left w:val="none" w:sz="0" w:space="0" w:color="auto"/>
                        <w:bottom w:val="none" w:sz="0" w:space="0" w:color="auto"/>
                        <w:right w:val="none" w:sz="0" w:space="0" w:color="auto"/>
                      </w:divBdr>
                    </w:div>
                  </w:divsChild>
                </w:div>
                <w:div w:id="2004819919">
                  <w:marLeft w:val="0"/>
                  <w:marRight w:val="0"/>
                  <w:marTop w:val="0"/>
                  <w:marBottom w:val="0"/>
                  <w:divBdr>
                    <w:top w:val="single" w:sz="2" w:space="1" w:color="FFFFFF"/>
                    <w:left w:val="single" w:sz="2" w:space="11" w:color="FFFFFF"/>
                    <w:bottom w:val="single" w:sz="2" w:space="1" w:color="FFFFFF"/>
                    <w:right w:val="single" w:sz="2" w:space="4" w:color="FFFFFF"/>
                  </w:divBdr>
                  <w:divsChild>
                    <w:div w:id="1545798856">
                      <w:marLeft w:val="0"/>
                      <w:marRight w:val="0"/>
                      <w:marTop w:val="0"/>
                      <w:marBottom w:val="0"/>
                      <w:divBdr>
                        <w:top w:val="none" w:sz="0" w:space="0" w:color="auto"/>
                        <w:left w:val="none" w:sz="0" w:space="0" w:color="auto"/>
                        <w:bottom w:val="none" w:sz="0" w:space="0" w:color="auto"/>
                        <w:right w:val="none" w:sz="0" w:space="0" w:color="auto"/>
                      </w:divBdr>
                    </w:div>
                  </w:divsChild>
                </w:div>
                <w:div w:id="1173687139">
                  <w:marLeft w:val="0"/>
                  <w:marRight w:val="0"/>
                  <w:marTop w:val="0"/>
                  <w:marBottom w:val="0"/>
                  <w:divBdr>
                    <w:top w:val="single" w:sz="2" w:space="1" w:color="FFFFFF"/>
                    <w:left w:val="single" w:sz="2" w:space="11" w:color="FFFFFF"/>
                    <w:bottom w:val="single" w:sz="2" w:space="1" w:color="FFFFFF"/>
                    <w:right w:val="single" w:sz="2" w:space="4" w:color="FFFFFF"/>
                  </w:divBdr>
                  <w:divsChild>
                    <w:div w:id="1530677395">
                      <w:marLeft w:val="0"/>
                      <w:marRight w:val="0"/>
                      <w:marTop w:val="0"/>
                      <w:marBottom w:val="0"/>
                      <w:divBdr>
                        <w:top w:val="none" w:sz="0" w:space="0" w:color="auto"/>
                        <w:left w:val="none" w:sz="0" w:space="0" w:color="auto"/>
                        <w:bottom w:val="none" w:sz="0" w:space="0" w:color="auto"/>
                        <w:right w:val="none" w:sz="0" w:space="0" w:color="auto"/>
                      </w:divBdr>
                    </w:div>
                  </w:divsChild>
                </w:div>
                <w:div w:id="207618791">
                  <w:marLeft w:val="0"/>
                  <w:marRight w:val="0"/>
                  <w:marTop w:val="0"/>
                  <w:marBottom w:val="0"/>
                  <w:divBdr>
                    <w:top w:val="single" w:sz="2" w:space="1" w:color="FFFFFF"/>
                    <w:left w:val="single" w:sz="2" w:space="11" w:color="FFFFFF"/>
                    <w:bottom w:val="single" w:sz="2" w:space="1" w:color="FFFFFF"/>
                    <w:right w:val="single" w:sz="2" w:space="4" w:color="FFFFFF"/>
                  </w:divBdr>
                  <w:divsChild>
                    <w:div w:id="1344437691">
                      <w:marLeft w:val="0"/>
                      <w:marRight w:val="0"/>
                      <w:marTop w:val="0"/>
                      <w:marBottom w:val="0"/>
                      <w:divBdr>
                        <w:top w:val="none" w:sz="0" w:space="0" w:color="auto"/>
                        <w:left w:val="none" w:sz="0" w:space="0" w:color="auto"/>
                        <w:bottom w:val="none" w:sz="0" w:space="0" w:color="auto"/>
                        <w:right w:val="none" w:sz="0" w:space="0" w:color="auto"/>
                      </w:divBdr>
                    </w:div>
                  </w:divsChild>
                </w:div>
                <w:div w:id="790782262">
                  <w:marLeft w:val="0"/>
                  <w:marRight w:val="0"/>
                  <w:marTop w:val="0"/>
                  <w:marBottom w:val="0"/>
                  <w:divBdr>
                    <w:top w:val="single" w:sz="2" w:space="1" w:color="FFFFFF"/>
                    <w:left w:val="single" w:sz="2" w:space="11" w:color="FFFFFF"/>
                    <w:bottom w:val="single" w:sz="2" w:space="1" w:color="FFFFFF"/>
                    <w:right w:val="single" w:sz="2" w:space="4" w:color="FFFFFF"/>
                  </w:divBdr>
                  <w:divsChild>
                    <w:div w:id="1742482156">
                      <w:marLeft w:val="0"/>
                      <w:marRight w:val="0"/>
                      <w:marTop w:val="0"/>
                      <w:marBottom w:val="0"/>
                      <w:divBdr>
                        <w:top w:val="none" w:sz="0" w:space="0" w:color="auto"/>
                        <w:left w:val="none" w:sz="0" w:space="0" w:color="auto"/>
                        <w:bottom w:val="none" w:sz="0" w:space="0" w:color="auto"/>
                        <w:right w:val="none" w:sz="0" w:space="0" w:color="auto"/>
                      </w:divBdr>
                    </w:div>
                  </w:divsChild>
                </w:div>
                <w:div w:id="1599751619">
                  <w:marLeft w:val="0"/>
                  <w:marRight w:val="0"/>
                  <w:marTop w:val="0"/>
                  <w:marBottom w:val="0"/>
                  <w:divBdr>
                    <w:top w:val="single" w:sz="2" w:space="1" w:color="FFFFFF"/>
                    <w:left w:val="single" w:sz="2" w:space="11" w:color="FFFFFF"/>
                    <w:bottom w:val="single" w:sz="2" w:space="1" w:color="FFFFFF"/>
                    <w:right w:val="single" w:sz="2" w:space="4" w:color="FFFFFF"/>
                  </w:divBdr>
                  <w:divsChild>
                    <w:div w:id="1745250537">
                      <w:marLeft w:val="0"/>
                      <w:marRight w:val="0"/>
                      <w:marTop w:val="0"/>
                      <w:marBottom w:val="0"/>
                      <w:divBdr>
                        <w:top w:val="none" w:sz="0" w:space="0" w:color="auto"/>
                        <w:left w:val="none" w:sz="0" w:space="0" w:color="auto"/>
                        <w:bottom w:val="none" w:sz="0" w:space="0" w:color="auto"/>
                        <w:right w:val="none" w:sz="0" w:space="0" w:color="auto"/>
                      </w:divBdr>
                    </w:div>
                  </w:divsChild>
                </w:div>
                <w:div w:id="1552569758">
                  <w:marLeft w:val="0"/>
                  <w:marRight w:val="0"/>
                  <w:marTop w:val="0"/>
                  <w:marBottom w:val="0"/>
                  <w:divBdr>
                    <w:top w:val="single" w:sz="2" w:space="1" w:color="FFFFFF"/>
                    <w:left w:val="single" w:sz="2" w:space="11" w:color="FFFFFF"/>
                    <w:bottom w:val="single" w:sz="2" w:space="1" w:color="FFFFFF"/>
                    <w:right w:val="single" w:sz="2" w:space="4" w:color="FFFFFF"/>
                  </w:divBdr>
                  <w:divsChild>
                    <w:div w:id="1968505512">
                      <w:marLeft w:val="0"/>
                      <w:marRight w:val="0"/>
                      <w:marTop w:val="0"/>
                      <w:marBottom w:val="0"/>
                      <w:divBdr>
                        <w:top w:val="none" w:sz="0" w:space="0" w:color="auto"/>
                        <w:left w:val="none" w:sz="0" w:space="0" w:color="auto"/>
                        <w:bottom w:val="none" w:sz="0" w:space="0" w:color="auto"/>
                        <w:right w:val="none" w:sz="0" w:space="0" w:color="auto"/>
                      </w:divBdr>
                    </w:div>
                  </w:divsChild>
                </w:div>
                <w:div w:id="2020041054">
                  <w:marLeft w:val="0"/>
                  <w:marRight w:val="0"/>
                  <w:marTop w:val="0"/>
                  <w:marBottom w:val="0"/>
                  <w:divBdr>
                    <w:top w:val="single" w:sz="2" w:space="1" w:color="FFFFFF"/>
                    <w:left w:val="single" w:sz="2" w:space="11" w:color="FFFFFF"/>
                    <w:bottom w:val="single" w:sz="2" w:space="1" w:color="FFFFFF"/>
                    <w:right w:val="single" w:sz="2" w:space="4" w:color="FFFFFF"/>
                  </w:divBdr>
                  <w:divsChild>
                    <w:div w:id="820654403">
                      <w:marLeft w:val="0"/>
                      <w:marRight w:val="0"/>
                      <w:marTop w:val="0"/>
                      <w:marBottom w:val="0"/>
                      <w:divBdr>
                        <w:top w:val="none" w:sz="0" w:space="0" w:color="auto"/>
                        <w:left w:val="none" w:sz="0" w:space="0" w:color="auto"/>
                        <w:bottom w:val="none" w:sz="0" w:space="0" w:color="auto"/>
                        <w:right w:val="none" w:sz="0" w:space="0" w:color="auto"/>
                      </w:divBdr>
                    </w:div>
                  </w:divsChild>
                </w:div>
                <w:div w:id="1154178750">
                  <w:marLeft w:val="0"/>
                  <w:marRight w:val="0"/>
                  <w:marTop w:val="0"/>
                  <w:marBottom w:val="0"/>
                  <w:divBdr>
                    <w:top w:val="single" w:sz="2" w:space="1" w:color="FFFFFF"/>
                    <w:left w:val="single" w:sz="2" w:space="11" w:color="FFFFFF"/>
                    <w:bottom w:val="single" w:sz="2" w:space="1" w:color="FFFFFF"/>
                    <w:right w:val="single" w:sz="2" w:space="4" w:color="FFFFFF"/>
                  </w:divBdr>
                  <w:divsChild>
                    <w:div w:id="1913926351">
                      <w:marLeft w:val="0"/>
                      <w:marRight w:val="0"/>
                      <w:marTop w:val="0"/>
                      <w:marBottom w:val="0"/>
                      <w:divBdr>
                        <w:top w:val="none" w:sz="0" w:space="0" w:color="auto"/>
                        <w:left w:val="none" w:sz="0" w:space="0" w:color="auto"/>
                        <w:bottom w:val="none" w:sz="0" w:space="0" w:color="auto"/>
                        <w:right w:val="none" w:sz="0" w:space="0" w:color="auto"/>
                      </w:divBdr>
                    </w:div>
                  </w:divsChild>
                </w:div>
                <w:div w:id="1146436754">
                  <w:marLeft w:val="0"/>
                  <w:marRight w:val="0"/>
                  <w:marTop w:val="0"/>
                  <w:marBottom w:val="0"/>
                  <w:divBdr>
                    <w:top w:val="single" w:sz="2" w:space="1" w:color="FFFFFF"/>
                    <w:left w:val="single" w:sz="2" w:space="11" w:color="FFFFFF"/>
                    <w:bottom w:val="single" w:sz="2" w:space="1" w:color="FFFFFF"/>
                    <w:right w:val="single" w:sz="2" w:space="4" w:color="FFFFFF"/>
                  </w:divBdr>
                  <w:divsChild>
                    <w:div w:id="1110128432">
                      <w:marLeft w:val="0"/>
                      <w:marRight w:val="0"/>
                      <w:marTop w:val="0"/>
                      <w:marBottom w:val="0"/>
                      <w:divBdr>
                        <w:top w:val="none" w:sz="0" w:space="0" w:color="auto"/>
                        <w:left w:val="none" w:sz="0" w:space="0" w:color="auto"/>
                        <w:bottom w:val="none" w:sz="0" w:space="0" w:color="auto"/>
                        <w:right w:val="none" w:sz="0" w:space="0" w:color="auto"/>
                      </w:divBdr>
                    </w:div>
                  </w:divsChild>
                </w:div>
                <w:div w:id="1234268863">
                  <w:marLeft w:val="0"/>
                  <w:marRight w:val="0"/>
                  <w:marTop w:val="0"/>
                  <w:marBottom w:val="0"/>
                  <w:divBdr>
                    <w:top w:val="single" w:sz="2" w:space="1" w:color="FFFFFF"/>
                    <w:left w:val="single" w:sz="2" w:space="11" w:color="FFFFFF"/>
                    <w:bottom w:val="single" w:sz="2" w:space="1" w:color="FFFFFF"/>
                    <w:right w:val="single" w:sz="2" w:space="4" w:color="FFFFFF"/>
                  </w:divBdr>
                  <w:divsChild>
                    <w:div w:id="906182065">
                      <w:marLeft w:val="0"/>
                      <w:marRight w:val="0"/>
                      <w:marTop w:val="0"/>
                      <w:marBottom w:val="0"/>
                      <w:divBdr>
                        <w:top w:val="none" w:sz="0" w:space="0" w:color="auto"/>
                        <w:left w:val="none" w:sz="0" w:space="0" w:color="auto"/>
                        <w:bottom w:val="none" w:sz="0" w:space="0" w:color="auto"/>
                        <w:right w:val="none" w:sz="0" w:space="0" w:color="auto"/>
                      </w:divBdr>
                    </w:div>
                  </w:divsChild>
                </w:div>
                <w:div w:id="228463417">
                  <w:marLeft w:val="0"/>
                  <w:marRight w:val="0"/>
                  <w:marTop w:val="0"/>
                  <w:marBottom w:val="0"/>
                  <w:divBdr>
                    <w:top w:val="single" w:sz="2" w:space="1" w:color="FFFFFF"/>
                    <w:left w:val="single" w:sz="2" w:space="11" w:color="FFFFFF"/>
                    <w:bottom w:val="single" w:sz="2" w:space="1" w:color="FFFFFF"/>
                    <w:right w:val="single" w:sz="2" w:space="4" w:color="FFFFFF"/>
                  </w:divBdr>
                  <w:divsChild>
                    <w:div w:id="905535108">
                      <w:marLeft w:val="0"/>
                      <w:marRight w:val="0"/>
                      <w:marTop w:val="0"/>
                      <w:marBottom w:val="0"/>
                      <w:divBdr>
                        <w:top w:val="none" w:sz="0" w:space="0" w:color="auto"/>
                        <w:left w:val="none" w:sz="0" w:space="0" w:color="auto"/>
                        <w:bottom w:val="none" w:sz="0" w:space="0" w:color="auto"/>
                        <w:right w:val="none" w:sz="0" w:space="0" w:color="auto"/>
                      </w:divBdr>
                    </w:div>
                  </w:divsChild>
                </w:div>
                <w:div w:id="447311519">
                  <w:marLeft w:val="0"/>
                  <w:marRight w:val="0"/>
                  <w:marTop w:val="0"/>
                  <w:marBottom w:val="0"/>
                  <w:divBdr>
                    <w:top w:val="single" w:sz="2" w:space="1" w:color="FFFFFF"/>
                    <w:left w:val="single" w:sz="2" w:space="11" w:color="FFFFFF"/>
                    <w:bottom w:val="single" w:sz="2" w:space="1" w:color="FFFFFF"/>
                    <w:right w:val="single" w:sz="2" w:space="4" w:color="FFFFFF"/>
                  </w:divBdr>
                  <w:divsChild>
                    <w:div w:id="1903101529">
                      <w:marLeft w:val="0"/>
                      <w:marRight w:val="0"/>
                      <w:marTop w:val="0"/>
                      <w:marBottom w:val="0"/>
                      <w:divBdr>
                        <w:top w:val="none" w:sz="0" w:space="0" w:color="auto"/>
                        <w:left w:val="none" w:sz="0" w:space="0" w:color="auto"/>
                        <w:bottom w:val="none" w:sz="0" w:space="0" w:color="auto"/>
                        <w:right w:val="none" w:sz="0" w:space="0" w:color="auto"/>
                      </w:divBdr>
                    </w:div>
                  </w:divsChild>
                </w:div>
                <w:div w:id="240263500">
                  <w:marLeft w:val="0"/>
                  <w:marRight w:val="0"/>
                  <w:marTop w:val="0"/>
                  <w:marBottom w:val="0"/>
                  <w:divBdr>
                    <w:top w:val="single" w:sz="2" w:space="1" w:color="FFFFFF"/>
                    <w:left w:val="single" w:sz="2" w:space="11" w:color="FFFFFF"/>
                    <w:bottom w:val="single" w:sz="2" w:space="1" w:color="FFFFFF"/>
                    <w:right w:val="single" w:sz="2" w:space="4" w:color="FFFFFF"/>
                  </w:divBdr>
                  <w:divsChild>
                    <w:div w:id="1661344757">
                      <w:marLeft w:val="0"/>
                      <w:marRight w:val="0"/>
                      <w:marTop w:val="0"/>
                      <w:marBottom w:val="0"/>
                      <w:divBdr>
                        <w:top w:val="none" w:sz="0" w:space="0" w:color="auto"/>
                        <w:left w:val="none" w:sz="0" w:space="0" w:color="auto"/>
                        <w:bottom w:val="none" w:sz="0" w:space="0" w:color="auto"/>
                        <w:right w:val="none" w:sz="0" w:space="0" w:color="auto"/>
                      </w:divBdr>
                    </w:div>
                  </w:divsChild>
                </w:div>
                <w:div w:id="1528179265">
                  <w:marLeft w:val="0"/>
                  <w:marRight w:val="0"/>
                  <w:marTop w:val="0"/>
                  <w:marBottom w:val="0"/>
                  <w:divBdr>
                    <w:top w:val="single" w:sz="2" w:space="1" w:color="FFFFFF"/>
                    <w:left w:val="single" w:sz="2" w:space="11" w:color="FFFFFF"/>
                    <w:bottom w:val="single" w:sz="2" w:space="1" w:color="FFFFFF"/>
                    <w:right w:val="single" w:sz="2" w:space="4" w:color="FFFFFF"/>
                  </w:divBdr>
                  <w:divsChild>
                    <w:div w:id="1998148659">
                      <w:marLeft w:val="0"/>
                      <w:marRight w:val="0"/>
                      <w:marTop w:val="0"/>
                      <w:marBottom w:val="0"/>
                      <w:divBdr>
                        <w:top w:val="none" w:sz="0" w:space="0" w:color="auto"/>
                        <w:left w:val="none" w:sz="0" w:space="0" w:color="auto"/>
                        <w:bottom w:val="none" w:sz="0" w:space="0" w:color="auto"/>
                        <w:right w:val="none" w:sz="0" w:space="0" w:color="auto"/>
                      </w:divBdr>
                    </w:div>
                  </w:divsChild>
                </w:div>
                <w:div w:id="1775635941">
                  <w:marLeft w:val="0"/>
                  <w:marRight w:val="0"/>
                  <w:marTop w:val="0"/>
                  <w:marBottom w:val="0"/>
                  <w:divBdr>
                    <w:top w:val="single" w:sz="2" w:space="1" w:color="FFFFFF"/>
                    <w:left w:val="single" w:sz="2" w:space="11" w:color="FFFFFF"/>
                    <w:bottom w:val="single" w:sz="2" w:space="1" w:color="FFFFFF"/>
                    <w:right w:val="single" w:sz="2" w:space="4" w:color="FFFFFF"/>
                  </w:divBdr>
                  <w:divsChild>
                    <w:div w:id="269778899">
                      <w:marLeft w:val="0"/>
                      <w:marRight w:val="0"/>
                      <w:marTop w:val="0"/>
                      <w:marBottom w:val="0"/>
                      <w:divBdr>
                        <w:top w:val="none" w:sz="0" w:space="0" w:color="auto"/>
                        <w:left w:val="none" w:sz="0" w:space="0" w:color="auto"/>
                        <w:bottom w:val="none" w:sz="0" w:space="0" w:color="auto"/>
                        <w:right w:val="none" w:sz="0" w:space="0" w:color="auto"/>
                      </w:divBdr>
                    </w:div>
                  </w:divsChild>
                </w:div>
                <w:div w:id="534273589">
                  <w:marLeft w:val="0"/>
                  <w:marRight w:val="0"/>
                  <w:marTop w:val="0"/>
                  <w:marBottom w:val="0"/>
                  <w:divBdr>
                    <w:top w:val="single" w:sz="2" w:space="1" w:color="FFFFFF"/>
                    <w:left w:val="single" w:sz="2" w:space="11" w:color="FFFFFF"/>
                    <w:bottom w:val="single" w:sz="2" w:space="1" w:color="FFFFFF"/>
                    <w:right w:val="single" w:sz="2" w:space="4" w:color="FFFFFF"/>
                  </w:divBdr>
                  <w:divsChild>
                    <w:div w:id="53936753">
                      <w:marLeft w:val="0"/>
                      <w:marRight w:val="0"/>
                      <w:marTop w:val="0"/>
                      <w:marBottom w:val="0"/>
                      <w:divBdr>
                        <w:top w:val="none" w:sz="0" w:space="0" w:color="auto"/>
                        <w:left w:val="none" w:sz="0" w:space="0" w:color="auto"/>
                        <w:bottom w:val="none" w:sz="0" w:space="0" w:color="auto"/>
                        <w:right w:val="none" w:sz="0" w:space="0" w:color="auto"/>
                      </w:divBdr>
                    </w:div>
                  </w:divsChild>
                </w:div>
                <w:div w:id="1730416050">
                  <w:marLeft w:val="0"/>
                  <w:marRight w:val="0"/>
                  <w:marTop w:val="0"/>
                  <w:marBottom w:val="0"/>
                  <w:divBdr>
                    <w:top w:val="single" w:sz="2" w:space="1" w:color="FFFFFF"/>
                    <w:left w:val="single" w:sz="2" w:space="11" w:color="FFFFFF"/>
                    <w:bottom w:val="single" w:sz="2" w:space="1" w:color="FFFFFF"/>
                    <w:right w:val="single" w:sz="2" w:space="4" w:color="FFFFFF"/>
                  </w:divBdr>
                  <w:divsChild>
                    <w:div w:id="683477269">
                      <w:marLeft w:val="0"/>
                      <w:marRight w:val="0"/>
                      <w:marTop w:val="0"/>
                      <w:marBottom w:val="0"/>
                      <w:divBdr>
                        <w:top w:val="none" w:sz="0" w:space="0" w:color="auto"/>
                        <w:left w:val="none" w:sz="0" w:space="0" w:color="auto"/>
                        <w:bottom w:val="none" w:sz="0" w:space="0" w:color="auto"/>
                        <w:right w:val="none" w:sz="0" w:space="0" w:color="auto"/>
                      </w:divBdr>
                    </w:div>
                  </w:divsChild>
                </w:div>
                <w:div w:id="122819902">
                  <w:marLeft w:val="0"/>
                  <w:marRight w:val="0"/>
                  <w:marTop w:val="0"/>
                  <w:marBottom w:val="0"/>
                  <w:divBdr>
                    <w:top w:val="single" w:sz="2" w:space="1" w:color="FFFFFF"/>
                    <w:left w:val="single" w:sz="2" w:space="11" w:color="FFFFFF"/>
                    <w:bottom w:val="single" w:sz="2" w:space="1" w:color="FFFFFF"/>
                    <w:right w:val="single" w:sz="2" w:space="4" w:color="FFFFFF"/>
                  </w:divBdr>
                  <w:divsChild>
                    <w:div w:id="1605385457">
                      <w:marLeft w:val="0"/>
                      <w:marRight w:val="0"/>
                      <w:marTop w:val="0"/>
                      <w:marBottom w:val="0"/>
                      <w:divBdr>
                        <w:top w:val="none" w:sz="0" w:space="0" w:color="auto"/>
                        <w:left w:val="none" w:sz="0" w:space="0" w:color="auto"/>
                        <w:bottom w:val="none" w:sz="0" w:space="0" w:color="auto"/>
                        <w:right w:val="none" w:sz="0" w:space="0" w:color="auto"/>
                      </w:divBdr>
                    </w:div>
                  </w:divsChild>
                </w:div>
                <w:div w:id="1667978898">
                  <w:marLeft w:val="0"/>
                  <w:marRight w:val="0"/>
                  <w:marTop w:val="0"/>
                  <w:marBottom w:val="0"/>
                  <w:divBdr>
                    <w:top w:val="single" w:sz="2" w:space="1" w:color="FFFFFF"/>
                    <w:left w:val="single" w:sz="2" w:space="11" w:color="FFFFFF"/>
                    <w:bottom w:val="single" w:sz="2" w:space="1" w:color="FFFFFF"/>
                    <w:right w:val="single" w:sz="2" w:space="4" w:color="FFFFFF"/>
                  </w:divBdr>
                  <w:divsChild>
                    <w:div w:id="1863475072">
                      <w:marLeft w:val="0"/>
                      <w:marRight w:val="0"/>
                      <w:marTop w:val="0"/>
                      <w:marBottom w:val="0"/>
                      <w:divBdr>
                        <w:top w:val="none" w:sz="0" w:space="0" w:color="auto"/>
                        <w:left w:val="none" w:sz="0" w:space="0" w:color="auto"/>
                        <w:bottom w:val="none" w:sz="0" w:space="0" w:color="auto"/>
                        <w:right w:val="none" w:sz="0" w:space="0" w:color="auto"/>
                      </w:divBdr>
                    </w:div>
                  </w:divsChild>
                </w:div>
                <w:div w:id="1500385157">
                  <w:marLeft w:val="0"/>
                  <w:marRight w:val="0"/>
                  <w:marTop w:val="0"/>
                  <w:marBottom w:val="0"/>
                  <w:divBdr>
                    <w:top w:val="single" w:sz="2" w:space="1" w:color="FFFFFF"/>
                    <w:left w:val="single" w:sz="2" w:space="11" w:color="FFFFFF"/>
                    <w:bottom w:val="single" w:sz="2" w:space="1" w:color="FFFFFF"/>
                    <w:right w:val="single" w:sz="2" w:space="4" w:color="FFFFFF"/>
                  </w:divBdr>
                  <w:divsChild>
                    <w:div w:id="944078519">
                      <w:marLeft w:val="0"/>
                      <w:marRight w:val="0"/>
                      <w:marTop w:val="0"/>
                      <w:marBottom w:val="0"/>
                      <w:divBdr>
                        <w:top w:val="none" w:sz="0" w:space="0" w:color="auto"/>
                        <w:left w:val="none" w:sz="0" w:space="0" w:color="auto"/>
                        <w:bottom w:val="none" w:sz="0" w:space="0" w:color="auto"/>
                        <w:right w:val="none" w:sz="0" w:space="0" w:color="auto"/>
                      </w:divBdr>
                    </w:div>
                  </w:divsChild>
                </w:div>
                <w:div w:id="1781992956">
                  <w:marLeft w:val="0"/>
                  <w:marRight w:val="0"/>
                  <w:marTop w:val="0"/>
                  <w:marBottom w:val="0"/>
                  <w:divBdr>
                    <w:top w:val="single" w:sz="2" w:space="1" w:color="FFFFFF"/>
                    <w:left w:val="single" w:sz="2" w:space="11" w:color="FFFFFF"/>
                    <w:bottom w:val="single" w:sz="2" w:space="1" w:color="FFFFFF"/>
                    <w:right w:val="single" w:sz="2" w:space="4" w:color="FFFFFF"/>
                  </w:divBdr>
                  <w:divsChild>
                    <w:div w:id="1529173137">
                      <w:marLeft w:val="0"/>
                      <w:marRight w:val="0"/>
                      <w:marTop w:val="0"/>
                      <w:marBottom w:val="0"/>
                      <w:divBdr>
                        <w:top w:val="none" w:sz="0" w:space="0" w:color="auto"/>
                        <w:left w:val="none" w:sz="0" w:space="0" w:color="auto"/>
                        <w:bottom w:val="none" w:sz="0" w:space="0" w:color="auto"/>
                        <w:right w:val="none" w:sz="0" w:space="0" w:color="auto"/>
                      </w:divBdr>
                    </w:div>
                  </w:divsChild>
                </w:div>
                <w:div w:id="581067545">
                  <w:marLeft w:val="0"/>
                  <w:marRight w:val="0"/>
                  <w:marTop w:val="0"/>
                  <w:marBottom w:val="0"/>
                  <w:divBdr>
                    <w:top w:val="single" w:sz="2" w:space="1" w:color="FFFFFF"/>
                    <w:left w:val="single" w:sz="2" w:space="11" w:color="FFFFFF"/>
                    <w:bottom w:val="single" w:sz="2" w:space="1" w:color="FFFFFF"/>
                    <w:right w:val="single" w:sz="2" w:space="4" w:color="FFFFFF"/>
                  </w:divBdr>
                  <w:divsChild>
                    <w:div w:id="2073040785">
                      <w:marLeft w:val="0"/>
                      <w:marRight w:val="0"/>
                      <w:marTop w:val="0"/>
                      <w:marBottom w:val="0"/>
                      <w:divBdr>
                        <w:top w:val="none" w:sz="0" w:space="0" w:color="auto"/>
                        <w:left w:val="none" w:sz="0" w:space="0" w:color="auto"/>
                        <w:bottom w:val="none" w:sz="0" w:space="0" w:color="auto"/>
                        <w:right w:val="none" w:sz="0" w:space="0" w:color="auto"/>
                      </w:divBdr>
                    </w:div>
                  </w:divsChild>
                </w:div>
                <w:div w:id="441460986">
                  <w:marLeft w:val="0"/>
                  <w:marRight w:val="0"/>
                  <w:marTop w:val="0"/>
                  <w:marBottom w:val="0"/>
                  <w:divBdr>
                    <w:top w:val="single" w:sz="2" w:space="1" w:color="FFFFFF"/>
                    <w:left w:val="single" w:sz="2" w:space="11" w:color="FFFFFF"/>
                    <w:bottom w:val="single" w:sz="2" w:space="1" w:color="FFFFFF"/>
                    <w:right w:val="single" w:sz="2" w:space="4" w:color="FFFFFF"/>
                  </w:divBdr>
                  <w:divsChild>
                    <w:div w:id="1355038388">
                      <w:marLeft w:val="0"/>
                      <w:marRight w:val="0"/>
                      <w:marTop w:val="0"/>
                      <w:marBottom w:val="0"/>
                      <w:divBdr>
                        <w:top w:val="none" w:sz="0" w:space="0" w:color="auto"/>
                        <w:left w:val="none" w:sz="0" w:space="0" w:color="auto"/>
                        <w:bottom w:val="none" w:sz="0" w:space="0" w:color="auto"/>
                        <w:right w:val="none" w:sz="0" w:space="0" w:color="auto"/>
                      </w:divBdr>
                    </w:div>
                  </w:divsChild>
                </w:div>
                <w:div w:id="158037566">
                  <w:marLeft w:val="0"/>
                  <w:marRight w:val="0"/>
                  <w:marTop w:val="0"/>
                  <w:marBottom w:val="0"/>
                  <w:divBdr>
                    <w:top w:val="single" w:sz="2" w:space="1" w:color="FFFFFF"/>
                    <w:left w:val="single" w:sz="2" w:space="11" w:color="FFFFFF"/>
                    <w:bottom w:val="single" w:sz="2" w:space="1" w:color="FFFFFF"/>
                    <w:right w:val="single" w:sz="2" w:space="4" w:color="FFFFFF"/>
                  </w:divBdr>
                  <w:divsChild>
                    <w:div w:id="68620272">
                      <w:marLeft w:val="0"/>
                      <w:marRight w:val="0"/>
                      <w:marTop w:val="0"/>
                      <w:marBottom w:val="0"/>
                      <w:divBdr>
                        <w:top w:val="none" w:sz="0" w:space="0" w:color="auto"/>
                        <w:left w:val="none" w:sz="0" w:space="0" w:color="auto"/>
                        <w:bottom w:val="none" w:sz="0" w:space="0" w:color="auto"/>
                        <w:right w:val="none" w:sz="0" w:space="0" w:color="auto"/>
                      </w:divBdr>
                    </w:div>
                  </w:divsChild>
                </w:div>
                <w:div w:id="665785969">
                  <w:marLeft w:val="0"/>
                  <w:marRight w:val="0"/>
                  <w:marTop w:val="0"/>
                  <w:marBottom w:val="0"/>
                  <w:divBdr>
                    <w:top w:val="single" w:sz="2" w:space="1" w:color="FFFFFF"/>
                    <w:left w:val="single" w:sz="2" w:space="11" w:color="FFFFFF"/>
                    <w:bottom w:val="single" w:sz="2" w:space="1" w:color="FFFFFF"/>
                    <w:right w:val="single" w:sz="2" w:space="4" w:color="FFFFFF"/>
                  </w:divBdr>
                  <w:divsChild>
                    <w:div w:id="1100569751">
                      <w:marLeft w:val="0"/>
                      <w:marRight w:val="0"/>
                      <w:marTop w:val="0"/>
                      <w:marBottom w:val="0"/>
                      <w:divBdr>
                        <w:top w:val="none" w:sz="0" w:space="0" w:color="auto"/>
                        <w:left w:val="none" w:sz="0" w:space="0" w:color="auto"/>
                        <w:bottom w:val="none" w:sz="0" w:space="0" w:color="auto"/>
                        <w:right w:val="none" w:sz="0" w:space="0" w:color="auto"/>
                      </w:divBdr>
                    </w:div>
                  </w:divsChild>
                </w:div>
                <w:div w:id="1172187192">
                  <w:marLeft w:val="0"/>
                  <w:marRight w:val="0"/>
                  <w:marTop w:val="0"/>
                  <w:marBottom w:val="0"/>
                  <w:divBdr>
                    <w:top w:val="single" w:sz="2" w:space="1" w:color="FFFFFF"/>
                    <w:left w:val="single" w:sz="2" w:space="11" w:color="FFFFFF"/>
                    <w:bottom w:val="single" w:sz="2" w:space="1" w:color="FFFFFF"/>
                    <w:right w:val="single" w:sz="2" w:space="4" w:color="FFFFFF"/>
                  </w:divBdr>
                  <w:divsChild>
                    <w:div w:id="2021468421">
                      <w:marLeft w:val="0"/>
                      <w:marRight w:val="0"/>
                      <w:marTop w:val="0"/>
                      <w:marBottom w:val="0"/>
                      <w:divBdr>
                        <w:top w:val="none" w:sz="0" w:space="0" w:color="auto"/>
                        <w:left w:val="none" w:sz="0" w:space="0" w:color="auto"/>
                        <w:bottom w:val="none" w:sz="0" w:space="0" w:color="auto"/>
                        <w:right w:val="none" w:sz="0" w:space="0" w:color="auto"/>
                      </w:divBdr>
                    </w:div>
                  </w:divsChild>
                </w:div>
                <w:div w:id="1181159552">
                  <w:marLeft w:val="0"/>
                  <w:marRight w:val="0"/>
                  <w:marTop w:val="0"/>
                  <w:marBottom w:val="0"/>
                  <w:divBdr>
                    <w:top w:val="single" w:sz="2" w:space="1" w:color="FFFFFF"/>
                    <w:left w:val="single" w:sz="2" w:space="11" w:color="FFFFFF"/>
                    <w:bottom w:val="single" w:sz="2" w:space="1" w:color="FFFFFF"/>
                    <w:right w:val="single" w:sz="2" w:space="4" w:color="FFFFFF"/>
                  </w:divBdr>
                  <w:divsChild>
                    <w:div w:id="115147217">
                      <w:marLeft w:val="0"/>
                      <w:marRight w:val="0"/>
                      <w:marTop w:val="0"/>
                      <w:marBottom w:val="0"/>
                      <w:divBdr>
                        <w:top w:val="none" w:sz="0" w:space="0" w:color="auto"/>
                        <w:left w:val="none" w:sz="0" w:space="0" w:color="auto"/>
                        <w:bottom w:val="none" w:sz="0" w:space="0" w:color="auto"/>
                        <w:right w:val="none" w:sz="0" w:space="0" w:color="auto"/>
                      </w:divBdr>
                    </w:div>
                  </w:divsChild>
                </w:div>
                <w:div w:id="863593722">
                  <w:marLeft w:val="0"/>
                  <w:marRight w:val="0"/>
                  <w:marTop w:val="0"/>
                  <w:marBottom w:val="0"/>
                  <w:divBdr>
                    <w:top w:val="single" w:sz="2" w:space="1" w:color="FFFFFF"/>
                    <w:left w:val="single" w:sz="2" w:space="11" w:color="FFFFFF"/>
                    <w:bottom w:val="single" w:sz="2" w:space="1" w:color="FFFFFF"/>
                    <w:right w:val="single" w:sz="2" w:space="4" w:color="FFFFFF"/>
                  </w:divBdr>
                  <w:divsChild>
                    <w:div w:id="2136829537">
                      <w:marLeft w:val="0"/>
                      <w:marRight w:val="0"/>
                      <w:marTop w:val="0"/>
                      <w:marBottom w:val="0"/>
                      <w:divBdr>
                        <w:top w:val="none" w:sz="0" w:space="0" w:color="auto"/>
                        <w:left w:val="none" w:sz="0" w:space="0" w:color="auto"/>
                        <w:bottom w:val="none" w:sz="0" w:space="0" w:color="auto"/>
                        <w:right w:val="none" w:sz="0" w:space="0" w:color="auto"/>
                      </w:divBdr>
                    </w:div>
                  </w:divsChild>
                </w:div>
                <w:div w:id="702098773">
                  <w:marLeft w:val="0"/>
                  <w:marRight w:val="0"/>
                  <w:marTop w:val="0"/>
                  <w:marBottom w:val="0"/>
                  <w:divBdr>
                    <w:top w:val="single" w:sz="2" w:space="1" w:color="FFFFFF"/>
                    <w:left w:val="single" w:sz="2" w:space="11" w:color="FFFFFF"/>
                    <w:bottom w:val="single" w:sz="2" w:space="1" w:color="FFFFFF"/>
                    <w:right w:val="single" w:sz="2" w:space="4" w:color="FFFFFF"/>
                  </w:divBdr>
                  <w:divsChild>
                    <w:div w:id="1797941933">
                      <w:marLeft w:val="0"/>
                      <w:marRight w:val="0"/>
                      <w:marTop w:val="0"/>
                      <w:marBottom w:val="0"/>
                      <w:divBdr>
                        <w:top w:val="none" w:sz="0" w:space="0" w:color="auto"/>
                        <w:left w:val="none" w:sz="0" w:space="0" w:color="auto"/>
                        <w:bottom w:val="none" w:sz="0" w:space="0" w:color="auto"/>
                        <w:right w:val="none" w:sz="0" w:space="0" w:color="auto"/>
                      </w:divBdr>
                    </w:div>
                  </w:divsChild>
                </w:div>
                <w:div w:id="67505172">
                  <w:marLeft w:val="0"/>
                  <w:marRight w:val="0"/>
                  <w:marTop w:val="0"/>
                  <w:marBottom w:val="0"/>
                  <w:divBdr>
                    <w:top w:val="single" w:sz="2" w:space="1" w:color="FFFFFF"/>
                    <w:left w:val="single" w:sz="2" w:space="11" w:color="FFFFFF"/>
                    <w:bottom w:val="single" w:sz="2" w:space="1" w:color="FFFFFF"/>
                    <w:right w:val="single" w:sz="2" w:space="4" w:color="FFFFFF"/>
                  </w:divBdr>
                  <w:divsChild>
                    <w:div w:id="902831646">
                      <w:marLeft w:val="0"/>
                      <w:marRight w:val="0"/>
                      <w:marTop w:val="0"/>
                      <w:marBottom w:val="0"/>
                      <w:divBdr>
                        <w:top w:val="none" w:sz="0" w:space="0" w:color="auto"/>
                        <w:left w:val="none" w:sz="0" w:space="0" w:color="auto"/>
                        <w:bottom w:val="none" w:sz="0" w:space="0" w:color="auto"/>
                        <w:right w:val="none" w:sz="0" w:space="0" w:color="auto"/>
                      </w:divBdr>
                    </w:div>
                  </w:divsChild>
                </w:div>
                <w:div w:id="249891881">
                  <w:marLeft w:val="0"/>
                  <w:marRight w:val="0"/>
                  <w:marTop w:val="0"/>
                  <w:marBottom w:val="0"/>
                  <w:divBdr>
                    <w:top w:val="single" w:sz="2" w:space="1" w:color="FFFFFF"/>
                    <w:left w:val="single" w:sz="2" w:space="11" w:color="FFFFFF"/>
                    <w:bottom w:val="single" w:sz="2" w:space="1" w:color="FFFFFF"/>
                    <w:right w:val="single" w:sz="2" w:space="4" w:color="FFFFFF"/>
                  </w:divBdr>
                  <w:divsChild>
                    <w:div w:id="1419865066">
                      <w:marLeft w:val="0"/>
                      <w:marRight w:val="0"/>
                      <w:marTop w:val="0"/>
                      <w:marBottom w:val="0"/>
                      <w:divBdr>
                        <w:top w:val="none" w:sz="0" w:space="0" w:color="auto"/>
                        <w:left w:val="none" w:sz="0" w:space="0" w:color="auto"/>
                        <w:bottom w:val="none" w:sz="0" w:space="0" w:color="auto"/>
                        <w:right w:val="none" w:sz="0" w:space="0" w:color="auto"/>
                      </w:divBdr>
                    </w:div>
                  </w:divsChild>
                </w:div>
                <w:div w:id="1843202972">
                  <w:marLeft w:val="0"/>
                  <w:marRight w:val="0"/>
                  <w:marTop w:val="0"/>
                  <w:marBottom w:val="0"/>
                  <w:divBdr>
                    <w:top w:val="single" w:sz="2" w:space="1" w:color="FFFFFF"/>
                    <w:left w:val="single" w:sz="2" w:space="11" w:color="FFFFFF"/>
                    <w:bottom w:val="single" w:sz="2" w:space="1" w:color="FFFFFF"/>
                    <w:right w:val="single" w:sz="2" w:space="4" w:color="FFFFFF"/>
                  </w:divBdr>
                  <w:divsChild>
                    <w:div w:id="140318454">
                      <w:marLeft w:val="0"/>
                      <w:marRight w:val="0"/>
                      <w:marTop w:val="0"/>
                      <w:marBottom w:val="0"/>
                      <w:divBdr>
                        <w:top w:val="none" w:sz="0" w:space="0" w:color="auto"/>
                        <w:left w:val="none" w:sz="0" w:space="0" w:color="auto"/>
                        <w:bottom w:val="none" w:sz="0" w:space="0" w:color="auto"/>
                        <w:right w:val="none" w:sz="0" w:space="0" w:color="auto"/>
                      </w:divBdr>
                    </w:div>
                  </w:divsChild>
                </w:div>
                <w:div w:id="295763970">
                  <w:marLeft w:val="0"/>
                  <w:marRight w:val="0"/>
                  <w:marTop w:val="0"/>
                  <w:marBottom w:val="0"/>
                  <w:divBdr>
                    <w:top w:val="single" w:sz="2" w:space="1" w:color="FFFFFF"/>
                    <w:left w:val="single" w:sz="2" w:space="11" w:color="FFFFFF"/>
                    <w:bottom w:val="single" w:sz="2" w:space="1" w:color="FFFFFF"/>
                    <w:right w:val="single" w:sz="2" w:space="4" w:color="FFFFFF"/>
                  </w:divBdr>
                  <w:divsChild>
                    <w:div w:id="1473862906">
                      <w:marLeft w:val="0"/>
                      <w:marRight w:val="0"/>
                      <w:marTop w:val="0"/>
                      <w:marBottom w:val="0"/>
                      <w:divBdr>
                        <w:top w:val="none" w:sz="0" w:space="0" w:color="auto"/>
                        <w:left w:val="none" w:sz="0" w:space="0" w:color="auto"/>
                        <w:bottom w:val="none" w:sz="0" w:space="0" w:color="auto"/>
                        <w:right w:val="none" w:sz="0" w:space="0" w:color="auto"/>
                      </w:divBdr>
                    </w:div>
                  </w:divsChild>
                </w:div>
                <w:div w:id="585574084">
                  <w:marLeft w:val="0"/>
                  <w:marRight w:val="0"/>
                  <w:marTop w:val="0"/>
                  <w:marBottom w:val="0"/>
                  <w:divBdr>
                    <w:top w:val="single" w:sz="2" w:space="1" w:color="FFFFFF"/>
                    <w:left w:val="single" w:sz="2" w:space="11" w:color="FFFFFF"/>
                    <w:bottom w:val="single" w:sz="2" w:space="1" w:color="FFFFFF"/>
                    <w:right w:val="single" w:sz="2" w:space="4" w:color="FFFFFF"/>
                  </w:divBdr>
                  <w:divsChild>
                    <w:div w:id="1723477807">
                      <w:marLeft w:val="0"/>
                      <w:marRight w:val="0"/>
                      <w:marTop w:val="0"/>
                      <w:marBottom w:val="0"/>
                      <w:divBdr>
                        <w:top w:val="none" w:sz="0" w:space="0" w:color="auto"/>
                        <w:left w:val="none" w:sz="0" w:space="0" w:color="auto"/>
                        <w:bottom w:val="none" w:sz="0" w:space="0" w:color="auto"/>
                        <w:right w:val="none" w:sz="0" w:space="0" w:color="auto"/>
                      </w:divBdr>
                    </w:div>
                  </w:divsChild>
                </w:div>
                <w:div w:id="1662344654">
                  <w:marLeft w:val="0"/>
                  <w:marRight w:val="0"/>
                  <w:marTop w:val="0"/>
                  <w:marBottom w:val="0"/>
                  <w:divBdr>
                    <w:top w:val="single" w:sz="2" w:space="1" w:color="FFFFFF"/>
                    <w:left w:val="single" w:sz="2" w:space="11" w:color="FFFFFF"/>
                    <w:bottom w:val="single" w:sz="2" w:space="1" w:color="FFFFFF"/>
                    <w:right w:val="single" w:sz="2" w:space="4" w:color="FFFFFF"/>
                  </w:divBdr>
                  <w:divsChild>
                    <w:div w:id="1073545352">
                      <w:marLeft w:val="0"/>
                      <w:marRight w:val="0"/>
                      <w:marTop w:val="0"/>
                      <w:marBottom w:val="0"/>
                      <w:divBdr>
                        <w:top w:val="none" w:sz="0" w:space="0" w:color="auto"/>
                        <w:left w:val="none" w:sz="0" w:space="0" w:color="auto"/>
                        <w:bottom w:val="none" w:sz="0" w:space="0" w:color="auto"/>
                        <w:right w:val="none" w:sz="0" w:space="0" w:color="auto"/>
                      </w:divBdr>
                    </w:div>
                  </w:divsChild>
                </w:div>
                <w:div w:id="461994723">
                  <w:marLeft w:val="0"/>
                  <w:marRight w:val="0"/>
                  <w:marTop w:val="0"/>
                  <w:marBottom w:val="0"/>
                  <w:divBdr>
                    <w:top w:val="single" w:sz="2" w:space="1" w:color="FFFFFF"/>
                    <w:left w:val="single" w:sz="2" w:space="11" w:color="FFFFFF"/>
                    <w:bottom w:val="single" w:sz="2" w:space="1" w:color="FFFFFF"/>
                    <w:right w:val="single" w:sz="2" w:space="4" w:color="FFFFFF"/>
                  </w:divBdr>
                  <w:divsChild>
                    <w:div w:id="1339768984">
                      <w:marLeft w:val="0"/>
                      <w:marRight w:val="0"/>
                      <w:marTop w:val="0"/>
                      <w:marBottom w:val="0"/>
                      <w:divBdr>
                        <w:top w:val="none" w:sz="0" w:space="0" w:color="auto"/>
                        <w:left w:val="none" w:sz="0" w:space="0" w:color="auto"/>
                        <w:bottom w:val="none" w:sz="0" w:space="0" w:color="auto"/>
                        <w:right w:val="none" w:sz="0" w:space="0" w:color="auto"/>
                      </w:divBdr>
                    </w:div>
                  </w:divsChild>
                </w:div>
                <w:div w:id="743184652">
                  <w:marLeft w:val="0"/>
                  <w:marRight w:val="0"/>
                  <w:marTop w:val="0"/>
                  <w:marBottom w:val="0"/>
                  <w:divBdr>
                    <w:top w:val="single" w:sz="2" w:space="1" w:color="FFFFFF"/>
                    <w:left w:val="single" w:sz="2" w:space="11" w:color="FFFFFF"/>
                    <w:bottom w:val="single" w:sz="2" w:space="1" w:color="FFFFFF"/>
                    <w:right w:val="single" w:sz="2" w:space="4" w:color="FFFFFF"/>
                  </w:divBdr>
                  <w:divsChild>
                    <w:div w:id="124323665">
                      <w:marLeft w:val="0"/>
                      <w:marRight w:val="0"/>
                      <w:marTop w:val="0"/>
                      <w:marBottom w:val="0"/>
                      <w:divBdr>
                        <w:top w:val="none" w:sz="0" w:space="0" w:color="auto"/>
                        <w:left w:val="none" w:sz="0" w:space="0" w:color="auto"/>
                        <w:bottom w:val="none" w:sz="0" w:space="0" w:color="auto"/>
                        <w:right w:val="none" w:sz="0" w:space="0" w:color="auto"/>
                      </w:divBdr>
                    </w:div>
                  </w:divsChild>
                </w:div>
                <w:div w:id="51543904">
                  <w:marLeft w:val="0"/>
                  <w:marRight w:val="0"/>
                  <w:marTop w:val="0"/>
                  <w:marBottom w:val="0"/>
                  <w:divBdr>
                    <w:top w:val="single" w:sz="2" w:space="1" w:color="FFFFFF"/>
                    <w:left w:val="single" w:sz="2" w:space="11" w:color="FFFFFF"/>
                    <w:bottom w:val="single" w:sz="2" w:space="1" w:color="FFFFFF"/>
                    <w:right w:val="single" w:sz="2" w:space="4" w:color="FFFFFF"/>
                  </w:divBdr>
                  <w:divsChild>
                    <w:div w:id="2123069605">
                      <w:marLeft w:val="0"/>
                      <w:marRight w:val="0"/>
                      <w:marTop w:val="0"/>
                      <w:marBottom w:val="0"/>
                      <w:divBdr>
                        <w:top w:val="none" w:sz="0" w:space="0" w:color="auto"/>
                        <w:left w:val="none" w:sz="0" w:space="0" w:color="auto"/>
                        <w:bottom w:val="none" w:sz="0" w:space="0" w:color="auto"/>
                        <w:right w:val="none" w:sz="0" w:space="0" w:color="auto"/>
                      </w:divBdr>
                    </w:div>
                  </w:divsChild>
                </w:div>
                <w:div w:id="1187712727">
                  <w:marLeft w:val="0"/>
                  <w:marRight w:val="0"/>
                  <w:marTop w:val="0"/>
                  <w:marBottom w:val="0"/>
                  <w:divBdr>
                    <w:top w:val="single" w:sz="2" w:space="1" w:color="FFFFFF"/>
                    <w:left w:val="single" w:sz="2" w:space="11" w:color="FFFFFF"/>
                    <w:bottom w:val="single" w:sz="2" w:space="1" w:color="FFFFFF"/>
                    <w:right w:val="single" w:sz="2" w:space="4" w:color="FFFFFF"/>
                  </w:divBdr>
                  <w:divsChild>
                    <w:div w:id="605503714">
                      <w:marLeft w:val="0"/>
                      <w:marRight w:val="0"/>
                      <w:marTop w:val="0"/>
                      <w:marBottom w:val="0"/>
                      <w:divBdr>
                        <w:top w:val="none" w:sz="0" w:space="0" w:color="auto"/>
                        <w:left w:val="none" w:sz="0" w:space="0" w:color="auto"/>
                        <w:bottom w:val="none" w:sz="0" w:space="0" w:color="auto"/>
                        <w:right w:val="none" w:sz="0" w:space="0" w:color="auto"/>
                      </w:divBdr>
                    </w:div>
                  </w:divsChild>
                </w:div>
                <w:div w:id="1513495843">
                  <w:marLeft w:val="0"/>
                  <w:marRight w:val="0"/>
                  <w:marTop w:val="0"/>
                  <w:marBottom w:val="0"/>
                  <w:divBdr>
                    <w:top w:val="single" w:sz="2" w:space="1" w:color="FFFFFF"/>
                    <w:left w:val="single" w:sz="2" w:space="11" w:color="FFFFFF"/>
                    <w:bottom w:val="single" w:sz="2" w:space="4" w:color="FFFFFF"/>
                    <w:right w:val="single" w:sz="2" w:space="4" w:color="FFFFFF"/>
                  </w:divBdr>
                  <w:divsChild>
                    <w:div w:id="153284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20728">
          <w:marLeft w:val="0"/>
          <w:marRight w:val="0"/>
          <w:marTop w:val="0"/>
          <w:marBottom w:val="300"/>
          <w:divBdr>
            <w:top w:val="none" w:sz="0" w:space="0" w:color="auto"/>
            <w:left w:val="none" w:sz="0" w:space="0" w:color="auto"/>
            <w:bottom w:val="none" w:sz="0" w:space="0" w:color="auto"/>
            <w:right w:val="none" w:sz="0" w:space="0" w:color="auto"/>
          </w:divBdr>
          <w:divsChild>
            <w:div w:id="1070925298">
              <w:marLeft w:val="0"/>
              <w:marRight w:val="0"/>
              <w:marTop w:val="0"/>
              <w:marBottom w:val="0"/>
              <w:divBdr>
                <w:top w:val="none" w:sz="0" w:space="0" w:color="auto"/>
                <w:left w:val="none" w:sz="0" w:space="0" w:color="auto"/>
                <w:bottom w:val="none" w:sz="0" w:space="0" w:color="auto"/>
                <w:right w:val="none" w:sz="0" w:space="0" w:color="auto"/>
              </w:divBdr>
              <w:divsChild>
                <w:div w:id="977539329">
                  <w:marLeft w:val="0"/>
                  <w:marRight w:val="0"/>
                  <w:marTop w:val="0"/>
                  <w:marBottom w:val="0"/>
                  <w:divBdr>
                    <w:top w:val="single" w:sz="2" w:space="4" w:color="FFFFFF"/>
                    <w:left w:val="single" w:sz="2" w:space="11" w:color="FFFFFF"/>
                    <w:bottom w:val="single" w:sz="2" w:space="1" w:color="FFFFFF"/>
                    <w:right w:val="single" w:sz="2" w:space="4" w:color="FFFFFF"/>
                  </w:divBdr>
                  <w:divsChild>
                    <w:div w:id="630981587">
                      <w:marLeft w:val="0"/>
                      <w:marRight w:val="0"/>
                      <w:marTop w:val="0"/>
                      <w:marBottom w:val="0"/>
                      <w:divBdr>
                        <w:top w:val="none" w:sz="0" w:space="0" w:color="auto"/>
                        <w:left w:val="none" w:sz="0" w:space="0" w:color="auto"/>
                        <w:bottom w:val="none" w:sz="0" w:space="0" w:color="auto"/>
                        <w:right w:val="none" w:sz="0" w:space="0" w:color="auto"/>
                      </w:divBdr>
                    </w:div>
                  </w:divsChild>
                </w:div>
                <w:div w:id="1335183687">
                  <w:marLeft w:val="0"/>
                  <w:marRight w:val="0"/>
                  <w:marTop w:val="0"/>
                  <w:marBottom w:val="0"/>
                  <w:divBdr>
                    <w:top w:val="single" w:sz="2" w:space="1" w:color="FFFFFF"/>
                    <w:left w:val="single" w:sz="2" w:space="11" w:color="FFFFFF"/>
                    <w:bottom w:val="single" w:sz="2" w:space="1" w:color="FFFFFF"/>
                    <w:right w:val="single" w:sz="2" w:space="4" w:color="FFFFFF"/>
                  </w:divBdr>
                  <w:divsChild>
                    <w:div w:id="1401438401">
                      <w:marLeft w:val="0"/>
                      <w:marRight w:val="0"/>
                      <w:marTop w:val="0"/>
                      <w:marBottom w:val="0"/>
                      <w:divBdr>
                        <w:top w:val="none" w:sz="0" w:space="0" w:color="auto"/>
                        <w:left w:val="none" w:sz="0" w:space="0" w:color="auto"/>
                        <w:bottom w:val="none" w:sz="0" w:space="0" w:color="auto"/>
                        <w:right w:val="none" w:sz="0" w:space="0" w:color="auto"/>
                      </w:divBdr>
                    </w:div>
                  </w:divsChild>
                </w:div>
                <w:div w:id="1104299637">
                  <w:marLeft w:val="0"/>
                  <w:marRight w:val="0"/>
                  <w:marTop w:val="0"/>
                  <w:marBottom w:val="0"/>
                  <w:divBdr>
                    <w:top w:val="single" w:sz="2" w:space="1" w:color="FFFFFF"/>
                    <w:left w:val="single" w:sz="2" w:space="11" w:color="FFFFFF"/>
                    <w:bottom w:val="single" w:sz="2" w:space="1" w:color="FFFFFF"/>
                    <w:right w:val="single" w:sz="2" w:space="4" w:color="FFFFFF"/>
                  </w:divBdr>
                  <w:divsChild>
                    <w:div w:id="950864685">
                      <w:marLeft w:val="0"/>
                      <w:marRight w:val="0"/>
                      <w:marTop w:val="0"/>
                      <w:marBottom w:val="0"/>
                      <w:divBdr>
                        <w:top w:val="none" w:sz="0" w:space="0" w:color="auto"/>
                        <w:left w:val="none" w:sz="0" w:space="0" w:color="auto"/>
                        <w:bottom w:val="none" w:sz="0" w:space="0" w:color="auto"/>
                        <w:right w:val="none" w:sz="0" w:space="0" w:color="auto"/>
                      </w:divBdr>
                    </w:div>
                  </w:divsChild>
                </w:div>
                <w:div w:id="1781295177">
                  <w:marLeft w:val="0"/>
                  <w:marRight w:val="0"/>
                  <w:marTop w:val="0"/>
                  <w:marBottom w:val="0"/>
                  <w:divBdr>
                    <w:top w:val="single" w:sz="2" w:space="1" w:color="FFFFFF"/>
                    <w:left w:val="single" w:sz="2" w:space="11" w:color="FFFFFF"/>
                    <w:bottom w:val="single" w:sz="2" w:space="1" w:color="FFFFFF"/>
                    <w:right w:val="single" w:sz="2" w:space="4" w:color="FFFFFF"/>
                  </w:divBdr>
                  <w:divsChild>
                    <w:div w:id="130904168">
                      <w:marLeft w:val="0"/>
                      <w:marRight w:val="0"/>
                      <w:marTop w:val="0"/>
                      <w:marBottom w:val="0"/>
                      <w:divBdr>
                        <w:top w:val="none" w:sz="0" w:space="0" w:color="auto"/>
                        <w:left w:val="none" w:sz="0" w:space="0" w:color="auto"/>
                        <w:bottom w:val="none" w:sz="0" w:space="0" w:color="auto"/>
                        <w:right w:val="none" w:sz="0" w:space="0" w:color="auto"/>
                      </w:divBdr>
                    </w:div>
                  </w:divsChild>
                </w:div>
                <w:div w:id="29571196">
                  <w:marLeft w:val="0"/>
                  <w:marRight w:val="0"/>
                  <w:marTop w:val="0"/>
                  <w:marBottom w:val="0"/>
                  <w:divBdr>
                    <w:top w:val="single" w:sz="2" w:space="1" w:color="FFFFFF"/>
                    <w:left w:val="single" w:sz="2" w:space="11" w:color="FFFFFF"/>
                    <w:bottom w:val="single" w:sz="2" w:space="1" w:color="FFFFFF"/>
                    <w:right w:val="single" w:sz="2" w:space="4" w:color="FFFFFF"/>
                  </w:divBdr>
                  <w:divsChild>
                    <w:div w:id="1290864764">
                      <w:marLeft w:val="0"/>
                      <w:marRight w:val="0"/>
                      <w:marTop w:val="0"/>
                      <w:marBottom w:val="0"/>
                      <w:divBdr>
                        <w:top w:val="none" w:sz="0" w:space="0" w:color="auto"/>
                        <w:left w:val="none" w:sz="0" w:space="0" w:color="auto"/>
                        <w:bottom w:val="none" w:sz="0" w:space="0" w:color="auto"/>
                        <w:right w:val="none" w:sz="0" w:space="0" w:color="auto"/>
                      </w:divBdr>
                    </w:div>
                  </w:divsChild>
                </w:div>
                <w:div w:id="413358033">
                  <w:marLeft w:val="0"/>
                  <w:marRight w:val="0"/>
                  <w:marTop w:val="0"/>
                  <w:marBottom w:val="0"/>
                  <w:divBdr>
                    <w:top w:val="single" w:sz="2" w:space="1" w:color="FFFFFF"/>
                    <w:left w:val="single" w:sz="2" w:space="11" w:color="FFFFFF"/>
                    <w:bottom w:val="single" w:sz="2" w:space="1" w:color="FFFFFF"/>
                    <w:right w:val="single" w:sz="2" w:space="4" w:color="FFFFFF"/>
                  </w:divBdr>
                  <w:divsChild>
                    <w:div w:id="385181550">
                      <w:marLeft w:val="0"/>
                      <w:marRight w:val="0"/>
                      <w:marTop w:val="0"/>
                      <w:marBottom w:val="0"/>
                      <w:divBdr>
                        <w:top w:val="none" w:sz="0" w:space="0" w:color="auto"/>
                        <w:left w:val="none" w:sz="0" w:space="0" w:color="auto"/>
                        <w:bottom w:val="none" w:sz="0" w:space="0" w:color="auto"/>
                        <w:right w:val="none" w:sz="0" w:space="0" w:color="auto"/>
                      </w:divBdr>
                    </w:div>
                  </w:divsChild>
                </w:div>
                <w:div w:id="462620832">
                  <w:marLeft w:val="0"/>
                  <w:marRight w:val="0"/>
                  <w:marTop w:val="0"/>
                  <w:marBottom w:val="0"/>
                  <w:divBdr>
                    <w:top w:val="single" w:sz="2" w:space="1" w:color="FFFFFF"/>
                    <w:left w:val="single" w:sz="2" w:space="11" w:color="FFFFFF"/>
                    <w:bottom w:val="single" w:sz="2" w:space="1" w:color="FFFFFF"/>
                    <w:right w:val="single" w:sz="2" w:space="4" w:color="FFFFFF"/>
                  </w:divBdr>
                  <w:divsChild>
                    <w:div w:id="190727594">
                      <w:marLeft w:val="0"/>
                      <w:marRight w:val="0"/>
                      <w:marTop w:val="0"/>
                      <w:marBottom w:val="0"/>
                      <w:divBdr>
                        <w:top w:val="none" w:sz="0" w:space="0" w:color="auto"/>
                        <w:left w:val="none" w:sz="0" w:space="0" w:color="auto"/>
                        <w:bottom w:val="none" w:sz="0" w:space="0" w:color="auto"/>
                        <w:right w:val="none" w:sz="0" w:space="0" w:color="auto"/>
                      </w:divBdr>
                    </w:div>
                  </w:divsChild>
                </w:div>
                <w:div w:id="1655139226">
                  <w:marLeft w:val="0"/>
                  <w:marRight w:val="0"/>
                  <w:marTop w:val="0"/>
                  <w:marBottom w:val="0"/>
                  <w:divBdr>
                    <w:top w:val="single" w:sz="2" w:space="1" w:color="FFFFFF"/>
                    <w:left w:val="single" w:sz="2" w:space="11" w:color="FFFFFF"/>
                    <w:bottom w:val="single" w:sz="2" w:space="1" w:color="FFFFFF"/>
                    <w:right w:val="single" w:sz="2" w:space="4" w:color="FFFFFF"/>
                  </w:divBdr>
                  <w:divsChild>
                    <w:div w:id="1892882259">
                      <w:marLeft w:val="0"/>
                      <w:marRight w:val="0"/>
                      <w:marTop w:val="0"/>
                      <w:marBottom w:val="0"/>
                      <w:divBdr>
                        <w:top w:val="none" w:sz="0" w:space="0" w:color="auto"/>
                        <w:left w:val="none" w:sz="0" w:space="0" w:color="auto"/>
                        <w:bottom w:val="none" w:sz="0" w:space="0" w:color="auto"/>
                        <w:right w:val="none" w:sz="0" w:space="0" w:color="auto"/>
                      </w:divBdr>
                    </w:div>
                  </w:divsChild>
                </w:div>
                <w:div w:id="482239940">
                  <w:marLeft w:val="0"/>
                  <w:marRight w:val="0"/>
                  <w:marTop w:val="0"/>
                  <w:marBottom w:val="0"/>
                  <w:divBdr>
                    <w:top w:val="single" w:sz="2" w:space="1" w:color="FFFFFF"/>
                    <w:left w:val="single" w:sz="2" w:space="11" w:color="FFFFFF"/>
                    <w:bottom w:val="single" w:sz="2" w:space="1" w:color="FFFFFF"/>
                    <w:right w:val="single" w:sz="2" w:space="4" w:color="FFFFFF"/>
                  </w:divBdr>
                  <w:divsChild>
                    <w:div w:id="162938945">
                      <w:marLeft w:val="0"/>
                      <w:marRight w:val="0"/>
                      <w:marTop w:val="0"/>
                      <w:marBottom w:val="0"/>
                      <w:divBdr>
                        <w:top w:val="none" w:sz="0" w:space="0" w:color="auto"/>
                        <w:left w:val="none" w:sz="0" w:space="0" w:color="auto"/>
                        <w:bottom w:val="none" w:sz="0" w:space="0" w:color="auto"/>
                        <w:right w:val="none" w:sz="0" w:space="0" w:color="auto"/>
                      </w:divBdr>
                    </w:div>
                  </w:divsChild>
                </w:div>
                <w:div w:id="280891036">
                  <w:marLeft w:val="0"/>
                  <w:marRight w:val="0"/>
                  <w:marTop w:val="0"/>
                  <w:marBottom w:val="0"/>
                  <w:divBdr>
                    <w:top w:val="single" w:sz="2" w:space="1" w:color="FFFFFF"/>
                    <w:left w:val="single" w:sz="2" w:space="11" w:color="FFFFFF"/>
                    <w:bottom w:val="single" w:sz="2" w:space="1" w:color="FFFFFF"/>
                    <w:right w:val="single" w:sz="2" w:space="4" w:color="FFFFFF"/>
                  </w:divBdr>
                  <w:divsChild>
                    <w:div w:id="952790317">
                      <w:marLeft w:val="0"/>
                      <w:marRight w:val="0"/>
                      <w:marTop w:val="0"/>
                      <w:marBottom w:val="0"/>
                      <w:divBdr>
                        <w:top w:val="none" w:sz="0" w:space="0" w:color="auto"/>
                        <w:left w:val="none" w:sz="0" w:space="0" w:color="auto"/>
                        <w:bottom w:val="none" w:sz="0" w:space="0" w:color="auto"/>
                        <w:right w:val="none" w:sz="0" w:space="0" w:color="auto"/>
                      </w:divBdr>
                    </w:div>
                  </w:divsChild>
                </w:div>
                <w:div w:id="1566182448">
                  <w:marLeft w:val="0"/>
                  <w:marRight w:val="0"/>
                  <w:marTop w:val="0"/>
                  <w:marBottom w:val="0"/>
                  <w:divBdr>
                    <w:top w:val="single" w:sz="2" w:space="1" w:color="FFFFFF"/>
                    <w:left w:val="single" w:sz="2" w:space="11" w:color="FFFFFF"/>
                    <w:bottom w:val="single" w:sz="2" w:space="1" w:color="FFFFFF"/>
                    <w:right w:val="single" w:sz="2" w:space="4" w:color="FFFFFF"/>
                  </w:divBdr>
                  <w:divsChild>
                    <w:div w:id="324742113">
                      <w:marLeft w:val="0"/>
                      <w:marRight w:val="0"/>
                      <w:marTop w:val="0"/>
                      <w:marBottom w:val="0"/>
                      <w:divBdr>
                        <w:top w:val="none" w:sz="0" w:space="0" w:color="auto"/>
                        <w:left w:val="none" w:sz="0" w:space="0" w:color="auto"/>
                        <w:bottom w:val="none" w:sz="0" w:space="0" w:color="auto"/>
                        <w:right w:val="none" w:sz="0" w:space="0" w:color="auto"/>
                      </w:divBdr>
                    </w:div>
                  </w:divsChild>
                </w:div>
                <w:div w:id="342782264">
                  <w:marLeft w:val="0"/>
                  <w:marRight w:val="0"/>
                  <w:marTop w:val="0"/>
                  <w:marBottom w:val="0"/>
                  <w:divBdr>
                    <w:top w:val="single" w:sz="2" w:space="1" w:color="FFFFFF"/>
                    <w:left w:val="single" w:sz="2" w:space="11" w:color="FFFFFF"/>
                    <w:bottom w:val="single" w:sz="2" w:space="1" w:color="FFFFFF"/>
                    <w:right w:val="single" w:sz="2" w:space="4" w:color="FFFFFF"/>
                  </w:divBdr>
                  <w:divsChild>
                    <w:div w:id="319501039">
                      <w:marLeft w:val="0"/>
                      <w:marRight w:val="0"/>
                      <w:marTop w:val="0"/>
                      <w:marBottom w:val="0"/>
                      <w:divBdr>
                        <w:top w:val="none" w:sz="0" w:space="0" w:color="auto"/>
                        <w:left w:val="none" w:sz="0" w:space="0" w:color="auto"/>
                        <w:bottom w:val="none" w:sz="0" w:space="0" w:color="auto"/>
                        <w:right w:val="none" w:sz="0" w:space="0" w:color="auto"/>
                      </w:divBdr>
                    </w:div>
                  </w:divsChild>
                </w:div>
                <w:div w:id="1755013773">
                  <w:marLeft w:val="0"/>
                  <w:marRight w:val="0"/>
                  <w:marTop w:val="0"/>
                  <w:marBottom w:val="0"/>
                  <w:divBdr>
                    <w:top w:val="single" w:sz="2" w:space="1" w:color="FFFFFF"/>
                    <w:left w:val="single" w:sz="2" w:space="11" w:color="FFFFFF"/>
                    <w:bottom w:val="single" w:sz="2" w:space="1" w:color="FFFFFF"/>
                    <w:right w:val="single" w:sz="2" w:space="4" w:color="FFFFFF"/>
                  </w:divBdr>
                  <w:divsChild>
                    <w:div w:id="276832027">
                      <w:marLeft w:val="0"/>
                      <w:marRight w:val="0"/>
                      <w:marTop w:val="0"/>
                      <w:marBottom w:val="0"/>
                      <w:divBdr>
                        <w:top w:val="none" w:sz="0" w:space="0" w:color="auto"/>
                        <w:left w:val="none" w:sz="0" w:space="0" w:color="auto"/>
                        <w:bottom w:val="none" w:sz="0" w:space="0" w:color="auto"/>
                        <w:right w:val="none" w:sz="0" w:space="0" w:color="auto"/>
                      </w:divBdr>
                    </w:div>
                  </w:divsChild>
                </w:div>
                <w:div w:id="1442646164">
                  <w:marLeft w:val="0"/>
                  <w:marRight w:val="0"/>
                  <w:marTop w:val="0"/>
                  <w:marBottom w:val="0"/>
                  <w:divBdr>
                    <w:top w:val="single" w:sz="2" w:space="1" w:color="FFFFFF"/>
                    <w:left w:val="single" w:sz="2" w:space="11" w:color="FFFFFF"/>
                    <w:bottom w:val="single" w:sz="2" w:space="1" w:color="FFFFFF"/>
                    <w:right w:val="single" w:sz="2" w:space="4" w:color="FFFFFF"/>
                  </w:divBdr>
                  <w:divsChild>
                    <w:div w:id="1878154799">
                      <w:marLeft w:val="0"/>
                      <w:marRight w:val="0"/>
                      <w:marTop w:val="0"/>
                      <w:marBottom w:val="0"/>
                      <w:divBdr>
                        <w:top w:val="none" w:sz="0" w:space="0" w:color="auto"/>
                        <w:left w:val="none" w:sz="0" w:space="0" w:color="auto"/>
                        <w:bottom w:val="none" w:sz="0" w:space="0" w:color="auto"/>
                        <w:right w:val="none" w:sz="0" w:space="0" w:color="auto"/>
                      </w:divBdr>
                    </w:div>
                  </w:divsChild>
                </w:div>
                <w:div w:id="1258826488">
                  <w:marLeft w:val="0"/>
                  <w:marRight w:val="0"/>
                  <w:marTop w:val="0"/>
                  <w:marBottom w:val="0"/>
                  <w:divBdr>
                    <w:top w:val="single" w:sz="2" w:space="1" w:color="FFFFFF"/>
                    <w:left w:val="single" w:sz="2" w:space="11" w:color="FFFFFF"/>
                    <w:bottom w:val="single" w:sz="2" w:space="1" w:color="FFFFFF"/>
                    <w:right w:val="single" w:sz="2" w:space="4" w:color="FFFFFF"/>
                  </w:divBdr>
                  <w:divsChild>
                    <w:div w:id="443965759">
                      <w:marLeft w:val="0"/>
                      <w:marRight w:val="0"/>
                      <w:marTop w:val="0"/>
                      <w:marBottom w:val="0"/>
                      <w:divBdr>
                        <w:top w:val="none" w:sz="0" w:space="0" w:color="auto"/>
                        <w:left w:val="none" w:sz="0" w:space="0" w:color="auto"/>
                        <w:bottom w:val="none" w:sz="0" w:space="0" w:color="auto"/>
                        <w:right w:val="none" w:sz="0" w:space="0" w:color="auto"/>
                      </w:divBdr>
                    </w:div>
                  </w:divsChild>
                </w:div>
                <w:div w:id="1573006588">
                  <w:marLeft w:val="0"/>
                  <w:marRight w:val="0"/>
                  <w:marTop w:val="0"/>
                  <w:marBottom w:val="0"/>
                  <w:divBdr>
                    <w:top w:val="single" w:sz="2" w:space="1" w:color="FFFFFF"/>
                    <w:left w:val="single" w:sz="2" w:space="11" w:color="FFFFFF"/>
                    <w:bottom w:val="single" w:sz="2" w:space="1" w:color="FFFFFF"/>
                    <w:right w:val="single" w:sz="2" w:space="4" w:color="FFFFFF"/>
                  </w:divBdr>
                  <w:divsChild>
                    <w:div w:id="202980745">
                      <w:marLeft w:val="0"/>
                      <w:marRight w:val="0"/>
                      <w:marTop w:val="0"/>
                      <w:marBottom w:val="0"/>
                      <w:divBdr>
                        <w:top w:val="none" w:sz="0" w:space="0" w:color="auto"/>
                        <w:left w:val="none" w:sz="0" w:space="0" w:color="auto"/>
                        <w:bottom w:val="none" w:sz="0" w:space="0" w:color="auto"/>
                        <w:right w:val="none" w:sz="0" w:space="0" w:color="auto"/>
                      </w:divBdr>
                    </w:div>
                  </w:divsChild>
                </w:div>
                <w:div w:id="1412118794">
                  <w:marLeft w:val="0"/>
                  <w:marRight w:val="0"/>
                  <w:marTop w:val="0"/>
                  <w:marBottom w:val="0"/>
                  <w:divBdr>
                    <w:top w:val="single" w:sz="2" w:space="1" w:color="FFFFFF"/>
                    <w:left w:val="single" w:sz="2" w:space="11" w:color="FFFFFF"/>
                    <w:bottom w:val="single" w:sz="2" w:space="1" w:color="FFFFFF"/>
                    <w:right w:val="single" w:sz="2" w:space="4" w:color="FFFFFF"/>
                  </w:divBdr>
                  <w:divsChild>
                    <w:div w:id="1450659290">
                      <w:marLeft w:val="0"/>
                      <w:marRight w:val="0"/>
                      <w:marTop w:val="0"/>
                      <w:marBottom w:val="0"/>
                      <w:divBdr>
                        <w:top w:val="none" w:sz="0" w:space="0" w:color="auto"/>
                        <w:left w:val="none" w:sz="0" w:space="0" w:color="auto"/>
                        <w:bottom w:val="none" w:sz="0" w:space="0" w:color="auto"/>
                        <w:right w:val="none" w:sz="0" w:space="0" w:color="auto"/>
                      </w:divBdr>
                    </w:div>
                  </w:divsChild>
                </w:div>
                <w:div w:id="866211617">
                  <w:marLeft w:val="0"/>
                  <w:marRight w:val="0"/>
                  <w:marTop w:val="0"/>
                  <w:marBottom w:val="0"/>
                  <w:divBdr>
                    <w:top w:val="single" w:sz="2" w:space="1" w:color="FFFFFF"/>
                    <w:left w:val="single" w:sz="2" w:space="11" w:color="FFFFFF"/>
                    <w:bottom w:val="single" w:sz="2" w:space="1" w:color="FFFFFF"/>
                    <w:right w:val="single" w:sz="2" w:space="4" w:color="FFFFFF"/>
                  </w:divBdr>
                  <w:divsChild>
                    <w:div w:id="1572230935">
                      <w:marLeft w:val="0"/>
                      <w:marRight w:val="0"/>
                      <w:marTop w:val="0"/>
                      <w:marBottom w:val="0"/>
                      <w:divBdr>
                        <w:top w:val="none" w:sz="0" w:space="0" w:color="auto"/>
                        <w:left w:val="none" w:sz="0" w:space="0" w:color="auto"/>
                        <w:bottom w:val="none" w:sz="0" w:space="0" w:color="auto"/>
                        <w:right w:val="none" w:sz="0" w:space="0" w:color="auto"/>
                      </w:divBdr>
                    </w:div>
                  </w:divsChild>
                </w:div>
                <w:div w:id="1929464209">
                  <w:marLeft w:val="0"/>
                  <w:marRight w:val="0"/>
                  <w:marTop w:val="0"/>
                  <w:marBottom w:val="0"/>
                  <w:divBdr>
                    <w:top w:val="single" w:sz="2" w:space="1" w:color="FFFFFF"/>
                    <w:left w:val="single" w:sz="2" w:space="11" w:color="FFFFFF"/>
                    <w:bottom w:val="single" w:sz="2" w:space="1" w:color="FFFFFF"/>
                    <w:right w:val="single" w:sz="2" w:space="4" w:color="FFFFFF"/>
                  </w:divBdr>
                  <w:divsChild>
                    <w:div w:id="930360049">
                      <w:marLeft w:val="0"/>
                      <w:marRight w:val="0"/>
                      <w:marTop w:val="0"/>
                      <w:marBottom w:val="0"/>
                      <w:divBdr>
                        <w:top w:val="none" w:sz="0" w:space="0" w:color="auto"/>
                        <w:left w:val="none" w:sz="0" w:space="0" w:color="auto"/>
                        <w:bottom w:val="none" w:sz="0" w:space="0" w:color="auto"/>
                        <w:right w:val="none" w:sz="0" w:space="0" w:color="auto"/>
                      </w:divBdr>
                    </w:div>
                  </w:divsChild>
                </w:div>
                <w:div w:id="537472177">
                  <w:marLeft w:val="0"/>
                  <w:marRight w:val="0"/>
                  <w:marTop w:val="0"/>
                  <w:marBottom w:val="0"/>
                  <w:divBdr>
                    <w:top w:val="single" w:sz="2" w:space="1" w:color="FFFFFF"/>
                    <w:left w:val="single" w:sz="2" w:space="11" w:color="FFFFFF"/>
                    <w:bottom w:val="single" w:sz="2" w:space="1" w:color="FFFFFF"/>
                    <w:right w:val="single" w:sz="2" w:space="4" w:color="FFFFFF"/>
                  </w:divBdr>
                  <w:divsChild>
                    <w:div w:id="1356418775">
                      <w:marLeft w:val="0"/>
                      <w:marRight w:val="0"/>
                      <w:marTop w:val="0"/>
                      <w:marBottom w:val="0"/>
                      <w:divBdr>
                        <w:top w:val="none" w:sz="0" w:space="0" w:color="auto"/>
                        <w:left w:val="none" w:sz="0" w:space="0" w:color="auto"/>
                        <w:bottom w:val="none" w:sz="0" w:space="0" w:color="auto"/>
                        <w:right w:val="none" w:sz="0" w:space="0" w:color="auto"/>
                      </w:divBdr>
                    </w:div>
                  </w:divsChild>
                </w:div>
                <w:div w:id="1247568070">
                  <w:marLeft w:val="0"/>
                  <w:marRight w:val="0"/>
                  <w:marTop w:val="0"/>
                  <w:marBottom w:val="0"/>
                  <w:divBdr>
                    <w:top w:val="single" w:sz="2" w:space="1" w:color="FFFFFF"/>
                    <w:left w:val="single" w:sz="2" w:space="11" w:color="FFFFFF"/>
                    <w:bottom w:val="single" w:sz="2" w:space="4" w:color="FFFFFF"/>
                    <w:right w:val="single" w:sz="2" w:space="4" w:color="FFFFFF"/>
                  </w:divBdr>
                  <w:divsChild>
                    <w:div w:id="47017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361665">
          <w:marLeft w:val="0"/>
          <w:marRight w:val="0"/>
          <w:marTop w:val="0"/>
          <w:marBottom w:val="300"/>
          <w:divBdr>
            <w:top w:val="none" w:sz="0" w:space="0" w:color="auto"/>
            <w:left w:val="none" w:sz="0" w:space="0" w:color="auto"/>
            <w:bottom w:val="none" w:sz="0" w:space="0" w:color="auto"/>
            <w:right w:val="none" w:sz="0" w:space="0" w:color="auto"/>
          </w:divBdr>
          <w:divsChild>
            <w:div w:id="501237694">
              <w:marLeft w:val="0"/>
              <w:marRight w:val="0"/>
              <w:marTop w:val="0"/>
              <w:marBottom w:val="0"/>
              <w:divBdr>
                <w:top w:val="none" w:sz="0" w:space="0" w:color="auto"/>
                <w:left w:val="none" w:sz="0" w:space="0" w:color="auto"/>
                <w:bottom w:val="none" w:sz="0" w:space="0" w:color="auto"/>
                <w:right w:val="none" w:sz="0" w:space="0" w:color="auto"/>
              </w:divBdr>
              <w:divsChild>
                <w:div w:id="1348796590">
                  <w:marLeft w:val="0"/>
                  <w:marRight w:val="0"/>
                  <w:marTop w:val="0"/>
                  <w:marBottom w:val="0"/>
                  <w:divBdr>
                    <w:top w:val="single" w:sz="2" w:space="4" w:color="FFFFFF"/>
                    <w:left w:val="single" w:sz="2" w:space="11" w:color="FFFFFF"/>
                    <w:bottom w:val="single" w:sz="2" w:space="1" w:color="FFFFFF"/>
                    <w:right w:val="single" w:sz="2" w:space="4" w:color="FFFFFF"/>
                  </w:divBdr>
                  <w:divsChild>
                    <w:div w:id="862018779">
                      <w:marLeft w:val="0"/>
                      <w:marRight w:val="0"/>
                      <w:marTop w:val="0"/>
                      <w:marBottom w:val="0"/>
                      <w:divBdr>
                        <w:top w:val="none" w:sz="0" w:space="0" w:color="auto"/>
                        <w:left w:val="none" w:sz="0" w:space="0" w:color="auto"/>
                        <w:bottom w:val="none" w:sz="0" w:space="0" w:color="auto"/>
                        <w:right w:val="none" w:sz="0" w:space="0" w:color="auto"/>
                      </w:divBdr>
                    </w:div>
                  </w:divsChild>
                </w:div>
                <w:div w:id="341053727">
                  <w:marLeft w:val="0"/>
                  <w:marRight w:val="0"/>
                  <w:marTop w:val="0"/>
                  <w:marBottom w:val="0"/>
                  <w:divBdr>
                    <w:top w:val="single" w:sz="2" w:space="1" w:color="FFFFFF"/>
                    <w:left w:val="single" w:sz="2" w:space="11" w:color="FFFFFF"/>
                    <w:bottom w:val="single" w:sz="2" w:space="1" w:color="FFFFFF"/>
                    <w:right w:val="single" w:sz="2" w:space="4" w:color="FFFFFF"/>
                  </w:divBdr>
                  <w:divsChild>
                    <w:div w:id="270548960">
                      <w:marLeft w:val="0"/>
                      <w:marRight w:val="0"/>
                      <w:marTop w:val="0"/>
                      <w:marBottom w:val="0"/>
                      <w:divBdr>
                        <w:top w:val="none" w:sz="0" w:space="0" w:color="auto"/>
                        <w:left w:val="none" w:sz="0" w:space="0" w:color="auto"/>
                        <w:bottom w:val="none" w:sz="0" w:space="0" w:color="auto"/>
                        <w:right w:val="none" w:sz="0" w:space="0" w:color="auto"/>
                      </w:divBdr>
                    </w:div>
                  </w:divsChild>
                </w:div>
                <w:div w:id="1142425518">
                  <w:marLeft w:val="0"/>
                  <w:marRight w:val="0"/>
                  <w:marTop w:val="0"/>
                  <w:marBottom w:val="0"/>
                  <w:divBdr>
                    <w:top w:val="single" w:sz="2" w:space="1" w:color="FFFFFF"/>
                    <w:left w:val="single" w:sz="2" w:space="11" w:color="FFFFFF"/>
                    <w:bottom w:val="single" w:sz="2" w:space="1" w:color="FFFFFF"/>
                    <w:right w:val="single" w:sz="2" w:space="4" w:color="FFFFFF"/>
                  </w:divBdr>
                  <w:divsChild>
                    <w:div w:id="1310328150">
                      <w:marLeft w:val="0"/>
                      <w:marRight w:val="0"/>
                      <w:marTop w:val="0"/>
                      <w:marBottom w:val="0"/>
                      <w:divBdr>
                        <w:top w:val="none" w:sz="0" w:space="0" w:color="auto"/>
                        <w:left w:val="none" w:sz="0" w:space="0" w:color="auto"/>
                        <w:bottom w:val="none" w:sz="0" w:space="0" w:color="auto"/>
                        <w:right w:val="none" w:sz="0" w:space="0" w:color="auto"/>
                      </w:divBdr>
                    </w:div>
                  </w:divsChild>
                </w:div>
                <w:div w:id="1055472441">
                  <w:marLeft w:val="0"/>
                  <w:marRight w:val="0"/>
                  <w:marTop w:val="0"/>
                  <w:marBottom w:val="0"/>
                  <w:divBdr>
                    <w:top w:val="single" w:sz="2" w:space="1" w:color="FFFFFF"/>
                    <w:left w:val="single" w:sz="2" w:space="11" w:color="FFFFFF"/>
                    <w:bottom w:val="single" w:sz="2" w:space="1" w:color="FFFFFF"/>
                    <w:right w:val="single" w:sz="2" w:space="4" w:color="FFFFFF"/>
                  </w:divBdr>
                  <w:divsChild>
                    <w:div w:id="867838744">
                      <w:marLeft w:val="0"/>
                      <w:marRight w:val="0"/>
                      <w:marTop w:val="0"/>
                      <w:marBottom w:val="0"/>
                      <w:divBdr>
                        <w:top w:val="none" w:sz="0" w:space="0" w:color="auto"/>
                        <w:left w:val="none" w:sz="0" w:space="0" w:color="auto"/>
                        <w:bottom w:val="none" w:sz="0" w:space="0" w:color="auto"/>
                        <w:right w:val="none" w:sz="0" w:space="0" w:color="auto"/>
                      </w:divBdr>
                    </w:div>
                  </w:divsChild>
                </w:div>
                <w:div w:id="40176624">
                  <w:marLeft w:val="0"/>
                  <w:marRight w:val="0"/>
                  <w:marTop w:val="0"/>
                  <w:marBottom w:val="0"/>
                  <w:divBdr>
                    <w:top w:val="single" w:sz="2" w:space="1" w:color="FFFFFF"/>
                    <w:left w:val="single" w:sz="2" w:space="11" w:color="FFFFFF"/>
                    <w:bottom w:val="single" w:sz="2" w:space="1" w:color="FFFFFF"/>
                    <w:right w:val="single" w:sz="2" w:space="4" w:color="FFFFFF"/>
                  </w:divBdr>
                  <w:divsChild>
                    <w:div w:id="467163926">
                      <w:marLeft w:val="0"/>
                      <w:marRight w:val="0"/>
                      <w:marTop w:val="0"/>
                      <w:marBottom w:val="0"/>
                      <w:divBdr>
                        <w:top w:val="none" w:sz="0" w:space="0" w:color="auto"/>
                        <w:left w:val="none" w:sz="0" w:space="0" w:color="auto"/>
                        <w:bottom w:val="none" w:sz="0" w:space="0" w:color="auto"/>
                        <w:right w:val="none" w:sz="0" w:space="0" w:color="auto"/>
                      </w:divBdr>
                    </w:div>
                  </w:divsChild>
                </w:div>
                <w:div w:id="1937983536">
                  <w:marLeft w:val="0"/>
                  <w:marRight w:val="0"/>
                  <w:marTop w:val="0"/>
                  <w:marBottom w:val="0"/>
                  <w:divBdr>
                    <w:top w:val="single" w:sz="2" w:space="1" w:color="FFFFFF"/>
                    <w:left w:val="single" w:sz="2" w:space="11" w:color="FFFFFF"/>
                    <w:bottom w:val="single" w:sz="2" w:space="1" w:color="FFFFFF"/>
                    <w:right w:val="single" w:sz="2" w:space="4" w:color="FFFFFF"/>
                  </w:divBdr>
                  <w:divsChild>
                    <w:div w:id="2022926476">
                      <w:marLeft w:val="0"/>
                      <w:marRight w:val="0"/>
                      <w:marTop w:val="0"/>
                      <w:marBottom w:val="0"/>
                      <w:divBdr>
                        <w:top w:val="none" w:sz="0" w:space="0" w:color="auto"/>
                        <w:left w:val="none" w:sz="0" w:space="0" w:color="auto"/>
                        <w:bottom w:val="none" w:sz="0" w:space="0" w:color="auto"/>
                        <w:right w:val="none" w:sz="0" w:space="0" w:color="auto"/>
                      </w:divBdr>
                    </w:div>
                  </w:divsChild>
                </w:div>
                <w:div w:id="1947225704">
                  <w:marLeft w:val="0"/>
                  <w:marRight w:val="0"/>
                  <w:marTop w:val="0"/>
                  <w:marBottom w:val="0"/>
                  <w:divBdr>
                    <w:top w:val="single" w:sz="2" w:space="1" w:color="FFFFFF"/>
                    <w:left w:val="single" w:sz="2" w:space="11" w:color="FFFFFF"/>
                    <w:bottom w:val="single" w:sz="2" w:space="1" w:color="FFFFFF"/>
                    <w:right w:val="single" w:sz="2" w:space="4" w:color="FFFFFF"/>
                  </w:divBdr>
                  <w:divsChild>
                    <w:div w:id="1970241228">
                      <w:marLeft w:val="0"/>
                      <w:marRight w:val="0"/>
                      <w:marTop w:val="0"/>
                      <w:marBottom w:val="0"/>
                      <w:divBdr>
                        <w:top w:val="none" w:sz="0" w:space="0" w:color="auto"/>
                        <w:left w:val="none" w:sz="0" w:space="0" w:color="auto"/>
                        <w:bottom w:val="none" w:sz="0" w:space="0" w:color="auto"/>
                        <w:right w:val="none" w:sz="0" w:space="0" w:color="auto"/>
                      </w:divBdr>
                    </w:div>
                  </w:divsChild>
                </w:div>
                <w:div w:id="2050907928">
                  <w:marLeft w:val="0"/>
                  <w:marRight w:val="0"/>
                  <w:marTop w:val="0"/>
                  <w:marBottom w:val="0"/>
                  <w:divBdr>
                    <w:top w:val="single" w:sz="2" w:space="1" w:color="FFFFFF"/>
                    <w:left w:val="single" w:sz="2" w:space="11" w:color="FFFFFF"/>
                    <w:bottom w:val="single" w:sz="2" w:space="1" w:color="FFFFFF"/>
                    <w:right w:val="single" w:sz="2" w:space="4" w:color="FFFFFF"/>
                  </w:divBdr>
                  <w:divsChild>
                    <w:div w:id="461580124">
                      <w:marLeft w:val="0"/>
                      <w:marRight w:val="0"/>
                      <w:marTop w:val="0"/>
                      <w:marBottom w:val="0"/>
                      <w:divBdr>
                        <w:top w:val="none" w:sz="0" w:space="0" w:color="auto"/>
                        <w:left w:val="none" w:sz="0" w:space="0" w:color="auto"/>
                        <w:bottom w:val="none" w:sz="0" w:space="0" w:color="auto"/>
                        <w:right w:val="none" w:sz="0" w:space="0" w:color="auto"/>
                      </w:divBdr>
                    </w:div>
                  </w:divsChild>
                </w:div>
                <w:div w:id="1938059379">
                  <w:marLeft w:val="0"/>
                  <w:marRight w:val="0"/>
                  <w:marTop w:val="0"/>
                  <w:marBottom w:val="0"/>
                  <w:divBdr>
                    <w:top w:val="single" w:sz="2" w:space="1" w:color="FFFFFF"/>
                    <w:left w:val="single" w:sz="2" w:space="11" w:color="FFFFFF"/>
                    <w:bottom w:val="single" w:sz="2" w:space="1" w:color="FFFFFF"/>
                    <w:right w:val="single" w:sz="2" w:space="4" w:color="FFFFFF"/>
                  </w:divBdr>
                  <w:divsChild>
                    <w:div w:id="834804207">
                      <w:marLeft w:val="0"/>
                      <w:marRight w:val="0"/>
                      <w:marTop w:val="0"/>
                      <w:marBottom w:val="0"/>
                      <w:divBdr>
                        <w:top w:val="none" w:sz="0" w:space="0" w:color="auto"/>
                        <w:left w:val="none" w:sz="0" w:space="0" w:color="auto"/>
                        <w:bottom w:val="none" w:sz="0" w:space="0" w:color="auto"/>
                        <w:right w:val="none" w:sz="0" w:space="0" w:color="auto"/>
                      </w:divBdr>
                    </w:div>
                  </w:divsChild>
                </w:div>
                <w:div w:id="827674278">
                  <w:marLeft w:val="0"/>
                  <w:marRight w:val="0"/>
                  <w:marTop w:val="0"/>
                  <w:marBottom w:val="0"/>
                  <w:divBdr>
                    <w:top w:val="single" w:sz="2" w:space="1" w:color="FFFFFF"/>
                    <w:left w:val="single" w:sz="2" w:space="11" w:color="FFFFFF"/>
                    <w:bottom w:val="single" w:sz="2" w:space="1" w:color="FFFFFF"/>
                    <w:right w:val="single" w:sz="2" w:space="4" w:color="FFFFFF"/>
                  </w:divBdr>
                  <w:divsChild>
                    <w:div w:id="177274924">
                      <w:marLeft w:val="0"/>
                      <w:marRight w:val="0"/>
                      <w:marTop w:val="0"/>
                      <w:marBottom w:val="0"/>
                      <w:divBdr>
                        <w:top w:val="none" w:sz="0" w:space="0" w:color="auto"/>
                        <w:left w:val="none" w:sz="0" w:space="0" w:color="auto"/>
                        <w:bottom w:val="none" w:sz="0" w:space="0" w:color="auto"/>
                        <w:right w:val="none" w:sz="0" w:space="0" w:color="auto"/>
                      </w:divBdr>
                    </w:div>
                  </w:divsChild>
                </w:div>
                <w:div w:id="1858733103">
                  <w:marLeft w:val="0"/>
                  <w:marRight w:val="0"/>
                  <w:marTop w:val="0"/>
                  <w:marBottom w:val="0"/>
                  <w:divBdr>
                    <w:top w:val="single" w:sz="2" w:space="1" w:color="FFFFFF"/>
                    <w:left w:val="single" w:sz="2" w:space="11" w:color="FFFFFF"/>
                    <w:bottom w:val="single" w:sz="2" w:space="1" w:color="FFFFFF"/>
                    <w:right w:val="single" w:sz="2" w:space="4" w:color="FFFFFF"/>
                  </w:divBdr>
                  <w:divsChild>
                    <w:div w:id="1297220371">
                      <w:marLeft w:val="0"/>
                      <w:marRight w:val="0"/>
                      <w:marTop w:val="0"/>
                      <w:marBottom w:val="0"/>
                      <w:divBdr>
                        <w:top w:val="none" w:sz="0" w:space="0" w:color="auto"/>
                        <w:left w:val="none" w:sz="0" w:space="0" w:color="auto"/>
                        <w:bottom w:val="none" w:sz="0" w:space="0" w:color="auto"/>
                        <w:right w:val="none" w:sz="0" w:space="0" w:color="auto"/>
                      </w:divBdr>
                    </w:div>
                  </w:divsChild>
                </w:div>
                <w:div w:id="1146816923">
                  <w:marLeft w:val="0"/>
                  <w:marRight w:val="0"/>
                  <w:marTop w:val="0"/>
                  <w:marBottom w:val="0"/>
                  <w:divBdr>
                    <w:top w:val="single" w:sz="2" w:space="1" w:color="FFFFFF"/>
                    <w:left w:val="single" w:sz="2" w:space="11" w:color="FFFFFF"/>
                    <w:bottom w:val="single" w:sz="2" w:space="1" w:color="FFFFFF"/>
                    <w:right w:val="single" w:sz="2" w:space="4" w:color="FFFFFF"/>
                  </w:divBdr>
                  <w:divsChild>
                    <w:div w:id="2010254645">
                      <w:marLeft w:val="0"/>
                      <w:marRight w:val="0"/>
                      <w:marTop w:val="0"/>
                      <w:marBottom w:val="0"/>
                      <w:divBdr>
                        <w:top w:val="none" w:sz="0" w:space="0" w:color="auto"/>
                        <w:left w:val="none" w:sz="0" w:space="0" w:color="auto"/>
                        <w:bottom w:val="none" w:sz="0" w:space="0" w:color="auto"/>
                        <w:right w:val="none" w:sz="0" w:space="0" w:color="auto"/>
                      </w:divBdr>
                    </w:div>
                  </w:divsChild>
                </w:div>
                <w:div w:id="1469690">
                  <w:marLeft w:val="0"/>
                  <w:marRight w:val="0"/>
                  <w:marTop w:val="0"/>
                  <w:marBottom w:val="0"/>
                  <w:divBdr>
                    <w:top w:val="single" w:sz="2" w:space="1" w:color="FFFFFF"/>
                    <w:left w:val="single" w:sz="2" w:space="11" w:color="FFFFFF"/>
                    <w:bottom w:val="single" w:sz="2" w:space="1" w:color="FFFFFF"/>
                    <w:right w:val="single" w:sz="2" w:space="4" w:color="FFFFFF"/>
                  </w:divBdr>
                  <w:divsChild>
                    <w:div w:id="424613629">
                      <w:marLeft w:val="0"/>
                      <w:marRight w:val="0"/>
                      <w:marTop w:val="0"/>
                      <w:marBottom w:val="0"/>
                      <w:divBdr>
                        <w:top w:val="none" w:sz="0" w:space="0" w:color="auto"/>
                        <w:left w:val="none" w:sz="0" w:space="0" w:color="auto"/>
                        <w:bottom w:val="none" w:sz="0" w:space="0" w:color="auto"/>
                        <w:right w:val="none" w:sz="0" w:space="0" w:color="auto"/>
                      </w:divBdr>
                    </w:div>
                  </w:divsChild>
                </w:div>
                <w:div w:id="1313872828">
                  <w:marLeft w:val="0"/>
                  <w:marRight w:val="0"/>
                  <w:marTop w:val="0"/>
                  <w:marBottom w:val="0"/>
                  <w:divBdr>
                    <w:top w:val="single" w:sz="2" w:space="1" w:color="FFFFFF"/>
                    <w:left w:val="single" w:sz="2" w:space="11" w:color="FFFFFF"/>
                    <w:bottom w:val="single" w:sz="2" w:space="1" w:color="FFFFFF"/>
                    <w:right w:val="single" w:sz="2" w:space="4" w:color="FFFFFF"/>
                  </w:divBdr>
                  <w:divsChild>
                    <w:div w:id="1421222963">
                      <w:marLeft w:val="0"/>
                      <w:marRight w:val="0"/>
                      <w:marTop w:val="0"/>
                      <w:marBottom w:val="0"/>
                      <w:divBdr>
                        <w:top w:val="none" w:sz="0" w:space="0" w:color="auto"/>
                        <w:left w:val="none" w:sz="0" w:space="0" w:color="auto"/>
                        <w:bottom w:val="none" w:sz="0" w:space="0" w:color="auto"/>
                        <w:right w:val="none" w:sz="0" w:space="0" w:color="auto"/>
                      </w:divBdr>
                    </w:div>
                  </w:divsChild>
                </w:div>
                <w:div w:id="482966066">
                  <w:marLeft w:val="0"/>
                  <w:marRight w:val="0"/>
                  <w:marTop w:val="0"/>
                  <w:marBottom w:val="0"/>
                  <w:divBdr>
                    <w:top w:val="single" w:sz="2" w:space="1" w:color="FFFFFF"/>
                    <w:left w:val="single" w:sz="2" w:space="11" w:color="FFFFFF"/>
                    <w:bottom w:val="single" w:sz="2" w:space="1" w:color="FFFFFF"/>
                    <w:right w:val="single" w:sz="2" w:space="4" w:color="FFFFFF"/>
                  </w:divBdr>
                  <w:divsChild>
                    <w:div w:id="263614823">
                      <w:marLeft w:val="0"/>
                      <w:marRight w:val="0"/>
                      <w:marTop w:val="0"/>
                      <w:marBottom w:val="0"/>
                      <w:divBdr>
                        <w:top w:val="none" w:sz="0" w:space="0" w:color="auto"/>
                        <w:left w:val="none" w:sz="0" w:space="0" w:color="auto"/>
                        <w:bottom w:val="none" w:sz="0" w:space="0" w:color="auto"/>
                        <w:right w:val="none" w:sz="0" w:space="0" w:color="auto"/>
                      </w:divBdr>
                    </w:div>
                  </w:divsChild>
                </w:div>
                <w:div w:id="1575092890">
                  <w:marLeft w:val="0"/>
                  <w:marRight w:val="0"/>
                  <w:marTop w:val="0"/>
                  <w:marBottom w:val="0"/>
                  <w:divBdr>
                    <w:top w:val="single" w:sz="2" w:space="1" w:color="FFFFFF"/>
                    <w:left w:val="single" w:sz="2" w:space="11" w:color="FFFFFF"/>
                    <w:bottom w:val="single" w:sz="2" w:space="1" w:color="FFFFFF"/>
                    <w:right w:val="single" w:sz="2" w:space="4" w:color="FFFFFF"/>
                  </w:divBdr>
                  <w:divsChild>
                    <w:div w:id="136076033">
                      <w:marLeft w:val="0"/>
                      <w:marRight w:val="0"/>
                      <w:marTop w:val="0"/>
                      <w:marBottom w:val="0"/>
                      <w:divBdr>
                        <w:top w:val="none" w:sz="0" w:space="0" w:color="auto"/>
                        <w:left w:val="none" w:sz="0" w:space="0" w:color="auto"/>
                        <w:bottom w:val="none" w:sz="0" w:space="0" w:color="auto"/>
                        <w:right w:val="none" w:sz="0" w:space="0" w:color="auto"/>
                      </w:divBdr>
                    </w:div>
                  </w:divsChild>
                </w:div>
                <w:div w:id="190918956">
                  <w:marLeft w:val="0"/>
                  <w:marRight w:val="0"/>
                  <w:marTop w:val="0"/>
                  <w:marBottom w:val="0"/>
                  <w:divBdr>
                    <w:top w:val="single" w:sz="2" w:space="1" w:color="FFFFFF"/>
                    <w:left w:val="single" w:sz="2" w:space="11" w:color="FFFFFF"/>
                    <w:bottom w:val="single" w:sz="2" w:space="1" w:color="FFFFFF"/>
                    <w:right w:val="single" w:sz="2" w:space="4" w:color="FFFFFF"/>
                  </w:divBdr>
                  <w:divsChild>
                    <w:div w:id="1508209882">
                      <w:marLeft w:val="0"/>
                      <w:marRight w:val="0"/>
                      <w:marTop w:val="0"/>
                      <w:marBottom w:val="0"/>
                      <w:divBdr>
                        <w:top w:val="none" w:sz="0" w:space="0" w:color="auto"/>
                        <w:left w:val="none" w:sz="0" w:space="0" w:color="auto"/>
                        <w:bottom w:val="none" w:sz="0" w:space="0" w:color="auto"/>
                        <w:right w:val="none" w:sz="0" w:space="0" w:color="auto"/>
                      </w:divBdr>
                    </w:div>
                  </w:divsChild>
                </w:div>
                <w:div w:id="624970575">
                  <w:marLeft w:val="0"/>
                  <w:marRight w:val="0"/>
                  <w:marTop w:val="0"/>
                  <w:marBottom w:val="0"/>
                  <w:divBdr>
                    <w:top w:val="single" w:sz="2" w:space="1" w:color="FFFFFF"/>
                    <w:left w:val="single" w:sz="2" w:space="11" w:color="FFFFFF"/>
                    <w:bottom w:val="single" w:sz="2" w:space="1" w:color="FFFFFF"/>
                    <w:right w:val="single" w:sz="2" w:space="4" w:color="FFFFFF"/>
                  </w:divBdr>
                  <w:divsChild>
                    <w:div w:id="223415718">
                      <w:marLeft w:val="0"/>
                      <w:marRight w:val="0"/>
                      <w:marTop w:val="0"/>
                      <w:marBottom w:val="0"/>
                      <w:divBdr>
                        <w:top w:val="none" w:sz="0" w:space="0" w:color="auto"/>
                        <w:left w:val="none" w:sz="0" w:space="0" w:color="auto"/>
                        <w:bottom w:val="none" w:sz="0" w:space="0" w:color="auto"/>
                        <w:right w:val="none" w:sz="0" w:space="0" w:color="auto"/>
                      </w:divBdr>
                    </w:div>
                  </w:divsChild>
                </w:div>
                <w:div w:id="555318640">
                  <w:marLeft w:val="0"/>
                  <w:marRight w:val="0"/>
                  <w:marTop w:val="0"/>
                  <w:marBottom w:val="0"/>
                  <w:divBdr>
                    <w:top w:val="single" w:sz="2" w:space="1" w:color="FFFFFF"/>
                    <w:left w:val="single" w:sz="2" w:space="11" w:color="FFFFFF"/>
                    <w:bottom w:val="single" w:sz="2" w:space="1" w:color="FFFFFF"/>
                    <w:right w:val="single" w:sz="2" w:space="4" w:color="FFFFFF"/>
                  </w:divBdr>
                  <w:divsChild>
                    <w:div w:id="1050685948">
                      <w:marLeft w:val="0"/>
                      <w:marRight w:val="0"/>
                      <w:marTop w:val="0"/>
                      <w:marBottom w:val="0"/>
                      <w:divBdr>
                        <w:top w:val="none" w:sz="0" w:space="0" w:color="auto"/>
                        <w:left w:val="none" w:sz="0" w:space="0" w:color="auto"/>
                        <w:bottom w:val="none" w:sz="0" w:space="0" w:color="auto"/>
                        <w:right w:val="none" w:sz="0" w:space="0" w:color="auto"/>
                      </w:divBdr>
                    </w:div>
                  </w:divsChild>
                </w:div>
                <w:div w:id="1650478158">
                  <w:marLeft w:val="0"/>
                  <w:marRight w:val="0"/>
                  <w:marTop w:val="0"/>
                  <w:marBottom w:val="0"/>
                  <w:divBdr>
                    <w:top w:val="single" w:sz="2" w:space="1" w:color="FFFFFF"/>
                    <w:left w:val="single" w:sz="2" w:space="11" w:color="FFFFFF"/>
                    <w:bottom w:val="single" w:sz="2" w:space="1" w:color="FFFFFF"/>
                    <w:right w:val="single" w:sz="2" w:space="4" w:color="FFFFFF"/>
                  </w:divBdr>
                  <w:divsChild>
                    <w:div w:id="1280917020">
                      <w:marLeft w:val="0"/>
                      <w:marRight w:val="0"/>
                      <w:marTop w:val="0"/>
                      <w:marBottom w:val="0"/>
                      <w:divBdr>
                        <w:top w:val="none" w:sz="0" w:space="0" w:color="auto"/>
                        <w:left w:val="none" w:sz="0" w:space="0" w:color="auto"/>
                        <w:bottom w:val="none" w:sz="0" w:space="0" w:color="auto"/>
                        <w:right w:val="none" w:sz="0" w:space="0" w:color="auto"/>
                      </w:divBdr>
                    </w:div>
                  </w:divsChild>
                </w:div>
                <w:div w:id="1309482608">
                  <w:marLeft w:val="0"/>
                  <w:marRight w:val="0"/>
                  <w:marTop w:val="0"/>
                  <w:marBottom w:val="0"/>
                  <w:divBdr>
                    <w:top w:val="single" w:sz="2" w:space="1" w:color="FFFFFF"/>
                    <w:left w:val="single" w:sz="2" w:space="11" w:color="FFFFFF"/>
                    <w:bottom w:val="single" w:sz="2" w:space="1" w:color="FFFFFF"/>
                    <w:right w:val="single" w:sz="2" w:space="4" w:color="FFFFFF"/>
                  </w:divBdr>
                  <w:divsChild>
                    <w:div w:id="1892424017">
                      <w:marLeft w:val="0"/>
                      <w:marRight w:val="0"/>
                      <w:marTop w:val="0"/>
                      <w:marBottom w:val="0"/>
                      <w:divBdr>
                        <w:top w:val="none" w:sz="0" w:space="0" w:color="auto"/>
                        <w:left w:val="none" w:sz="0" w:space="0" w:color="auto"/>
                        <w:bottom w:val="none" w:sz="0" w:space="0" w:color="auto"/>
                        <w:right w:val="none" w:sz="0" w:space="0" w:color="auto"/>
                      </w:divBdr>
                    </w:div>
                  </w:divsChild>
                </w:div>
                <w:div w:id="916983236">
                  <w:marLeft w:val="0"/>
                  <w:marRight w:val="0"/>
                  <w:marTop w:val="0"/>
                  <w:marBottom w:val="0"/>
                  <w:divBdr>
                    <w:top w:val="single" w:sz="2" w:space="1" w:color="FFFFFF"/>
                    <w:left w:val="single" w:sz="2" w:space="11" w:color="FFFFFF"/>
                    <w:bottom w:val="single" w:sz="2" w:space="1" w:color="FFFFFF"/>
                    <w:right w:val="single" w:sz="2" w:space="4" w:color="FFFFFF"/>
                  </w:divBdr>
                  <w:divsChild>
                    <w:div w:id="1160538191">
                      <w:marLeft w:val="0"/>
                      <w:marRight w:val="0"/>
                      <w:marTop w:val="0"/>
                      <w:marBottom w:val="0"/>
                      <w:divBdr>
                        <w:top w:val="none" w:sz="0" w:space="0" w:color="auto"/>
                        <w:left w:val="none" w:sz="0" w:space="0" w:color="auto"/>
                        <w:bottom w:val="none" w:sz="0" w:space="0" w:color="auto"/>
                        <w:right w:val="none" w:sz="0" w:space="0" w:color="auto"/>
                      </w:divBdr>
                    </w:div>
                  </w:divsChild>
                </w:div>
                <w:div w:id="1137335501">
                  <w:marLeft w:val="0"/>
                  <w:marRight w:val="0"/>
                  <w:marTop w:val="0"/>
                  <w:marBottom w:val="0"/>
                  <w:divBdr>
                    <w:top w:val="single" w:sz="2" w:space="1" w:color="FFFFFF"/>
                    <w:left w:val="single" w:sz="2" w:space="11" w:color="FFFFFF"/>
                    <w:bottom w:val="single" w:sz="2" w:space="1" w:color="FFFFFF"/>
                    <w:right w:val="single" w:sz="2" w:space="4" w:color="FFFFFF"/>
                  </w:divBdr>
                  <w:divsChild>
                    <w:div w:id="741297916">
                      <w:marLeft w:val="0"/>
                      <w:marRight w:val="0"/>
                      <w:marTop w:val="0"/>
                      <w:marBottom w:val="0"/>
                      <w:divBdr>
                        <w:top w:val="none" w:sz="0" w:space="0" w:color="auto"/>
                        <w:left w:val="none" w:sz="0" w:space="0" w:color="auto"/>
                        <w:bottom w:val="none" w:sz="0" w:space="0" w:color="auto"/>
                        <w:right w:val="none" w:sz="0" w:space="0" w:color="auto"/>
                      </w:divBdr>
                    </w:div>
                  </w:divsChild>
                </w:div>
                <w:div w:id="1836066335">
                  <w:marLeft w:val="0"/>
                  <w:marRight w:val="0"/>
                  <w:marTop w:val="0"/>
                  <w:marBottom w:val="0"/>
                  <w:divBdr>
                    <w:top w:val="single" w:sz="2" w:space="1" w:color="FFFFFF"/>
                    <w:left w:val="single" w:sz="2" w:space="11" w:color="FFFFFF"/>
                    <w:bottom w:val="single" w:sz="2" w:space="1" w:color="FFFFFF"/>
                    <w:right w:val="single" w:sz="2" w:space="4" w:color="FFFFFF"/>
                  </w:divBdr>
                  <w:divsChild>
                    <w:div w:id="1088844154">
                      <w:marLeft w:val="0"/>
                      <w:marRight w:val="0"/>
                      <w:marTop w:val="0"/>
                      <w:marBottom w:val="0"/>
                      <w:divBdr>
                        <w:top w:val="none" w:sz="0" w:space="0" w:color="auto"/>
                        <w:left w:val="none" w:sz="0" w:space="0" w:color="auto"/>
                        <w:bottom w:val="none" w:sz="0" w:space="0" w:color="auto"/>
                        <w:right w:val="none" w:sz="0" w:space="0" w:color="auto"/>
                      </w:divBdr>
                    </w:div>
                  </w:divsChild>
                </w:div>
                <w:div w:id="537087175">
                  <w:marLeft w:val="0"/>
                  <w:marRight w:val="0"/>
                  <w:marTop w:val="0"/>
                  <w:marBottom w:val="0"/>
                  <w:divBdr>
                    <w:top w:val="single" w:sz="2" w:space="1" w:color="FFFFFF"/>
                    <w:left w:val="single" w:sz="2" w:space="11" w:color="FFFFFF"/>
                    <w:bottom w:val="single" w:sz="2" w:space="1" w:color="FFFFFF"/>
                    <w:right w:val="single" w:sz="2" w:space="4" w:color="FFFFFF"/>
                  </w:divBdr>
                  <w:divsChild>
                    <w:div w:id="223226206">
                      <w:marLeft w:val="0"/>
                      <w:marRight w:val="0"/>
                      <w:marTop w:val="0"/>
                      <w:marBottom w:val="0"/>
                      <w:divBdr>
                        <w:top w:val="none" w:sz="0" w:space="0" w:color="auto"/>
                        <w:left w:val="none" w:sz="0" w:space="0" w:color="auto"/>
                        <w:bottom w:val="none" w:sz="0" w:space="0" w:color="auto"/>
                        <w:right w:val="none" w:sz="0" w:space="0" w:color="auto"/>
                      </w:divBdr>
                    </w:div>
                  </w:divsChild>
                </w:div>
                <w:div w:id="1026180814">
                  <w:marLeft w:val="0"/>
                  <w:marRight w:val="0"/>
                  <w:marTop w:val="0"/>
                  <w:marBottom w:val="0"/>
                  <w:divBdr>
                    <w:top w:val="single" w:sz="2" w:space="1" w:color="FFFFFF"/>
                    <w:left w:val="single" w:sz="2" w:space="11" w:color="FFFFFF"/>
                    <w:bottom w:val="single" w:sz="2" w:space="1" w:color="FFFFFF"/>
                    <w:right w:val="single" w:sz="2" w:space="4" w:color="FFFFFF"/>
                  </w:divBdr>
                  <w:divsChild>
                    <w:div w:id="339698620">
                      <w:marLeft w:val="0"/>
                      <w:marRight w:val="0"/>
                      <w:marTop w:val="0"/>
                      <w:marBottom w:val="0"/>
                      <w:divBdr>
                        <w:top w:val="none" w:sz="0" w:space="0" w:color="auto"/>
                        <w:left w:val="none" w:sz="0" w:space="0" w:color="auto"/>
                        <w:bottom w:val="none" w:sz="0" w:space="0" w:color="auto"/>
                        <w:right w:val="none" w:sz="0" w:space="0" w:color="auto"/>
                      </w:divBdr>
                    </w:div>
                  </w:divsChild>
                </w:div>
                <w:div w:id="1434587972">
                  <w:marLeft w:val="0"/>
                  <w:marRight w:val="0"/>
                  <w:marTop w:val="0"/>
                  <w:marBottom w:val="0"/>
                  <w:divBdr>
                    <w:top w:val="single" w:sz="2" w:space="1" w:color="FFFFFF"/>
                    <w:left w:val="single" w:sz="2" w:space="11" w:color="FFFFFF"/>
                    <w:bottom w:val="single" w:sz="2" w:space="1" w:color="FFFFFF"/>
                    <w:right w:val="single" w:sz="2" w:space="4" w:color="FFFFFF"/>
                  </w:divBdr>
                  <w:divsChild>
                    <w:div w:id="1963344569">
                      <w:marLeft w:val="0"/>
                      <w:marRight w:val="0"/>
                      <w:marTop w:val="0"/>
                      <w:marBottom w:val="0"/>
                      <w:divBdr>
                        <w:top w:val="none" w:sz="0" w:space="0" w:color="auto"/>
                        <w:left w:val="none" w:sz="0" w:space="0" w:color="auto"/>
                        <w:bottom w:val="none" w:sz="0" w:space="0" w:color="auto"/>
                        <w:right w:val="none" w:sz="0" w:space="0" w:color="auto"/>
                      </w:divBdr>
                    </w:div>
                  </w:divsChild>
                </w:div>
                <w:div w:id="107437127">
                  <w:marLeft w:val="0"/>
                  <w:marRight w:val="0"/>
                  <w:marTop w:val="0"/>
                  <w:marBottom w:val="0"/>
                  <w:divBdr>
                    <w:top w:val="single" w:sz="2" w:space="1" w:color="FFFFFF"/>
                    <w:left w:val="single" w:sz="2" w:space="11" w:color="FFFFFF"/>
                    <w:bottom w:val="single" w:sz="2" w:space="1" w:color="FFFFFF"/>
                    <w:right w:val="single" w:sz="2" w:space="4" w:color="FFFFFF"/>
                  </w:divBdr>
                  <w:divsChild>
                    <w:div w:id="469446099">
                      <w:marLeft w:val="0"/>
                      <w:marRight w:val="0"/>
                      <w:marTop w:val="0"/>
                      <w:marBottom w:val="0"/>
                      <w:divBdr>
                        <w:top w:val="none" w:sz="0" w:space="0" w:color="auto"/>
                        <w:left w:val="none" w:sz="0" w:space="0" w:color="auto"/>
                        <w:bottom w:val="none" w:sz="0" w:space="0" w:color="auto"/>
                        <w:right w:val="none" w:sz="0" w:space="0" w:color="auto"/>
                      </w:divBdr>
                    </w:div>
                  </w:divsChild>
                </w:div>
                <w:div w:id="1321497460">
                  <w:marLeft w:val="0"/>
                  <w:marRight w:val="0"/>
                  <w:marTop w:val="0"/>
                  <w:marBottom w:val="0"/>
                  <w:divBdr>
                    <w:top w:val="single" w:sz="2" w:space="1" w:color="FFFFFF"/>
                    <w:left w:val="single" w:sz="2" w:space="11" w:color="FFFFFF"/>
                    <w:bottom w:val="single" w:sz="2" w:space="1" w:color="FFFFFF"/>
                    <w:right w:val="single" w:sz="2" w:space="4" w:color="FFFFFF"/>
                  </w:divBdr>
                  <w:divsChild>
                    <w:div w:id="822428942">
                      <w:marLeft w:val="0"/>
                      <w:marRight w:val="0"/>
                      <w:marTop w:val="0"/>
                      <w:marBottom w:val="0"/>
                      <w:divBdr>
                        <w:top w:val="none" w:sz="0" w:space="0" w:color="auto"/>
                        <w:left w:val="none" w:sz="0" w:space="0" w:color="auto"/>
                        <w:bottom w:val="none" w:sz="0" w:space="0" w:color="auto"/>
                        <w:right w:val="none" w:sz="0" w:space="0" w:color="auto"/>
                      </w:divBdr>
                    </w:div>
                  </w:divsChild>
                </w:div>
                <w:div w:id="1878854251">
                  <w:marLeft w:val="0"/>
                  <w:marRight w:val="0"/>
                  <w:marTop w:val="0"/>
                  <w:marBottom w:val="0"/>
                  <w:divBdr>
                    <w:top w:val="single" w:sz="2" w:space="1" w:color="FFFFFF"/>
                    <w:left w:val="single" w:sz="2" w:space="11" w:color="FFFFFF"/>
                    <w:bottom w:val="single" w:sz="2" w:space="1" w:color="FFFFFF"/>
                    <w:right w:val="single" w:sz="2" w:space="4" w:color="FFFFFF"/>
                  </w:divBdr>
                  <w:divsChild>
                    <w:div w:id="1112359103">
                      <w:marLeft w:val="0"/>
                      <w:marRight w:val="0"/>
                      <w:marTop w:val="0"/>
                      <w:marBottom w:val="0"/>
                      <w:divBdr>
                        <w:top w:val="none" w:sz="0" w:space="0" w:color="auto"/>
                        <w:left w:val="none" w:sz="0" w:space="0" w:color="auto"/>
                        <w:bottom w:val="none" w:sz="0" w:space="0" w:color="auto"/>
                        <w:right w:val="none" w:sz="0" w:space="0" w:color="auto"/>
                      </w:divBdr>
                    </w:div>
                  </w:divsChild>
                </w:div>
                <w:div w:id="888373044">
                  <w:marLeft w:val="0"/>
                  <w:marRight w:val="0"/>
                  <w:marTop w:val="0"/>
                  <w:marBottom w:val="0"/>
                  <w:divBdr>
                    <w:top w:val="single" w:sz="2" w:space="1" w:color="FFFFFF"/>
                    <w:left w:val="single" w:sz="2" w:space="11" w:color="FFFFFF"/>
                    <w:bottom w:val="single" w:sz="2" w:space="1" w:color="FFFFFF"/>
                    <w:right w:val="single" w:sz="2" w:space="4" w:color="FFFFFF"/>
                  </w:divBdr>
                  <w:divsChild>
                    <w:div w:id="1015572792">
                      <w:marLeft w:val="0"/>
                      <w:marRight w:val="0"/>
                      <w:marTop w:val="0"/>
                      <w:marBottom w:val="0"/>
                      <w:divBdr>
                        <w:top w:val="none" w:sz="0" w:space="0" w:color="auto"/>
                        <w:left w:val="none" w:sz="0" w:space="0" w:color="auto"/>
                        <w:bottom w:val="none" w:sz="0" w:space="0" w:color="auto"/>
                        <w:right w:val="none" w:sz="0" w:space="0" w:color="auto"/>
                      </w:divBdr>
                    </w:div>
                  </w:divsChild>
                </w:div>
                <w:div w:id="884802769">
                  <w:marLeft w:val="0"/>
                  <w:marRight w:val="0"/>
                  <w:marTop w:val="0"/>
                  <w:marBottom w:val="0"/>
                  <w:divBdr>
                    <w:top w:val="single" w:sz="2" w:space="1" w:color="FFFFFF"/>
                    <w:left w:val="single" w:sz="2" w:space="11" w:color="FFFFFF"/>
                    <w:bottom w:val="single" w:sz="2" w:space="1" w:color="FFFFFF"/>
                    <w:right w:val="single" w:sz="2" w:space="4" w:color="FFFFFF"/>
                  </w:divBdr>
                  <w:divsChild>
                    <w:div w:id="542904910">
                      <w:marLeft w:val="0"/>
                      <w:marRight w:val="0"/>
                      <w:marTop w:val="0"/>
                      <w:marBottom w:val="0"/>
                      <w:divBdr>
                        <w:top w:val="none" w:sz="0" w:space="0" w:color="auto"/>
                        <w:left w:val="none" w:sz="0" w:space="0" w:color="auto"/>
                        <w:bottom w:val="none" w:sz="0" w:space="0" w:color="auto"/>
                        <w:right w:val="none" w:sz="0" w:space="0" w:color="auto"/>
                      </w:divBdr>
                    </w:div>
                  </w:divsChild>
                </w:div>
                <w:div w:id="989947346">
                  <w:marLeft w:val="0"/>
                  <w:marRight w:val="0"/>
                  <w:marTop w:val="0"/>
                  <w:marBottom w:val="0"/>
                  <w:divBdr>
                    <w:top w:val="single" w:sz="2" w:space="1" w:color="FFFFFF"/>
                    <w:left w:val="single" w:sz="2" w:space="11" w:color="FFFFFF"/>
                    <w:bottom w:val="single" w:sz="2" w:space="1" w:color="FFFFFF"/>
                    <w:right w:val="single" w:sz="2" w:space="4" w:color="FFFFFF"/>
                  </w:divBdr>
                  <w:divsChild>
                    <w:div w:id="1503011847">
                      <w:marLeft w:val="0"/>
                      <w:marRight w:val="0"/>
                      <w:marTop w:val="0"/>
                      <w:marBottom w:val="0"/>
                      <w:divBdr>
                        <w:top w:val="none" w:sz="0" w:space="0" w:color="auto"/>
                        <w:left w:val="none" w:sz="0" w:space="0" w:color="auto"/>
                        <w:bottom w:val="none" w:sz="0" w:space="0" w:color="auto"/>
                        <w:right w:val="none" w:sz="0" w:space="0" w:color="auto"/>
                      </w:divBdr>
                    </w:div>
                  </w:divsChild>
                </w:div>
                <w:div w:id="1268195381">
                  <w:marLeft w:val="0"/>
                  <w:marRight w:val="0"/>
                  <w:marTop w:val="0"/>
                  <w:marBottom w:val="0"/>
                  <w:divBdr>
                    <w:top w:val="single" w:sz="2" w:space="1" w:color="FFFFFF"/>
                    <w:left w:val="single" w:sz="2" w:space="11" w:color="FFFFFF"/>
                    <w:bottom w:val="single" w:sz="2" w:space="1" w:color="FFFFFF"/>
                    <w:right w:val="single" w:sz="2" w:space="4" w:color="FFFFFF"/>
                  </w:divBdr>
                  <w:divsChild>
                    <w:div w:id="1120997906">
                      <w:marLeft w:val="0"/>
                      <w:marRight w:val="0"/>
                      <w:marTop w:val="0"/>
                      <w:marBottom w:val="0"/>
                      <w:divBdr>
                        <w:top w:val="none" w:sz="0" w:space="0" w:color="auto"/>
                        <w:left w:val="none" w:sz="0" w:space="0" w:color="auto"/>
                        <w:bottom w:val="none" w:sz="0" w:space="0" w:color="auto"/>
                        <w:right w:val="none" w:sz="0" w:space="0" w:color="auto"/>
                      </w:divBdr>
                    </w:div>
                  </w:divsChild>
                </w:div>
                <w:div w:id="1592933236">
                  <w:marLeft w:val="0"/>
                  <w:marRight w:val="0"/>
                  <w:marTop w:val="0"/>
                  <w:marBottom w:val="0"/>
                  <w:divBdr>
                    <w:top w:val="single" w:sz="2" w:space="1" w:color="FFFFFF"/>
                    <w:left w:val="single" w:sz="2" w:space="11" w:color="FFFFFF"/>
                    <w:bottom w:val="single" w:sz="2" w:space="1" w:color="FFFFFF"/>
                    <w:right w:val="single" w:sz="2" w:space="4" w:color="FFFFFF"/>
                  </w:divBdr>
                  <w:divsChild>
                    <w:div w:id="625702239">
                      <w:marLeft w:val="0"/>
                      <w:marRight w:val="0"/>
                      <w:marTop w:val="0"/>
                      <w:marBottom w:val="0"/>
                      <w:divBdr>
                        <w:top w:val="none" w:sz="0" w:space="0" w:color="auto"/>
                        <w:left w:val="none" w:sz="0" w:space="0" w:color="auto"/>
                        <w:bottom w:val="none" w:sz="0" w:space="0" w:color="auto"/>
                        <w:right w:val="none" w:sz="0" w:space="0" w:color="auto"/>
                      </w:divBdr>
                    </w:div>
                  </w:divsChild>
                </w:div>
                <w:div w:id="1941453636">
                  <w:marLeft w:val="0"/>
                  <w:marRight w:val="0"/>
                  <w:marTop w:val="0"/>
                  <w:marBottom w:val="0"/>
                  <w:divBdr>
                    <w:top w:val="single" w:sz="2" w:space="1" w:color="FFFFFF"/>
                    <w:left w:val="single" w:sz="2" w:space="11" w:color="FFFFFF"/>
                    <w:bottom w:val="single" w:sz="2" w:space="1" w:color="FFFFFF"/>
                    <w:right w:val="single" w:sz="2" w:space="4" w:color="FFFFFF"/>
                  </w:divBdr>
                  <w:divsChild>
                    <w:div w:id="1821925105">
                      <w:marLeft w:val="0"/>
                      <w:marRight w:val="0"/>
                      <w:marTop w:val="0"/>
                      <w:marBottom w:val="0"/>
                      <w:divBdr>
                        <w:top w:val="none" w:sz="0" w:space="0" w:color="auto"/>
                        <w:left w:val="none" w:sz="0" w:space="0" w:color="auto"/>
                        <w:bottom w:val="none" w:sz="0" w:space="0" w:color="auto"/>
                        <w:right w:val="none" w:sz="0" w:space="0" w:color="auto"/>
                      </w:divBdr>
                    </w:div>
                  </w:divsChild>
                </w:div>
                <w:div w:id="785931573">
                  <w:marLeft w:val="0"/>
                  <w:marRight w:val="0"/>
                  <w:marTop w:val="0"/>
                  <w:marBottom w:val="0"/>
                  <w:divBdr>
                    <w:top w:val="single" w:sz="2" w:space="1" w:color="FFFFFF"/>
                    <w:left w:val="single" w:sz="2" w:space="11" w:color="FFFFFF"/>
                    <w:bottom w:val="single" w:sz="2" w:space="1" w:color="FFFFFF"/>
                    <w:right w:val="single" w:sz="2" w:space="4" w:color="FFFFFF"/>
                  </w:divBdr>
                  <w:divsChild>
                    <w:div w:id="963923611">
                      <w:marLeft w:val="0"/>
                      <w:marRight w:val="0"/>
                      <w:marTop w:val="0"/>
                      <w:marBottom w:val="0"/>
                      <w:divBdr>
                        <w:top w:val="none" w:sz="0" w:space="0" w:color="auto"/>
                        <w:left w:val="none" w:sz="0" w:space="0" w:color="auto"/>
                        <w:bottom w:val="none" w:sz="0" w:space="0" w:color="auto"/>
                        <w:right w:val="none" w:sz="0" w:space="0" w:color="auto"/>
                      </w:divBdr>
                    </w:div>
                  </w:divsChild>
                </w:div>
                <w:div w:id="870580710">
                  <w:marLeft w:val="0"/>
                  <w:marRight w:val="0"/>
                  <w:marTop w:val="0"/>
                  <w:marBottom w:val="0"/>
                  <w:divBdr>
                    <w:top w:val="single" w:sz="2" w:space="1" w:color="FFFFFF"/>
                    <w:left w:val="single" w:sz="2" w:space="11" w:color="FFFFFF"/>
                    <w:bottom w:val="single" w:sz="2" w:space="1" w:color="FFFFFF"/>
                    <w:right w:val="single" w:sz="2" w:space="4" w:color="FFFFFF"/>
                  </w:divBdr>
                  <w:divsChild>
                    <w:div w:id="1894153303">
                      <w:marLeft w:val="0"/>
                      <w:marRight w:val="0"/>
                      <w:marTop w:val="0"/>
                      <w:marBottom w:val="0"/>
                      <w:divBdr>
                        <w:top w:val="none" w:sz="0" w:space="0" w:color="auto"/>
                        <w:left w:val="none" w:sz="0" w:space="0" w:color="auto"/>
                        <w:bottom w:val="none" w:sz="0" w:space="0" w:color="auto"/>
                        <w:right w:val="none" w:sz="0" w:space="0" w:color="auto"/>
                      </w:divBdr>
                    </w:div>
                  </w:divsChild>
                </w:div>
                <w:div w:id="1972127073">
                  <w:marLeft w:val="0"/>
                  <w:marRight w:val="0"/>
                  <w:marTop w:val="0"/>
                  <w:marBottom w:val="0"/>
                  <w:divBdr>
                    <w:top w:val="single" w:sz="2" w:space="1" w:color="FFFFFF"/>
                    <w:left w:val="single" w:sz="2" w:space="11" w:color="FFFFFF"/>
                    <w:bottom w:val="single" w:sz="2" w:space="1" w:color="FFFFFF"/>
                    <w:right w:val="single" w:sz="2" w:space="4" w:color="FFFFFF"/>
                  </w:divBdr>
                  <w:divsChild>
                    <w:div w:id="1295596181">
                      <w:marLeft w:val="0"/>
                      <w:marRight w:val="0"/>
                      <w:marTop w:val="0"/>
                      <w:marBottom w:val="0"/>
                      <w:divBdr>
                        <w:top w:val="none" w:sz="0" w:space="0" w:color="auto"/>
                        <w:left w:val="none" w:sz="0" w:space="0" w:color="auto"/>
                        <w:bottom w:val="none" w:sz="0" w:space="0" w:color="auto"/>
                        <w:right w:val="none" w:sz="0" w:space="0" w:color="auto"/>
                      </w:divBdr>
                    </w:div>
                  </w:divsChild>
                </w:div>
                <w:div w:id="2088769348">
                  <w:marLeft w:val="0"/>
                  <w:marRight w:val="0"/>
                  <w:marTop w:val="0"/>
                  <w:marBottom w:val="0"/>
                  <w:divBdr>
                    <w:top w:val="single" w:sz="2" w:space="1" w:color="FFFFFF"/>
                    <w:left w:val="single" w:sz="2" w:space="11" w:color="FFFFFF"/>
                    <w:bottom w:val="single" w:sz="2" w:space="1" w:color="FFFFFF"/>
                    <w:right w:val="single" w:sz="2" w:space="4" w:color="FFFFFF"/>
                  </w:divBdr>
                  <w:divsChild>
                    <w:div w:id="917329229">
                      <w:marLeft w:val="0"/>
                      <w:marRight w:val="0"/>
                      <w:marTop w:val="0"/>
                      <w:marBottom w:val="0"/>
                      <w:divBdr>
                        <w:top w:val="none" w:sz="0" w:space="0" w:color="auto"/>
                        <w:left w:val="none" w:sz="0" w:space="0" w:color="auto"/>
                        <w:bottom w:val="none" w:sz="0" w:space="0" w:color="auto"/>
                        <w:right w:val="none" w:sz="0" w:space="0" w:color="auto"/>
                      </w:divBdr>
                    </w:div>
                  </w:divsChild>
                </w:div>
                <w:div w:id="851141554">
                  <w:marLeft w:val="0"/>
                  <w:marRight w:val="0"/>
                  <w:marTop w:val="0"/>
                  <w:marBottom w:val="0"/>
                  <w:divBdr>
                    <w:top w:val="single" w:sz="2" w:space="1" w:color="FFFFFF"/>
                    <w:left w:val="single" w:sz="2" w:space="11" w:color="FFFFFF"/>
                    <w:bottom w:val="single" w:sz="2" w:space="1" w:color="FFFFFF"/>
                    <w:right w:val="single" w:sz="2" w:space="4" w:color="FFFFFF"/>
                  </w:divBdr>
                  <w:divsChild>
                    <w:div w:id="253053948">
                      <w:marLeft w:val="0"/>
                      <w:marRight w:val="0"/>
                      <w:marTop w:val="0"/>
                      <w:marBottom w:val="0"/>
                      <w:divBdr>
                        <w:top w:val="none" w:sz="0" w:space="0" w:color="auto"/>
                        <w:left w:val="none" w:sz="0" w:space="0" w:color="auto"/>
                        <w:bottom w:val="none" w:sz="0" w:space="0" w:color="auto"/>
                        <w:right w:val="none" w:sz="0" w:space="0" w:color="auto"/>
                      </w:divBdr>
                    </w:div>
                  </w:divsChild>
                </w:div>
                <w:div w:id="1167289877">
                  <w:marLeft w:val="0"/>
                  <w:marRight w:val="0"/>
                  <w:marTop w:val="0"/>
                  <w:marBottom w:val="0"/>
                  <w:divBdr>
                    <w:top w:val="single" w:sz="2" w:space="1" w:color="FFFFFF"/>
                    <w:left w:val="single" w:sz="2" w:space="11" w:color="FFFFFF"/>
                    <w:bottom w:val="single" w:sz="2" w:space="1" w:color="FFFFFF"/>
                    <w:right w:val="single" w:sz="2" w:space="4" w:color="FFFFFF"/>
                  </w:divBdr>
                  <w:divsChild>
                    <w:div w:id="1127116629">
                      <w:marLeft w:val="0"/>
                      <w:marRight w:val="0"/>
                      <w:marTop w:val="0"/>
                      <w:marBottom w:val="0"/>
                      <w:divBdr>
                        <w:top w:val="none" w:sz="0" w:space="0" w:color="auto"/>
                        <w:left w:val="none" w:sz="0" w:space="0" w:color="auto"/>
                        <w:bottom w:val="none" w:sz="0" w:space="0" w:color="auto"/>
                        <w:right w:val="none" w:sz="0" w:space="0" w:color="auto"/>
                      </w:divBdr>
                    </w:div>
                  </w:divsChild>
                </w:div>
                <w:div w:id="423191927">
                  <w:marLeft w:val="0"/>
                  <w:marRight w:val="0"/>
                  <w:marTop w:val="0"/>
                  <w:marBottom w:val="0"/>
                  <w:divBdr>
                    <w:top w:val="single" w:sz="2" w:space="1" w:color="FFFFFF"/>
                    <w:left w:val="single" w:sz="2" w:space="11" w:color="FFFFFF"/>
                    <w:bottom w:val="single" w:sz="2" w:space="1" w:color="FFFFFF"/>
                    <w:right w:val="single" w:sz="2" w:space="4" w:color="FFFFFF"/>
                  </w:divBdr>
                  <w:divsChild>
                    <w:div w:id="1375081053">
                      <w:marLeft w:val="0"/>
                      <w:marRight w:val="0"/>
                      <w:marTop w:val="0"/>
                      <w:marBottom w:val="0"/>
                      <w:divBdr>
                        <w:top w:val="none" w:sz="0" w:space="0" w:color="auto"/>
                        <w:left w:val="none" w:sz="0" w:space="0" w:color="auto"/>
                        <w:bottom w:val="none" w:sz="0" w:space="0" w:color="auto"/>
                        <w:right w:val="none" w:sz="0" w:space="0" w:color="auto"/>
                      </w:divBdr>
                    </w:div>
                  </w:divsChild>
                </w:div>
                <w:div w:id="786587679">
                  <w:marLeft w:val="0"/>
                  <w:marRight w:val="0"/>
                  <w:marTop w:val="0"/>
                  <w:marBottom w:val="0"/>
                  <w:divBdr>
                    <w:top w:val="single" w:sz="2" w:space="1" w:color="FFFFFF"/>
                    <w:left w:val="single" w:sz="2" w:space="11" w:color="FFFFFF"/>
                    <w:bottom w:val="single" w:sz="2" w:space="1" w:color="FFFFFF"/>
                    <w:right w:val="single" w:sz="2" w:space="4" w:color="FFFFFF"/>
                  </w:divBdr>
                  <w:divsChild>
                    <w:div w:id="573590895">
                      <w:marLeft w:val="0"/>
                      <w:marRight w:val="0"/>
                      <w:marTop w:val="0"/>
                      <w:marBottom w:val="0"/>
                      <w:divBdr>
                        <w:top w:val="none" w:sz="0" w:space="0" w:color="auto"/>
                        <w:left w:val="none" w:sz="0" w:space="0" w:color="auto"/>
                        <w:bottom w:val="none" w:sz="0" w:space="0" w:color="auto"/>
                        <w:right w:val="none" w:sz="0" w:space="0" w:color="auto"/>
                      </w:divBdr>
                    </w:div>
                  </w:divsChild>
                </w:div>
                <w:div w:id="1626082821">
                  <w:marLeft w:val="0"/>
                  <w:marRight w:val="0"/>
                  <w:marTop w:val="0"/>
                  <w:marBottom w:val="0"/>
                  <w:divBdr>
                    <w:top w:val="single" w:sz="2" w:space="1" w:color="FFFFFF"/>
                    <w:left w:val="single" w:sz="2" w:space="11" w:color="FFFFFF"/>
                    <w:bottom w:val="single" w:sz="2" w:space="1" w:color="FFFFFF"/>
                    <w:right w:val="single" w:sz="2" w:space="4" w:color="FFFFFF"/>
                  </w:divBdr>
                  <w:divsChild>
                    <w:div w:id="538053669">
                      <w:marLeft w:val="0"/>
                      <w:marRight w:val="0"/>
                      <w:marTop w:val="0"/>
                      <w:marBottom w:val="0"/>
                      <w:divBdr>
                        <w:top w:val="none" w:sz="0" w:space="0" w:color="auto"/>
                        <w:left w:val="none" w:sz="0" w:space="0" w:color="auto"/>
                        <w:bottom w:val="none" w:sz="0" w:space="0" w:color="auto"/>
                        <w:right w:val="none" w:sz="0" w:space="0" w:color="auto"/>
                      </w:divBdr>
                    </w:div>
                  </w:divsChild>
                </w:div>
                <w:div w:id="1541741880">
                  <w:marLeft w:val="0"/>
                  <w:marRight w:val="0"/>
                  <w:marTop w:val="0"/>
                  <w:marBottom w:val="0"/>
                  <w:divBdr>
                    <w:top w:val="single" w:sz="2" w:space="1" w:color="FFFFFF"/>
                    <w:left w:val="single" w:sz="2" w:space="11" w:color="FFFFFF"/>
                    <w:bottom w:val="single" w:sz="2" w:space="1" w:color="FFFFFF"/>
                    <w:right w:val="single" w:sz="2" w:space="4" w:color="FFFFFF"/>
                  </w:divBdr>
                  <w:divsChild>
                    <w:div w:id="1923488709">
                      <w:marLeft w:val="0"/>
                      <w:marRight w:val="0"/>
                      <w:marTop w:val="0"/>
                      <w:marBottom w:val="0"/>
                      <w:divBdr>
                        <w:top w:val="none" w:sz="0" w:space="0" w:color="auto"/>
                        <w:left w:val="none" w:sz="0" w:space="0" w:color="auto"/>
                        <w:bottom w:val="none" w:sz="0" w:space="0" w:color="auto"/>
                        <w:right w:val="none" w:sz="0" w:space="0" w:color="auto"/>
                      </w:divBdr>
                    </w:div>
                  </w:divsChild>
                </w:div>
                <w:div w:id="1196425810">
                  <w:marLeft w:val="0"/>
                  <w:marRight w:val="0"/>
                  <w:marTop w:val="0"/>
                  <w:marBottom w:val="0"/>
                  <w:divBdr>
                    <w:top w:val="single" w:sz="2" w:space="1" w:color="FFFFFF"/>
                    <w:left w:val="single" w:sz="2" w:space="11" w:color="FFFFFF"/>
                    <w:bottom w:val="single" w:sz="2" w:space="1" w:color="FFFFFF"/>
                    <w:right w:val="single" w:sz="2" w:space="4" w:color="FFFFFF"/>
                  </w:divBdr>
                  <w:divsChild>
                    <w:div w:id="2053143672">
                      <w:marLeft w:val="0"/>
                      <w:marRight w:val="0"/>
                      <w:marTop w:val="0"/>
                      <w:marBottom w:val="0"/>
                      <w:divBdr>
                        <w:top w:val="none" w:sz="0" w:space="0" w:color="auto"/>
                        <w:left w:val="none" w:sz="0" w:space="0" w:color="auto"/>
                        <w:bottom w:val="none" w:sz="0" w:space="0" w:color="auto"/>
                        <w:right w:val="none" w:sz="0" w:space="0" w:color="auto"/>
                      </w:divBdr>
                    </w:div>
                  </w:divsChild>
                </w:div>
                <w:div w:id="194118694">
                  <w:marLeft w:val="0"/>
                  <w:marRight w:val="0"/>
                  <w:marTop w:val="0"/>
                  <w:marBottom w:val="0"/>
                  <w:divBdr>
                    <w:top w:val="single" w:sz="2" w:space="1" w:color="FFFFFF"/>
                    <w:left w:val="single" w:sz="2" w:space="11" w:color="FFFFFF"/>
                    <w:bottom w:val="single" w:sz="2" w:space="1" w:color="FFFFFF"/>
                    <w:right w:val="single" w:sz="2" w:space="4" w:color="FFFFFF"/>
                  </w:divBdr>
                  <w:divsChild>
                    <w:div w:id="382950897">
                      <w:marLeft w:val="0"/>
                      <w:marRight w:val="0"/>
                      <w:marTop w:val="0"/>
                      <w:marBottom w:val="0"/>
                      <w:divBdr>
                        <w:top w:val="none" w:sz="0" w:space="0" w:color="auto"/>
                        <w:left w:val="none" w:sz="0" w:space="0" w:color="auto"/>
                        <w:bottom w:val="none" w:sz="0" w:space="0" w:color="auto"/>
                        <w:right w:val="none" w:sz="0" w:space="0" w:color="auto"/>
                      </w:divBdr>
                    </w:div>
                  </w:divsChild>
                </w:div>
                <w:div w:id="298731773">
                  <w:marLeft w:val="0"/>
                  <w:marRight w:val="0"/>
                  <w:marTop w:val="0"/>
                  <w:marBottom w:val="0"/>
                  <w:divBdr>
                    <w:top w:val="single" w:sz="2" w:space="1" w:color="FFFFFF"/>
                    <w:left w:val="single" w:sz="2" w:space="11" w:color="FFFFFF"/>
                    <w:bottom w:val="single" w:sz="2" w:space="4" w:color="FFFFFF"/>
                    <w:right w:val="single" w:sz="2" w:space="4" w:color="FFFFFF"/>
                  </w:divBdr>
                  <w:divsChild>
                    <w:div w:id="74398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249692">
      <w:bodyDiv w:val="1"/>
      <w:marLeft w:val="0"/>
      <w:marRight w:val="0"/>
      <w:marTop w:val="0"/>
      <w:marBottom w:val="0"/>
      <w:divBdr>
        <w:top w:val="none" w:sz="0" w:space="0" w:color="auto"/>
        <w:left w:val="none" w:sz="0" w:space="0" w:color="auto"/>
        <w:bottom w:val="none" w:sz="0" w:space="0" w:color="auto"/>
        <w:right w:val="none" w:sz="0" w:space="0" w:color="auto"/>
      </w:divBdr>
      <w:divsChild>
        <w:div w:id="472406086">
          <w:marLeft w:val="0"/>
          <w:marRight w:val="0"/>
          <w:marTop w:val="0"/>
          <w:marBottom w:val="0"/>
          <w:divBdr>
            <w:top w:val="none" w:sz="0" w:space="0" w:color="auto"/>
            <w:left w:val="none" w:sz="0" w:space="0" w:color="auto"/>
            <w:bottom w:val="none" w:sz="0" w:space="0" w:color="auto"/>
            <w:right w:val="none" w:sz="0" w:space="0" w:color="auto"/>
          </w:divBdr>
        </w:div>
        <w:div w:id="833767645">
          <w:marLeft w:val="0"/>
          <w:marRight w:val="0"/>
          <w:marTop w:val="0"/>
          <w:marBottom w:val="300"/>
          <w:divBdr>
            <w:top w:val="none" w:sz="0" w:space="0" w:color="auto"/>
            <w:left w:val="none" w:sz="0" w:space="0" w:color="auto"/>
            <w:bottom w:val="none" w:sz="0" w:space="0" w:color="auto"/>
            <w:right w:val="none" w:sz="0" w:space="0" w:color="auto"/>
          </w:divBdr>
          <w:divsChild>
            <w:div w:id="41448858">
              <w:marLeft w:val="0"/>
              <w:marRight w:val="0"/>
              <w:marTop w:val="0"/>
              <w:marBottom w:val="0"/>
              <w:divBdr>
                <w:top w:val="none" w:sz="0" w:space="0" w:color="auto"/>
                <w:left w:val="none" w:sz="0" w:space="0" w:color="auto"/>
                <w:bottom w:val="none" w:sz="0" w:space="0" w:color="auto"/>
                <w:right w:val="none" w:sz="0" w:space="0" w:color="auto"/>
              </w:divBdr>
              <w:divsChild>
                <w:div w:id="340621512">
                  <w:marLeft w:val="0"/>
                  <w:marRight w:val="0"/>
                  <w:marTop w:val="0"/>
                  <w:marBottom w:val="0"/>
                  <w:divBdr>
                    <w:top w:val="single" w:sz="2" w:space="4" w:color="FFFFFF"/>
                    <w:left w:val="single" w:sz="2" w:space="11" w:color="FFFFFF"/>
                    <w:bottom w:val="single" w:sz="2" w:space="1" w:color="FFFFFF"/>
                    <w:right w:val="single" w:sz="2" w:space="4" w:color="FFFFFF"/>
                  </w:divBdr>
                  <w:divsChild>
                    <w:div w:id="478689648">
                      <w:marLeft w:val="0"/>
                      <w:marRight w:val="0"/>
                      <w:marTop w:val="0"/>
                      <w:marBottom w:val="0"/>
                      <w:divBdr>
                        <w:top w:val="none" w:sz="0" w:space="0" w:color="auto"/>
                        <w:left w:val="none" w:sz="0" w:space="0" w:color="auto"/>
                        <w:bottom w:val="none" w:sz="0" w:space="0" w:color="auto"/>
                        <w:right w:val="none" w:sz="0" w:space="0" w:color="auto"/>
                      </w:divBdr>
                    </w:div>
                  </w:divsChild>
                </w:div>
                <w:div w:id="458493520">
                  <w:marLeft w:val="0"/>
                  <w:marRight w:val="0"/>
                  <w:marTop w:val="0"/>
                  <w:marBottom w:val="0"/>
                  <w:divBdr>
                    <w:top w:val="single" w:sz="2" w:space="1" w:color="FFFFFF"/>
                    <w:left w:val="single" w:sz="2" w:space="11" w:color="FFFFFF"/>
                    <w:bottom w:val="single" w:sz="2" w:space="1" w:color="FFFFFF"/>
                    <w:right w:val="single" w:sz="2" w:space="4" w:color="FFFFFF"/>
                  </w:divBdr>
                  <w:divsChild>
                    <w:div w:id="1222057263">
                      <w:marLeft w:val="0"/>
                      <w:marRight w:val="0"/>
                      <w:marTop w:val="0"/>
                      <w:marBottom w:val="0"/>
                      <w:divBdr>
                        <w:top w:val="none" w:sz="0" w:space="0" w:color="auto"/>
                        <w:left w:val="none" w:sz="0" w:space="0" w:color="auto"/>
                        <w:bottom w:val="none" w:sz="0" w:space="0" w:color="auto"/>
                        <w:right w:val="none" w:sz="0" w:space="0" w:color="auto"/>
                      </w:divBdr>
                    </w:div>
                  </w:divsChild>
                </w:div>
                <w:div w:id="51512066">
                  <w:marLeft w:val="0"/>
                  <w:marRight w:val="0"/>
                  <w:marTop w:val="0"/>
                  <w:marBottom w:val="0"/>
                  <w:divBdr>
                    <w:top w:val="single" w:sz="2" w:space="1" w:color="FFFFFF"/>
                    <w:left w:val="single" w:sz="2" w:space="11" w:color="FFFFFF"/>
                    <w:bottom w:val="single" w:sz="2" w:space="1" w:color="FFFFFF"/>
                    <w:right w:val="single" w:sz="2" w:space="4" w:color="FFFFFF"/>
                  </w:divBdr>
                  <w:divsChild>
                    <w:div w:id="750273217">
                      <w:marLeft w:val="0"/>
                      <w:marRight w:val="0"/>
                      <w:marTop w:val="0"/>
                      <w:marBottom w:val="0"/>
                      <w:divBdr>
                        <w:top w:val="none" w:sz="0" w:space="0" w:color="auto"/>
                        <w:left w:val="none" w:sz="0" w:space="0" w:color="auto"/>
                        <w:bottom w:val="none" w:sz="0" w:space="0" w:color="auto"/>
                        <w:right w:val="none" w:sz="0" w:space="0" w:color="auto"/>
                      </w:divBdr>
                    </w:div>
                  </w:divsChild>
                </w:div>
                <w:div w:id="1646013088">
                  <w:marLeft w:val="0"/>
                  <w:marRight w:val="0"/>
                  <w:marTop w:val="0"/>
                  <w:marBottom w:val="0"/>
                  <w:divBdr>
                    <w:top w:val="single" w:sz="2" w:space="1" w:color="FFFFFF"/>
                    <w:left w:val="single" w:sz="2" w:space="11" w:color="FFFFFF"/>
                    <w:bottom w:val="single" w:sz="2" w:space="1" w:color="FFFFFF"/>
                    <w:right w:val="single" w:sz="2" w:space="4" w:color="FFFFFF"/>
                  </w:divBdr>
                  <w:divsChild>
                    <w:div w:id="1537232664">
                      <w:marLeft w:val="0"/>
                      <w:marRight w:val="0"/>
                      <w:marTop w:val="0"/>
                      <w:marBottom w:val="0"/>
                      <w:divBdr>
                        <w:top w:val="none" w:sz="0" w:space="0" w:color="auto"/>
                        <w:left w:val="none" w:sz="0" w:space="0" w:color="auto"/>
                        <w:bottom w:val="none" w:sz="0" w:space="0" w:color="auto"/>
                        <w:right w:val="none" w:sz="0" w:space="0" w:color="auto"/>
                      </w:divBdr>
                    </w:div>
                  </w:divsChild>
                </w:div>
                <w:div w:id="1260068839">
                  <w:marLeft w:val="0"/>
                  <w:marRight w:val="0"/>
                  <w:marTop w:val="0"/>
                  <w:marBottom w:val="0"/>
                  <w:divBdr>
                    <w:top w:val="single" w:sz="2" w:space="1" w:color="FFFFFF"/>
                    <w:left w:val="single" w:sz="2" w:space="11" w:color="FFFFFF"/>
                    <w:bottom w:val="single" w:sz="2" w:space="1" w:color="FFFFFF"/>
                    <w:right w:val="single" w:sz="2" w:space="4" w:color="FFFFFF"/>
                  </w:divBdr>
                  <w:divsChild>
                    <w:div w:id="1586573247">
                      <w:marLeft w:val="0"/>
                      <w:marRight w:val="0"/>
                      <w:marTop w:val="0"/>
                      <w:marBottom w:val="0"/>
                      <w:divBdr>
                        <w:top w:val="none" w:sz="0" w:space="0" w:color="auto"/>
                        <w:left w:val="none" w:sz="0" w:space="0" w:color="auto"/>
                        <w:bottom w:val="none" w:sz="0" w:space="0" w:color="auto"/>
                        <w:right w:val="none" w:sz="0" w:space="0" w:color="auto"/>
                      </w:divBdr>
                    </w:div>
                  </w:divsChild>
                </w:div>
                <w:div w:id="88701395">
                  <w:marLeft w:val="0"/>
                  <w:marRight w:val="0"/>
                  <w:marTop w:val="0"/>
                  <w:marBottom w:val="0"/>
                  <w:divBdr>
                    <w:top w:val="single" w:sz="2" w:space="1" w:color="FFFFFF"/>
                    <w:left w:val="single" w:sz="2" w:space="11" w:color="FFFFFF"/>
                    <w:bottom w:val="single" w:sz="2" w:space="1" w:color="FFFFFF"/>
                    <w:right w:val="single" w:sz="2" w:space="4" w:color="FFFFFF"/>
                  </w:divBdr>
                  <w:divsChild>
                    <w:div w:id="1706952004">
                      <w:marLeft w:val="0"/>
                      <w:marRight w:val="0"/>
                      <w:marTop w:val="0"/>
                      <w:marBottom w:val="0"/>
                      <w:divBdr>
                        <w:top w:val="none" w:sz="0" w:space="0" w:color="auto"/>
                        <w:left w:val="none" w:sz="0" w:space="0" w:color="auto"/>
                        <w:bottom w:val="none" w:sz="0" w:space="0" w:color="auto"/>
                        <w:right w:val="none" w:sz="0" w:space="0" w:color="auto"/>
                      </w:divBdr>
                    </w:div>
                  </w:divsChild>
                </w:div>
                <w:div w:id="92095680">
                  <w:marLeft w:val="0"/>
                  <w:marRight w:val="0"/>
                  <w:marTop w:val="0"/>
                  <w:marBottom w:val="0"/>
                  <w:divBdr>
                    <w:top w:val="single" w:sz="2" w:space="1" w:color="FFFFFF"/>
                    <w:left w:val="single" w:sz="2" w:space="11" w:color="FFFFFF"/>
                    <w:bottom w:val="single" w:sz="2" w:space="1" w:color="FFFFFF"/>
                    <w:right w:val="single" w:sz="2" w:space="4" w:color="FFFFFF"/>
                  </w:divBdr>
                  <w:divsChild>
                    <w:div w:id="1154563657">
                      <w:marLeft w:val="0"/>
                      <w:marRight w:val="0"/>
                      <w:marTop w:val="0"/>
                      <w:marBottom w:val="0"/>
                      <w:divBdr>
                        <w:top w:val="none" w:sz="0" w:space="0" w:color="auto"/>
                        <w:left w:val="none" w:sz="0" w:space="0" w:color="auto"/>
                        <w:bottom w:val="none" w:sz="0" w:space="0" w:color="auto"/>
                        <w:right w:val="none" w:sz="0" w:space="0" w:color="auto"/>
                      </w:divBdr>
                    </w:div>
                  </w:divsChild>
                </w:div>
                <w:div w:id="117259077">
                  <w:marLeft w:val="0"/>
                  <w:marRight w:val="0"/>
                  <w:marTop w:val="0"/>
                  <w:marBottom w:val="0"/>
                  <w:divBdr>
                    <w:top w:val="single" w:sz="2" w:space="1" w:color="FFFFFF"/>
                    <w:left w:val="single" w:sz="2" w:space="11" w:color="FFFFFF"/>
                    <w:bottom w:val="single" w:sz="2" w:space="1" w:color="FFFFFF"/>
                    <w:right w:val="single" w:sz="2" w:space="4" w:color="FFFFFF"/>
                  </w:divBdr>
                  <w:divsChild>
                    <w:div w:id="460727409">
                      <w:marLeft w:val="0"/>
                      <w:marRight w:val="0"/>
                      <w:marTop w:val="0"/>
                      <w:marBottom w:val="0"/>
                      <w:divBdr>
                        <w:top w:val="none" w:sz="0" w:space="0" w:color="auto"/>
                        <w:left w:val="none" w:sz="0" w:space="0" w:color="auto"/>
                        <w:bottom w:val="none" w:sz="0" w:space="0" w:color="auto"/>
                        <w:right w:val="none" w:sz="0" w:space="0" w:color="auto"/>
                      </w:divBdr>
                    </w:div>
                  </w:divsChild>
                </w:div>
                <w:div w:id="618534015">
                  <w:marLeft w:val="0"/>
                  <w:marRight w:val="0"/>
                  <w:marTop w:val="0"/>
                  <w:marBottom w:val="0"/>
                  <w:divBdr>
                    <w:top w:val="single" w:sz="2" w:space="1" w:color="FFFFFF"/>
                    <w:left w:val="single" w:sz="2" w:space="11" w:color="FFFFFF"/>
                    <w:bottom w:val="single" w:sz="2" w:space="1" w:color="FFFFFF"/>
                    <w:right w:val="single" w:sz="2" w:space="4" w:color="FFFFFF"/>
                  </w:divBdr>
                  <w:divsChild>
                    <w:div w:id="1518881271">
                      <w:marLeft w:val="0"/>
                      <w:marRight w:val="0"/>
                      <w:marTop w:val="0"/>
                      <w:marBottom w:val="0"/>
                      <w:divBdr>
                        <w:top w:val="none" w:sz="0" w:space="0" w:color="auto"/>
                        <w:left w:val="none" w:sz="0" w:space="0" w:color="auto"/>
                        <w:bottom w:val="none" w:sz="0" w:space="0" w:color="auto"/>
                        <w:right w:val="none" w:sz="0" w:space="0" w:color="auto"/>
                      </w:divBdr>
                    </w:div>
                  </w:divsChild>
                </w:div>
                <w:div w:id="977370680">
                  <w:marLeft w:val="0"/>
                  <w:marRight w:val="0"/>
                  <w:marTop w:val="0"/>
                  <w:marBottom w:val="0"/>
                  <w:divBdr>
                    <w:top w:val="single" w:sz="2" w:space="1" w:color="FFFFFF"/>
                    <w:left w:val="single" w:sz="2" w:space="11" w:color="FFFFFF"/>
                    <w:bottom w:val="single" w:sz="2" w:space="1" w:color="FFFFFF"/>
                    <w:right w:val="single" w:sz="2" w:space="4" w:color="FFFFFF"/>
                  </w:divBdr>
                  <w:divsChild>
                    <w:div w:id="1528832938">
                      <w:marLeft w:val="0"/>
                      <w:marRight w:val="0"/>
                      <w:marTop w:val="0"/>
                      <w:marBottom w:val="0"/>
                      <w:divBdr>
                        <w:top w:val="none" w:sz="0" w:space="0" w:color="auto"/>
                        <w:left w:val="none" w:sz="0" w:space="0" w:color="auto"/>
                        <w:bottom w:val="none" w:sz="0" w:space="0" w:color="auto"/>
                        <w:right w:val="none" w:sz="0" w:space="0" w:color="auto"/>
                      </w:divBdr>
                    </w:div>
                  </w:divsChild>
                </w:div>
                <w:div w:id="1177963919">
                  <w:marLeft w:val="0"/>
                  <w:marRight w:val="0"/>
                  <w:marTop w:val="0"/>
                  <w:marBottom w:val="0"/>
                  <w:divBdr>
                    <w:top w:val="single" w:sz="2" w:space="1" w:color="FFFFFF"/>
                    <w:left w:val="single" w:sz="2" w:space="11" w:color="FFFFFF"/>
                    <w:bottom w:val="single" w:sz="2" w:space="1" w:color="FFFFFF"/>
                    <w:right w:val="single" w:sz="2" w:space="4" w:color="FFFFFF"/>
                  </w:divBdr>
                  <w:divsChild>
                    <w:div w:id="1312903292">
                      <w:marLeft w:val="0"/>
                      <w:marRight w:val="0"/>
                      <w:marTop w:val="0"/>
                      <w:marBottom w:val="0"/>
                      <w:divBdr>
                        <w:top w:val="none" w:sz="0" w:space="0" w:color="auto"/>
                        <w:left w:val="none" w:sz="0" w:space="0" w:color="auto"/>
                        <w:bottom w:val="none" w:sz="0" w:space="0" w:color="auto"/>
                        <w:right w:val="none" w:sz="0" w:space="0" w:color="auto"/>
                      </w:divBdr>
                    </w:div>
                  </w:divsChild>
                </w:div>
                <w:div w:id="376517624">
                  <w:marLeft w:val="0"/>
                  <w:marRight w:val="0"/>
                  <w:marTop w:val="0"/>
                  <w:marBottom w:val="0"/>
                  <w:divBdr>
                    <w:top w:val="single" w:sz="2" w:space="1" w:color="FFFFFF"/>
                    <w:left w:val="single" w:sz="2" w:space="11" w:color="FFFFFF"/>
                    <w:bottom w:val="single" w:sz="2" w:space="1" w:color="FFFFFF"/>
                    <w:right w:val="single" w:sz="2" w:space="4" w:color="FFFFFF"/>
                  </w:divBdr>
                  <w:divsChild>
                    <w:div w:id="378168805">
                      <w:marLeft w:val="0"/>
                      <w:marRight w:val="0"/>
                      <w:marTop w:val="0"/>
                      <w:marBottom w:val="0"/>
                      <w:divBdr>
                        <w:top w:val="none" w:sz="0" w:space="0" w:color="auto"/>
                        <w:left w:val="none" w:sz="0" w:space="0" w:color="auto"/>
                        <w:bottom w:val="none" w:sz="0" w:space="0" w:color="auto"/>
                        <w:right w:val="none" w:sz="0" w:space="0" w:color="auto"/>
                      </w:divBdr>
                    </w:div>
                  </w:divsChild>
                </w:div>
                <w:div w:id="629283807">
                  <w:marLeft w:val="0"/>
                  <w:marRight w:val="0"/>
                  <w:marTop w:val="0"/>
                  <w:marBottom w:val="0"/>
                  <w:divBdr>
                    <w:top w:val="single" w:sz="2" w:space="1" w:color="FFFFFF"/>
                    <w:left w:val="single" w:sz="2" w:space="11" w:color="FFFFFF"/>
                    <w:bottom w:val="single" w:sz="2" w:space="1" w:color="FFFFFF"/>
                    <w:right w:val="single" w:sz="2" w:space="4" w:color="FFFFFF"/>
                  </w:divBdr>
                  <w:divsChild>
                    <w:div w:id="1420368592">
                      <w:marLeft w:val="0"/>
                      <w:marRight w:val="0"/>
                      <w:marTop w:val="0"/>
                      <w:marBottom w:val="0"/>
                      <w:divBdr>
                        <w:top w:val="none" w:sz="0" w:space="0" w:color="auto"/>
                        <w:left w:val="none" w:sz="0" w:space="0" w:color="auto"/>
                        <w:bottom w:val="none" w:sz="0" w:space="0" w:color="auto"/>
                        <w:right w:val="none" w:sz="0" w:space="0" w:color="auto"/>
                      </w:divBdr>
                    </w:div>
                  </w:divsChild>
                </w:div>
                <w:div w:id="284510996">
                  <w:marLeft w:val="0"/>
                  <w:marRight w:val="0"/>
                  <w:marTop w:val="0"/>
                  <w:marBottom w:val="0"/>
                  <w:divBdr>
                    <w:top w:val="single" w:sz="2" w:space="1" w:color="FFFFFF"/>
                    <w:left w:val="single" w:sz="2" w:space="11" w:color="FFFFFF"/>
                    <w:bottom w:val="single" w:sz="2" w:space="1" w:color="FFFFFF"/>
                    <w:right w:val="single" w:sz="2" w:space="4" w:color="FFFFFF"/>
                  </w:divBdr>
                  <w:divsChild>
                    <w:div w:id="1204710324">
                      <w:marLeft w:val="0"/>
                      <w:marRight w:val="0"/>
                      <w:marTop w:val="0"/>
                      <w:marBottom w:val="0"/>
                      <w:divBdr>
                        <w:top w:val="none" w:sz="0" w:space="0" w:color="auto"/>
                        <w:left w:val="none" w:sz="0" w:space="0" w:color="auto"/>
                        <w:bottom w:val="none" w:sz="0" w:space="0" w:color="auto"/>
                        <w:right w:val="none" w:sz="0" w:space="0" w:color="auto"/>
                      </w:divBdr>
                    </w:div>
                  </w:divsChild>
                </w:div>
                <w:div w:id="1248659298">
                  <w:marLeft w:val="0"/>
                  <w:marRight w:val="0"/>
                  <w:marTop w:val="0"/>
                  <w:marBottom w:val="0"/>
                  <w:divBdr>
                    <w:top w:val="single" w:sz="2" w:space="1" w:color="FFFFFF"/>
                    <w:left w:val="single" w:sz="2" w:space="11" w:color="FFFFFF"/>
                    <w:bottom w:val="single" w:sz="2" w:space="1" w:color="FFFFFF"/>
                    <w:right w:val="single" w:sz="2" w:space="4" w:color="FFFFFF"/>
                  </w:divBdr>
                  <w:divsChild>
                    <w:div w:id="1351834822">
                      <w:marLeft w:val="0"/>
                      <w:marRight w:val="0"/>
                      <w:marTop w:val="0"/>
                      <w:marBottom w:val="0"/>
                      <w:divBdr>
                        <w:top w:val="none" w:sz="0" w:space="0" w:color="auto"/>
                        <w:left w:val="none" w:sz="0" w:space="0" w:color="auto"/>
                        <w:bottom w:val="none" w:sz="0" w:space="0" w:color="auto"/>
                        <w:right w:val="none" w:sz="0" w:space="0" w:color="auto"/>
                      </w:divBdr>
                    </w:div>
                  </w:divsChild>
                </w:div>
                <w:div w:id="529531451">
                  <w:marLeft w:val="0"/>
                  <w:marRight w:val="0"/>
                  <w:marTop w:val="0"/>
                  <w:marBottom w:val="0"/>
                  <w:divBdr>
                    <w:top w:val="single" w:sz="2" w:space="1" w:color="FFFFFF"/>
                    <w:left w:val="single" w:sz="2" w:space="11" w:color="FFFFFF"/>
                    <w:bottom w:val="single" w:sz="2" w:space="1" w:color="FFFFFF"/>
                    <w:right w:val="single" w:sz="2" w:space="4" w:color="FFFFFF"/>
                  </w:divBdr>
                  <w:divsChild>
                    <w:div w:id="1238399482">
                      <w:marLeft w:val="0"/>
                      <w:marRight w:val="0"/>
                      <w:marTop w:val="0"/>
                      <w:marBottom w:val="0"/>
                      <w:divBdr>
                        <w:top w:val="none" w:sz="0" w:space="0" w:color="auto"/>
                        <w:left w:val="none" w:sz="0" w:space="0" w:color="auto"/>
                        <w:bottom w:val="none" w:sz="0" w:space="0" w:color="auto"/>
                        <w:right w:val="none" w:sz="0" w:space="0" w:color="auto"/>
                      </w:divBdr>
                    </w:div>
                  </w:divsChild>
                </w:div>
                <w:div w:id="538593294">
                  <w:marLeft w:val="0"/>
                  <w:marRight w:val="0"/>
                  <w:marTop w:val="0"/>
                  <w:marBottom w:val="0"/>
                  <w:divBdr>
                    <w:top w:val="single" w:sz="2" w:space="1" w:color="FFFFFF"/>
                    <w:left w:val="single" w:sz="2" w:space="11" w:color="FFFFFF"/>
                    <w:bottom w:val="single" w:sz="2" w:space="1" w:color="FFFFFF"/>
                    <w:right w:val="single" w:sz="2" w:space="4" w:color="FFFFFF"/>
                  </w:divBdr>
                  <w:divsChild>
                    <w:div w:id="268584745">
                      <w:marLeft w:val="0"/>
                      <w:marRight w:val="0"/>
                      <w:marTop w:val="0"/>
                      <w:marBottom w:val="0"/>
                      <w:divBdr>
                        <w:top w:val="none" w:sz="0" w:space="0" w:color="auto"/>
                        <w:left w:val="none" w:sz="0" w:space="0" w:color="auto"/>
                        <w:bottom w:val="none" w:sz="0" w:space="0" w:color="auto"/>
                        <w:right w:val="none" w:sz="0" w:space="0" w:color="auto"/>
                      </w:divBdr>
                    </w:div>
                  </w:divsChild>
                </w:div>
                <w:div w:id="1555235446">
                  <w:marLeft w:val="0"/>
                  <w:marRight w:val="0"/>
                  <w:marTop w:val="0"/>
                  <w:marBottom w:val="0"/>
                  <w:divBdr>
                    <w:top w:val="single" w:sz="2" w:space="1" w:color="FFFFFF"/>
                    <w:left w:val="single" w:sz="2" w:space="11" w:color="FFFFFF"/>
                    <w:bottom w:val="single" w:sz="2" w:space="4" w:color="FFFFFF"/>
                    <w:right w:val="single" w:sz="2" w:space="4" w:color="FFFFFF"/>
                  </w:divBdr>
                  <w:divsChild>
                    <w:div w:id="176614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076951">
          <w:marLeft w:val="0"/>
          <w:marRight w:val="0"/>
          <w:marTop w:val="0"/>
          <w:marBottom w:val="300"/>
          <w:divBdr>
            <w:top w:val="none" w:sz="0" w:space="0" w:color="auto"/>
            <w:left w:val="none" w:sz="0" w:space="0" w:color="auto"/>
            <w:bottom w:val="none" w:sz="0" w:space="0" w:color="auto"/>
            <w:right w:val="none" w:sz="0" w:space="0" w:color="auto"/>
          </w:divBdr>
          <w:divsChild>
            <w:div w:id="1927766142">
              <w:marLeft w:val="0"/>
              <w:marRight w:val="0"/>
              <w:marTop w:val="0"/>
              <w:marBottom w:val="0"/>
              <w:divBdr>
                <w:top w:val="none" w:sz="0" w:space="0" w:color="auto"/>
                <w:left w:val="none" w:sz="0" w:space="0" w:color="auto"/>
                <w:bottom w:val="none" w:sz="0" w:space="0" w:color="auto"/>
                <w:right w:val="none" w:sz="0" w:space="0" w:color="auto"/>
              </w:divBdr>
              <w:divsChild>
                <w:div w:id="292100402">
                  <w:marLeft w:val="0"/>
                  <w:marRight w:val="0"/>
                  <w:marTop w:val="0"/>
                  <w:marBottom w:val="0"/>
                  <w:divBdr>
                    <w:top w:val="single" w:sz="2" w:space="4" w:color="FFFFFF"/>
                    <w:left w:val="single" w:sz="2" w:space="11" w:color="FFFFFF"/>
                    <w:bottom w:val="single" w:sz="2" w:space="1" w:color="FFFFFF"/>
                    <w:right w:val="single" w:sz="2" w:space="4" w:color="FFFFFF"/>
                  </w:divBdr>
                  <w:divsChild>
                    <w:div w:id="1893273168">
                      <w:marLeft w:val="0"/>
                      <w:marRight w:val="0"/>
                      <w:marTop w:val="0"/>
                      <w:marBottom w:val="0"/>
                      <w:divBdr>
                        <w:top w:val="none" w:sz="0" w:space="0" w:color="auto"/>
                        <w:left w:val="none" w:sz="0" w:space="0" w:color="auto"/>
                        <w:bottom w:val="none" w:sz="0" w:space="0" w:color="auto"/>
                        <w:right w:val="none" w:sz="0" w:space="0" w:color="auto"/>
                      </w:divBdr>
                    </w:div>
                  </w:divsChild>
                </w:div>
                <w:div w:id="1867669650">
                  <w:marLeft w:val="0"/>
                  <w:marRight w:val="0"/>
                  <w:marTop w:val="0"/>
                  <w:marBottom w:val="0"/>
                  <w:divBdr>
                    <w:top w:val="single" w:sz="2" w:space="1" w:color="FFFFFF"/>
                    <w:left w:val="single" w:sz="2" w:space="11" w:color="FFFFFF"/>
                    <w:bottom w:val="single" w:sz="2" w:space="1" w:color="FFFFFF"/>
                    <w:right w:val="single" w:sz="2" w:space="4" w:color="FFFFFF"/>
                  </w:divBdr>
                  <w:divsChild>
                    <w:div w:id="313068711">
                      <w:marLeft w:val="0"/>
                      <w:marRight w:val="0"/>
                      <w:marTop w:val="0"/>
                      <w:marBottom w:val="0"/>
                      <w:divBdr>
                        <w:top w:val="none" w:sz="0" w:space="0" w:color="auto"/>
                        <w:left w:val="none" w:sz="0" w:space="0" w:color="auto"/>
                        <w:bottom w:val="none" w:sz="0" w:space="0" w:color="auto"/>
                        <w:right w:val="none" w:sz="0" w:space="0" w:color="auto"/>
                      </w:divBdr>
                    </w:div>
                  </w:divsChild>
                </w:div>
                <w:div w:id="187183047">
                  <w:marLeft w:val="0"/>
                  <w:marRight w:val="0"/>
                  <w:marTop w:val="0"/>
                  <w:marBottom w:val="0"/>
                  <w:divBdr>
                    <w:top w:val="single" w:sz="2" w:space="1" w:color="FFFFFF"/>
                    <w:left w:val="single" w:sz="2" w:space="11" w:color="FFFFFF"/>
                    <w:bottom w:val="single" w:sz="2" w:space="1" w:color="FFFFFF"/>
                    <w:right w:val="single" w:sz="2" w:space="4" w:color="FFFFFF"/>
                  </w:divBdr>
                  <w:divsChild>
                    <w:div w:id="1737434288">
                      <w:marLeft w:val="0"/>
                      <w:marRight w:val="0"/>
                      <w:marTop w:val="0"/>
                      <w:marBottom w:val="0"/>
                      <w:divBdr>
                        <w:top w:val="none" w:sz="0" w:space="0" w:color="auto"/>
                        <w:left w:val="none" w:sz="0" w:space="0" w:color="auto"/>
                        <w:bottom w:val="none" w:sz="0" w:space="0" w:color="auto"/>
                        <w:right w:val="none" w:sz="0" w:space="0" w:color="auto"/>
                      </w:divBdr>
                    </w:div>
                  </w:divsChild>
                </w:div>
                <w:div w:id="452099690">
                  <w:marLeft w:val="0"/>
                  <w:marRight w:val="0"/>
                  <w:marTop w:val="0"/>
                  <w:marBottom w:val="0"/>
                  <w:divBdr>
                    <w:top w:val="single" w:sz="2" w:space="1" w:color="FFFFFF"/>
                    <w:left w:val="single" w:sz="2" w:space="11" w:color="FFFFFF"/>
                    <w:bottom w:val="single" w:sz="2" w:space="1" w:color="FFFFFF"/>
                    <w:right w:val="single" w:sz="2" w:space="4" w:color="FFFFFF"/>
                  </w:divBdr>
                  <w:divsChild>
                    <w:div w:id="1844710361">
                      <w:marLeft w:val="0"/>
                      <w:marRight w:val="0"/>
                      <w:marTop w:val="0"/>
                      <w:marBottom w:val="0"/>
                      <w:divBdr>
                        <w:top w:val="none" w:sz="0" w:space="0" w:color="auto"/>
                        <w:left w:val="none" w:sz="0" w:space="0" w:color="auto"/>
                        <w:bottom w:val="none" w:sz="0" w:space="0" w:color="auto"/>
                        <w:right w:val="none" w:sz="0" w:space="0" w:color="auto"/>
                      </w:divBdr>
                    </w:div>
                  </w:divsChild>
                </w:div>
                <w:div w:id="319235625">
                  <w:marLeft w:val="0"/>
                  <w:marRight w:val="0"/>
                  <w:marTop w:val="0"/>
                  <w:marBottom w:val="0"/>
                  <w:divBdr>
                    <w:top w:val="single" w:sz="2" w:space="1" w:color="FFFFFF"/>
                    <w:left w:val="single" w:sz="2" w:space="11" w:color="FFFFFF"/>
                    <w:bottom w:val="single" w:sz="2" w:space="1" w:color="FFFFFF"/>
                    <w:right w:val="single" w:sz="2" w:space="4" w:color="FFFFFF"/>
                  </w:divBdr>
                  <w:divsChild>
                    <w:div w:id="1372412194">
                      <w:marLeft w:val="0"/>
                      <w:marRight w:val="0"/>
                      <w:marTop w:val="0"/>
                      <w:marBottom w:val="0"/>
                      <w:divBdr>
                        <w:top w:val="none" w:sz="0" w:space="0" w:color="auto"/>
                        <w:left w:val="none" w:sz="0" w:space="0" w:color="auto"/>
                        <w:bottom w:val="none" w:sz="0" w:space="0" w:color="auto"/>
                        <w:right w:val="none" w:sz="0" w:space="0" w:color="auto"/>
                      </w:divBdr>
                    </w:div>
                  </w:divsChild>
                </w:div>
                <w:div w:id="559026588">
                  <w:marLeft w:val="0"/>
                  <w:marRight w:val="0"/>
                  <w:marTop w:val="0"/>
                  <w:marBottom w:val="0"/>
                  <w:divBdr>
                    <w:top w:val="single" w:sz="2" w:space="1" w:color="FFFFFF"/>
                    <w:left w:val="single" w:sz="2" w:space="11" w:color="FFFFFF"/>
                    <w:bottom w:val="single" w:sz="2" w:space="1" w:color="FFFFFF"/>
                    <w:right w:val="single" w:sz="2" w:space="4" w:color="FFFFFF"/>
                  </w:divBdr>
                  <w:divsChild>
                    <w:div w:id="54009025">
                      <w:marLeft w:val="0"/>
                      <w:marRight w:val="0"/>
                      <w:marTop w:val="0"/>
                      <w:marBottom w:val="0"/>
                      <w:divBdr>
                        <w:top w:val="none" w:sz="0" w:space="0" w:color="auto"/>
                        <w:left w:val="none" w:sz="0" w:space="0" w:color="auto"/>
                        <w:bottom w:val="none" w:sz="0" w:space="0" w:color="auto"/>
                        <w:right w:val="none" w:sz="0" w:space="0" w:color="auto"/>
                      </w:divBdr>
                    </w:div>
                  </w:divsChild>
                </w:div>
                <w:div w:id="451244111">
                  <w:marLeft w:val="0"/>
                  <w:marRight w:val="0"/>
                  <w:marTop w:val="0"/>
                  <w:marBottom w:val="0"/>
                  <w:divBdr>
                    <w:top w:val="single" w:sz="2" w:space="1" w:color="FFFFFF"/>
                    <w:left w:val="single" w:sz="2" w:space="11" w:color="FFFFFF"/>
                    <w:bottom w:val="single" w:sz="2" w:space="1" w:color="FFFFFF"/>
                    <w:right w:val="single" w:sz="2" w:space="4" w:color="FFFFFF"/>
                  </w:divBdr>
                  <w:divsChild>
                    <w:div w:id="216747214">
                      <w:marLeft w:val="0"/>
                      <w:marRight w:val="0"/>
                      <w:marTop w:val="0"/>
                      <w:marBottom w:val="0"/>
                      <w:divBdr>
                        <w:top w:val="none" w:sz="0" w:space="0" w:color="auto"/>
                        <w:left w:val="none" w:sz="0" w:space="0" w:color="auto"/>
                        <w:bottom w:val="none" w:sz="0" w:space="0" w:color="auto"/>
                        <w:right w:val="none" w:sz="0" w:space="0" w:color="auto"/>
                      </w:divBdr>
                    </w:div>
                  </w:divsChild>
                </w:div>
                <w:div w:id="1588033640">
                  <w:marLeft w:val="0"/>
                  <w:marRight w:val="0"/>
                  <w:marTop w:val="0"/>
                  <w:marBottom w:val="0"/>
                  <w:divBdr>
                    <w:top w:val="single" w:sz="2" w:space="1" w:color="FFFFFF"/>
                    <w:left w:val="single" w:sz="2" w:space="11" w:color="FFFFFF"/>
                    <w:bottom w:val="single" w:sz="2" w:space="1" w:color="FFFFFF"/>
                    <w:right w:val="single" w:sz="2" w:space="4" w:color="FFFFFF"/>
                  </w:divBdr>
                  <w:divsChild>
                    <w:div w:id="613899917">
                      <w:marLeft w:val="0"/>
                      <w:marRight w:val="0"/>
                      <w:marTop w:val="0"/>
                      <w:marBottom w:val="0"/>
                      <w:divBdr>
                        <w:top w:val="none" w:sz="0" w:space="0" w:color="auto"/>
                        <w:left w:val="none" w:sz="0" w:space="0" w:color="auto"/>
                        <w:bottom w:val="none" w:sz="0" w:space="0" w:color="auto"/>
                        <w:right w:val="none" w:sz="0" w:space="0" w:color="auto"/>
                      </w:divBdr>
                    </w:div>
                  </w:divsChild>
                </w:div>
                <w:div w:id="833959725">
                  <w:marLeft w:val="0"/>
                  <w:marRight w:val="0"/>
                  <w:marTop w:val="0"/>
                  <w:marBottom w:val="0"/>
                  <w:divBdr>
                    <w:top w:val="single" w:sz="2" w:space="1" w:color="FFFFFF"/>
                    <w:left w:val="single" w:sz="2" w:space="11" w:color="FFFFFF"/>
                    <w:bottom w:val="single" w:sz="2" w:space="1" w:color="FFFFFF"/>
                    <w:right w:val="single" w:sz="2" w:space="4" w:color="FFFFFF"/>
                  </w:divBdr>
                  <w:divsChild>
                    <w:div w:id="1411734602">
                      <w:marLeft w:val="0"/>
                      <w:marRight w:val="0"/>
                      <w:marTop w:val="0"/>
                      <w:marBottom w:val="0"/>
                      <w:divBdr>
                        <w:top w:val="none" w:sz="0" w:space="0" w:color="auto"/>
                        <w:left w:val="none" w:sz="0" w:space="0" w:color="auto"/>
                        <w:bottom w:val="none" w:sz="0" w:space="0" w:color="auto"/>
                        <w:right w:val="none" w:sz="0" w:space="0" w:color="auto"/>
                      </w:divBdr>
                    </w:div>
                  </w:divsChild>
                </w:div>
                <w:div w:id="901714162">
                  <w:marLeft w:val="0"/>
                  <w:marRight w:val="0"/>
                  <w:marTop w:val="0"/>
                  <w:marBottom w:val="0"/>
                  <w:divBdr>
                    <w:top w:val="single" w:sz="2" w:space="1" w:color="FFFFFF"/>
                    <w:left w:val="single" w:sz="2" w:space="11" w:color="FFFFFF"/>
                    <w:bottom w:val="single" w:sz="2" w:space="1" w:color="FFFFFF"/>
                    <w:right w:val="single" w:sz="2" w:space="4" w:color="FFFFFF"/>
                  </w:divBdr>
                  <w:divsChild>
                    <w:div w:id="1170296055">
                      <w:marLeft w:val="0"/>
                      <w:marRight w:val="0"/>
                      <w:marTop w:val="0"/>
                      <w:marBottom w:val="0"/>
                      <w:divBdr>
                        <w:top w:val="none" w:sz="0" w:space="0" w:color="auto"/>
                        <w:left w:val="none" w:sz="0" w:space="0" w:color="auto"/>
                        <w:bottom w:val="none" w:sz="0" w:space="0" w:color="auto"/>
                        <w:right w:val="none" w:sz="0" w:space="0" w:color="auto"/>
                      </w:divBdr>
                    </w:div>
                  </w:divsChild>
                </w:div>
                <w:div w:id="1855923745">
                  <w:marLeft w:val="0"/>
                  <w:marRight w:val="0"/>
                  <w:marTop w:val="0"/>
                  <w:marBottom w:val="0"/>
                  <w:divBdr>
                    <w:top w:val="single" w:sz="2" w:space="1" w:color="FFFFFF"/>
                    <w:left w:val="single" w:sz="2" w:space="11" w:color="FFFFFF"/>
                    <w:bottom w:val="single" w:sz="2" w:space="1" w:color="FFFFFF"/>
                    <w:right w:val="single" w:sz="2" w:space="4" w:color="FFFFFF"/>
                  </w:divBdr>
                  <w:divsChild>
                    <w:div w:id="838232027">
                      <w:marLeft w:val="0"/>
                      <w:marRight w:val="0"/>
                      <w:marTop w:val="0"/>
                      <w:marBottom w:val="0"/>
                      <w:divBdr>
                        <w:top w:val="none" w:sz="0" w:space="0" w:color="auto"/>
                        <w:left w:val="none" w:sz="0" w:space="0" w:color="auto"/>
                        <w:bottom w:val="none" w:sz="0" w:space="0" w:color="auto"/>
                        <w:right w:val="none" w:sz="0" w:space="0" w:color="auto"/>
                      </w:divBdr>
                    </w:div>
                  </w:divsChild>
                </w:div>
                <w:div w:id="2137675408">
                  <w:marLeft w:val="0"/>
                  <w:marRight w:val="0"/>
                  <w:marTop w:val="0"/>
                  <w:marBottom w:val="0"/>
                  <w:divBdr>
                    <w:top w:val="single" w:sz="2" w:space="1" w:color="FFFFFF"/>
                    <w:left w:val="single" w:sz="2" w:space="11" w:color="FFFFFF"/>
                    <w:bottom w:val="single" w:sz="2" w:space="4" w:color="FFFFFF"/>
                    <w:right w:val="single" w:sz="2" w:space="4" w:color="FFFFFF"/>
                  </w:divBdr>
                  <w:divsChild>
                    <w:div w:id="150208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076879">
          <w:marLeft w:val="0"/>
          <w:marRight w:val="0"/>
          <w:marTop w:val="0"/>
          <w:marBottom w:val="300"/>
          <w:divBdr>
            <w:top w:val="none" w:sz="0" w:space="0" w:color="auto"/>
            <w:left w:val="none" w:sz="0" w:space="0" w:color="auto"/>
            <w:bottom w:val="none" w:sz="0" w:space="0" w:color="auto"/>
            <w:right w:val="none" w:sz="0" w:space="0" w:color="auto"/>
          </w:divBdr>
          <w:divsChild>
            <w:div w:id="1374961533">
              <w:marLeft w:val="0"/>
              <w:marRight w:val="0"/>
              <w:marTop w:val="0"/>
              <w:marBottom w:val="0"/>
              <w:divBdr>
                <w:top w:val="none" w:sz="0" w:space="0" w:color="auto"/>
                <w:left w:val="none" w:sz="0" w:space="0" w:color="auto"/>
                <w:bottom w:val="none" w:sz="0" w:space="0" w:color="auto"/>
                <w:right w:val="none" w:sz="0" w:space="0" w:color="auto"/>
              </w:divBdr>
              <w:divsChild>
                <w:div w:id="1326473506">
                  <w:marLeft w:val="0"/>
                  <w:marRight w:val="0"/>
                  <w:marTop w:val="0"/>
                  <w:marBottom w:val="0"/>
                  <w:divBdr>
                    <w:top w:val="single" w:sz="2" w:space="4" w:color="FFFFFF"/>
                    <w:left w:val="single" w:sz="2" w:space="11" w:color="FFFFFF"/>
                    <w:bottom w:val="single" w:sz="2" w:space="1" w:color="FFFFFF"/>
                    <w:right w:val="single" w:sz="2" w:space="4" w:color="FFFFFF"/>
                  </w:divBdr>
                  <w:divsChild>
                    <w:div w:id="1031879206">
                      <w:marLeft w:val="0"/>
                      <w:marRight w:val="0"/>
                      <w:marTop w:val="0"/>
                      <w:marBottom w:val="0"/>
                      <w:divBdr>
                        <w:top w:val="none" w:sz="0" w:space="0" w:color="auto"/>
                        <w:left w:val="none" w:sz="0" w:space="0" w:color="auto"/>
                        <w:bottom w:val="none" w:sz="0" w:space="0" w:color="auto"/>
                        <w:right w:val="none" w:sz="0" w:space="0" w:color="auto"/>
                      </w:divBdr>
                    </w:div>
                  </w:divsChild>
                </w:div>
                <w:div w:id="837312039">
                  <w:marLeft w:val="0"/>
                  <w:marRight w:val="0"/>
                  <w:marTop w:val="0"/>
                  <w:marBottom w:val="0"/>
                  <w:divBdr>
                    <w:top w:val="single" w:sz="2" w:space="1" w:color="FFFFFF"/>
                    <w:left w:val="single" w:sz="2" w:space="11" w:color="FFFFFF"/>
                    <w:bottom w:val="single" w:sz="2" w:space="1" w:color="FFFFFF"/>
                    <w:right w:val="single" w:sz="2" w:space="4" w:color="FFFFFF"/>
                  </w:divBdr>
                  <w:divsChild>
                    <w:div w:id="76291566">
                      <w:marLeft w:val="0"/>
                      <w:marRight w:val="0"/>
                      <w:marTop w:val="0"/>
                      <w:marBottom w:val="0"/>
                      <w:divBdr>
                        <w:top w:val="none" w:sz="0" w:space="0" w:color="auto"/>
                        <w:left w:val="none" w:sz="0" w:space="0" w:color="auto"/>
                        <w:bottom w:val="none" w:sz="0" w:space="0" w:color="auto"/>
                        <w:right w:val="none" w:sz="0" w:space="0" w:color="auto"/>
                      </w:divBdr>
                    </w:div>
                  </w:divsChild>
                </w:div>
                <w:div w:id="1853489191">
                  <w:marLeft w:val="0"/>
                  <w:marRight w:val="0"/>
                  <w:marTop w:val="0"/>
                  <w:marBottom w:val="0"/>
                  <w:divBdr>
                    <w:top w:val="single" w:sz="2" w:space="1" w:color="FFFFFF"/>
                    <w:left w:val="single" w:sz="2" w:space="11" w:color="FFFFFF"/>
                    <w:bottom w:val="single" w:sz="2" w:space="1" w:color="FFFFFF"/>
                    <w:right w:val="single" w:sz="2" w:space="4" w:color="FFFFFF"/>
                  </w:divBdr>
                  <w:divsChild>
                    <w:div w:id="477846520">
                      <w:marLeft w:val="0"/>
                      <w:marRight w:val="0"/>
                      <w:marTop w:val="0"/>
                      <w:marBottom w:val="0"/>
                      <w:divBdr>
                        <w:top w:val="none" w:sz="0" w:space="0" w:color="auto"/>
                        <w:left w:val="none" w:sz="0" w:space="0" w:color="auto"/>
                        <w:bottom w:val="none" w:sz="0" w:space="0" w:color="auto"/>
                        <w:right w:val="none" w:sz="0" w:space="0" w:color="auto"/>
                      </w:divBdr>
                    </w:div>
                  </w:divsChild>
                </w:div>
                <w:div w:id="634022784">
                  <w:marLeft w:val="0"/>
                  <w:marRight w:val="0"/>
                  <w:marTop w:val="0"/>
                  <w:marBottom w:val="0"/>
                  <w:divBdr>
                    <w:top w:val="single" w:sz="2" w:space="1" w:color="FFFFFF"/>
                    <w:left w:val="single" w:sz="2" w:space="11" w:color="FFFFFF"/>
                    <w:bottom w:val="single" w:sz="2" w:space="1" w:color="FFFFFF"/>
                    <w:right w:val="single" w:sz="2" w:space="4" w:color="FFFFFF"/>
                  </w:divBdr>
                  <w:divsChild>
                    <w:div w:id="1729449056">
                      <w:marLeft w:val="0"/>
                      <w:marRight w:val="0"/>
                      <w:marTop w:val="0"/>
                      <w:marBottom w:val="0"/>
                      <w:divBdr>
                        <w:top w:val="none" w:sz="0" w:space="0" w:color="auto"/>
                        <w:left w:val="none" w:sz="0" w:space="0" w:color="auto"/>
                        <w:bottom w:val="none" w:sz="0" w:space="0" w:color="auto"/>
                        <w:right w:val="none" w:sz="0" w:space="0" w:color="auto"/>
                      </w:divBdr>
                    </w:div>
                  </w:divsChild>
                </w:div>
                <w:div w:id="2094161981">
                  <w:marLeft w:val="0"/>
                  <w:marRight w:val="0"/>
                  <w:marTop w:val="0"/>
                  <w:marBottom w:val="0"/>
                  <w:divBdr>
                    <w:top w:val="single" w:sz="2" w:space="1" w:color="FFFFFF"/>
                    <w:left w:val="single" w:sz="2" w:space="11" w:color="FFFFFF"/>
                    <w:bottom w:val="single" w:sz="2" w:space="1" w:color="FFFFFF"/>
                    <w:right w:val="single" w:sz="2" w:space="4" w:color="FFFFFF"/>
                  </w:divBdr>
                  <w:divsChild>
                    <w:div w:id="578834771">
                      <w:marLeft w:val="0"/>
                      <w:marRight w:val="0"/>
                      <w:marTop w:val="0"/>
                      <w:marBottom w:val="0"/>
                      <w:divBdr>
                        <w:top w:val="none" w:sz="0" w:space="0" w:color="auto"/>
                        <w:left w:val="none" w:sz="0" w:space="0" w:color="auto"/>
                        <w:bottom w:val="none" w:sz="0" w:space="0" w:color="auto"/>
                        <w:right w:val="none" w:sz="0" w:space="0" w:color="auto"/>
                      </w:divBdr>
                    </w:div>
                  </w:divsChild>
                </w:div>
                <w:div w:id="2052532634">
                  <w:marLeft w:val="0"/>
                  <w:marRight w:val="0"/>
                  <w:marTop w:val="0"/>
                  <w:marBottom w:val="0"/>
                  <w:divBdr>
                    <w:top w:val="single" w:sz="2" w:space="1" w:color="FFFFFF"/>
                    <w:left w:val="single" w:sz="2" w:space="11" w:color="FFFFFF"/>
                    <w:bottom w:val="single" w:sz="2" w:space="1" w:color="FFFFFF"/>
                    <w:right w:val="single" w:sz="2" w:space="4" w:color="FFFFFF"/>
                  </w:divBdr>
                  <w:divsChild>
                    <w:div w:id="968630804">
                      <w:marLeft w:val="0"/>
                      <w:marRight w:val="0"/>
                      <w:marTop w:val="0"/>
                      <w:marBottom w:val="0"/>
                      <w:divBdr>
                        <w:top w:val="none" w:sz="0" w:space="0" w:color="auto"/>
                        <w:left w:val="none" w:sz="0" w:space="0" w:color="auto"/>
                        <w:bottom w:val="none" w:sz="0" w:space="0" w:color="auto"/>
                        <w:right w:val="none" w:sz="0" w:space="0" w:color="auto"/>
                      </w:divBdr>
                    </w:div>
                  </w:divsChild>
                </w:div>
                <w:div w:id="1901941632">
                  <w:marLeft w:val="0"/>
                  <w:marRight w:val="0"/>
                  <w:marTop w:val="0"/>
                  <w:marBottom w:val="0"/>
                  <w:divBdr>
                    <w:top w:val="single" w:sz="2" w:space="1" w:color="FFFFFF"/>
                    <w:left w:val="single" w:sz="2" w:space="11" w:color="FFFFFF"/>
                    <w:bottom w:val="single" w:sz="2" w:space="1" w:color="FFFFFF"/>
                    <w:right w:val="single" w:sz="2" w:space="4" w:color="FFFFFF"/>
                  </w:divBdr>
                  <w:divsChild>
                    <w:div w:id="2055616892">
                      <w:marLeft w:val="0"/>
                      <w:marRight w:val="0"/>
                      <w:marTop w:val="0"/>
                      <w:marBottom w:val="0"/>
                      <w:divBdr>
                        <w:top w:val="none" w:sz="0" w:space="0" w:color="auto"/>
                        <w:left w:val="none" w:sz="0" w:space="0" w:color="auto"/>
                        <w:bottom w:val="none" w:sz="0" w:space="0" w:color="auto"/>
                        <w:right w:val="none" w:sz="0" w:space="0" w:color="auto"/>
                      </w:divBdr>
                    </w:div>
                  </w:divsChild>
                </w:div>
                <w:div w:id="1951815907">
                  <w:marLeft w:val="0"/>
                  <w:marRight w:val="0"/>
                  <w:marTop w:val="0"/>
                  <w:marBottom w:val="0"/>
                  <w:divBdr>
                    <w:top w:val="single" w:sz="2" w:space="1" w:color="FFFFFF"/>
                    <w:left w:val="single" w:sz="2" w:space="11" w:color="FFFFFF"/>
                    <w:bottom w:val="single" w:sz="2" w:space="1" w:color="FFFFFF"/>
                    <w:right w:val="single" w:sz="2" w:space="4" w:color="FFFFFF"/>
                  </w:divBdr>
                  <w:divsChild>
                    <w:div w:id="1761636112">
                      <w:marLeft w:val="0"/>
                      <w:marRight w:val="0"/>
                      <w:marTop w:val="0"/>
                      <w:marBottom w:val="0"/>
                      <w:divBdr>
                        <w:top w:val="none" w:sz="0" w:space="0" w:color="auto"/>
                        <w:left w:val="none" w:sz="0" w:space="0" w:color="auto"/>
                        <w:bottom w:val="none" w:sz="0" w:space="0" w:color="auto"/>
                        <w:right w:val="none" w:sz="0" w:space="0" w:color="auto"/>
                      </w:divBdr>
                    </w:div>
                  </w:divsChild>
                </w:div>
                <w:div w:id="896281763">
                  <w:marLeft w:val="0"/>
                  <w:marRight w:val="0"/>
                  <w:marTop w:val="0"/>
                  <w:marBottom w:val="0"/>
                  <w:divBdr>
                    <w:top w:val="single" w:sz="2" w:space="1" w:color="FFFFFF"/>
                    <w:left w:val="single" w:sz="2" w:space="11" w:color="FFFFFF"/>
                    <w:bottom w:val="single" w:sz="2" w:space="1" w:color="FFFFFF"/>
                    <w:right w:val="single" w:sz="2" w:space="4" w:color="FFFFFF"/>
                  </w:divBdr>
                  <w:divsChild>
                    <w:div w:id="206532253">
                      <w:marLeft w:val="0"/>
                      <w:marRight w:val="0"/>
                      <w:marTop w:val="0"/>
                      <w:marBottom w:val="0"/>
                      <w:divBdr>
                        <w:top w:val="none" w:sz="0" w:space="0" w:color="auto"/>
                        <w:left w:val="none" w:sz="0" w:space="0" w:color="auto"/>
                        <w:bottom w:val="none" w:sz="0" w:space="0" w:color="auto"/>
                        <w:right w:val="none" w:sz="0" w:space="0" w:color="auto"/>
                      </w:divBdr>
                    </w:div>
                  </w:divsChild>
                </w:div>
                <w:div w:id="633099317">
                  <w:marLeft w:val="0"/>
                  <w:marRight w:val="0"/>
                  <w:marTop w:val="0"/>
                  <w:marBottom w:val="0"/>
                  <w:divBdr>
                    <w:top w:val="single" w:sz="2" w:space="1" w:color="FFFFFF"/>
                    <w:left w:val="single" w:sz="2" w:space="11" w:color="FFFFFF"/>
                    <w:bottom w:val="single" w:sz="2" w:space="1" w:color="FFFFFF"/>
                    <w:right w:val="single" w:sz="2" w:space="4" w:color="FFFFFF"/>
                  </w:divBdr>
                  <w:divsChild>
                    <w:div w:id="1825077945">
                      <w:marLeft w:val="0"/>
                      <w:marRight w:val="0"/>
                      <w:marTop w:val="0"/>
                      <w:marBottom w:val="0"/>
                      <w:divBdr>
                        <w:top w:val="none" w:sz="0" w:space="0" w:color="auto"/>
                        <w:left w:val="none" w:sz="0" w:space="0" w:color="auto"/>
                        <w:bottom w:val="none" w:sz="0" w:space="0" w:color="auto"/>
                        <w:right w:val="none" w:sz="0" w:space="0" w:color="auto"/>
                      </w:divBdr>
                    </w:div>
                  </w:divsChild>
                </w:div>
                <w:div w:id="980617931">
                  <w:marLeft w:val="0"/>
                  <w:marRight w:val="0"/>
                  <w:marTop w:val="0"/>
                  <w:marBottom w:val="0"/>
                  <w:divBdr>
                    <w:top w:val="single" w:sz="2" w:space="1" w:color="FFFFFF"/>
                    <w:left w:val="single" w:sz="2" w:space="11" w:color="FFFFFF"/>
                    <w:bottom w:val="single" w:sz="2" w:space="1" w:color="FFFFFF"/>
                    <w:right w:val="single" w:sz="2" w:space="4" w:color="FFFFFF"/>
                  </w:divBdr>
                  <w:divsChild>
                    <w:div w:id="204758698">
                      <w:marLeft w:val="0"/>
                      <w:marRight w:val="0"/>
                      <w:marTop w:val="0"/>
                      <w:marBottom w:val="0"/>
                      <w:divBdr>
                        <w:top w:val="none" w:sz="0" w:space="0" w:color="auto"/>
                        <w:left w:val="none" w:sz="0" w:space="0" w:color="auto"/>
                        <w:bottom w:val="none" w:sz="0" w:space="0" w:color="auto"/>
                        <w:right w:val="none" w:sz="0" w:space="0" w:color="auto"/>
                      </w:divBdr>
                    </w:div>
                  </w:divsChild>
                </w:div>
                <w:div w:id="843014422">
                  <w:marLeft w:val="0"/>
                  <w:marRight w:val="0"/>
                  <w:marTop w:val="0"/>
                  <w:marBottom w:val="0"/>
                  <w:divBdr>
                    <w:top w:val="single" w:sz="2" w:space="1" w:color="FFFFFF"/>
                    <w:left w:val="single" w:sz="2" w:space="11" w:color="FFFFFF"/>
                    <w:bottom w:val="single" w:sz="2" w:space="1" w:color="FFFFFF"/>
                    <w:right w:val="single" w:sz="2" w:space="4" w:color="FFFFFF"/>
                  </w:divBdr>
                  <w:divsChild>
                    <w:div w:id="685323416">
                      <w:marLeft w:val="0"/>
                      <w:marRight w:val="0"/>
                      <w:marTop w:val="0"/>
                      <w:marBottom w:val="0"/>
                      <w:divBdr>
                        <w:top w:val="none" w:sz="0" w:space="0" w:color="auto"/>
                        <w:left w:val="none" w:sz="0" w:space="0" w:color="auto"/>
                        <w:bottom w:val="none" w:sz="0" w:space="0" w:color="auto"/>
                        <w:right w:val="none" w:sz="0" w:space="0" w:color="auto"/>
                      </w:divBdr>
                    </w:div>
                  </w:divsChild>
                </w:div>
                <w:div w:id="1370111120">
                  <w:marLeft w:val="0"/>
                  <w:marRight w:val="0"/>
                  <w:marTop w:val="0"/>
                  <w:marBottom w:val="0"/>
                  <w:divBdr>
                    <w:top w:val="single" w:sz="2" w:space="1" w:color="FFFFFF"/>
                    <w:left w:val="single" w:sz="2" w:space="11" w:color="FFFFFF"/>
                    <w:bottom w:val="single" w:sz="2" w:space="1" w:color="FFFFFF"/>
                    <w:right w:val="single" w:sz="2" w:space="4" w:color="FFFFFF"/>
                  </w:divBdr>
                  <w:divsChild>
                    <w:div w:id="1086415627">
                      <w:marLeft w:val="0"/>
                      <w:marRight w:val="0"/>
                      <w:marTop w:val="0"/>
                      <w:marBottom w:val="0"/>
                      <w:divBdr>
                        <w:top w:val="none" w:sz="0" w:space="0" w:color="auto"/>
                        <w:left w:val="none" w:sz="0" w:space="0" w:color="auto"/>
                        <w:bottom w:val="none" w:sz="0" w:space="0" w:color="auto"/>
                        <w:right w:val="none" w:sz="0" w:space="0" w:color="auto"/>
                      </w:divBdr>
                    </w:div>
                  </w:divsChild>
                </w:div>
                <w:div w:id="900095045">
                  <w:marLeft w:val="0"/>
                  <w:marRight w:val="0"/>
                  <w:marTop w:val="0"/>
                  <w:marBottom w:val="0"/>
                  <w:divBdr>
                    <w:top w:val="single" w:sz="2" w:space="1" w:color="FFFFFF"/>
                    <w:left w:val="single" w:sz="2" w:space="11" w:color="FFFFFF"/>
                    <w:bottom w:val="single" w:sz="2" w:space="1" w:color="FFFFFF"/>
                    <w:right w:val="single" w:sz="2" w:space="4" w:color="FFFFFF"/>
                  </w:divBdr>
                  <w:divsChild>
                    <w:div w:id="2080707203">
                      <w:marLeft w:val="0"/>
                      <w:marRight w:val="0"/>
                      <w:marTop w:val="0"/>
                      <w:marBottom w:val="0"/>
                      <w:divBdr>
                        <w:top w:val="none" w:sz="0" w:space="0" w:color="auto"/>
                        <w:left w:val="none" w:sz="0" w:space="0" w:color="auto"/>
                        <w:bottom w:val="none" w:sz="0" w:space="0" w:color="auto"/>
                        <w:right w:val="none" w:sz="0" w:space="0" w:color="auto"/>
                      </w:divBdr>
                    </w:div>
                  </w:divsChild>
                </w:div>
                <w:div w:id="1029985676">
                  <w:marLeft w:val="0"/>
                  <w:marRight w:val="0"/>
                  <w:marTop w:val="0"/>
                  <w:marBottom w:val="0"/>
                  <w:divBdr>
                    <w:top w:val="single" w:sz="2" w:space="1" w:color="FFFFFF"/>
                    <w:left w:val="single" w:sz="2" w:space="11" w:color="FFFFFF"/>
                    <w:bottom w:val="single" w:sz="2" w:space="1" w:color="FFFFFF"/>
                    <w:right w:val="single" w:sz="2" w:space="4" w:color="FFFFFF"/>
                  </w:divBdr>
                  <w:divsChild>
                    <w:div w:id="1422407035">
                      <w:marLeft w:val="0"/>
                      <w:marRight w:val="0"/>
                      <w:marTop w:val="0"/>
                      <w:marBottom w:val="0"/>
                      <w:divBdr>
                        <w:top w:val="none" w:sz="0" w:space="0" w:color="auto"/>
                        <w:left w:val="none" w:sz="0" w:space="0" w:color="auto"/>
                        <w:bottom w:val="none" w:sz="0" w:space="0" w:color="auto"/>
                        <w:right w:val="none" w:sz="0" w:space="0" w:color="auto"/>
                      </w:divBdr>
                    </w:div>
                  </w:divsChild>
                </w:div>
                <w:div w:id="992754488">
                  <w:marLeft w:val="0"/>
                  <w:marRight w:val="0"/>
                  <w:marTop w:val="0"/>
                  <w:marBottom w:val="0"/>
                  <w:divBdr>
                    <w:top w:val="single" w:sz="2" w:space="1" w:color="FFFFFF"/>
                    <w:left w:val="single" w:sz="2" w:space="11" w:color="FFFFFF"/>
                    <w:bottom w:val="single" w:sz="2" w:space="1" w:color="FFFFFF"/>
                    <w:right w:val="single" w:sz="2" w:space="4" w:color="FFFFFF"/>
                  </w:divBdr>
                  <w:divsChild>
                    <w:div w:id="272521530">
                      <w:marLeft w:val="0"/>
                      <w:marRight w:val="0"/>
                      <w:marTop w:val="0"/>
                      <w:marBottom w:val="0"/>
                      <w:divBdr>
                        <w:top w:val="none" w:sz="0" w:space="0" w:color="auto"/>
                        <w:left w:val="none" w:sz="0" w:space="0" w:color="auto"/>
                        <w:bottom w:val="none" w:sz="0" w:space="0" w:color="auto"/>
                        <w:right w:val="none" w:sz="0" w:space="0" w:color="auto"/>
                      </w:divBdr>
                    </w:div>
                  </w:divsChild>
                </w:div>
                <w:div w:id="2076203078">
                  <w:marLeft w:val="0"/>
                  <w:marRight w:val="0"/>
                  <w:marTop w:val="0"/>
                  <w:marBottom w:val="0"/>
                  <w:divBdr>
                    <w:top w:val="single" w:sz="2" w:space="1" w:color="FFFFFF"/>
                    <w:left w:val="single" w:sz="2" w:space="11" w:color="FFFFFF"/>
                    <w:bottom w:val="single" w:sz="2" w:space="1" w:color="FFFFFF"/>
                    <w:right w:val="single" w:sz="2" w:space="4" w:color="FFFFFF"/>
                  </w:divBdr>
                  <w:divsChild>
                    <w:div w:id="2056081267">
                      <w:marLeft w:val="0"/>
                      <w:marRight w:val="0"/>
                      <w:marTop w:val="0"/>
                      <w:marBottom w:val="0"/>
                      <w:divBdr>
                        <w:top w:val="none" w:sz="0" w:space="0" w:color="auto"/>
                        <w:left w:val="none" w:sz="0" w:space="0" w:color="auto"/>
                        <w:bottom w:val="none" w:sz="0" w:space="0" w:color="auto"/>
                        <w:right w:val="none" w:sz="0" w:space="0" w:color="auto"/>
                      </w:divBdr>
                    </w:div>
                  </w:divsChild>
                </w:div>
                <w:div w:id="1065183138">
                  <w:marLeft w:val="0"/>
                  <w:marRight w:val="0"/>
                  <w:marTop w:val="0"/>
                  <w:marBottom w:val="0"/>
                  <w:divBdr>
                    <w:top w:val="single" w:sz="2" w:space="1" w:color="FFFFFF"/>
                    <w:left w:val="single" w:sz="2" w:space="11" w:color="FFFFFF"/>
                    <w:bottom w:val="single" w:sz="2" w:space="1" w:color="FFFFFF"/>
                    <w:right w:val="single" w:sz="2" w:space="4" w:color="FFFFFF"/>
                  </w:divBdr>
                  <w:divsChild>
                    <w:div w:id="173149086">
                      <w:marLeft w:val="0"/>
                      <w:marRight w:val="0"/>
                      <w:marTop w:val="0"/>
                      <w:marBottom w:val="0"/>
                      <w:divBdr>
                        <w:top w:val="none" w:sz="0" w:space="0" w:color="auto"/>
                        <w:left w:val="none" w:sz="0" w:space="0" w:color="auto"/>
                        <w:bottom w:val="none" w:sz="0" w:space="0" w:color="auto"/>
                        <w:right w:val="none" w:sz="0" w:space="0" w:color="auto"/>
                      </w:divBdr>
                    </w:div>
                  </w:divsChild>
                </w:div>
                <w:div w:id="463890020">
                  <w:marLeft w:val="0"/>
                  <w:marRight w:val="0"/>
                  <w:marTop w:val="0"/>
                  <w:marBottom w:val="0"/>
                  <w:divBdr>
                    <w:top w:val="single" w:sz="2" w:space="1" w:color="FFFFFF"/>
                    <w:left w:val="single" w:sz="2" w:space="11" w:color="FFFFFF"/>
                    <w:bottom w:val="single" w:sz="2" w:space="1" w:color="FFFFFF"/>
                    <w:right w:val="single" w:sz="2" w:space="4" w:color="FFFFFF"/>
                  </w:divBdr>
                  <w:divsChild>
                    <w:div w:id="1524367914">
                      <w:marLeft w:val="0"/>
                      <w:marRight w:val="0"/>
                      <w:marTop w:val="0"/>
                      <w:marBottom w:val="0"/>
                      <w:divBdr>
                        <w:top w:val="none" w:sz="0" w:space="0" w:color="auto"/>
                        <w:left w:val="none" w:sz="0" w:space="0" w:color="auto"/>
                        <w:bottom w:val="none" w:sz="0" w:space="0" w:color="auto"/>
                        <w:right w:val="none" w:sz="0" w:space="0" w:color="auto"/>
                      </w:divBdr>
                    </w:div>
                  </w:divsChild>
                </w:div>
                <w:div w:id="1114712236">
                  <w:marLeft w:val="0"/>
                  <w:marRight w:val="0"/>
                  <w:marTop w:val="0"/>
                  <w:marBottom w:val="0"/>
                  <w:divBdr>
                    <w:top w:val="single" w:sz="2" w:space="1" w:color="FFFFFF"/>
                    <w:left w:val="single" w:sz="2" w:space="11" w:color="FFFFFF"/>
                    <w:bottom w:val="single" w:sz="2" w:space="1" w:color="FFFFFF"/>
                    <w:right w:val="single" w:sz="2" w:space="4" w:color="FFFFFF"/>
                  </w:divBdr>
                  <w:divsChild>
                    <w:div w:id="764770241">
                      <w:marLeft w:val="0"/>
                      <w:marRight w:val="0"/>
                      <w:marTop w:val="0"/>
                      <w:marBottom w:val="0"/>
                      <w:divBdr>
                        <w:top w:val="none" w:sz="0" w:space="0" w:color="auto"/>
                        <w:left w:val="none" w:sz="0" w:space="0" w:color="auto"/>
                        <w:bottom w:val="none" w:sz="0" w:space="0" w:color="auto"/>
                        <w:right w:val="none" w:sz="0" w:space="0" w:color="auto"/>
                      </w:divBdr>
                    </w:div>
                  </w:divsChild>
                </w:div>
                <w:div w:id="380792270">
                  <w:marLeft w:val="0"/>
                  <w:marRight w:val="0"/>
                  <w:marTop w:val="0"/>
                  <w:marBottom w:val="0"/>
                  <w:divBdr>
                    <w:top w:val="single" w:sz="2" w:space="1" w:color="FFFFFF"/>
                    <w:left w:val="single" w:sz="2" w:space="11" w:color="FFFFFF"/>
                    <w:bottom w:val="single" w:sz="2" w:space="1" w:color="FFFFFF"/>
                    <w:right w:val="single" w:sz="2" w:space="4" w:color="FFFFFF"/>
                  </w:divBdr>
                  <w:divsChild>
                    <w:div w:id="1961568650">
                      <w:marLeft w:val="0"/>
                      <w:marRight w:val="0"/>
                      <w:marTop w:val="0"/>
                      <w:marBottom w:val="0"/>
                      <w:divBdr>
                        <w:top w:val="none" w:sz="0" w:space="0" w:color="auto"/>
                        <w:left w:val="none" w:sz="0" w:space="0" w:color="auto"/>
                        <w:bottom w:val="none" w:sz="0" w:space="0" w:color="auto"/>
                        <w:right w:val="none" w:sz="0" w:space="0" w:color="auto"/>
                      </w:divBdr>
                    </w:div>
                  </w:divsChild>
                </w:div>
                <w:div w:id="798185757">
                  <w:marLeft w:val="0"/>
                  <w:marRight w:val="0"/>
                  <w:marTop w:val="0"/>
                  <w:marBottom w:val="0"/>
                  <w:divBdr>
                    <w:top w:val="single" w:sz="2" w:space="1" w:color="FFFFFF"/>
                    <w:left w:val="single" w:sz="2" w:space="11" w:color="FFFFFF"/>
                    <w:bottom w:val="single" w:sz="2" w:space="1" w:color="FFFFFF"/>
                    <w:right w:val="single" w:sz="2" w:space="4" w:color="FFFFFF"/>
                  </w:divBdr>
                  <w:divsChild>
                    <w:div w:id="618684077">
                      <w:marLeft w:val="0"/>
                      <w:marRight w:val="0"/>
                      <w:marTop w:val="0"/>
                      <w:marBottom w:val="0"/>
                      <w:divBdr>
                        <w:top w:val="none" w:sz="0" w:space="0" w:color="auto"/>
                        <w:left w:val="none" w:sz="0" w:space="0" w:color="auto"/>
                        <w:bottom w:val="none" w:sz="0" w:space="0" w:color="auto"/>
                        <w:right w:val="none" w:sz="0" w:space="0" w:color="auto"/>
                      </w:divBdr>
                    </w:div>
                  </w:divsChild>
                </w:div>
                <w:div w:id="1681808703">
                  <w:marLeft w:val="0"/>
                  <w:marRight w:val="0"/>
                  <w:marTop w:val="0"/>
                  <w:marBottom w:val="0"/>
                  <w:divBdr>
                    <w:top w:val="single" w:sz="2" w:space="1" w:color="FFFFFF"/>
                    <w:left w:val="single" w:sz="2" w:space="11" w:color="FFFFFF"/>
                    <w:bottom w:val="single" w:sz="2" w:space="1" w:color="FFFFFF"/>
                    <w:right w:val="single" w:sz="2" w:space="4" w:color="FFFFFF"/>
                  </w:divBdr>
                  <w:divsChild>
                    <w:div w:id="1656297349">
                      <w:marLeft w:val="0"/>
                      <w:marRight w:val="0"/>
                      <w:marTop w:val="0"/>
                      <w:marBottom w:val="0"/>
                      <w:divBdr>
                        <w:top w:val="none" w:sz="0" w:space="0" w:color="auto"/>
                        <w:left w:val="none" w:sz="0" w:space="0" w:color="auto"/>
                        <w:bottom w:val="none" w:sz="0" w:space="0" w:color="auto"/>
                        <w:right w:val="none" w:sz="0" w:space="0" w:color="auto"/>
                      </w:divBdr>
                    </w:div>
                  </w:divsChild>
                </w:div>
                <w:div w:id="1286232722">
                  <w:marLeft w:val="0"/>
                  <w:marRight w:val="0"/>
                  <w:marTop w:val="0"/>
                  <w:marBottom w:val="0"/>
                  <w:divBdr>
                    <w:top w:val="single" w:sz="2" w:space="1" w:color="FFFFFF"/>
                    <w:left w:val="single" w:sz="2" w:space="11" w:color="FFFFFF"/>
                    <w:bottom w:val="single" w:sz="2" w:space="1" w:color="FFFFFF"/>
                    <w:right w:val="single" w:sz="2" w:space="4" w:color="FFFFFF"/>
                  </w:divBdr>
                  <w:divsChild>
                    <w:div w:id="1337995970">
                      <w:marLeft w:val="0"/>
                      <w:marRight w:val="0"/>
                      <w:marTop w:val="0"/>
                      <w:marBottom w:val="0"/>
                      <w:divBdr>
                        <w:top w:val="none" w:sz="0" w:space="0" w:color="auto"/>
                        <w:left w:val="none" w:sz="0" w:space="0" w:color="auto"/>
                        <w:bottom w:val="none" w:sz="0" w:space="0" w:color="auto"/>
                        <w:right w:val="none" w:sz="0" w:space="0" w:color="auto"/>
                      </w:divBdr>
                    </w:div>
                  </w:divsChild>
                </w:div>
                <w:div w:id="151063850">
                  <w:marLeft w:val="0"/>
                  <w:marRight w:val="0"/>
                  <w:marTop w:val="0"/>
                  <w:marBottom w:val="0"/>
                  <w:divBdr>
                    <w:top w:val="single" w:sz="2" w:space="1" w:color="FFFFFF"/>
                    <w:left w:val="single" w:sz="2" w:space="11" w:color="FFFFFF"/>
                    <w:bottom w:val="single" w:sz="2" w:space="1" w:color="FFFFFF"/>
                    <w:right w:val="single" w:sz="2" w:space="4" w:color="FFFFFF"/>
                  </w:divBdr>
                  <w:divsChild>
                    <w:div w:id="677999224">
                      <w:marLeft w:val="0"/>
                      <w:marRight w:val="0"/>
                      <w:marTop w:val="0"/>
                      <w:marBottom w:val="0"/>
                      <w:divBdr>
                        <w:top w:val="none" w:sz="0" w:space="0" w:color="auto"/>
                        <w:left w:val="none" w:sz="0" w:space="0" w:color="auto"/>
                        <w:bottom w:val="none" w:sz="0" w:space="0" w:color="auto"/>
                        <w:right w:val="none" w:sz="0" w:space="0" w:color="auto"/>
                      </w:divBdr>
                    </w:div>
                  </w:divsChild>
                </w:div>
                <w:div w:id="766728166">
                  <w:marLeft w:val="0"/>
                  <w:marRight w:val="0"/>
                  <w:marTop w:val="0"/>
                  <w:marBottom w:val="0"/>
                  <w:divBdr>
                    <w:top w:val="single" w:sz="2" w:space="1" w:color="FFFFFF"/>
                    <w:left w:val="single" w:sz="2" w:space="11" w:color="FFFFFF"/>
                    <w:bottom w:val="single" w:sz="2" w:space="1" w:color="FFFFFF"/>
                    <w:right w:val="single" w:sz="2" w:space="4" w:color="FFFFFF"/>
                  </w:divBdr>
                  <w:divsChild>
                    <w:div w:id="77873418">
                      <w:marLeft w:val="0"/>
                      <w:marRight w:val="0"/>
                      <w:marTop w:val="0"/>
                      <w:marBottom w:val="0"/>
                      <w:divBdr>
                        <w:top w:val="none" w:sz="0" w:space="0" w:color="auto"/>
                        <w:left w:val="none" w:sz="0" w:space="0" w:color="auto"/>
                        <w:bottom w:val="none" w:sz="0" w:space="0" w:color="auto"/>
                        <w:right w:val="none" w:sz="0" w:space="0" w:color="auto"/>
                      </w:divBdr>
                    </w:div>
                  </w:divsChild>
                </w:div>
                <w:div w:id="65081513">
                  <w:marLeft w:val="0"/>
                  <w:marRight w:val="0"/>
                  <w:marTop w:val="0"/>
                  <w:marBottom w:val="0"/>
                  <w:divBdr>
                    <w:top w:val="single" w:sz="2" w:space="1" w:color="FFFFFF"/>
                    <w:left w:val="single" w:sz="2" w:space="11" w:color="FFFFFF"/>
                    <w:bottom w:val="single" w:sz="2" w:space="1" w:color="FFFFFF"/>
                    <w:right w:val="single" w:sz="2" w:space="4" w:color="FFFFFF"/>
                  </w:divBdr>
                  <w:divsChild>
                    <w:div w:id="1006516775">
                      <w:marLeft w:val="0"/>
                      <w:marRight w:val="0"/>
                      <w:marTop w:val="0"/>
                      <w:marBottom w:val="0"/>
                      <w:divBdr>
                        <w:top w:val="none" w:sz="0" w:space="0" w:color="auto"/>
                        <w:left w:val="none" w:sz="0" w:space="0" w:color="auto"/>
                        <w:bottom w:val="none" w:sz="0" w:space="0" w:color="auto"/>
                        <w:right w:val="none" w:sz="0" w:space="0" w:color="auto"/>
                      </w:divBdr>
                    </w:div>
                  </w:divsChild>
                </w:div>
                <w:div w:id="435559554">
                  <w:marLeft w:val="0"/>
                  <w:marRight w:val="0"/>
                  <w:marTop w:val="0"/>
                  <w:marBottom w:val="0"/>
                  <w:divBdr>
                    <w:top w:val="single" w:sz="2" w:space="1" w:color="FFFFFF"/>
                    <w:left w:val="single" w:sz="2" w:space="11" w:color="FFFFFF"/>
                    <w:bottom w:val="single" w:sz="2" w:space="1" w:color="FFFFFF"/>
                    <w:right w:val="single" w:sz="2" w:space="4" w:color="FFFFFF"/>
                  </w:divBdr>
                  <w:divsChild>
                    <w:div w:id="568466745">
                      <w:marLeft w:val="0"/>
                      <w:marRight w:val="0"/>
                      <w:marTop w:val="0"/>
                      <w:marBottom w:val="0"/>
                      <w:divBdr>
                        <w:top w:val="none" w:sz="0" w:space="0" w:color="auto"/>
                        <w:left w:val="none" w:sz="0" w:space="0" w:color="auto"/>
                        <w:bottom w:val="none" w:sz="0" w:space="0" w:color="auto"/>
                        <w:right w:val="none" w:sz="0" w:space="0" w:color="auto"/>
                      </w:divBdr>
                    </w:div>
                  </w:divsChild>
                </w:div>
                <w:div w:id="1227061661">
                  <w:marLeft w:val="0"/>
                  <w:marRight w:val="0"/>
                  <w:marTop w:val="0"/>
                  <w:marBottom w:val="0"/>
                  <w:divBdr>
                    <w:top w:val="single" w:sz="2" w:space="1" w:color="FFFFFF"/>
                    <w:left w:val="single" w:sz="2" w:space="11" w:color="FFFFFF"/>
                    <w:bottom w:val="single" w:sz="2" w:space="1" w:color="FFFFFF"/>
                    <w:right w:val="single" w:sz="2" w:space="4" w:color="FFFFFF"/>
                  </w:divBdr>
                  <w:divsChild>
                    <w:div w:id="1117065876">
                      <w:marLeft w:val="0"/>
                      <w:marRight w:val="0"/>
                      <w:marTop w:val="0"/>
                      <w:marBottom w:val="0"/>
                      <w:divBdr>
                        <w:top w:val="none" w:sz="0" w:space="0" w:color="auto"/>
                        <w:left w:val="none" w:sz="0" w:space="0" w:color="auto"/>
                        <w:bottom w:val="none" w:sz="0" w:space="0" w:color="auto"/>
                        <w:right w:val="none" w:sz="0" w:space="0" w:color="auto"/>
                      </w:divBdr>
                    </w:div>
                  </w:divsChild>
                </w:div>
                <w:div w:id="2094931474">
                  <w:marLeft w:val="0"/>
                  <w:marRight w:val="0"/>
                  <w:marTop w:val="0"/>
                  <w:marBottom w:val="0"/>
                  <w:divBdr>
                    <w:top w:val="single" w:sz="2" w:space="1" w:color="FFFFFF"/>
                    <w:left w:val="single" w:sz="2" w:space="11" w:color="FFFFFF"/>
                    <w:bottom w:val="single" w:sz="2" w:space="1" w:color="FFFFFF"/>
                    <w:right w:val="single" w:sz="2" w:space="4" w:color="FFFFFF"/>
                  </w:divBdr>
                  <w:divsChild>
                    <w:div w:id="899752412">
                      <w:marLeft w:val="0"/>
                      <w:marRight w:val="0"/>
                      <w:marTop w:val="0"/>
                      <w:marBottom w:val="0"/>
                      <w:divBdr>
                        <w:top w:val="none" w:sz="0" w:space="0" w:color="auto"/>
                        <w:left w:val="none" w:sz="0" w:space="0" w:color="auto"/>
                        <w:bottom w:val="none" w:sz="0" w:space="0" w:color="auto"/>
                        <w:right w:val="none" w:sz="0" w:space="0" w:color="auto"/>
                      </w:divBdr>
                    </w:div>
                  </w:divsChild>
                </w:div>
                <w:div w:id="2140029417">
                  <w:marLeft w:val="0"/>
                  <w:marRight w:val="0"/>
                  <w:marTop w:val="0"/>
                  <w:marBottom w:val="0"/>
                  <w:divBdr>
                    <w:top w:val="single" w:sz="2" w:space="1" w:color="FFFFFF"/>
                    <w:left w:val="single" w:sz="2" w:space="11" w:color="FFFFFF"/>
                    <w:bottom w:val="single" w:sz="2" w:space="1" w:color="FFFFFF"/>
                    <w:right w:val="single" w:sz="2" w:space="4" w:color="FFFFFF"/>
                  </w:divBdr>
                  <w:divsChild>
                    <w:div w:id="746269459">
                      <w:marLeft w:val="0"/>
                      <w:marRight w:val="0"/>
                      <w:marTop w:val="0"/>
                      <w:marBottom w:val="0"/>
                      <w:divBdr>
                        <w:top w:val="none" w:sz="0" w:space="0" w:color="auto"/>
                        <w:left w:val="none" w:sz="0" w:space="0" w:color="auto"/>
                        <w:bottom w:val="none" w:sz="0" w:space="0" w:color="auto"/>
                        <w:right w:val="none" w:sz="0" w:space="0" w:color="auto"/>
                      </w:divBdr>
                    </w:div>
                  </w:divsChild>
                </w:div>
                <w:div w:id="246353071">
                  <w:marLeft w:val="0"/>
                  <w:marRight w:val="0"/>
                  <w:marTop w:val="0"/>
                  <w:marBottom w:val="0"/>
                  <w:divBdr>
                    <w:top w:val="single" w:sz="2" w:space="1" w:color="FFFFFF"/>
                    <w:left w:val="single" w:sz="2" w:space="11" w:color="FFFFFF"/>
                    <w:bottom w:val="single" w:sz="2" w:space="1" w:color="FFFFFF"/>
                    <w:right w:val="single" w:sz="2" w:space="4" w:color="FFFFFF"/>
                  </w:divBdr>
                  <w:divsChild>
                    <w:div w:id="706833813">
                      <w:marLeft w:val="0"/>
                      <w:marRight w:val="0"/>
                      <w:marTop w:val="0"/>
                      <w:marBottom w:val="0"/>
                      <w:divBdr>
                        <w:top w:val="none" w:sz="0" w:space="0" w:color="auto"/>
                        <w:left w:val="none" w:sz="0" w:space="0" w:color="auto"/>
                        <w:bottom w:val="none" w:sz="0" w:space="0" w:color="auto"/>
                        <w:right w:val="none" w:sz="0" w:space="0" w:color="auto"/>
                      </w:divBdr>
                    </w:div>
                  </w:divsChild>
                </w:div>
                <w:div w:id="367032197">
                  <w:marLeft w:val="0"/>
                  <w:marRight w:val="0"/>
                  <w:marTop w:val="0"/>
                  <w:marBottom w:val="0"/>
                  <w:divBdr>
                    <w:top w:val="single" w:sz="2" w:space="1" w:color="FFFFFF"/>
                    <w:left w:val="single" w:sz="2" w:space="11" w:color="FFFFFF"/>
                    <w:bottom w:val="single" w:sz="2" w:space="1" w:color="FFFFFF"/>
                    <w:right w:val="single" w:sz="2" w:space="4" w:color="FFFFFF"/>
                  </w:divBdr>
                  <w:divsChild>
                    <w:div w:id="525296217">
                      <w:marLeft w:val="0"/>
                      <w:marRight w:val="0"/>
                      <w:marTop w:val="0"/>
                      <w:marBottom w:val="0"/>
                      <w:divBdr>
                        <w:top w:val="none" w:sz="0" w:space="0" w:color="auto"/>
                        <w:left w:val="none" w:sz="0" w:space="0" w:color="auto"/>
                        <w:bottom w:val="none" w:sz="0" w:space="0" w:color="auto"/>
                        <w:right w:val="none" w:sz="0" w:space="0" w:color="auto"/>
                      </w:divBdr>
                    </w:div>
                  </w:divsChild>
                </w:div>
                <w:div w:id="363554917">
                  <w:marLeft w:val="0"/>
                  <w:marRight w:val="0"/>
                  <w:marTop w:val="0"/>
                  <w:marBottom w:val="0"/>
                  <w:divBdr>
                    <w:top w:val="single" w:sz="2" w:space="1" w:color="FFFFFF"/>
                    <w:left w:val="single" w:sz="2" w:space="11" w:color="FFFFFF"/>
                    <w:bottom w:val="single" w:sz="2" w:space="1" w:color="FFFFFF"/>
                    <w:right w:val="single" w:sz="2" w:space="4" w:color="FFFFFF"/>
                  </w:divBdr>
                  <w:divsChild>
                    <w:div w:id="1675064619">
                      <w:marLeft w:val="0"/>
                      <w:marRight w:val="0"/>
                      <w:marTop w:val="0"/>
                      <w:marBottom w:val="0"/>
                      <w:divBdr>
                        <w:top w:val="none" w:sz="0" w:space="0" w:color="auto"/>
                        <w:left w:val="none" w:sz="0" w:space="0" w:color="auto"/>
                        <w:bottom w:val="none" w:sz="0" w:space="0" w:color="auto"/>
                        <w:right w:val="none" w:sz="0" w:space="0" w:color="auto"/>
                      </w:divBdr>
                    </w:div>
                  </w:divsChild>
                </w:div>
                <w:div w:id="1372799181">
                  <w:marLeft w:val="0"/>
                  <w:marRight w:val="0"/>
                  <w:marTop w:val="0"/>
                  <w:marBottom w:val="0"/>
                  <w:divBdr>
                    <w:top w:val="single" w:sz="2" w:space="1" w:color="FFFFFF"/>
                    <w:left w:val="single" w:sz="2" w:space="11" w:color="FFFFFF"/>
                    <w:bottom w:val="single" w:sz="2" w:space="1" w:color="FFFFFF"/>
                    <w:right w:val="single" w:sz="2" w:space="4" w:color="FFFFFF"/>
                  </w:divBdr>
                  <w:divsChild>
                    <w:div w:id="467088523">
                      <w:marLeft w:val="0"/>
                      <w:marRight w:val="0"/>
                      <w:marTop w:val="0"/>
                      <w:marBottom w:val="0"/>
                      <w:divBdr>
                        <w:top w:val="none" w:sz="0" w:space="0" w:color="auto"/>
                        <w:left w:val="none" w:sz="0" w:space="0" w:color="auto"/>
                        <w:bottom w:val="none" w:sz="0" w:space="0" w:color="auto"/>
                        <w:right w:val="none" w:sz="0" w:space="0" w:color="auto"/>
                      </w:divBdr>
                    </w:div>
                  </w:divsChild>
                </w:div>
                <w:div w:id="653800609">
                  <w:marLeft w:val="0"/>
                  <w:marRight w:val="0"/>
                  <w:marTop w:val="0"/>
                  <w:marBottom w:val="0"/>
                  <w:divBdr>
                    <w:top w:val="single" w:sz="2" w:space="1" w:color="FFFFFF"/>
                    <w:left w:val="single" w:sz="2" w:space="11" w:color="FFFFFF"/>
                    <w:bottom w:val="single" w:sz="2" w:space="1" w:color="FFFFFF"/>
                    <w:right w:val="single" w:sz="2" w:space="4" w:color="FFFFFF"/>
                  </w:divBdr>
                  <w:divsChild>
                    <w:div w:id="634944101">
                      <w:marLeft w:val="0"/>
                      <w:marRight w:val="0"/>
                      <w:marTop w:val="0"/>
                      <w:marBottom w:val="0"/>
                      <w:divBdr>
                        <w:top w:val="none" w:sz="0" w:space="0" w:color="auto"/>
                        <w:left w:val="none" w:sz="0" w:space="0" w:color="auto"/>
                        <w:bottom w:val="none" w:sz="0" w:space="0" w:color="auto"/>
                        <w:right w:val="none" w:sz="0" w:space="0" w:color="auto"/>
                      </w:divBdr>
                    </w:div>
                  </w:divsChild>
                </w:div>
                <w:div w:id="283000245">
                  <w:marLeft w:val="0"/>
                  <w:marRight w:val="0"/>
                  <w:marTop w:val="0"/>
                  <w:marBottom w:val="0"/>
                  <w:divBdr>
                    <w:top w:val="single" w:sz="2" w:space="1" w:color="FFFFFF"/>
                    <w:left w:val="single" w:sz="2" w:space="11" w:color="FFFFFF"/>
                    <w:bottom w:val="single" w:sz="2" w:space="1" w:color="FFFFFF"/>
                    <w:right w:val="single" w:sz="2" w:space="4" w:color="FFFFFF"/>
                  </w:divBdr>
                  <w:divsChild>
                    <w:div w:id="344595355">
                      <w:marLeft w:val="0"/>
                      <w:marRight w:val="0"/>
                      <w:marTop w:val="0"/>
                      <w:marBottom w:val="0"/>
                      <w:divBdr>
                        <w:top w:val="none" w:sz="0" w:space="0" w:color="auto"/>
                        <w:left w:val="none" w:sz="0" w:space="0" w:color="auto"/>
                        <w:bottom w:val="none" w:sz="0" w:space="0" w:color="auto"/>
                        <w:right w:val="none" w:sz="0" w:space="0" w:color="auto"/>
                      </w:divBdr>
                    </w:div>
                  </w:divsChild>
                </w:div>
                <w:div w:id="2057775721">
                  <w:marLeft w:val="0"/>
                  <w:marRight w:val="0"/>
                  <w:marTop w:val="0"/>
                  <w:marBottom w:val="0"/>
                  <w:divBdr>
                    <w:top w:val="single" w:sz="2" w:space="1" w:color="FFFFFF"/>
                    <w:left w:val="single" w:sz="2" w:space="11" w:color="FFFFFF"/>
                    <w:bottom w:val="single" w:sz="2" w:space="1" w:color="FFFFFF"/>
                    <w:right w:val="single" w:sz="2" w:space="4" w:color="FFFFFF"/>
                  </w:divBdr>
                  <w:divsChild>
                    <w:div w:id="1400440735">
                      <w:marLeft w:val="0"/>
                      <w:marRight w:val="0"/>
                      <w:marTop w:val="0"/>
                      <w:marBottom w:val="0"/>
                      <w:divBdr>
                        <w:top w:val="none" w:sz="0" w:space="0" w:color="auto"/>
                        <w:left w:val="none" w:sz="0" w:space="0" w:color="auto"/>
                        <w:bottom w:val="none" w:sz="0" w:space="0" w:color="auto"/>
                        <w:right w:val="none" w:sz="0" w:space="0" w:color="auto"/>
                      </w:divBdr>
                    </w:div>
                  </w:divsChild>
                </w:div>
                <w:div w:id="35468299">
                  <w:marLeft w:val="0"/>
                  <w:marRight w:val="0"/>
                  <w:marTop w:val="0"/>
                  <w:marBottom w:val="0"/>
                  <w:divBdr>
                    <w:top w:val="single" w:sz="2" w:space="1" w:color="FFFFFF"/>
                    <w:left w:val="single" w:sz="2" w:space="11" w:color="FFFFFF"/>
                    <w:bottom w:val="single" w:sz="2" w:space="1" w:color="FFFFFF"/>
                    <w:right w:val="single" w:sz="2" w:space="4" w:color="FFFFFF"/>
                  </w:divBdr>
                  <w:divsChild>
                    <w:div w:id="61219469">
                      <w:marLeft w:val="0"/>
                      <w:marRight w:val="0"/>
                      <w:marTop w:val="0"/>
                      <w:marBottom w:val="0"/>
                      <w:divBdr>
                        <w:top w:val="none" w:sz="0" w:space="0" w:color="auto"/>
                        <w:left w:val="none" w:sz="0" w:space="0" w:color="auto"/>
                        <w:bottom w:val="none" w:sz="0" w:space="0" w:color="auto"/>
                        <w:right w:val="none" w:sz="0" w:space="0" w:color="auto"/>
                      </w:divBdr>
                    </w:div>
                  </w:divsChild>
                </w:div>
                <w:div w:id="1184321245">
                  <w:marLeft w:val="0"/>
                  <w:marRight w:val="0"/>
                  <w:marTop w:val="0"/>
                  <w:marBottom w:val="0"/>
                  <w:divBdr>
                    <w:top w:val="single" w:sz="2" w:space="1" w:color="FFFFFF"/>
                    <w:left w:val="single" w:sz="2" w:space="11" w:color="FFFFFF"/>
                    <w:bottom w:val="single" w:sz="2" w:space="1" w:color="FFFFFF"/>
                    <w:right w:val="single" w:sz="2" w:space="4" w:color="FFFFFF"/>
                  </w:divBdr>
                  <w:divsChild>
                    <w:div w:id="579144430">
                      <w:marLeft w:val="0"/>
                      <w:marRight w:val="0"/>
                      <w:marTop w:val="0"/>
                      <w:marBottom w:val="0"/>
                      <w:divBdr>
                        <w:top w:val="none" w:sz="0" w:space="0" w:color="auto"/>
                        <w:left w:val="none" w:sz="0" w:space="0" w:color="auto"/>
                        <w:bottom w:val="none" w:sz="0" w:space="0" w:color="auto"/>
                        <w:right w:val="none" w:sz="0" w:space="0" w:color="auto"/>
                      </w:divBdr>
                    </w:div>
                  </w:divsChild>
                </w:div>
                <w:div w:id="1967806171">
                  <w:marLeft w:val="0"/>
                  <w:marRight w:val="0"/>
                  <w:marTop w:val="0"/>
                  <w:marBottom w:val="0"/>
                  <w:divBdr>
                    <w:top w:val="single" w:sz="2" w:space="1" w:color="FFFFFF"/>
                    <w:left w:val="single" w:sz="2" w:space="11" w:color="FFFFFF"/>
                    <w:bottom w:val="single" w:sz="2" w:space="1" w:color="FFFFFF"/>
                    <w:right w:val="single" w:sz="2" w:space="4" w:color="FFFFFF"/>
                  </w:divBdr>
                  <w:divsChild>
                    <w:div w:id="266082085">
                      <w:marLeft w:val="0"/>
                      <w:marRight w:val="0"/>
                      <w:marTop w:val="0"/>
                      <w:marBottom w:val="0"/>
                      <w:divBdr>
                        <w:top w:val="none" w:sz="0" w:space="0" w:color="auto"/>
                        <w:left w:val="none" w:sz="0" w:space="0" w:color="auto"/>
                        <w:bottom w:val="none" w:sz="0" w:space="0" w:color="auto"/>
                        <w:right w:val="none" w:sz="0" w:space="0" w:color="auto"/>
                      </w:divBdr>
                    </w:div>
                  </w:divsChild>
                </w:div>
                <w:div w:id="1129280382">
                  <w:marLeft w:val="0"/>
                  <w:marRight w:val="0"/>
                  <w:marTop w:val="0"/>
                  <w:marBottom w:val="0"/>
                  <w:divBdr>
                    <w:top w:val="single" w:sz="2" w:space="1" w:color="FFFFFF"/>
                    <w:left w:val="single" w:sz="2" w:space="11" w:color="FFFFFF"/>
                    <w:bottom w:val="single" w:sz="2" w:space="4" w:color="FFFFFF"/>
                    <w:right w:val="single" w:sz="2" w:space="4" w:color="FFFFFF"/>
                  </w:divBdr>
                  <w:divsChild>
                    <w:div w:id="63833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391449">
          <w:marLeft w:val="0"/>
          <w:marRight w:val="0"/>
          <w:marTop w:val="0"/>
          <w:marBottom w:val="300"/>
          <w:divBdr>
            <w:top w:val="none" w:sz="0" w:space="0" w:color="auto"/>
            <w:left w:val="none" w:sz="0" w:space="0" w:color="auto"/>
            <w:bottom w:val="none" w:sz="0" w:space="0" w:color="auto"/>
            <w:right w:val="none" w:sz="0" w:space="0" w:color="auto"/>
          </w:divBdr>
          <w:divsChild>
            <w:div w:id="228200620">
              <w:marLeft w:val="0"/>
              <w:marRight w:val="0"/>
              <w:marTop w:val="0"/>
              <w:marBottom w:val="0"/>
              <w:divBdr>
                <w:top w:val="none" w:sz="0" w:space="0" w:color="auto"/>
                <w:left w:val="none" w:sz="0" w:space="0" w:color="auto"/>
                <w:bottom w:val="none" w:sz="0" w:space="0" w:color="auto"/>
                <w:right w:val="none" w:sz="0" w:space="0" w:color="auto"/>
              </w:divBdr>
              <w:divsChild>
                <w:div w:id="1897861007">
                  <w:marLeft w:val="0"/>
                  <w:marRight w:val="0"/>
                  <w:marTop w:val="0"/>
                  <w:marBottom w:val="0"/>
                  <w:divBdr>
                    <w:top w:val="single" w:sz="2" w:space="4" w:color="FFFFFF"/>
                    <w:left w:val="single" w:sz="2" w:space="11" w:color="FFFFFF"/>
                    <w:bottom w:val="single" w:sz="2" w:space="1" w:color="FFFFFF"/>
                    <w:right w:val="single" w:sz="2" w:space="4" w:color="FFFFFF"/>
                  </w:divBdr>
                  <w:divsChild>
                    <w:div w:id="1762023803">
                      <w:marLeft w:val="0"/>
                      <w:marRight w:val="0"/>
                      <w:marTop w:val="0"/>
                      <w:marBottom w:val="0"/>
                      <w:divBdr>
                        <w:top w:val="none" w:sz="0" w:space="0" w:color="auto"/>
                        <w:left w:val="none" w:sz="0" w:space="0" w:color="auto"/>
                        <w:bottom w:val="none" w:sz="0" w:space="0" w:color="auto"/>
                        <w:right w:val="none" w:sz="0" w:space="0" w:color="auto"/>
                      </w:divBdr>
                    </w:div>
                  </w:divsChild>
                </w:div>
                <w:div w:id="579094837">
                  <w:marLeft w:val="0"/>
                  <w:marRight w:val="0"/>
                  <w:marTop w:val="0"/>
                  <w:marBottom w:val="0"/>
                  <w:divBdr>
                    <w:top w:val="single" w:sz="2" w:space="1" w:color="FFFFFF"/>
                    <w:left w:val="single" w:sz="2" w:space="11" w:color="FFFFFF"/>
                    <w:bottom w:val="single" w:sz="2" w:space="1" w:color="FFFFFF"/>
                    <w:right w:val="single" w:sz="2" w:space="4" w:color="FFFFFF"/>
                  </w:divBdr>
                  <w:divsChild>
                    <w:div w:id="2078699555">
                      <w:marLeft w:val="0"/>
                      <w:marRight w:val="0"/>
                      <w:marTop w:val="0"/>
                      <w:marBottom w:val="0"/>
                      <w:divBdr>
                        <w:top w:val="none" w:sz="0" w:space="0" w:color="auto"/>
                        <w:left w:val="none" w:sz="0" w:space="0" w:color="auto"/>
                        <w:bottom w:val="none" w:sz="0" w:space="0" w:color="auto"/>
                        <w:right w:val="none" w:sz="0" w:space="0" w:color="auto"/>
                      </w:divBdr>
                    </w:div>
                  </w:divsChild>
                </w:div>
                <w:div w:id="529806045">
                  <w:marLeft w:val="0"/>
                  <w:marRight w:val="0"/>
                  <w:marTop w:val="0"/>
                  <w:marBottom w:val="0"/>
                  <w:divBdr>
                    <w:top w:val="single" w:sz="2" w:space="1" w:color="FFFFFF"/>
                    <w:left w:val="single" w:sz="2" w:space="11" w:color="FFFFFF"/>
                    <w:bottom w:val="single" w:sz="2" w:space="1" w:color="FFFFFF"/>
                    <w:right w:val="single" w:sz="2" w:space="4" w:color="FFFFFF"/>
                  </w:divBdr>
                  <w:divsChild>
                    <w:div w:id="391854335">
                      <w:marLeft w:val="0"/>
                      <w:marRight w:val="0"/>
                      <w:marTop w:val="0"/>
                      <w:marBottom w:val="0"/>
                      <w:divBdr>
                        <w:top w:val="none" w:sz="0" w:space="0" w:color="auto"/>
                        <w:left w:val="none" w:sz="0" w:space="0" w:color="auto"/>
                        <w:bottom w:val="none" w:sz="0" w:space="0" w:color="auto"/>
                        <w:right w:val="none" w:sz="0" w:space="0" w:color="auto"/>
                      </w:divBdr>
                    </w:div>
                  </w:divsChild>
                </w:div>
                <w:div w:id="1978143981">
                  <w:marLeft w:val="0"/>
                  <w:marRight w:val="0"/>
                  <w:marTop w:val="0"/>
                  <w:marBottom w:val="0"/>
                  <w:divBdr>
                    <w:top w:val="single" w:sz="2" w:space="1" w:color="FFFFFF"/>
                    <w:left w:val="single" w:sz="2" w:space="11" w:color="FFFFFF"/>
                    <w:bottom w:val="single" w:sz="2" w:space="1" w:color="FFFFFF"/>
                    <w:right w:val="single" w:sz="2" w:space="4" w:color="FFFFFF"/>
                  </w:divBdr>
                  <w:divsChild>
                    <w:div w:id="1413624492">
                      <w:marLeft w:val="0"/>
                      <w:marRight w:val="0"/>
                      <w:marTop w:val="0"/>
                      <w:marBottom w:val="0"/>
                      <w:divBdr>
                        <w:top w:val="none" w:sz="0" w:space="0" w:color="auto"/>
                        <w:left w:val="none" w:sz="0" w:space="0" w:color="auto"/>
                        <w:bottom w:val="none" w:sz="0" w:space="0" w:color="auto"/>
                        <w:right w:val="none" w:sz="0" w:space="0" w:color="auto"/>
                      </w:divBdr>
                    </w:div>
                  </w:divsChild>
                </w:div>
                <w:div w:id="651251474">
                  <w:marLeft w:val="0"/>
                  <w:marRight w:val="0"/>
                  <w:marTop w:val="0"/>
                  <w:marBottom w:val="0"/>
                  <w:divBdr>
                    <w:top w:val="single" w:sz="2" w:space="1" w:color="FFFFFF"/>
                    <w:left w:val="single" w:sz="2" w:space="11" w:color="FFFFFF"/>
                    <w:bottom w:val="single" w:sz="2" w:space="1" w:color="FFFFFF"/>
                    <w:right w:val="single" w:sz="2" w:space="4" w:color="FFFFFF"/>
                  </w:divBdr>
                  <w:divsChild>
                    <w:div w:id="1314410726">
                      <w:marLeft w:val="0"/>
                      <w:marRight w:val="0"/>
                      <w:marTop w:val="0"/>
                      <w:marBottom w:val="0"/>
                      <w:divBdr>
                        <w:top w:val="none" w:sz="0" w:space="0" w:color="auto"/>
                        <w:left w:val="none" w:sz="0" w:space="0" w:color="auto"/>
                        <w:bottom w:val="none" w:sz="0" w:space="0" w:color="auto"/>
                        <w:right w:val="none" w:sz="0" w:space="0" w:color="auto"/>
                      </w:divBdr>
                    </w:div>
                  </w:divsChild>
                </w:div>
                <w:div w:id="1127774075">
                  <w:marLeft w:val="0"/>
                  <w:marRight w:val="0"/>
                  <w:marTop w:val="0"/>
                  <w:marBottom w:val="0"/>
                  <w:divBdr>
                    <w:top w:val="single" w:sz="2" w:space="1" w:color="FFFFFF"/>
                    <w:left w:val="single" w:sz="2" w:space="11" w:color="FFFFFF"/>
                    <w:bottom w:val="single" w:sz="2" w:space="1" w:color="FFFFFF"/>
                    <w:right w:val="single" w:sz="2" w:space="4" w:color="FFFFFF"/>
                  </w:divBdr>
                  <w:divsChild>
                    <w:div w:id="2051688221">
                      <w:marLeft w:val="0"/>
                      <w:marRight w:val="0"/>
                      <w:marTop w:val="0"/>
                      <w:marBottom w:val="0"/>
                      <w:divBdr>
                        <w:top w:val="none" w:sz="0" w:space="0" w:color="auto"/>
                        <w:left w:val="none" w:sz="0" w:space="0" w:color="auto"/>
                        <w:bottom w:val="none" w:sz="0" w:space="0" w:color="auto"/>
                        <w:right w:val="none" w:sz="0" w:space="0" w:color="auto"/>
                      </w:divBdr>
                    </w:div>
                  </w:divsChild>
                </w:div>
                <w:div w:id="1817142434">
                  <w:marLeft w:val="0"/>
                  <w:marRight w:val="0"/>
                  <w:marTop w:val="0"/>
                  <w:marBottom w:val="0"/>
                  <w:divBdr>
                    <w:top w:val="single" w:sz="2" w:space="1" w:color="FFFFFF"/>
                    <w:left w:val="single" w:sz="2" w:space="11" w:color="FFFFFF"/>
                    <w:bottom w:val="single" w:sz="2" w:space="1" w:color="FFFFFF"/>
                    <w:right w:val="single" w:sz="2" w:space="4" w:color="FFFFFF"/>
                  </w:divBdr>
                  <w:divsChild>
                    <w:div w:id="1213538889">
                      <w:marLeft w:val="0"/>
                      <w:marRight w:val="0"/>
                      <w:marTop w:val="0"/>
                      <w:marBottom w:val="0"/>
                      <w:divBdr>
                        <w:top w:val="none" w:sz="0" w:space="0" w:color="auto"/>
                        <w:left w:val="none" w:sz="0" w:space="0" w:color="auto"/>
                        <w:bottom w:val="none" w:sz="0" w:space="0" w:color="auto"/>
                        <w:right w:val="none" w:sz="0" w:space="0" w:color="auto"/>
                      </w:divBdr>
                    </w:div>
                  </w:divsChild>
                </w:div>
                <w:div w:id="925070884">
                  <w:marLeft w:val="0"/>
                  <w:marRight w:val="0"/>
                  <w:marTop w:val="0"/>
                  <w:marBottom w:val="0"/>
                  <w:divBdr>
                    <w:top w:val="single" w:sz="2" w:space="1" w:color="FFFFFF"/>
                    <w:left w:val="single" w:sz="2" w:space="11" w:color="FFFFFF"/>
                    <w:bottom w:val="single" w:sz="2" w:space="1" w:color="FFFFFF"/>
                    <w:right w:val="single" w:sz="2" w:space="4" w:color="FFFFFF"/>
                  </w:divBdr>
                  <w:divsChild>
                    <w:div w:id="1339772434">
                      <w:marLeft w:val="0"/>
                      <w:marRight w:val="0"/>
                      <w:marTop w:val="0"/>
                      <w:marBottom w:val="0"/>
                      <w:divBdr>
                        <w:top w:val="none" w:sz="0" w:space="0" w:color="auto"/>
                        <w:left w:val="none" w:sz="0" w:space="0" w:color="auto"/>
                        <w:bottom w:val="none" w:sz="0" w:space="0" w:color="auto"/>
                        <w:right w:val="none" w:sz="0" w:space="0" w:color="auto"/>
                      </w:divBdr>
                    </w:div>
                  </w:divsChild>
                </w:div>
                <w:div w:id="1610165289">
                  <w:marLeft w:val="0"/>
                  <w:marRight w:val="0"/>
                  <w:marTop w:val="0"/>
                  <w:marBottom w:val="0"/>
                  <w:divBdr>
                    <w:top w:val="single" w:sz="2" w:space="1" w:color="FFFFFF"/>
                    <w:left w:val="single" w:sz="2" w:space="11" w:color="FFFFFF"/>
                    <w:bottom w:val="single" w:sz="2" w:space="1" w:color="FFFFFF"/>
                    <w:right w:val="single" w:sz="2" w:space="4" w:color="FFFFFF"/>
                  </w:divBdr>
                  <w:divsChild>
                    <w:div w:id="1888494250">
                      <w:marLeft w:val="0"/>
                      <w:marRight w:val="0"/>
                      <w:marTop w:val="0"/>
                      <w:marBottom w:val="0"/>
                      <w:divBdr>
                        <w:top w:val="none" w:sz="0" w:space="0" w:color="auto"/>
                        <w:left w:val="none" w:sz="0" w:space="0" w:color="auto"/>
                        <w:bottom w:val="none" w:sz="0" w:space="0" w:color="auto"/>
                        <w:right w:val="none" w:sz="0" w:space="0" w:color="auto"/>
                      </w:divBdr>
                    </w:div>
                  </w:divsChild>
                </w:div>
                <w:div w:id="1249652559">
                  <w:marLeft w:val="0"/>
                  <w:marRight w:val="0"/>
                  <w:marTop w:val="0"/>
                  <w:marBottom w:val="0"/>
                  <w:divBdr>
                    <w:top w:val="single" w:sz="2" w:space="1" w:color="FFFFFF"/>
                    <w:left w:val="single" w:sz="2" w:space="11" w:color="FFFFFF"/>
                    <w:bottom w:val="single" w:sz="2" w:space="1" w:color="FFFFFF"/>
                    <w:right w:val="single" w:sz="2" w:space="4" w:color="FFFFFF"/>
                  </w:divBdr>
                  <w:divsChild>
                    <w:div w:id="1114665800">
                      <w:marLeft w:val="0"/>
                      <w:marRight w:val="0"/>
                      <w:marTop w:val="0"/>
                      <w:marBottom w:val="0"/>
                      <w:divBdr>
                        <w:top w:val="none" w:sz="0" w:space="0" w:color="auto"/>
                        <w:left w:val="none" w:sz="0" w:space="0" w:color="auto"/>
                        <w:bottom w:val="none" w:sz="0" w:space="0" w:color="auto"/>
                        <w:right w:val="none" w:sz="0" w:space="0" w:color="auto"/>
                      </w:divBdr>
                    </w:div>
                  </w:divsChild>
                </w:div>
                <w:div w:id="1203714038">
                  <w:marLeft w:val="0"/>
                  <w:marRight w:val="0"/>
                  <w:marTop w:val="0"/>
                  <w:marBottom w:val="0"/>
                  <w:divBdr>
                    <w:top w:val="single" w:sz="2" w:space="1" w:color="FFFFFF"/>
                    <w:left w:val="single" w:sz="2" w:space="11" w:color="FFFFFF"/>
                    <w:bottom w:val="single" w:sz="2" w:space="1" w:color="FFFFFF"/>
                    <w:right w:val="single" w:sz="2" w:space="4" w:color="FFFFFF"/>
                  </w:divBdr>
                  <w:divsChild>
                    <w:div w:id="1975672877">
                      <w:marLeft w:val="0"/>
                      <w:marRight w:val="0"/>
                      <w:marTop w:val="0"/>
                      <w:marBottom w:val="0"/>
                      <w:divBdr>
                        <w:top w:val="none" w:sz="0" w:space="0" w:color="auto"/>
                        <w:left w:val="none" w:sz="0" w:space="0" w:color="auto"/>
                        <w:bottom w:val="none" w:sz="0" w:space="0" w:color="auto"/>
                        <w:right w:val="none" w:sz="0" w:space="0" w:color="auto"/>
                      </w:divBdr>
                    </w:div>
                  </w:divsChild>
                </w:div>
                <w:div w:id="1840151904">
                  <w:marLeft w:val="0"/>
                  <w:marRight w:val="0"/>
                  <w:marTop w:val="0"/>
                  <w:marBottom w:val="0"/>
                  <w:divBdr>
                    <w:top w:val="single" w:sz="2" w:space="1" w:color="FFFFFF"/>
                    <w:left w:val="single" w:sz="2" w:space="11" w:color="FFFFFF"/>
                    <w:bottom w:val="single" w:sz="2" w:space="1" w:color="FFFFFF"/>
                    <w:right w:val="single" w:sz="2" w:space="4" w:color="FFFFFF"/>
                  </w:divBdr>
                  <w:divsChild>
                    <w:div w:id="1942105117">
                      <w:marLeft w:val="0"/>
                      <w:marRight w:val="0"/>
                      <w:marTop w:val="0"/>
                      <w:marBottom w:val="0"/>
                      <w:divBdr>
                        <w:top w:val="none" w:sz="0" w:space="0" w:color="auto"/>
                        <w:left w:val="none" w:sz="0" w:space="0" w:color="auto"/>
                        <w:bottom w:val="none" w:sz="0" w:space="0" w:color="auto"/>
                        <w:right w:val="none" w:sz="0" w:space="0" w:color="auto"/>
                      </w:divBdr>
                    </w:div>
                  </w:divsChild>
                </w:div>
                <w:div w:id="1427071583">
                  <w:marLeft w:val="0"/>
                  <w:marRight w:val="0"/>
                  <w:marTop w:val="0"/>
                  <w:marBottom w:val="0"/>
                  <w:divBdr>
                    <w:top w:val="single" w:sz="2" w:space="1" w:color="FFFFFF"/>
                    <w:left w:val="single" w:sz="2" w:space="11" w:color="FFFFFF"/>
                    <w:bottom w:val="single" w:sz="2" w:space="1" w:color="FFFFFF"/>
                    <w:right w:val="single" w:sz="2" w:space="4" w:color="FFFFFF"/>
                  </w:divBdr>
                  <w:divsChild>
                    <w:div w:id="199635627">
                      <w:marLeft w:val="0"/>
                      <w:marRight w:val="0"/>
                      <w:marTop w:val="0"/>
                      <w:marBottom w:val="0"/>
                      <w:divBdr>
                        <w:top w:val="none" w:sz="0" w:space="0" w:color="auto"/>
                        <w:left w:val="none" w:sz="0" w:space="0" w:color="auto"/>
                        <w:bottom w:val="none" w:sz="0" w:space="0" w:color="auto"/>
                        <w:right w:val="none" w:sz="0" w:space="0" w:color="auto"/>
                      </w:divBdr>
                    </w:div>
                  </w:divsChild>
                </w:div>
                <w:div w:id="1402605257">
                  <w:marLeft w:val="0"/>
                  <w:marRight w:val="0"/>
                  <w:marTop w:val="0"/>
                  <w:marBottom w:val="0"/>
                  <w:divBdr>
                    <w:top w:val="single" w:sz="2" w:space="1" w:color="FFFFFF"/>
                    <w:left w:val="single" w:sz="2" w:space="11" w:color="FFFFFF"/>
                    <w:bottom w:val="single" w:sz="2" w:space="1" w:color="FFFFFF"/>
                    <w:right w:val="single" w:sz="2" w:space="4" w:color="FFFFFF"/>
                  </w:divBdr>
                  <w:divsChild>
                    <w:div w:id="220942063">
                      <w:marLeft w:val="0"/>
                      <w:marRight w:val="0"/>
                      <w:marTop w:val="0"/>
                      <w:marBottom w:val="0"/>
                      <w:divBdr>
                        <w:top w:val="none" w:sz="0" w:space="0" w:color="auto"/>
                        <w:left w:val="none" w:sz="0" w:space="0" w:color="auto"/>
                        <w:bottom w:val="none" w:sz="0" w:space="0" w:color="auto"/>
                        <w:right w:val="none" w:sz="0" w:space="0" w:color="auto"/>
                      </w:divBdr>
                    </w:div>
                  </w:divsChild>
                </w:div>
                <w:div w:id="1197044789">
                  <w:marLeft w:val="0"/>
                  <w:marRight w:val="0"/>
                  <w:marTop w:val="0"/>
                  <w:marBottom w:val="0"/>
                  <w:divBdr>
                    <w:top w:val="single" w:sz="2" w:space="1" w:color="FFFFFF"/>
                    <w:left w:val="single" w:sz="2" w:space="11" w:color="FFFFFF"/>
                    <w:bottom w:val="single" w:sz="2" w:space="1" w:color="FFFFFF"/>
                    <w:right w:val="single" w:sz="2" w:space="4" w:color="FFFFFF"/>
                  </w:divBdr>
                  <w:divsChild>
                    <w:div w:id="774590668">
                      <w:marLeft w:val="0"/>
                      <w:marRight w:val="0"/>
                      <w:marTop w:val="0"/>
                      <w:marBottom w:val="0"/>
                      <w:divBdr>
                        <w:top w:val="none" w:sz="0" w:space="0" w:color="auto"/>
                        <w:left w:val="none" w:sz="0" w:space="0" w:color="auto"/>
                        <w:bottom w:val="none" w:sz="0" w:space="0" w:color="auto"/>
                        <w:right w:val="none" w:sz="0" w:space="0" w:color="auto"/>
                      </w:divBdr>
                    </w:div>
                  </w:divsChild>
                </w:div>
                <w:div w:id="1868592254">
                  <w:marLeft w:val="0"/>
                  <w:marRight w:val="0"/>
                  <w:marTop w:val="0"/>
                  <w:marBottom w:val="0"/>
                  <w:divBdr>
                    <w:top w:val="single" w:sz="2" w:space="1" w:color="FFFFFF"/>
                    <w:left w:val="single" w:sz="2" w:space="11" w:color="FFFFFF"/>
                    <w:bottom w:val="single" w:sz="2" w:space="1" w:color="FFFFFF"/>
                    <w:right w:val="single" w:sz="2" w:space="4" w:color="FFFFFF"/>
                  </w:divBdr>
                  <w:divsChild>
                    <w:div w:id="1344821450">
                      <w:marLeft w:val="0"/>
                      <w:marRight w:val="0"/>
                      <w:marTop w:val="0"/>
                      <w:marBottom w:val="0"/>
                      <w:divBdr>
                        <w:top w:val="none" w:sz="0" w:space="0" w:color="auto"/>
                        <w:left w:val="none" w:sz="0" w:space="0" w:color="auto"/>
                        <w:bottom w:val="none" w:sz="0" w:space="0" w:color="auto"/>
                        <w:right w:val="none" w:sz="0" w:space="0" w:color="auto"/>
                      </w:divBdr>
                    </w:div>
                  </w:divsChild>
                </w:div>
                <w:div w:id="694305720">
                  <w:marLeft w:val="0"/>
                  <w:marRight w:val="0"/>
                  <w:marTop w:val="0"/>
                  <w:marBottom w:val="0"/>
                  <w:divBdr>
                    <w:top w:val="single" w:sz="2" w:space="1" w:color="FFFFFF"/>
                    <w:left w:val="single" w:sz="2" w:space="11" w:color="FFFFFF"/>
                    <w:bottom w:val="single" w:sz="2" w:space="1" w:color="FFFFFF"/>
                    <w:right w:val="single" w:sz="2" w:space="4" w:color="FFFFFF"/>
                  </w:divBdr>
                  <w:divsChild>
                    <w:div w:id="1108769561">
                      <w:marLeft w:val="0"/>
                      <w:marRight w:val="0"/>
                      <w:marTop w:val="0"/>
                      <w:marBottom w:val="0"/>
                      <w:divBdr>
                        <w:top w:val="none" w:sz="0" w:space="0" w:color="auto"/>
                        <w:left w:val="none" w:sz="0" w:space="0" w:color="auto"/>
                        <w:bottom w:val="none" w:sz="0" w:space="0" w:color="auto"/>
                        <w:right w:val="none" w:sz="0" w:space="0" w:color="auto"/>
                      </w:divBdr>
                    </w:div>
                  </w:divsChild>
                </w:div>
                <w:div w:id="368527955">
                  <w:marLeft w:val="0"/>
                  <w:marRight w:val="0"/>
                  <w:marTop w:val="0"/>
                  <w:marBottom w:val="0"/>
                  <w:divBdr>
                    <w:top w:val="single" w:sz="2" w:space="1" w:color="FFFFFF"/>
                    <w:left w:val="single" w:sz="2" w:space="11" w:color="FFFFFF"/>
                    <w:bottom w:val="single" w:sz="2" w:space="1" w:color="FFFFFF"/>
                    <w:right w:val="single" w:sz="2" w:space="4" w:color="FFFFFF"/>
                  </w:divBdr>
                  <w:divsChild>
                    <w:div w:id="254435705">
                      <w:marLeft w:val="0"/>
                      <w:marRight w:val="0"/>
                      <w:marTop w:val="0"/>
                      <w:marBottom w:val="0"/>
                      <w:divBdr>
                        <w:top w:val="none" w:sz="0" w:space="0" w:color="auto"/>
                        <w:left w:val="none" w:sz="0" w:space="0" w:color="auto"/>
                        <w:bottom w:val="none" w:sz="0" w:space="0" w:color="auto"/>
                        <w:right w:val="none" w:sz="0" w:space="0" w:color="auto"/>
                      </w:divBdr>
                    </w:div>
                  </w:divsChild>
                </w:div>
                <w:div w:id="1931351796">
                  <w:marLeft w:val="0"/>
                  <w:marRight w:val="0"/>
                  <w:marTop w:val="0"/>
                  <w:marBottom w:val="0"/>
                  <w:divBdr>
                    <w:top w:val="single" w:sz="2" w:space="1" w:color="FFFFFF"/>
                    <w:left w:val="single" w:sz="2" w:space="11" w:color="FFFFFF"/>
                    <w:bottom w:val="single" w:sz="2" w:space="1" w:color="FFFFFF"/>
                    <w:right w:val="single" w:sz="2" w:space="4" w:color="FFFFFF"/>
                  </w:divBdr>
                  <w:divsChild>
                    <w:div w:id="1873953429">
                      <w:marLeft w:val="0"/>
                      <w:marRight w:val="0"/>
                      <w:marTop w:val="0"/>
                      <w:marBottom w:val="0"/>
                      <w:divBdr>
                        <w:top w:val="none" w:sz="0" w:space="0" w:color="auto"/>
                        <w:left w:val="none" w:sz="0" w:space="0" w:color="auto"/>
                        <w:bottom w:val="none" w:sz="0" w:space="0" w:color="auto"/>
                        <w:right w:val="none" w:sz="0" w:space="0" w:color="auto"/>
                      </w:divBdr>
                    </w:div>
                  </w:divsChild>
                </w:div>
                <w:div w:id="532112803">
                  <w:marLeft w:val="0"/>
                  <w:marRight w:val="0"/>
                  <w:marTop w:val="0"/>
                  <w:marBottom w:val="0"/>
                  <w:divBdr>
                    <w:top w:val="single" w:sz="2" w:space="1" w:color="FFFFFF"/>
                    <w:left w:val="single" w:sz="2" w:space="11" w:color="FFFFFF"/>
                    <w:bottom w:val="single" w:sz="2" w:space="1" w:color="FFFFFF"/>
                    <w:right w:val="single" w:sz="2" w:space="4" w:color="FFFFFF"/>
                  </w:divBdr>
                  <w:divsChild>
                    <w:div w:id="378434155">
                      <w:marLeft w:val="0"/>
                      <w:marRight w:val="0"/>
                      <w:marTop w:val="0"/>
                      <w:marBottom w:val="0"/>
                      <w:divBdr>
                        <w:top w:val="none" w:sz="0" w:space="0" w:color="auto"/>
                        <w:left w:val="none" w:sz="0" w:space="0" w:color="auto"/>
                        <w:bottom w:val="none" w:sz="0" w:space="0" w:color="auto"/>
                        <w:right w:val="none" w:sz="0" w:space="0" w:color="auto"/>
                      </w:divBdr>
                    </w:div>
                  </w:divsChild>
                </w:div>
                <w:div w:id="503475077">
                  <w:marLeft w:val="0"/>
                  <w:marRight w:val="0"/>
                  <w:marTop w:val="0"/>
                  <w:marBottom w:val="0"/>
                  <w:divBdr>
                    <w:top w:val="single" w:sz="2" w:space="1" w:color="FFFFFF"/>
                    <w:left w:val="single" w:sz="2" w:space="11" w:color="FFFFFF"/>
                    <w:bottom w:val="single" w:sz="2" w:space="1" w:color="FFFFFF"/>
                    <w:right w:val="single" w:sz="2" w:space="4" w:color="FFFFFF"/>
                  </w:divBdr>
                  <w:divsChild>
                    <w:div w:id="1111971483">
                      <w:marLeft w:val="0"/>
                      <w:marRight w:val="0"/>
                      <w:marTop w:val="0"/>
                      <w:marBottom w:val="0"/>
                      <w:divBdr>
                        <w:top w:val="none" w:sz="0" w:space="0" w:color="auto"/>
                        <w:left w:val="none" w:sz="0" w:space="0" w:color="auto"/>
                        <w:bottom w:val="none" w:sz="0" w:space="0" w:color="auto"/>
                        <w:right w:val="none" w:sz="0" w:space="0" w:color="auto"/>
                      </w:divBdr>
                    </w:div>
                  </w:divsChild>
                </w:div>
                <w:div w:id="734284550">
                  <w:marLeft w:val="0"/>
                  <w:marRight w:val="0"/>
                  <w:marTop w:val="0"/>
                  <w:marBottom w:val="0"/>
                  <w:divBdr>
                    <w:top w:val="single" w:sz="2" w:space="1" w:color="FFFFFF"/>
                    <w:left w:val="single" w:sz="2" w:space="11" w:color="FFFFFF"/>
                    <w:bottom w:val="single" w:sz="2" w:space="1" w:color="FFFFFF"/>
                    <w:right w:val="single" w:sz="2" w:space="4" w:color="FFFFFF"/>
                  </w:divBdr>
                  <w:divsChild>
                    <w:div w:id="141847684">
                      <w:marLeft w:val="0"/>
                      <w:marRight w:val="0"/>
                      <w:marTop w:val="0"/>
                      <w:marBottom w:val="0"/>
                      <w:divBdr>
                        <w:top w:val="none" w:sz="0" w:space="0" w:color="auto"/>
                        <w:left w:val="none" w:sz="0" w:space="0" w:color="auto"/>
                        <w:bottom w:val="none" w:sz="0" w:space="0" w:color="auto"/>
                        <w:right w:val="none" w:sz="0" w:space="0" w:color="auto"/>
                      </w:divBdr>
                    </w:div>
                  </w:divsChild>
                </w:div>
                <w:div w:id="263611291">
                  <w:marLeft w:val="0"/>
                  <w:marRight w:val="0"/>
                  <w:marTop w:val="0"/>
                  <w:marBottom w:val="0"/>
                  <w:divBdr>
                    <w:top w:val="single" w:sz="2" w:space="1" w:color="FFFFFF"/>
                    <w:left w:val="single" w:sz="2" w:space="11" w:color="FFFFFF"/>
                    <w:bottom w:val="single" w:sz="2" w:space="1" w:color="FFFFFF"/>
                    <w:right w:val="single" w:sz="2" w:space="4" w:color="FFFFFF"/>
                  </w:divBdr>
                  <w:divsChild>
                    <w:div w:id="866874099">
                      <w:marLeft w:val="0"/>
                      <w:marRight w:val="0"/>
                      <w:marTop w:val="0"/>
                      <w:marBottom w:val="0"/>
                      <w:divBdr>
                        <w:top w:val="none" w:sz="0" w:space="0" w:color="auto"/>
                        <w:left w:val="none" w:sz="0" w:space="0" w:color="auto"/>
                        <w:bottom w:val="none" w:sz="0" w:space="0" w:color="auto"/>
                        <w:right w:val="none" w:sz="0" w:space="0" w:color="auto"/>
                      </w:divBdr>
                    </w:div>
                  </w:divsChild>
                </w:div>
                <w:div w:id="674069689">
                  <w:marLeft w:val="0"/>
                  <w:marRight w:val="0"/>
                  <w:marTop w:val="0"/>
                  <w:marBottom w:val="0"/>
                  <w:divBdr>
                    <w:top w:val="single" w:sz="2" w:space="1" w:color="FFFFFF"/>
                    <w:left w:val="single" w:sz="2" w:space="11" w:color="FFFFFF"/>
                    <w:bottom w:val="single" w:sz="2" w:space="1" w:color="FFFFFF"/>
                    <w:right w:val="single" w:sz="2" w:space="4" w:color="FFFFFF"/>
                  </w:divBdr>
                  <w:divsChild>
                    <w:div w:id="1147286012">
                      <w:marLeft w:val="0"/>
                      <w:marRight w:val="0"/>
                      <w:marTop w:val="0"/>
                      <w:marBottom w:val="0"/>
                      <w:divBdr>
                        <w:top w:val="none" w:sz="0" w:space="0" w:color="auto"/>
                        <w:left w:val="none" w:sz="0" w:space="0" w:color="auto"/>
                        <w:bottom w:val="none" w:sz="0" w:space="0" w:color="auto"/>
                        <w:right w:val="none" w:sz="0" w:space="0" w:color="auto"/>
                      </w:divBdr>
                    </w:div>
                  </w:divsChild>
                </w:div>
                <w:div w:id="1020737862">
                  <w:marLeft w:val="0"/>
                  <w:marRight w:val="0"/>
                  <w:marTop w:val="0"/>
                  <w:marBottom w:val="0"/>
                  <w:divBdr>
                    <w:top w:val="single" w:sz="2" w:space="1" w:color="FFFFFF"/>
                    <w:left w:val="single" w:sz="2" w:space="11" w:color="FFFFFF"/>
                    <w:bottom w:val="single" w:sz="2" w:space="1" w:color="FFFFFF"/>
                    <w:right w:val="single" w:sz="2" w:space="4" w:color="FFFFFF"/>
                  </w:divBdr>
                  <w:divsChild>
                    <w:div w:id="1763211891">
                      <w:marLeft w:val="0"/>
                      <w:marRight w:val="0"/>
                      <w:marTop w:val="0"/>
                      <w:marBottom w:val="0"/>
                      <w:divBdr>
                        <w:top w:val="none" w:sz="0" w:space="0" w:color="auto"/>
                        <w:left w:val="none" w:sz="0" w:space="0" w:color="auto"/>
                        <w:bottom w:val="none" w:sz="0" w:space="0" w:color="auto"/>
                        <w:right w:val="none" w:sz="0" w:space="0" w:color="auto"/>
                      </w:divBdr>
                    </w:div>
                  </w:divsChild>
                </w:div>
                <w:div w:id="1845125211">
                  <w:marLeft w:val="0"/>
                  <w:marRight w:val="0"/>
                  <w:marTop w:val="0"/>
                  <w:marBottom w:val="0"/>
                  <w:divBdr>
                    <w:top w:val="single" w:sz="2" w:space="1" w:color="FFFFFF"/>
                    <w:left w:val="single" w:sz="2" w:space="11" w:color="FFFFFF"/>
                    <w:bottom w:val="single" w:sz="2" w:space="1" w:color="FFFFFF"/>
                    <w:right w:val="single" w:sz="2" w:space="4" w:color="FFFFFF"/>
                  </w:divBdr>
                  <w:divsChild>
                    <w:div w:id="1486121817">
                      <w:marLeft w:val="0"/>
                      <w:marRight w:val="0"/>
                      <w:marTop w:val="0"/>
                      <w:marBottom w:val="0"/>
                      <w:divBdr>
                        <w:top w:val="none" w:sz="0" w:space="0" w:color="auto"/>
                        <w:left w:val="none" w:sz="0" w:space="0" w:color="auto"/>
                        <w:bottom w:val="none" w:sz="0" w:space="0" w:color="auto"/>
                        <w:right w:val="none" w:sz="0" w:space="0" w:color="auto"/>
                      </w:divBdr>
                    </w:div>
                  </w:divsChild>
                </w:div>
                <w:div w:id="55668666">
                  <w:marLeft w:val="0"/>
                  <w:marRight w:val="0"/>
                  <w:marTop w:val="0"/>
                  <w:marBottom w:val="0"/>
                  <w:divBdr>
                    <w:top w:val="single" w:sz="2" w:space="1" w:color="FFFFFF"/>
                    <w:left w:val="single" w:sz="2" w:space="11" w:color="FFFFFF"/>
                    <w:bottom w:val="single" w:sz="2" w:space="1" w:color="FFFFFF"/>
                    <w:right w:val="single" w:sz="2" w:space="4" w:color="FFFFFF"/>
                  </w:divBdr>
                  <w:divsChild>
                    <w:div w:id="788937605">
                      <w:marLeft w:val="0"/>
                      <w:marRight w:val="0"/>
                      <w:marTop w:val="0"/>
                      <w:marBottom w:val="0"/>
                      <w:divBdr>
                        <w:top w:val="none" w:sz="0" w:space="0" w:color="auto"/>
                        <w:left w:val="none" w:sz="0" w:space="0" w:color="auto"/>
                        <w:bottom w:val="none" w:sz="0" w:space="0" w:color="auto"/>
                        <w:right w:val="none" w:sz="0" w:space="0" w:color="auto"/>
                      </w:divBdr>
                    </w:div>
                  </w:divsChild>
                </w:div>
                <w:div w:id="1925071054">
                  <w:marLeft w:val="0"/>
                  <w:marRight w:val="0"/>
                  <w:marTop w:val="0"/>
                  <w:marBottom w:val="0"/>
                  <w:divBdr>
                    <w:top w:val="single" w:sz="2" w:space="1" w:color="FFFFFF"/>
                    <w:left w:val="single" w:sz="2" w:space="11" w:color="FFFFFF"/>
                    <w:bottom w:val="single" w:sz="2" w:space="1" w:color="FFFFFF"/>
                    <w:right w:val="single" w:sz="2" w:space="4" w:color="FFFFFF"/>
                  </w:divBdr>
                  <w:divsChild>
                    <w:div w:id="1441873173">
                      <w:marLeft w:val="0"/>
                      <w:marRight w:val="0"/>
                      <w:marTop w:val="0"/>
                      <w:marBottom w:val="0"/>
                      <w:divBdr>
                        <w:top w:val="none" w:sz="0" w:space="0" w:color="auto"/>
                        <w:left w:val="none" w:sz="0" w:space="0" w:color="auto"/>
                        <w:bottom w:val="none" w:sz="0" w:space="0" w:color="auto"/>
                        <w:right w:val="none" w:sz="0" w:space="0" w:color="auto"/>
                      </w:divBdr>
                    </w:div>
                  </w:divsChild>
                </w:div>
                <w:div w:id="1636526927">
                  <w:marLeft w:val="0"/>
                  <w:marRight w:val="0"/>
                  <w:marTop w:val="0"/>
                  <w:marBottom w:val="0"/>
                  <w:divBdr>
                    <w:top w:val="single" w:sz="2" w:space="1" w:color="FFFFFF"/>
                    <w:left w:val="single" w:sz="2" w:space="11" w:color="FFFFFF"/>
                    <w:bottom w:val="single" w:sz="2" w:space="1" w:color="FFFFFF"/>
                    <w:right w:val="single" w:sz="2" w:space="4" w:color="FFFFFF"/>
                  </w:divBdr>
                  <w:divsChild>
                    <w:div w:id="762990413">
                      <w:marLeft w:val="0"/>
                      <w:marRight w:val="0"/>
                      <w:marTop w:val="0"/>
                      <w:marBottom w:val="0"/>
                      <w:divBdr>
                        <w:top w:val="none" w:sz="0" w:space="0" w:color="auto"/>
                        <w:left w:val="none" w:sz="0" w:space="0" w:color="auto"/>
                        <w:bottom w:val="none" w:sz="0" w:space="0" w:color="auto"/>
                        <w:right w:val="none" w:sz="0" w:space="0" w:color="auto"/>
                      </w:divBdr>
                    </w:div>
                  </w:divsChild>
                </w:div>
                <w:div w:id="1371568397">
                  <w:marLeft w:val="0"/>
                  <w:marRight w:val="0"/>
                  <w:marTop w:val="0"/>
                  <w:marBottom w:val="0"/>
                  <w:divBdr>
                    <w:top w:val="single" w:sz="2" w:space="1" w:color="FFFFFF"/>
                    <w:left w:val="single" w:sz="2" w:space="11" w:color="FFFFFF"/>
                    <w:bottom w:val="single" w:sz="2" w:space="1" w:color="FFFFFF"/>
                    <w:right w:val="single" w:sz="2" w:space="4" w:color="FFFFFF"/>
                  </w:divBdr>
                  <w:divsChild>
                    <w:div w:id="1540431716">
                      <w:marLeft w:val="0"/>
                      <w:marRight w:val="0"/>
                      <w:marTop w:val="0"/>
                      <w:marBottom w:val="0"/>
                      <w:divBdr>
                        <w:top w:val="none" w:sz="0" w:space="0" w:color="auto"/>
                        <w:left w:val="none" w:sz="0" w:space="0" w:color="auto"/>
                        <w:bottom w:val="none" w:sz="0" w:space="0" w:color="auto"/>
                        <w:right w:val="none" w:sz="0" w:space="0" w:color="auto"/>
                      </w:divBdr>
                    </w:div>
                  </w:divsChild>
                </w:div>
                <w:div w:id="524439983">
                  <w:marLeft w:val="0"/>
                  <w:marRight w:val="0"/>
                  <w:marTop w:val="0"/>
                  <w:marBottom w:val="0"/>
                  <w:divBdr>
                    <w:top w:val="single" w:sz="2" w:space="1" w:color="FFFFFF"/>
                    <w:left w:val="single" w:sz="2" w:space="11" w:color="FFFFFF"/>
                    <w:bottom w:val="single" w:sz="2" w:space="1" w:color="FFFFFF"/>
                    <w:right w:val="single" w:sz="2" w:space="4" w:color="FFFFFF"/>
                  </w:divBdr>
                  <w:divsChild>
                    <w:div w:id="56629597">
                      <w:marLeft w:val="0"/>
                      <w:marRight w:val="0"/>
                      <w:marTop w:val="0"/>
                      <w:marBottom w:val="0"/>
                      <w:divBdr>
                        <w:top w:val="none" w:sz="0" w:space="0" w:color="auto"/>
                        <w:left w:val="none" w:sz="0" w:space="0" w:color="auto"/>
                        <w:bottom w:val="none" w:sz="0" w:space="0" w:color="auto"/>
                        <w:right w:val="none" w:sz="0" w:space="0" w:color="auto"/>
                      </w:divBdr>
                    </w:div>
                  </w:divsChild>
                </w:div>
                <w:div w:id="1809282323">
                  <w:marLeft w:val="0"/>
                  <w:marRight w:val="0"/>
                  <w:marTop w:val="0"/>
                  <w:marBottom w:val="0"/>
                  <w:divBdr>
                    <w:top w:val="single" w:sz="2" w:space="1" w:color="FFFFFF"/>
                    <w:left w:val="single" w:sz="2" w:space="11" w:color="FFFFFF"/>
                    <w:bottom w:val="single" w:sz="2" w:space="1" w:color="FFFFFF"/>
                    <w:right w:val="single" w:sz="2" w:space="4" w:color="FFFFFF"/>
                  </w:divBdr>
                  <w:divsChild>
                    <w:div w:id="1410348182">
                      <w:marLeft w:val="0"/>
                      <w:marRight w:val="0"/>
                      <w:marTop w:val="0"/>
                      <w:marBottom w:val="0"/>
                      <w:divBdr>
                        <w:top w:val="none" w:sz="0" w:space="0" w:color="auto"/>
                        <w:left w:val="none" w:sz="0" w:space="0" w:color="auto"/>
                        <w:bottom w:val="none" w:sz="0" w:space="0" w:color="auto"/>
                        <w:right w:val="none" w:sz="0" w:space="0" w:color="auto"/>
                      </w:divBdr>
                    </w:div>
                  </w:divsChild>
                </w:div>
                <w:div w:id="734085445">
                  <w:marLeft w:val="0"/>
                  <w:marRight w:val="0"/>
                  <w:marTop w:val="0"/>
                  <w:marBottom w:val="0"/>
                  <w:divBdr>
                    <w:top w:val="single" w:sz="2" w:space="1" w:color="FFFFFF"/>
                    <w:left w:val="single" w:sz="2" w:space="11" w:color="FFFFFF"/>
                    <w:bottom w:val="single" w:sz="2" w:space="1" w:color="FFFFFF"/>
                    <w:right w:val="single" w:sz="2" w:space="4" w:color="FFFFFF"/>
                  </w:divBdr>
                  <w:divsChild>
                    <w:div w:id="1974169148">
                      <w:marLeft w:val="0"/>
                      <w:marRight w:val="0"/>
                      <w:marTop w:val="0"/>
                      <w:marBottom w:val="0"/>
                      <w:divBdr>
                        <w:top w:val="none" w:sz="0" w:space="0" w:color="auto"/>
                        <w:left w:val="none" w:sz="0" w:space="0" w:color="auto"/>
                        <w:bottom w:val="none" w:sz="0" w:space="0" w:color="auto"/>
                        <w:right w:val="none" w:sz="0" w:space="0" w:color="auto"/>
                      </w:divBdr>
                    </w:div>
                  </w:divsChild>
                </w:div>
                <w:div w:id="1615478212">
                  <w:marLeft w:val="0"/>
                  <w:marRight w:val="0"/>
                  <w:marTop w:val="0"/>
                  <w:marBottom w:val="0"/>
                  <w:divBdr>
                    <w:top w:val="single" w:sz="2" w:space="1" w:color="FFFFFF"/>
                    <w:left w:val="single" w:sz="2" w:space="11" w:color="FFFFFF"/>
                    <w:bottom w:val="single" w:sz="2" w:space="1" w:color="FFFFFF"/>
                    <w:right w:val="single" w:sz="2" w:space="4" w:color="FFFFFF"/>
                  </w:divBdr>
                  <w:divsChild>
                    <w:div w:id="432677763">
                      <w:marLeft w:val="0"/>
                      <w:marRight w:val="0"/>
                      <w:marTop w:val="0"/>
                      <w:marBottom w:val="0"/>
                      <w:divBdr>
                        <w:top w:val="none" w:sz="0" w:space="0" w:color="auto"/>
                        <w:left w:val="none" w:sz="0" w:space="0" w:color="auto"/>
                        <w:bottom w:val="none" w:sz="0" w:space="0" w:color="auto"/>
                        <w:right w:val="none" w:sz="0" w:space="0" w:color="auto"/>
                      </w:divBdr>
                    </w:div>
                  </w:divsChild>
                </w:div>
                <w:div w:id="320811421">
                  <w:marLeft w:val="0"/>
                  <w:marRight w:val="0"/>
                  <w:marTop w:val="0"/>
                  <w:marBottom w:val="0"/>
                  <w:divBdr>
                    <w:top w:val="single" w:sz="2" w:space="1" w:color="FFFFFF"/>
                    <w:left w:val="single" w:sz="2" w:space="11" w:color="FFFFFF"/>
                    <w:bottom w:val="single" w:sz="2" w:space="1" w:color="FFFFFF"/>
                    <w:right w:val="single" w:sz="2" w:space="4" w:color="FFFFFF"/>
                  </w:divBdr>
                  <w:divsChild>
                    <w:div w:id="814491478">
                      <w:marLeft w:val="0"/>
                      <w:marRight w:val="0"/>
                      <w:marTop w:val="0"/>
                      <w:marBottom w:val="0"/>
                      <w:divBdr>
                        <w:top w:val="none" w:sz="0" w:space="0" w:color="auto"/>
                        <w:left w:val="none" w:sz="0" w:space="0" w:color="auto"/>
                        <w:bottom w:val="none" w:sz="0" w:space="0" w:color="auto"/>
                        <w:right w:val="none" w:sz="0" w:space="0" w:color="auto"/>
                      </w:divBdr>
                    </w:div>
                  </w:divsChild>
                </w:div>
                <w:div w:id="1570723332">
                  <w:marLeft w:val="0"/>
                  <w:marRight w:val="0"/>
                  <w:marTop w:val="0"/>
                  <w:marBottom w:val="0"/>
                  <w:divBdr>
                    <w:top w:val="single" w:sz="2" w:space="1" w:color="FFFFFF"/>
                    <w:left w:val="single" w:sz="2" w:space="11" w:color="FFFFFF"/>
                    <w:bottom w:val="single" w:sz="2" w:space="1" w:color="FFFFFF"/>
                    <w:right w:val="single" w:sz="2" w:space="4" w:color="FFFFFF"/>
                  </w:divBdr>
                  <w:divsChild>
                    <w:div w:id="1557273481">
                      <w:marLeft w:val="0"/>
                      <w:marRight w:val="0"/>
                      <w:marTop w:val="0"/>
                      <w:marBottom w:val="0"/>
                      <w:divBdr>
                        <w:top w:val="none" w:sz="0" w:space="0" w:color="auto"/>
                        <w:left w:val="none" w:sz="0" w:space="0" w:color="auto"/>
                        <w:bottom w:val="none" w:sz="0" w:space="0" w:color="auto"/>
                        <w:right w:val="none" w:sz="0" w:space="0" w:color="auto"/>
                      </w:divBdr>
                    </w:div>
                  </w:divsChild>
                </w:div>
                <w:div w:id="2033993213">
                  <w:marLeft w:val="0"/>
                  <w:marRight w:val="0"/>
                  <w:marTop w:val="0"/>
                  <w:marBottom w:val="0"/>
                  <w:divBdr>
                    <w:top w:val="single" w:sz="2" w:space="1" w:color="FFFFFF"/>
                    <w:left w:val="single" w:sz="2" w:space="11" w:color="FFFFFF"/>
                    <w:bottom w:val="single" w:sz="2" w:space="1" w:color="FFFFFF"/>
                    <w:right w:val="single" w:sz="2" w:space="4" w:color="FFFFFF"/>
                  </w:divBdr>
                  <w:divsChild>
                    <w:div w:id="95832396">
                      <w:marLeft w:val="0"/>
                      <w:marRight w:val="0"/>
                      <w:marTop w:val="0"/>
                      <w:marBottom w:val="0"/>
                      <w:divBdr>
                        <w:top w:val="none" w:sz="0" w:space="0" w:color="auto"/>
                        <w:left w:val="none" w:sz="0" w:space="0" w:color="auto"/>
                        <w:bottom w:val="none" w:sz="0" w:space="0" w:color="auto"/>
                        <w:right w:val="none" w:sz="0" w:space="0" w:color="auto"/>
                      </w:divBdr>
                    </w:div>
                  </w:divsChild>
                </w:div>
                <w:div w:id="222567424">
                  <w:marLeft w:val="0"/>
                  <w:marRight w:val="0"/>
                  <w:marTop w:val="0"/>
                  <w:marBottom w:val="0"/>
                  <w:divBdr>
                    <w:top w:val="single" w:sz="2" w:space="1" w:color="FFFFFF"/>
                    <w:left w:val="single" w:sz="2" w:space="11" w:color="FFFFFF"/>
                    <w:bottom w:val="single" w:sz="2" w:space="1" w:color="FFFFFF"/>
                    <w:right w:val="single" w:sz="2" w:space="4" w:color="FFFFFF"/>
                  </w:divBdr>
                  <w:divsChild>
                    <w:div w:id="621690674">
                      <w:marLeft w:val="0"/>
                      <w:marRight w:val="0"/>
                      <w:marTop w:val="0"/>
                      <w:marBottom w:val="0"/>
                      <w:divBdr>
                        <w:top w:val="none" w:sz="0" w:space="0" w:color="auto"/>
                        <w:left w:val="none" w:sz="0" w:space="0" w:color="auto"/>
                        <w:bottom w:val="none" w:sz="0" w:space="0" w:color="auto"/>
                        <w:right w:val="none" w:sz="0" w:space="0" w:color="auto"/>
                      </w:divBdr>
                    </w:div>
                  </w:divsChild>
                </w:div>
                <w:div w:id="809782499">
                  <w:marLeft w:val="0"/>
                  <w:marRight w:val="0"/>
                  <w:marTop w:val="0"/>
                  <w:marBottom w:val="0"/>
                  <w:divBdr>
                    <w:top w:val="single" w:sz="2" w:space="1" w:color="FFFFFF"/>
                    <w:left w:val="single" w:sz="2" w:space="11" w:color="FFFFFF"/>
                    <w:bottom w:val="single" w:sz="2" w:space="1" w:color="FFFFFF"/>
                    <w:right w:val="single" w:sz="2" w:space="4" w:color="FFFFFF"/>
                  </w:divBdr>
                  <w:divsChild>
                    <w:div w:id="932973370">
                      <w:marLeft w:val="0"/>
                      <w:marRight w:val="0"/>
                      <w:marTop w:val="0"/>
                      <w:marBottom w:val="0"/>
                      <w:divBdr>
                        <w:top w:val="none" w:sz="0" w:space="0" w:color="auto"/>
                        <w:left w:val="none" w:sz="0" w:space="0" w:color="auto"/>
                        <w:bottom w:val="none" w:sz="0" w:space="0" w:color="auto"/>
                        <w:right w:val="none" w:sz="0" w:space="0" w:color="auto"/>
                      </w:divBdr>
                    </w:div>
                  </w:divsChild>
                </w:div>
                <w:div w:id="1796944787">
                  <w:marLeft w:val="0"/>
                  <w:marRight w:val="0"/>
                  <w:marTop w:val="0"/>
                  <w:marBottom w:val="0"/>
                  <w:divBdr>
                    <w:top w:val="single" w:sz="2" w:space="1" w:color="FFFFFF"/>
                    <w:left w:val="single" w:sz="2" w:space="11" w:color="FFFFFF"/>
                    <w:bottom w:val="single" w:sz="2" w:space="1" w:color="FFFFFF"/>
                    <w:right w:val="single" w:sz="2" w:space="4" w:color="FFFFFF"/>
                  </w:divBdr>
                  <w:divsChild>
                    <w:div w:id="1358703181">
                      <w:marLeft w:val="0"/>
                      <w:marRight w:val="0"/>
                      <w:marTop w:val="0"/>
                      <w:marBottom w:val="0"/>
                      <w:divBdr>
                        <w:top w:val="none" w:sz="0" w:space="0" w:color="auto"/>
                        <w:left w:val="none" w:sz="0" w:space="0" w:color="auto"/>
                        <w:bottom w:val="none" w:sz="0" w:space="0" w:color="auto"/>
                        <w:right w:val="none" w:sz="0" w:space="0" w:color="auto"/>
                      </w:divBdr>
                    </w:div>
                  </w:divsChild>
                </w:div>
                <w:div w:id="1608153738">
                  <w:marLeft w:val="0"/>
                  <w:marRight w:val="0"/>
                  <w:marTop w:val="0"/>
                  <w:marBottom w:val="0"/>
                  <w:divBdr>
                    <w:top w:val="single" w:sz="2" w:space="1" w:color="FFFFFF"/>
                    <w:left w:val="single" w:sz="2" w:space="11" w:color="FFFFFF"/>
                    <w:bottom w:val="single" w:sz="2" w:space="1" w:color="FFFFFF"/>
                    <w:right w:val="single" w:sz="2" w:space="4" w:color="FFFFFF"/>
                  </w:divBdr>
                  <w:divsChild>
                    <w:div w:id="625282418">
                      <w:marLeft w:val="0"/>
                      <w:marRight w:val="0"/>
                      <w:marTop w:val="0"/>
                      <w:marBottom w:val="0"/>
                      <w:divBdr>
                        <w:top w:val="none" w:sz="0" w:space="0" w:color="auto"/>
                        <w:left w:val="none" w:sz="0" w:space="0" w:color="auto"/>
                        <w:bottom w:val="none" w:sz="0" w:space="0" w:color="auto"/>
                        <w:right w:val="none" w:sz="0" w:space="0" w:color="auto"/>
                      </w:divBdr>
                    </w:div>
                  </w:divsChild>
                </w:div>
                <w:div w:id="1584535382">
                  <w:marLeft w:val="0"/>
                  <w:marRight w:val="0"/>
                  <w:marTop w:val="0"/>
                  <w:marBottom w:val="0"/>
                  <w:divBdr>
                    <w:top w:val="single" w:sz="2" w:space="1" w:color="FFFFFF"/>
                    <w:left w:val="single" w:sz="2" w:space="11" w:color="FFFFFF"/>
                    <w:bottom w:val="single" w:sz="2" w:space="1" w:color="FFFFFF"/>
                    <w:right w:val="single" w:sz="2" w:space="4" w:color="FFFFFF"/>
                  </w:divBdr>
                  <w:divsChild>
                    <w:div w:id="661736492">
                      <w:marLeft w:val="0"/>
                      <w:marRight w:val="0"/>
                      <w:marTop w:val="0"/>
                      <w:marBottom w:val="0"/>
                      <w:divBdr>
                        <w:top w:val="none" w:sz="0" w:space="0" w:color="auto"/>
                        <w:left w:val="none" w:sz="0" w:space="0" w:color="auto"/>
                        <w:bottom w:val="none" w:sz="0" w:space="0" w:color="auto"/>
                        <w:right w:val="none" w:sz="0" w:space="0" w:color="auto"/>
                      </w:divBdr>
                    </w:div>
                  </w:divsChild>
                </w:div>
                <w:div w:id="1502549622">
                  <w:marLeft w:val="0"/>
                  <w:marRight w:val="0"/>
                  <w:marTop w:val="0"/>
                  <w:marBottom w:val="0"/>
                  <w:divBdr>
                    <w:top w:val="single" w:sz="2" w:space="1" w:color="FFFFFF"/>
                    <w:left w:val="single" w:sz="2" w:space="11" w:color="FFFFFF"/>
                    <w:bottom w:val="single" w:sz="2" w:space="1" w:color="FFFFFF"/>
                    <w:right w:val="single" w:sz="2" w:space="4" w:color="FFFFFF"/>
                  </w:divBdr>
                  <w:divsChild>
                    <w:div w:id="1348629491">
                      <w:marLeft w:val="0"/>
                      <w:marRight w:val="0"/>
                      <w:marTop w:val="0"/>
                      <w:marBottom w:val="0"/>
                      <w:divBdr>
                        <w:top w:val="none" w:sz="0" w:space="0" w:color="auto"/>
                        <w:left w:val="none" w:sz="0" w:space="0" w:color="auto"/>
                        <w:bottom w:val="none" w:sz="0" w:space="0" w:color="auto"/>
                        <w:right w:val="none" w:sz="0" w:space="0" w:color="auto"/>
                      </w:divBdr>
                    </w:div>
                  </w:divsChild>
                </w:div>
                <w:div w:id="1279679046">
                  <w:marLeft w:val="0"/>
                  <w:marRight w:val="0"/>
                  <w:marTop w:val="0"/>
                  <w:marBottom w:val="0"/>
                  <w:divBdr>
                    <w:top w:val="single" w:sz="2" w:space="1" w:color="FFFFFF"/>
                    <w:left w:val="single" w:sz="2" w:space="11" w:color="FFFFFF"/>
                    <w:bottom w:val="single" w:sz="2" w:space="1" w:color="FFFFFF"/>
                    <w:right w:val="single" w:sz="2" w:space="4" w:color="FFFFFF"/>
                  </w:divBdr>
                  <w:divsChild>
                    <w:div w:id="1047027037">
                      <w:marLeft w:val="0"/>
                      <w:marRight w:val="0"/>
                      <w:marTop w:val="0"/>
                      <w:marBottom w:val="0"/>
                      <w:divBdr>
                        <w:top w:val="none" w:sz="0" w:space="0" w:color="auto"/>
                        <w:left w:val="none" w:sz="0" w:space="0" w:color="auto"/>
                        <w:bottom w:val="none" w:sz="0" w:space="0" w:color="auto"/>
                        <w:right w:val="none" w:sz="0" w:space="0" w:color="auto"/>
                      </w:divBdr>
                    </w:div>
                  </w:divsChild>
                </w:div>
                <w:div w:id="1411582082">
                  <w:marLeft w:val="0"/>
                  <w:marRight w:val="0"/>
                  <w:marTop w:val="0"/>
                  <w:marBottom w:val="0"/>
                  <w:divBdr>
                    <w:top w:val="single" w:sz="2" w:space="1" w:color="FFFFFF"/>
                    <w:left w:val="single" w:sz="2" w:space="11" w:color="FFFFFF"/>
                    <w:bottom w:val="single" w:sz="2" w:space="1" w:color="FFFFFF"/>
                    <w:right w:val="single" w:sz="2" w:space="4" w:color="FFFFFF"/>
                  </w:divBdr>
                  <w:divsChild>
                    <w:div w:id="1451896847">
                      <w:marLeft w:val="0"/>
                      <w:marRight w:val="0"/>
                      <w:marTop w:val="0"/>
                      <w:marBottom w:val="0"/>
                      <w:divBdr>
                        <w:top w:val="none" w:sz="0" w:space="0" w:color="auto"/>
                        <w:left w:val="none" w:sz="0" w:space="0" w:color="auto"/>
                        <w:bottom w:val="none" w:sz="0" w:space="0" w:color="auto"/>
                        <w:right w:val="none" w:sz="0" w:space="0" w:color="auto"/>
                      </w:divBdr>
                    </w:div>
                  </w:divsChild>
                </w:div>
                <w:div w:id="221404463">
                  <w:marLeft w:val="0"/>
                  <w:marRight w:val="0"/>
                  <w:marTop w:val="0"/>
                  <w:marBottom w:val="0"/>
                  <w:divBdr>
                    <w:top w:val="single" w:sz="2" w:space="1" w:color="FFFFFF"/>
                    <w:left w:val="single" w:sz="2" w:space="11" w:color="FFFFFF"/>
                    <w:bottom w:val="single" w:sz="2" w:space="1" w:color="FFFFFF"/>
                    <w:right w:val="single" w:sz="2" w:space="4" w:color="FFFFFF"/>
                  </w:divBdr>
                  <w:divsChild>
                    <w:div w:id="2140681163">
                      <w:marLeft w:val="0"/>
                      <w:marRight w:val="0"/>
                      <w:marTop w:val="0"/>
                      <w:marBottom w:val="0"/>
                      <w:divBdr>
                        <w:top w:val="none" w:sz="0" w:space="0" w:color="auto"/>
                        <w:left w:val="none" w:sz="0" w:space="0" w:color="auto"/>
                        <w:bottom w:val="none" w:sz="0" w:space="0" w:color="auto"/>
                        <w:right w:val="none" w:sz="0" w:space="0" w:color="auto"/>
                      </w:divBdr>
                    </w:div>
                  </w:divsChild>
                </w:div>
                <w:div w:id="399597144">
                  <w:marLeft w:val="0"/>
                  <w:marRight w:val="0"/>
                  <w:marTop w:val="0"/>
                  <w:marBottom w:val="0"/>
                  <w:divBdr>
                    <w:top w:val="single" w:sz="2" w:space="1" w:color="FFFFFF"/>
                    <w:left w:val="single" w:sz="2" w:space="11" w:color="FFFFFF"/>
                    <w:bottom w:val="single" w:sz="2" w:space="1" w:color="FFFFFF"/>
                    <w:right w:val="single" w:sz="2" w:space="4" w:color="FFFFFF"/>
                  </w:divBdr>
                  <w:divsChild>
                    <w:div w:id="149753871">
                      <w:marLeft w:val="0"/>
                      <w:marRight w:val="0"/>
                      <w:marTop w:val="0"/>
                      <w:marBottom w:val="0"/>
                      <w:divBdr>
                        <w:top w:val="none" w:sz="0" w:space="0" w:color="auto"/>
                        <w:left w:val="none" w:sz="0" w:space="0" w:color="auto"/>
                        <w:bottom w:val="none" w:sz="0" w:space="0" w:color="auto"/>
                        <w:right w:val="none" w:sz="0" w:space="0" w:color="auto"/>
                      </w:divBdr>
                    </w:div>
                  </w:divsChild>
                </w:div>
                <w:div w:id="1456024250">
                  <w:marLeft w:val="0"/>
                  <w:marRight w:val="0"/>
                  <w:marTop w:val="0"/>
                  <w:marBottom w:val="0"/>
                  <w:divBdr>
                    <w:top w:val="single" w:sz="2" w:space="1" w:color="FFFFFF"/>
                    <w:left w:val="single" w:sz="2" w:space="11" w:color="FFFFFF"/>
                    <w:bottom w:val="single" w:sz="2" w:space="1" w:color="FFFFFF"/>
                    <w:right w:val="single" w:sz="2" w:space="4" w:color="FFFFFF"/>
                  </w:divBdr>
                  <w:divsChild>
                    <w:div w:id="2084066716">
                      <w:marLeft w:val="0"/>
                      <w:marRight w:val="0"/>
                      <w:marTop w:val="0"/>
                      <w:marBottom w:val="0"/>
                      <w:divBdr>
                        <w:top w:val="none" w:sz="0" w:space="0" w:color="auto"/>
                        <w:left w:val="none" w:sz="0" w:space="0" w:color="auto"/>
                        <w:bottom w:val="none" w:sz="0" w:space="0" w:color="auto"/>
                        <w:right w:val="none" w:sz="0" w:space="0" w:color="auto"/>
                      </w:divBdr>
                    </w:div>
                  </w:divsChild>
                </w:div>
                <w:div w:id="652566701">
                  <w:marLeft w:val="0"/>
                  <w:marRight w:val="0"/>
                  <w:marTop w:val="0"/>
                  <w:marBottom w:val="0"/>
                  <w:divBdr>
                    <w:top w:val="single" w:sz="2" w:space="1" w:color="FFFFFF"/>
                    <w:left w:val="single" w:sz="2" w:space="11" w:color="FFFFFF"/>
                    <w:bottom w:val="single" w:sz="2" w:space="1" w:color="FFFFFF"/>
                    <w:right w:val="single" w:sz="2" w:space="4" w:color="FFFFFF"/>
                  </w:divBdr>
                  <w:divsChild>
                    <w:div w:id="596601965">
                      <w:marLeft w:val="0"/>
                      <w:marRight w:val="0"/>
                      <w:marTop w:val="0"/>
                      <w:marBottom w:val="0"/>
                      <w:divBdr>
                        <w:top w:val="none" w:sz="0" w:space="0" w:color="auto"/>
                        <w:left w:val="none" w:sz="0" w:space="0" w:color="auto"/>
                        <w:bottom w:val="none" w:sz="0" w:space="0" w:color="auto"/>
                        <w:right w:val="none" w:sz="0" w:space="0" w:color="auto"/>
                      </w:divBdr>
                    </w:div>
                  </w:divsChild>
                </w:div>
                <w:div w:id="1280340005">
                  <w:marLeft w:val="0"/>
                  <w:marRight w:val="0"/>
                  <w:marTop w:val="0"/>
                  <w:marBottom w:val="0"/>
                  <w:divBdr>
                    <w:top w:val="single" w:sz="2" w:space="1" w:color="FFFFFF"/>
                    <w:left w:val="single" w:sz="2" w:space="11" w:color="FFFFFF"/>
                    <w:bottom w:val="single" w:sz="2" w:space="1" w:color="FFFFFF"/>
                    <w:right w:val="single" w:sz="2" w:space="4" w:color="FFFFFF"/>
                  </w:divBdr>
                  <w:divsChild>
                    <w:div w:id="1920095924">
                      <w:marLeft w:val="0"/>
                      <w:marRight w:val="0"/>
                      <w:marTop w:val="0"/>
                      <w:marBottom w:val="0"/>
                      <w:divBdr>
                        <w:top w:val="none" w:sz="0" w:space="0" w:color="auto"/>
                        <w:left w:val="none" w:sz="0" w:space="0" w:color="auto"/>
                        <w:bottom w:val="none" w:sz="0" w:space="0" w:color="auto"/>
                        <w:right w:val="none" w:sz="0" w:space="0" w:color="auto"/>
                      </w:divBdr>
                    </w:div>
                  </w:divsChild>
                </w:div>
                <w:div w:id="1265921363">
                  <w:marLeft w:val="0"/>
                  <w:marRight w:val="0"/>
                  <w:marTop w:val="0"/>
                  <w:marBottom w:val="0"/>
                  <w:divBdr>
                    <w:top w:val="single" w:sz="2" w:space="1" w:color="FFFFFF"/>
                    <w:left w:val="single" w:sz="2" w:space="11" w:color="FFFFFF"/>
                    <w:bottom w:val="single" w:sz="2" w:space="1" w:color="FFFFFF"/>
                    <w:right w:val="single" w:sz="2" w:space="4" w:color="FFFFFF"/>
                  </w:divBdr>
                  <w:divsChild>
                    <w:div w:id="1932814929">
                      <w:marLeft w:val="0"/>
                      <w:marRight w:val="0"/>
                      <w:marTop w:val="0"/>
                      <w:marBottom w:val="0"/>
                      <w:divBdr>
                        <w:top w:val="none" w:sz="0" w:space="0" w:color="auto"/>
                        <w:left w:val="none" w:sz="0" w:space="0" w:color="auto"/>
                        <w:bottom w:val="none" w:sz="0" w:space="0" w:color="auto"/>
                        <w:right w:val="none" w:sz="0" w:space="0" w:color="auto"/>
                      </w:divBdr>
                    </w:div>
                  </w:divsChild>
                </w:div>
                <w:div w:id="280384026">
                  <w:marLeft w:val="0"/>
                  <w:marRight w:val="0"/>
                  <w:marTop w:val="0"/>
                  <w:marBottom w:val="0"/>
                  <w:divBdr>
                    <w:top w:val="single" w:sz="2" w:space="1" w:color="FFFFFF"/>
                    <w:left w:val="single" w:sz="2" w:space="11" w:color="FFFFFF"/>
                    <w:bottom w:val="single" w:sz="2" w:space="1" w:color="FFFFFF"/>
                    <w:right w:val="single" w:sz="2" w:space="4" w:color="FFFFFF"/>
                  </w:divBdr>
                  <w:divsChild>
                    <w:div w:id="514417788">
                      <w:marLeft w:val="0"/>
                      <w:marRight w:val="0"/>
                      <w:marTop w:val="0"/>
                      <w:marBottom w:val="0"/>
                      <w:divBdr>
                        <w:top w:val="none" w:sz="0" w:space="0" w:color="auto"/>
                        <w:left w:val="none" w:sz="0" w:space="0" w:color="auto"/>
                        <w:bottom w:val="none" w:sz="0" w:space="0" w:color="auto"/>
                        <w:right w:val="none" w:sz="0" w:space="0" w:color="auto"/>
                      </w:divBdr>
                    </w:div>
                  </w:divsChild>
                </w:div>
                <w:div w:id="1558122674">
                  <w:marLeft w:val="0"/>
                  <w:marRight w:val="0"/>
                  <w:marTop w:val="0"/>
                  <w:marBottom w:val="0"/>
                  <w:divBdr>
                    <w:top w:val="single" w:sz="2" w:space="1" w:color="FFFFFF"/>
                    <w:left w:val="single" w:sz="2" w:space="11" w:color="FFFFFF"/>
                    <w:bottom w:val="single" w:sz="2" w:space="1" w:color="FFFFFF"/>
                    <w:right w:val="single" w:sz="2" w:space="4" w:color="FFFFFF"/>
                  </w:divBdr>
                  <w:divsChild>
                    <w:div w:id="1421827214">
                      <w:marLeft w:val="0"/>
                      <w:marRight w:val="0"/>
                      <w:marTop w:val="0"/>
                      <w:marBottom w:val="0"/>
                      <w:divBdr>
                        <w:top w:val="none" w:sz="0" w:space="0" w:color="auto"/>
                        <w:left w:val="none" w:sz="0" w:space="0" w:color="auto"/>
                        <w:bottom w:val="none" w:sz="0" w:space="0" w:color="auto"/>
                        <w:right w:val="none" w:sz="0" w:space="0" w:color="auto"/>
                      </w:divBdr>
                    </w:div>
                  </w:divsChild>
                </w:div>
                <w:div w:id="216935488">
                  <w:marLeft w:val="0"/>
                  <w:marRight w:val="0"/>
                  <w:marTop w:val="0"/>
                  <w:marBottom w:val="0"/>
                  <w:divBdr>
                    <w:top w:val="single" w:sz="2" w:space="1" w:color="FFFFFF"/>
                    <w:left w:val="single" w:sz="2" w:space="11" w:color="FFFFFF"/>
                    <w:bottom w:val="single" w:sz="2" w:space="1" w:color="FFFFFF"/>
                    <w:right w:val="single" w:sz="2" w:space="4" w:color="FFFFFF"/>
                  </w:divBdr>
                  <w:divsChild>
                    <w:div w:id="129396517">
                      <w:marLeft w:val="0"/>
                      <w:marRight w:val="0"/>
                      <w:marTop w:val="0"/>
                      <w:marBottom w:val="0"/>
                      <w:divBdr>
                        <w:top w:val="none" w:sz="0" w:space="0" w:color="auto"/>
                        <w:left w:val="none" w:sz="0" w:space="0" w:color="auto"/>
                        <w:bottom w:val="none" w:sz="0" w:space="0" w:color="auto"/>
                        <w:right w:val="none" w:sz="0" w:space="0" w:color="auto"/>
                      </w:divBdr>
                    </w:div>
                  </w:divsChild>
                </w:div>
                <w:div w:id="1357657404">
                  <w:marLeft w:val="0"/>
                  <w:marRight w:val="0"/>
                  <w:marTop w:val="0"/>
                  <w:marBottom w:val="0"/>
                  <w:divBdr>
                    <w:top w:val="single" w:sz="2" w:space="1" w:color="FFFFFF"/>
                    <w:left w:val="single" w:sz="2" w:space="11" w:color="FFFFFF"/>
                    <w:bottom w:val="single" w:sz="2" w:space="1" w:color="FFFFFF"/>
                    <w:right w:val="single" w:sz="2" w:space="4" w:color="FFFFFF"/>
                  </w:divBdr>
                  <w:divsChild>
                    <w:div w:id="745952918">
                      <w:marLeft w:val="0"/>
                      <w:marRight w:val="0"/>
                      <w:marTop w:val="0"/>
                      <w:marBottom w:val="0"/>
                      <w:divBdr>
                        <w:top w:val="none" w:sz="0" w:space="0" w:color="auto"/>
                        <w:left w:val="none" w:sz="0" w:space="0" w:color="auto"/>
                        <w:bottom w:val="none" w:sz="0" w:space="0" w:color="auto"/>
                        <w:right w:val="none" w:sz="0" w:space="0" w:color="auto"/>
                      </w:divBdr>
                    </w:div>
                  </w:divsChild>
                </w:div>
                <w:div w:id="1528567503">
                  <w:marLeft w:val="0"/>
                  <w:marRight w:val="0"/>
                  <w:marTop w:val="0"/>
                  <w:marBottom w:val="0"/>
                  <w:divBdr>
                    <w:top w:val="single" w:sz="2" w:space="1" w:color="FFFFFF"/>
                    <w:left w:val="single" w:sz="2" w:space="11" w:color="FFFFFF"/>
                    <w:bottom w:val="single" w:sz="2" w:space="1" w:color="FFFFFF"/>
                    <w:right w:val="single" w:sz="2" w:space="4" w:color="FFFFFF"/>
                  </w:divBdr>
                  <w:divsChild>
                    <w:div w:id="1269851666">
                      <w:marLeft w:val="0"/>
                      <w:marRight w:val="0"/>
                      <w:marTop w:val="0"/>
                      <w:marBottom w:val="0"/>
                      <w:divBdr>
                        <w:top w:val="none" w:sz="0" w:space="0" w:color="auto"/>
                        <w:left w:val="none" w:sz="0" w:space="0" w:color="auto"/>
                        <w:bottom w:val="none" w:sz="0" w:space="0" w:color="auto"/>
                        <w:right w:val="none" w:sz="0" w:space="0" w:color="auto"/>
                      </w:divBdr>
                    </w:div>
                  </w:divsChild>
                </w:div>
                <w:div w:id="1651208606">
                  <w:marLeft w:val="0"/>
                  <w:marRight w:val="0"/>
                  <w:marTop w:val="0"/>
                  <w:marBottom w:val="0"/>
                  <w:divBdr>
                    <w:top w:val="single" w:sz="2" w:space="1" w:color="FFFFFF"/>
                    <w:left w:val="single" w:sz="2" w:space="11" w:color="FFFFFF"/>
                    <w:bottom w:val="single" w:sz="2" w:space="1" w:color="FFFFFF"/>
                    <w:right w:val="single" w:sz="2" w:space="4" w:color="FFFFFF"/>
                  </w:divBdr>
                  <w:divsChild>
                    <w:div w:id="281957144">
                      <w:marLeft w:val="0"/>
                      <w:marRight w:val="0"/>
                      <w:marTop w:val="0"/>
                      <w:marBottom w:val="0"/>
                      <w:divBdr>
                        <w:top w:val="none" w:sz="0" w:space="0" w:color="auto"/>
                        <w:left w:val="none" w:sz="0" w:space="0" w:color="auto"/>
                        <w:bottom w:val="none" w:sz="0" w:space="0" w:color="auto"/>
                        <w:right w:val="none" w:sz="0" w:space="0" w:color="auto"/>
                      </w:divBdr>
                    </w:div>
                  </w:divsChild>
                </w:div>
                <w:div w:id="951008828">
                  <w:marLeft w:val="0"/>
                  <w:marRight w:val="0"/>
                  <w:marTop w:val="0"/>
                  <w:marBottom w:val="0"/>
                  <w:divBdr>
                    <w:top w:val="single" w:sz="2" w:space="1" w:color="FFFFFF"/>
                    <w:left w:val="single" w:sz="2" w:space="11" w:color="FFFFFF"/>
                    <w:bottom w:val="single" w:sz="2" w:space="1" w:color="FFFFFF"/>
                    <w:right w:val="single" w:sz="2" w:space="4" w:color="FFFFFF"/>
                  </w:divBdr>
                  <w:divsChild>
                    <w:div w:id="1860316752">
                      <w:marLeft w:val="0"/>
                      <w:marRight w:val="0"/>
                      <w:marTop w:val="0"/>
                      <w:marBottom w:val="0"/>
                      <w:divBdr>
                        <w:top w:val="none" w:sz="0" w:space="0" w:color="auto"/>
                        <w:left w:val="none" w:sz="0" w:space="0" w:color="auto"/>
                        <w:bottom w:val="none" w:sz="0" w:space="0" w:color="auto"/>
                        <w:right w:val="none" w:sz="0" w:space="0" w:color="auto"/>
                      </w:divBdr>
                    </w:div>
                  </w:divsChild>
                </w:div>
                <w:div w:id="10567297">
                  <w:marLeft w:val="0"/>
                  <w:marRight w:val="0"/>
                  <w:marTop w:val="0"/>
                  <w:marBottom w:val="0"/>
                  <w:divBdr>
                    <w:top w:val="single" w:sz="2" w:space="1" w:color="FFFFFF"/>
                    <w:left w:val="single" w:sz="2" w:space="11" w:color="FFFFFF"/>
                    <w:bottom w:val="single" w:sz="2" w:space="1" w:color="FFFFFF"/>
                    <w:right w:val="single" w:sz="2" w:space="4" w:color="FFFFFF"/>
                  </w:divBdr>
                  <w:divsChild>
                    <w:div w:id="279999673">
                      <w:marLeft w:val="0"/>
                      <w:marRight w:val="0"/>
                      <w:marTop w:val="0"/>
                      <w:marBottom w:val="0"/>
                      <w:divBdr>
                        <w:top w:val="none" w:sz="0" w:space="0" w:color="auto"/>
                        <w:left w:val="none" w:sz="0" w:space="0" w:color="auto"/>
                        <w:bottom w:val="none" w:sz="0" w:space="0" w:color="auto"/>
                        <w:right w:val="none" w:sz="0" w:space="0" w:color="auto"/>
                      </w:divBdr>
                    </w:div>
                  </w:divsChild>
                </w:div>
                <w:div w:id="679428494">
                  <w:marLeft w:val="0"/>
                  <w:marRight w:val="0"/>
                  <w:marTop w:val="0"/>
                  <w:marBottom w:val="0"/>
                  <w:divBdr>
                    <w:top w:val="single" w:sz="2" w:space="1" w:color="FFFFFF"/>
                    <w:left w:val="single" w:sz="2" w:space="11" w:color="FFFFFF"/>
                    <w:bottom w:val="single" w:sz="2" w:space="4" w:color="FFFFFF"/>
                    <w:right w:val="single" w:sz="2" w:space="4" w:color="FFFFFF"/>
                  </w:divBdr>
                  <w:divsChild>
                    <w:div w:id="208876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074563">
          <w:marLeft w:val="0"/>
          <w:marRight w:val="0"/>
          <w:marTop w:val="0"/>
          <w:marBottom w:val="300"/>
          <w:divBdr>
            <w:top w:val="none" w:sz="0" w:space="0" w:color="auto"/>
            <w:left w:val="none" w:sz="0" w:space="0" w:color="auto"/>
            <w:bottom w:val="none" w:sz="0" w:space="0" w:color="auto"/>
            <w:right w:val="none" w:sz="0" w:space="0" w:color="auto"/>
          </w:divBdr>
          <w:divsChild>
            <w:div w:id="1283802556">
              <w:marLeft w:val="0"/>
              <w:marRight w:val="0"/>
              <w:marTop w:val="0"/>
              <w:marBottom w:val="0"/>
              <w:divBdr>
                <w:top w:val="none" w:sz="0" w:space="0" w:color="auto"/>
                <w:left w:val="none" w:sz="0" w:space="0" w:color="auto"/>
                <w:bottom w:val="none" w:sz="0" w:space="0" w:color="auto"/>
                <w:right w:val="none" w:sz="0" w:space="0" w:color="auto"/>
              </w:divBdr>
              <w:divsChild>
                <w:div w:id="136457756">
                  <w:marLeft w:val="0"/>
                  <w:marRight w:val="0"/>
                  <w:marTop w:val="0"/>
                  <w:marBottom w:val="0"/>
                  <w:divBdr>
                    <w:top w:val="single" w:sz="2" w:space="4" w:color="FFFFFF"/>
                    <w:left w:val="single" w:sz="2" w:space="11" w:color="FFFFFF"/>
                    <w:bottom w:val="single" w:sz="2" w:space="1" w:color="FFFFFF"/>
                    <w:right w:val="single" w:sz="2" w:space="4" w:color="FFFFFF"/>
                  </w:divBdr>
                  <w:divsChild>
                    <w:div w:id="1514421259">
                      <w:marLeft w:val="0"/>
                      <w:marRight w:val="0"/>
                      <w:marTop w:val="0"/>
                      <w:marBottom w:val="0"/>
                      <w:divBdr>
                        <w:top w:val="none" w:sz="0" w:space="0" w:color="auto"/>
                        <w:left w:val="none" w:sz="0" w:space="0" w:color="auto"/>
                        <w:bottom w:val="none" w:sz="0" w:space="0" w:color="auto"/>
                        <w:right w:val="none" w:sz="0" w:space="0" w:color="auto"/>
                      </w:divBdr>
                    </w:div>
                  </w:divsChild>
                </w:div>
                <w:div w:id="1308780507">
                  <w:marLeft w:val="0"/>
                  <w:marRight w:val="0"/>
                  <w:marTop w:val="0"/>
                  <w:marBottom w:val="0"/>
                  <w:divBdr>
                    <w:top w:val="single" w:sz="2" w:space="1" w:color="FFFFFF"/>
                    <w:left w:val="single" w:sz="2" w:space="11" w:color="FFFFFF"/>
                    <w:bottom w:val="single" w:sz="2" w:space="1" w:color="FFFFFF"/>
                    <w:right w:val="single" w:sz="2" w:space="4" w:color="FFFFFF"/>
                  </w:divBdr>
                  <w:divsChild>
                    <w:div w:id="1926918347">
                      <w:marLeft w:val="0"/>
                      <w:marRight w:val="0"/>
                      <w:marTop w:val="0"/>
                      <w:marBottom w:val="0"/>
                      <w:divBdr>
                        <w:top w:val="none" w:sz="0" w:space="0" w:color="auto"/>
                        <w:left w:val="none" w:sz="0" w:space="0" w:color="auto"/>
                        <w:bottom w:val="none" w:sz="0" w:space="0" w:color="auto"/>
                        <w:right w:val="none" w:sz="0" w:space="0" w:color="auto"/>
                      </w:divBdr>
                    </w:div>
                  </w:divsChild>
                </w:div>
                <w:div w:id="286468834">
                  <w:marLeft w:val="0"/>
                  <w:marRight w:val="0"/>
                  <w:marTop w:val="0"/>
                  <w:marBottom w:val="0"/>
                  <w:divBdr>
                    <w:top w:val="single" w:sz="2" w:space="1" w:color="FFFFFF"/>
                    <w:left w:val="single" w:sz="2" w:space="11" w:color="FFFFFF"/>
                    <w:bottom w:val="single" w:sz="2" w:space="1" w:color="FFFFFF"/>
                    <w:right w:val="single" w:sz="2" w:space="4" w:color="FFFFFF"/>
                  </w:divBdr>
                  <w:divsChild>
                    <w:div w:id="1377044578">
                      <w:marLeft w:val="0"/>
                      <w:marRight w:val="0"/>
                      <w:marTop w:val="0"/>
                      <w:marBottom w:val="0"/>
                      <w:divBdr>
                        <w:top w:val="none" w:sz="0" w:space="0" w:color="auto"/>
                        <w:left w:val="none" w:sz="0" w:space="0" w:color="auto"/>
                        <w:bottom w:val="none" w:sz="0" w:space="0" w:color="auto"/>
                        <w:right w:val="none" w:sz="0" w:space="0" w:color="auto"/>
                      </w:divBdr>
                    </w:div>
                  </w:divsChild>
                </w:div>
                <w:div w:id="1677463796">
                  <w:marLeft w:val="0"/>
                  <w:marRight w:val="0"/>
                  <w:marTop w:val="0"/>
                  <w:marBottom w:val="0"/>
                  <w:divBdr>
                    <w:top w:val="single" w:sz="2" w:space="1" w:color="FFFFFF"/>
                    <w:left w:val="single" w:sz="2" w:space="11" w:color="FFFFFF"/>
                    <w:bottom w:val="single" w:sz="2" w:space="1" w:color="FFFFFF"/>
                    <w:right w:val="single" w:sz="2" w:space="4" w:color="FFFFFF"/>
                  </w:divBdr>
                  <w:divsChild>
                    <w:div w:id="797334500">
                      <w:marLeft w:val="0"/>
                      <w:marRight w:val="0"/>
                      <w:marTop w:val="0"/>
                      <w:marBottom w:val="0"/>
                      <w:divBdr>
                        <w:top w:val="none" w:sz="0" w:space="0" w:color="auto"/>
                        <w:left w:val="none" w:sz="0" w:space="0" w:color="auto"/>
                        <w:bottom w:val="none" w:sz="0" w:space="0" w:color="auto"/>
                        <w:right w:val="none" w:sz="0" w:space="0" w:color="auto"/>
                      </w:divBdr>
                    </w:div>
                  </w:divsChild>
                </w:div>
                <w:div w:id="1262761379">
                  <w:marLeft w:val="0"/>
                  <w:marRight w:val="0"/>
                  <w:marTop w:val="0"/>
                  <w:marBottom w:val="0"/>
                  <w:divBdr>
                    <w:top w:val="single" w:sz="2" w:space="1" w:color="FFFFFF"/>
                    <w:left w:val="single" w:sz="2" w:space="11" w:color="FFFFFF"/>
                    <w:bottom w:val="single" w:sz="2" w:space="1" w:color="FFFFFF"/>
                    <w:right w:val="single" w:sz="2" w:space="4" w:color="FFFFFF"/>
                  </w:divBdr>
                  <w:divsChild>
                    <w:div w:id="2006593271">
                      <w:marLeft w:val="0"/>
                      <w:marRight w:val="0"/>
                      <w:marTop w:val="0"/>
                      <w:marBottom w:val="0"/>
                      <w:divBdr>
                        <w:top w:val="none" w:sz="0" w:space="0" w:color="auto"/>
                        <w:left w:val="none" w:sz="0" w:space="0" w:color="auto"/>
                        <w:bottom w:val="none" w:sz="0" w:space="0" w:color="auto"/>
                        <w:right w:val="none" w:sz="0" w:space="0" w:color="auto"/>
                      </w:divBdr>
                    </w:div>
                  </w:divsChild>
                </w:div>
                <w:div w:id="1424179891">
                  <w:marLeft w:val="0"/>
                  <w:marRight w:val="0"/>
                  <w:marTop w:val="0"/>
                  <w:marBottom w:val="0"/>
                  <w:divBdr>
                    <w:top w:val="single" w:sz="2" w:space="1" w:color="FFFFFF"/>
                    <w:left w:val="single" w:sz="2" w:space="11" w:color="FFFFFF"/>
                    <w:bottom w:val="single" w:sz="2" w:space="1" w:color="FFFFFF"/>
                    <w:right w:val="single" w:sz="2" w:space="4" w:color="FFFFFF"/>
                  </w:divBdr>
                  <w:divsChild>
                    <w:div w:id="1202207910">
                      <w:marLeft w:val="0"/>
                      <w:marRight w:val="0"/>
                      <w:marTop w:val="0"/>
                      <w:marBottom w:val="0"/>
                      <w:divBdr>
                        <w:top w:val="none" w:sz="0" w:space="0" w:color="auto"/>
                        <w:left w:val="none" w:sz="0" w:space="0" w:color="auto"/>
                        <w:bottom w:val="none" w:sz="0" w:space="0" w:color="auto"/>
                        <w:right w:val="none" w:sz="0" w:space="0" w:color="auto"/>
                      </w:divBdr>
                    </w:div>
                  </w:divsChild>
                </w:div>
                <w:div w:id="1265265673">
                  <w:marLeft w:val="0"/>
                  <w:marRight w:val="0"/>
                  <w:marTop w:val="0"/>
                  <w:marBottom w:val="0"/>
                  <w:divBdr>
                    <w:top w:val="single" w:sz="2" w:space="1" w:color="FFFFFF"/>
                    <w:left w:val="single" w:sz="2" w:space="11" w:color="FFFFFF"/>
                    <w:bottom w:val="single" w:sz="2" w:space="1" w:color="FFFFFF"/>
                    <w:right w:val="single" w:sz="2" w:space="4" w:color="FFFFFF"/>
                  </w:divBdr>
                  <w:divsChild>
                    <w:div w:id="1496459562">
                      <w:marLeft w:val="0"/>
                      <w:marRight w:val="0"/>
                      <w:marTop w:val="0"/>
                      <w:marBottom w:val="0"/>
                      <w:divBdr>
                        <w:top w:val="none" w:sz="0" w:space="0" w:color="auto"/>
                        <w:left w:val="none" w:sz="0" w:space="0" w:color="auto"/>
                        <w:bottom w:val="none" w:sz="0" w:space="0" w:color="auto"/>
                        <w:right w:val="none" w:sz="0" w:space="0" w:color="auto"/>
                      </w:divBdr>
                    </w:div>
                  </w:divsChild>
                </w:div>
                <w:div w:id="1186216094">
                  <w:marLeft w:val="0"/>
                  <w:marRight w:val="0"/>
                  <w:marTop w:val="0"/>
                  <w:marBottom w:val="0"/>
                  <w:divBdr>
                    <w:top w:val="single" w:sz="2" w:space="1" w:color="FFFFFF"/>
                    <w:left w:val="single" w:sz="2" w:space="11" w:color="FFFFFF"/>
                    <w:bottom w:val="single" w:sz="2" w:space="1" w:color="FFFFFF"/>
                    <w:right w:val="single" w:sz="2" w:space="4" w:color="FFFFFF"/>
                  </w:divBdr>
                  <w:divsChild>
                    <w:div w:id="1212810886">
                      <w:marLeft w:val="0"/>
                      <w:marRight w:val="0"/>
                      <w:marTop w:val="0"/>
                      <w:marBottom w:val="0"/>
                      <w:divBdr>
                        <w:top w:val="none" w:sz="0" w:space="0" w:color="auto"/>
                        <w:left w:val="none" w:sz="0" w:space="0" w:color="auto"/>
                        <w:bottom w:val="none" w:sz="0" w:space="0" w:color="auto"/>
                        <w:right w:val="none" w:sz="0" w:space="0" w:color="auto"/>
                      </w:divBdr>
                    </w:div>
                  </w:divsChild>
                </w:div>
                <w:div w:id="1241477536">
                  <w:marLeft w:val="0"/>
                  <w:marRight w:val="0"/>
                  <w:marTop w:val="0"/>
                  <w:marBottom w:val="0"/>
                  <w:divBdr>
                    <w:top w:val="single" w:sz="2" w:space="1" w:color="FFFFFF"/>
                    <w:left w:val="single" w:sz="2" w:space="11" w:color="FFFFFF"/>
                    <w:bottom w:val="single" w:sz="2" w:space="1" w:color="FFFFFF"/>
                    <w:right w:val="single" w:sz="2" w:space="4" w:color="FFFFFF"/>
                  </w:divBdr>
                  <w:divsChild>
                    <w:div w:id="250236528">
                      <w:marLeft w:val="0"/>
                      <w:marRight w:val="0"/>
                      <w:marTop w:val="0"/>
                      <w:marBottom w:val="0"/>
                      <w:divBdr>
                        <w:top w:val="none" w:sz="0" w:space="0" w:color="auto"/>
                        <w:left w:val="none" w:sz="0" w:space="0" w:color="auto"/>
                        <w:bottom w:val="none" w:sz="0" w:space="0" w:color="auto"/>
                        <w:right w:val="none" w:sz="0" w:space="0" w:color="auto"/>
                      </w:divBdr>
                    </w:div>
                  </w:divsChild>
                </w:div>
                <w:div w:id="484206846">
                  <w:marLeft w:val="0"/>
                  <w:marRight w:val="0"/>
                  <w:marTop w:val="0"/>
                  <w:marBottom w:val="0"/>
                  <w:divBdr>
                    <w:top w:val="single" w:sz="2" w:space="1" w:color="FFFFFF"/>
                    <w:left w:val="single" w:sz="2" w:space="11" w:color="FFFFFF"/>
                    <w:bottom w:val="single" w:sz="2" w:space="1" w:color="FFFFFF"/>
                    <w:right w:val="single" w:sz="2" w:space="4" w:color="FFFFFF"/>
                  </w:divBdr>
                  <w:divsChild>
                    <w:div w:id="530531720">
                      <w:marLeft w:val="0"/>
                      <w:marRight w:val="0"/>
                      <w:marTop w:val="0"/>
                      <w:marBottom w:val="0"/>
                      <w:divBdr>
                        <w:top w:val="none" w:sz="0" w:space="0" w:color="auto"/>
                        <w:left w:val="none" w:sz="0" w:space="0" w:color="auto"/>
                        <w:bottom w:val="none" w:sz="0" w:space="0" w:color="auto"/>
                        <w:right w:val="none" w:sz="0" w:space="0" w:color="auto"/>
                      </w:divBdr>
                    </w:div>
                  </w:divsChild>
                </w:div>
                <w:div w:id="672610828">
                  <w:marLeft w:val="0"/>
                  <w:marRight w:val="0"/>
                  <w:marTop w:val="0"/>
                  <w:marBottom w:val="0"/>
                  <w:divBdr>
                    <w:top w:val="single" w:sz="2" w:space="1" w:color="FFFFFF"/>
                    <w:left w:val="single" w:sz="2" w:space="11" w:color="FFFFFF"/>
                    <w:bottom w:val="single" w:sz="2" w:space="1" w:color="FFFFFF"/>
                    <w:right w:val="single" w:sz="2" w:space="4" w:color="FFFFFF"/>
                  </w:divBdr>
                  <w:divsChild>
                    <w:div w:id="268586117">
                      <w:marLeft w:val="0"/>
                      <w:marRight w:val="0"/>
                      <w:marTop w:val="0"/>
                      <w:marBottom w:val="0"/>
                      <w:divBdr>
                        <w:top w:val="none" w:sz="0" w:space="0" w:color="auto"/>
                        <w:left w:val="none" w:sz="0" w:space="0" w:color="auto"/>
                        <w:bottom w:val="none" w:sz="0" w:space="0" w:color="auto"/>
                        <w:right w:val="none" w:sz="0" w:space="0" w:color="auto"/>
                      </w:divBdr>
                    </w:div>
                  </w:divsChild>
                </w:div>
                <w:div w:id="898710988">
                  <w:marLeft w:val="0"/>
                  <w:marRight w:val="0"/>
                  <w:marTop w:val="0"/>
                  <w:marBottom w:val="0"/>
                  <w:divBdr>
                    <w:top w:val="single" w:sz="2" w:space="1" w:color="FFFFFF"/>
                    <w:left w:val="single" w:sz="2" w:space="11" w:color="FFFFFF"/>
                    <w:bottom w:val="single" w:sz="2" w:space="1" w:color="FFFFFF"/>
                    <w:right w:val="single" w:sz="2" w:space="4" w:color="FFFFFF"/>
                  </w:divBdr>
                  <w:divsChild>
                    <w:div w:id="2082293930">
                      <w:marLeft w:val="0"/>
                      <w:marRight w:val="0"/>
                      <w:marTop w:val="0"/>
                      <w:marBottom w:val="0"/>
                      <w:divBdr>
                        <w:top w:val="none" w:sz="0" w:space="0" w:color="auto"/>
                        <w:left w:val="none" w:sz="0" w:space="0" w:color="auto"/>
                        <w:bottom w:val="none" w:sz="0" w:space="0" w:color="auto"/>
                        <w:right w:val="none" w:sz="0" w:space="0" w:color="auto"/>
                      </w:divBdr>
                    </w:div>
                  </w:divsChild>
                </w:div>
                <w:div w:id="89932092">
                  <w:marLeft w:val="0"/>
                  <w:marRight w:val="0"/>
                  <w:marTop w:val="0"/>
                  <w:marBottom w:val="0"/>
                  <w:divBdr>
                    <w:top w:val="single" w:sz="2" w:space="1" w:color="FFFFFF"/>
                    <w:left w:val="single" w:sz="2" w:space="11" w:color="FFFFFF"/>
                    <w:bottom w:val="single" w:sz="2" w:space="1" w:color="FFFFFF"/>
                    <w:right w:val="single" w:sz="2" w:space="4" w:color="FFFFFF"/>
                  </w:divBdr>
                  <w:divsChild>
                    <w:div w:id="1670912912">
                      <w:marLeft w:val="0"/>
                      <w:marRight w:val="0"/>
                      <w:marTop w:val="0"/>
                      <w:marBottom w:val="0"/>
                      <w:divBdr>
                        <w:top w:val="none" w:sz="0" w:space="0" w:color="auto"/>
                        <w:left w:val="none" w:sz="0" w:space="0" w:color="auto"/>
                        <w:bottom w:val="none" w:sz="0" w:space="0" w:color="auto"/>
                        <w:right w:val="none" w:sz="0" w:space="0" w:color="auto"/>
                      </w:divBdr>
                    </w:div>
                  </w:divsChild>
                </w:div>
                <w:div w:id="1013141691">
                  <w:marLeft w:val="0"/>
                  <w:marRight w:val="0"/>
                  <w:marTop w:val="0"/>
                  <w:marBottom w:val="0"/>
                  <w:divBdr>
                    <w:top w:val="single" w:sz="2" w:space="1" w:color="FFFFFF"/>
                    <w:left w:val="single" w:sz="2" w:space="11" w:color="FFFFFF"/>
                    <w:bottom w:val="single" w:sz="2" w:space="1" w:color="FFFFFF"/>
                    <w:right w:val="single" w:sz="2" w:space="4" w:color="FFFFFF"/>
                  </w:divBdr>
                  <w:divsChild>
                    <w:div w:id="791478814">
                      <w:marLeft w:val="0"/>
                      <w:marRight w:val="0"/>
                      <w:marTop w:val="0"/>
                      <w:marBottom w:val="0"/>
                      <w:divBdr>
                        <w:top w:val="none" w:sz="0" w:space="0" w:color="auto"/>
                        <w:left w:val="none" w:sz="0" w:space="0" w:color="auto"/>
                        <w:bottom w:val="none" w:sz="0" w:space="0" w:color="auto"/>
                        <w:right w:val="none" w:sz="0" w:space="0" w:color="auto"/>
                      </w:divBdr>
                    </w:div>
                  </w:divsChild>
                </w:div>
                <w:div w:id="1568298483">
                  <w:marLeft w:val="0"/>
                  <w:marRight w:val="0"/>
                  <w:marTop w:val="0"/>
                  <w:marBottom w:val="0"/>
                  <w:divBdr>
                    <w:top w:val="single" w:sz="2" w:space="1" w:color="FFFFFF"/>
                    <w:left w:val="single" w:sz="2" w:space="11" w:color="FFFFFF"/>
                    <w:bottom w:val="single" w:sz="2" w:space="1" w:color="FFFFFF"/>
                    <w:right w:val="single" w:sz="2" w:space="4" w:color="FFFFFF"/>
                  </w:divBdr>
                  <w:divsChild>
                    <w:div w:id="1098255570">
                      <w:marLeft w:val="0"/>
                      <w:marRight w:val="0"/>
                      <w:marTop w:val="0"/>
                      <w:marBottom w:val="0"/>
                      <w:divBdr>
                        <w:top w:val="none" w:sz="0" w:space="0" w:color="auto"/>
                        <w:left w:val="none" w:sz="0" w:space="0" w:color="auto"/>
                        <w:bottom w:val="none" w:sz="0" w:space="0" w:color="auto"/>
                        <w:right w:val="none" w:sz="0" w:space="0" w:color="auto"/>
                      </w:divBdr>
                    </w:div>
                  </w:divsChild>
                </w:div>
                <w:div w:id="1323969292">
                  <w:marLeft w:val="0"/>
                  <w:marRight w:val="0"/>
                  <w:marTop w:val="0"/>
                  <w:marBottom w:val="0"/>
                  <w:divBdr>
                    <w:top w:val="single" w:sz="2" w:space="1" w:color="FFFFFF"/>
                    <w:left w:val="single" w:sz="2" w:space="11" w:color="FFFFFF"/>
                    <w:bottom w:val="single" w:sz="2" w:space="1" w:color="FFFFFF"/>
                    <w:right w:val="single" w:sz="2" w:space="4" w:color="FFFFFF"/>
                  </w:divBdr>
                  <w:divsChild>
                    <w:div w:id="1937978514">
                      <w:marLeft w:val="0"/>
                      <w:marRight w:val="0"/>
                      <w:marTop w:val="0"/>
                      <w:marBottom w:val="0"/>
                      <w:divBdr>
                        <w:top w:val="none" w:sz="0" w:space="0" w:color="auto"/>
                        <w:left w:val="none" w:sz="0" w:space="0" w:color="auto"/>
                        <w:bottom w:val="none" w:sz="0" w:space="0" w:color="auto"/>
                        <w:right w:val="none" w:sz="0" w:space="0" w:color="auto"/>
                      </w:divBdr>
                    </w:div>
                  </w:divsChild>
                </w:div>
                <w:div w:id="45689535">
                  <w:marLeft w:val="0"/>
                  <w:marRight w:val="0"/>
                  <w:marTop w:val="0"/>
                  <w:marBottom w:val="0"/>
                  <w:divBdr>
                    <w:top w:val="single" w:sz="2" w:space="1" w:color="FFFFFF"/>
                    <w:left w:val="single" w:sz="2" w:space="11" w:color="FFFFFF"/>
                    <w:bottom w:val="single" w:sz="2" w:space="1" w:color="FFFFFF"/>
                    <w:right w:val="single" w:sz="2" w:space="4" w:color="FFFFFF"/>
                  </w:divBdr>
                  <w:divsChild>
                    <w:div w:id="88354019">
                      <w:marLeft w:val="0"/>
                      <w:marRight w:val="0"/>
                      <w:marTop w:val="0"/>
                      <w:marBottom w:val="0"/>
                      <w:divBdr>
                        <w:top w:val="none" w:sz="0" w:space="0" w:color="auto"/>
                        <w:left w:val="none" w:sz="0" w:space="0" w:color="auto"/>
                        <w:bottom w:val="none" w:sz="0" w:space="0" w:color="auto"/>
                        <w:right w:val="none" w:sz="0" w:space="0" w:color="auto"/>
                      </w:divBdr>
                    </w:div>
                  </w:divsChild>
                </w:div>
                <w:div w:id="765853793">
                  <w:marLeft w:val="0"/>
                  <w:marRight w:val="0"/>
                  <w:marTop w:val="0"/>
                  <w:marBottom w:val="0"/>
                  <w:divBdr>
                    <w:top w:val="single" w:sz="2" w:space="1" w:color="FFFFFF"/>
                    <w:left w:val="single" w:sz="2" w:space="11" w:color="FFFFFF"/>
                    <w:bottom w:val="single" w:sz="2" w:space="1" w:color="FFFFFF"/>
                    <w:right w:val="single" w:sz="2" w:space="4" w:color="FFFFFF"/>
                  </w:divBdr>
                  <w:divsChild>
                    <w:div w:id="1909653875">
                      <w:marLeft w:val="0"/>
                      <w:marRight w:val="0"/>
                      <w:marTop w:val="0"/>
                      <w:marBottom w:val="0"/>
                      <w:divBdr>
                        <w:top w:val="none" w:sz="0" w:space="0" w:color="auto"/>
                        <w:left w:val="none" w:sz="0" w:space="0" w:color="auto"/>
                        <w:bottom w:val="none" w:sz="0" w:space="0" w:color="auto"/>
                        <w:right w:val="none" w:sz="0" w:space="0" w:color="auto"/>
                      </w:divBdr>
                    </w:div>
                  </w:divsChild>
                </w:div>
                <w:div w:id="1402404898">
                  <w:marLeft w:val="0"/>
                  <w:marRight w:val="0"/>
                  <w:marTop w:val="0"/>
                  <w:marBottom w:val="0"/>
                  <w:divBdr>
                    <w:top w:val="single" w:sz="2" w:space="1" w:color="FFFFFF"/>
                    <w:left w:val="single" w:sz="2" w:space="11" w:color="FFFFFF"/>
                    <w:bottom w:val="single" w:sz="2" w:space="1" w:color="FFFFFF"/>
                    <w:right w:val="single" w:sz="2" w:space="4" w:color="FFFFFF"/>
                  </w:divBdr>
                  <w:divsChild>
                    <w:div w:id="66196360">
                      <w:marLeft w:val="0"/>
                      <w:marRight w:val="0"/>
                      <w:marTop w:val="0"/>
                      <w:marBottom w:val="0"/>
                      <w:divBdr>
                        <w:top w:val="none" w:sz="0" w:space="0" w:color="auto"/>
                        <w:left w:val="none" w:sz="0" w:space="0" w:color="auto"/>
                        <w:bottom w:val="none" w:sz="0" w:space="0" w:color="auto"/>
                        <w:right w:val="none" w:sz="0" w:space="0" w:color="auto"/>
                      </w:divBdr>
                    </w:div>
                  </w:divsChild>
                </w:div>
                <w:div w:id="702096133">
                  <w:marLeft w:val="0"/>
                  <w:marRight w:val="0"/>
                  <w:marTop w:val="0"/>
                  <w:marBottom w:val="0"/>
                  <w:divBdr>
                    <w:top w:val="single" w:sz="2" w:space="1" w:color="FFFFFF"/>
                    <w:left w:val="single" w:sz="2" w:space="11" w:color="FFFFFF"/>
                    <w:bottom w:val="single" w:sz="2" w:space="1" w:color="FFFFFF"/>
                    <w:right w:val="single" w:sz="2" w:space="4" w:color="FFFFFF"/>
                  </w:divBdr>
                  <w:divsChild>
                    <w:div w:id="260262581">
                      <w:marLeft w:val="0"/>
                      <w:marRight w:val="0"/>
                      <w:marTop w:val="0"/>
                      <w:marBottom w:val="0"/>
                      <w:divBdr>
                        <w:top w:val="none" w:sz="0" w:space="0" w:color="auto"/>
                        <w:left w:val="none" w:sz="0" w:space="0" w:color="auto"/>
                        <w:bottom w:val="none" w:sz="0" w:space="0" w:color="auto"/>
                        <w:right w:val="none" w:sz="0" w:space="0" w:color="auto"/>
                      </w:divBdr>
                    </w:div>
                  </w:divsChild>
                </w:div>
                <w:div w:id="313417525">
                  <w:marLeft w:val="0"/>
                  <w:marRight w:val="0"/>
                  <w:marTop w:val="0"/>
                  <w:marBottom w:val="0"/>
                  <w:divBdr>
                    <w:top w:val="single" w:sz="2" w:space="1" w:color="FFFFFF"/>
                    <w:left w:val="single" w:sz="2" w:space="11" w:color="FFFFFF"/>
                    <w:bottom w:val="single" w:sz="2" w:space="1" w:color="FFFFFF"/>
                    <w:right w:val="single" w:sz="2" w:space="4" w:color="FFFFFF"/>
                  </w:divBdr>
                  <w:divsChild>
                    <w:div w:id="100228323">
                      <w:marLeft w:val="0"/>
                      <w:marRight w:val="0"/>
                      <w:marTop w:val="0"/>
                      <w:marBottom w:val="0"/>
                      <w:divBdr>
                        <w:top w:val="none" w:sz="0" w:space="0" w:color="auto"/>
                        <w:left w:val="none" w:sz="0" w:space="0" w:color="auto"/>
                        <w:bottom w:val="none" w:sz="0" w:space="0" w:color="auto"/>
                        <w:right w:val="none" w:sz="0" w:space="0" w:color="auto"/>
                      </w:divBdr>
                    </w:div>
                  </w:divsChild>
                </w:div>
                <w:div w:id="895164150">
                  <w:marLeft w:val="0"/>
                  <w:marRight w:val="0"/>
                  <w:marTop w:val="0"/>
                  <w:marBottom w:val="0"/>
                  <w:divBdr>
                    <w:top w:val="single" w:sz="2" w:space="1" w:color="FFFFFF"/>
                    <w:left w:val="single" w:sz="2" w:space="11" w:color="FFFFFF"/>
                    <w:bottom w:val="single" w:sz="2" w:space="1" w:color="FFFFFF"/>
                    <w:right w:val="single" w:sz="2" w:space="4" w:color="FFFFFF"/>
                  </w:divBdr>
                  <w:divsChild>
                    <w:div w:id="585114998">
                      <w:marLeft w:val="0"/>
                      <w:marRight w:val="0"/>
                      <w:marTop w:val="0"/>
                      <w:marBottom w:val="0"/>
                      <w:divBdr>
                        <w:top w:val="none" w:sz="0" w:space="0" w:color="auto"/>
                        <w:left w:val="none" w:sz="0" w:space="0" w:color="auto"/>
                        <w:bottom w:val="none" w:sz="0" w:space="0" w:color="auto"/>
                        <w:right w:val="none" w:sz="0" w:space="0" w:color="auto"/>
                      </w:divBdr>
                    </w:div>
                  </w:divsChild>
                </w:div>
                <w:div w:id="595014614">
                  <w:marLeft w:val="0"/>
                  <w:marRight w:val="0"/>
                  <w:marTop w:val="0"/>
                  <w:marBottom w:val="0"/>
                  <w:divBdr>
                    <w:top w:val="single" w:sz="2" w:space="1" w:color="FFFFFF"/>
                    <w:left w:val="single" w:sz="2" w:space="11" w:color="FFFFFF"/>
                    <w:bottom w:val="single" w:sz="2" w:space="1" w:color="FFFFFF"/>
                    <w:right w:val="single" w:sz="2" w:space="4" w:color="FFFFFF"/>
                  </w:divBdr>
                  <w:divsChild>
                    <w:div w:id="1340890036">
                      <w:marLeft w:val="0"/>
                      <w:marRight w:val="0"/>
                      <w:marTop w:val="0"/>
                      <w:marBottom w:val="0"/>
                      <w:divBdr>
                        <w:top w:val="none" w:sz="0" w:space="0" w:color="auto"/>
                        <w:left w:val="none" w:sz="0" w:space="0" w:color="auto"/>
                        <w:bottom w:val="none" w:sz="0" w:space="0" w:color="auto"/>
                        <w:right w:val="none" w:sz="0" w:space="0" w:color="auto"/>
                      </w:divBdr>
                    </w:div>
                  </w:divsChild>
                </w:div>
                <w:div w:id="764572354">
                  <w:marLeft w:val="0"/>
                  <w:marRight w:val="0"/>
                  <w:marTop w:val="0"/>
                  <w:marBottom w:val="0"/>
                  <w:divBdr>
                    <w:top w:val="single" w:sz="2" w:space="1" w:color="FFFFFF"/>
                    <w:left w:val="single" w:sz="2" w:space="11" w:color="FFFFFF"/>
                    <w:bottom w:val="single" w:sz="2" w:space="1" w:color="FFFFFF"/>
                    <w:right w:val="single" w:sz="2" w:space="4" w:color="FFFFFF"/>
                  </w:divBdr>
                  <w:divsChild>
                    <w:div w:id="751198926">
                      <w:marLeft w:val="0"/>
                      <w:marRight w:val="0"/>
                      <w:marTop w:val="0"/>
                      <w:marBottom w:val="0"/>
                      <w:divBdr>
                        <w:top w:val="none" w:sz="0" w:space="0" w:color="auto"/>
                        <w:left w:val="none" w:sz="0" w:space="0" w:color="auto"/>
                        <w:bottom w:val="none" w:sz="0" w:space="0" w:color="auto"/>
                        <w:right w:val="none" w:sz="0" w:space="0" w:color="auto"/>
                      </w:divBdr>
                    </w:div>
                  </w:divsChild>
                </w:div>
                <w:div w:id="2047442187">
                  <w:marLeft w:val="0"/>
                  <w:marRight w:val="0"/>
                  <w:marTop w:val="0"/>
                  <w:marBottom w:val="0"/>
                  <w:divBdr>
                    <w:top w:val="single" w:sz="2" w:space="1" w:color="FFFFFF"/>
                    <w:left w:val="single" w:sz="2" w:space="11" w:color="FFFFFF"/>
                    <w:bottom w:val="single" w:sz="2" w:space="4" w:color="FFFFFF"/>
                    <w:right w:val="single" w:sz="2" w:space="4" w:color="FFFFFF"/>
                  </w:divBdr>
                  <w:divsChild>
                    <w:div w:id="70610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181431">
          <w:marLeft w:val="0"/>
          <w:marRight w:val="0"/>
          <w:marTop w:val="0"/>
          <w:marBottom w:val="300"/>
          <w:divBdr>
            <w:top w:val="none" w:sz="0" w:space="0" w:color="auto"/>
            <w:left w:val="none" w:sz="0" w:space="0" w:color="auto"/>
            <w:bottom w:val="none" w:sz="0" w:space="0" w:color="auto"/>
            <w:right w:val="none" w:sz="0" w:space="0" w:color="auto"/>
          </w:divBdr>
          <w:divsChild>
            <w:div w:id="1135103211">
              <w:marLeft w:val="0"/>
              <w:marRight w:val="0"/>
              <w:marTop w:val="0"/>
              <w:marBottom w:val="0"/>
              <w:divBdr>
                <w:top w:val="none" w:sz="0" w:space="0" w:color="auto"/>
                <w:left w:val="none" w:sz="0" w:space="0" w:color="auto"/>
                <w:bottom w:val="none" w:sz="0" w:space="0" w:color="auto"/>
                <w:right w:val="none" w:sz="0" w:space="0" w:color="auto"/>
              </w:divBdr>
              <w:divsChild>
                <w:div w:id="1767075688">
                  <w:marLeft w:val="0"/>
                  <w:marRight w:val="0"/>
                  <w:marTop w:val="0"/>
                  <w:marBottom w:val="0"/>
                  <w:divBdr>
                    <w:top w:val="single" w:sz="2" w:space="4" w:color="FFFFFF"/>
                    <w:left w:val="single" w:sz="2" w:space="11" w:color="FFFFFF"/>
                    <w:bottom w:val="single" w:sz="2" w:space="1" w:color="FFFFFF"/>
                    <w:right w:val="single" w:sz="2" w:space="4" w:color="FFFFFF"/>
                  </w:divBdr>
                  <w:divsChild>
                    <w:div w:id="900674693">
                      <w:marLeft w:val="0"/>
                      <w:marRight w:val="0"/>
                      <w:marTop w:val="0"/>
                      <w:marBottom w:val="0"/>
                      <w:divBdr>
                        <w:top w:val="none" w:sz="0" w:space="0" w:color="auto"/>
                        <w:left w:val="none" w:sz="0" w:space="0" w:color="auto"/>
                        <w:bottom w:val="none" w:sz="0" w:space="0" w:color="auto"/>
                        <w:right w:val="none" w:sz="0" w:space="0" w:color="auto"/>
                      </w:divBdr>
                    </w:div>
                  </w:divsChild>
                </w:div>
                <w:div w:id="57752457">
                  <w:marLeft w:val="0"/>
                  <w:marRight w:val="0"/>
                  <w:marTop w:val="0"/>
                  <w:marBottom w:val="0"/>
                  <w:divBdr>
                    <w:top w:val="single" w:sz="2" w:space="1" w:color="FFFFFF"/>
                    <w:left w:val="single" w:sz="2" w:space="11" w:color="FFFFFF"/>
                    <w:bottom w:val="single" w:sz="2" w:space="1" w:color="FFFFFF"/>
                    <w:right w:val="single" w:sz="2" w:space="4" w:color="FFFFFF"/>
                  </w:divBdr>
                  <w:divsChild>
                    <w:div w:id="417869013">
                      <w:marLeft w:val="0"/>
                      <w:marRight w:val="0"/>
                      <w:marTop w:val="0"/>
                      <w:marBottom w:val="0"/>
                      <w:divBdr>
                        <w:top w:val="none" w:sz="0" w:space="0" w:color="auto"/>
                        <w:left w:val="none" w:sz="0" w:space="0" w:color="auto"/>
                        <w:bottom w:val="none" w:sz="0" w:space="0" w:color="auto"/>
                        <w:right w:val="none" w:sz="0" w:space="0" w:color="auto"/>
                      </w:divBdr>
                    </w:div>
                  </w:divsChild>
                </w:div>
                <w:div w:id="1481967761">
                  <w:marLeft w:val="0"/>
                  <w:marRight w:val="0"/>
                  <w:marTop w:val="0"/>
                  <w:marBottom w:val="0"/>
                  <w:divBdr>
                    <w:top w:val="single" w:sz="2" w:space="1" w:color="FFFFFF"/>
                    <w:left w:val="single" w:sz="2" w:space="11" w:color="FFFFFF"/>
                    <w:bottom w:val="single" w:sz="2" w:space="1" w:color="FFFFFF"/>
                    <w:right w:val="single" w:sz="2" w:space="4" w:color="FFFFFF"/>
                  </w:divBdr>
                  <w:divsChild>
                    <w:div w:id="309137101">
                      <w:marLeft w:val="0"/>
                      <w:marRight w:val="0"/>
                      <w:marTop w:val="0"/>
                      <w:marBottom w:val="0"/>
                      <w:divBdr>
                        <w:top w:val="none" w:sz="0" w:space="0" w:color="auto"/>
                        <w:left w:val="none" w:sz="0" w:space="0" w:color="auto"/>
                        <w:bottom w:val="none" w:sz="0" w:space="0" w:color="auto"/>
                        <w:right w:val="none" w:sz="0" w:space="0" w:color="auto"/>
                      </w:divBdr>
                    </w:div>
                  </w:divsChild>
                </w:div>
                <w:div w:id="442727412">
                  <w:marLeft w:val="0"/>
                  <w:marRight w:val="0"/>
                  <w:marTop w:val="0"/>
                  <w:marBottom w:val="0"/>
                  <w:divBdr>
                    <w:top w:val="single" w:sz="2" w:space="1" w:color="FFFFFF"/>
                    <w:left w:val="single" w:sz="2" w:space="11" w:color="FFFFFF"/>
                    <w:bottom w:val="single" w:sz="2" w:space="1" w:color="FFFFFF"/>
                    <w:right w:val="single" w:sz="2" w:space="4" w:color="FFFFFF"/>
                  </w:divBdr>
                  <w:divsChild>
                    <w:div w:id="581990012">
                      <w:marLeft w:val="0"/>
                      <w:marRight w:val="0"/>
                      <w:marTop w:val="0"/>
                      <w:marBottom w:val="0"/>
                      <w:divBdr>
                        <w:top w:val="none" w:sz="0" w:space="0" w:color="auto"/>
                        <w:left w:val="none" w:sz="0" w:space="0" w:color="auto"/>
                        <w:bottom w:val="none" w:sz="0" w:space="0" w:color="auto"/>
                        <w:right w:val="none" w:sz="0" w:space="0" w:color="auto"/>
                      </w:divBdr>
                    </w:div>
                  </w:divsChild>
                </w:div>
                <w:div w:id="1241256568">
                  <w:marLeft w:val="0"/>
                  <w:marRight w:val="0"/>
                  <w:marTop w:val="0"/>
                  <w:marBottom w:val="0"/>
                  <w:divBdr>
                    <w:top w:val="single" w:sz="2" w:space="1" w:color="FFFFFF"/>
                    <w:left w:val="single" w:sz="2" w:space="11" w:color="FFFFFF"/>
                    <w:bottom w:val="single" w:sz="2" w:space="1" w:color="FFFFFF"/>
                    <w:right w:val="single" w:sz="2" w:space="4" w:color="FFFFFF"/>
                  </w:divBdr>
                  <w:divsChild>
                    <w:div w:id="1608538777">
                      <w:marLeft w:val="0"/>
                      <w:marRight w:val="0"/>
                      <w:marTop w:val="0"/>
                      <w:marBottom w:val="0"/>
                      <w:divBdr>
                        <w:top w:val="none" w:sz="0" w:space="0" w:color="auto"/>
                        <w:left w:val="none" w:sz="0" w:space="0" w:color="auto"/>
                        <w:bottom w:val="none" w:sz="0" w:space="0" w:color="auto"/>
                        <w:right w:val="none" w:sz="0" w:space="0" w:color="auto"/>
                      </w:divBdr>
                    </w:div>
                  </w:divsChild>
                </w:div>
                <w:div w:id="1380546285">
                  <w:marLeft w:val="0"/>
                  <w:marRight w:val="0"/>
                  <w:marTop w:val="0"/>
                  <w:marBottom w:val="0"/>
                  <w:divBdr>
                    <w:top w:val="single" w:sz="2" w:space="1" w:color="FFFFFF"/>
                    <w:left w:val="single" w:sz="2" w:space="11" w:color="FFFFFF"/>
                    <w:bottom w:val="single" w:sz="2" w:space="1" w:color="FFFFFF"/>
                    <w:right w:val="single" w:sz="2" w:space="4" w:color="FFFFFF"/>
                  </w:divBdr>
                  <w:divsChild>
                    <w:div w:id="526724818">
                      <w:marLeft w:val="0"/>
                      <w:marRight w:val="0"/>
                      <w:marTop w:val="0"/>
                      <w:marBottom w:val="0"/>
                      <w:divBdr>
                        <w:top w:val="none" w:sz="0" w:space="0" w:color="auto"/>
                        <w:left w:val="none" w:sz="0" w:space="0" w:color="auto"/>
                        <w:bottom w:val="none" w:sz="0" w:space="0" w:color="auto"/>
                        <w:right w:val="none" w:sz="0" w:space="0" w:color="auto"/>
                      </w:divBdr>
                    </w:div>
                  </w:divsChild>
                </w:div>
                <w:div w:id="1038356631">
                  <w:marLeft w:val="0"/>
                  <w:marRight w:val="0"/>
                  <w:marTop w:val="0"/>
                  <w:marBottom w:val="0"/>
                  <w:divBdr>
                    <w:top w:val="single" w:sz="2" w:space="1" w:color="FFFFFF"/>
                    <w:left w:val="single" w:sz="2" w:space="11" w:color="FFFFFF"/>
                    <w:bottom w:val="single" w:sz="2" w:space="1" w:color="FFFFFF"/>
                    <w:right w:val="single" w:sz="2" w:space="4" w:color="FFFFFF"/>
                  </w:divBdr>
                  <w:divsChild>
                    <w:div w:id="407726876">
                      <w:marLeft w:val="0"/>
                      <w:marRight w:val="0"/>
                      <w:marTop w:val="0"/>
                      <w:marBottom w:val="0"/>
                      <w:divBdr>
                        <w:top w:val="none" w:sz="0" w:space="0" w:color="auto"/>
                        <w:left w:val="none" w:sz="0" w:space="0" w:color="auto"/>
                        <w:bottom w:val="none" w:sz="0" w:space="0" w:color="auto"/>
                        <w:right w:val="none" w:sz="0" w:space="0" w:color="auto"/>
                      </w:divBdr>
                    </w:div>
                  </w:divsChild>
                </w:div>
                <w:div w:id="1299146017">
                  <w:marLeft w:val="0"/>
                  <w:marRight w:val="0"/>
                  <w:marTop w:val="0"/>
                  <w:marBottom w:val="0"/>
                  <w:divBdr>
                    <w:top w:val="single" w:sz="2" w:space="1" w:color="FFFFFF"/>
                    <w:left w:val="single" w:sz="2" w:space="11" w:color="FFFFFF"/>
                    <w:bottom w:val="single" w:sz="2" w:space="1" w:color="FFFFFF"/>
                    <w:right w:val="single" w:sz="2" w:space="4" w:color="FFFFFF"/>
                  </w:divBdr>
                  <w:divsChild>
                    <w:div w:id="228659003">
                      <w:marLeft w:val="0"/>
                      <w:marRight w:val="0"/>
                      <w:marTop w:val="0"/>
                      <w:marBottom w:val="0"/>
                      <w:divBdr>
                        <w:top w:val="none" w:sz="0" w:space="0" w:color="auto"/>
                        <w:left w:val="none" w:sz="0" w:space="0" w:color="auto"/>
                        <w:bottom w:val="none" w:sz="0" w:space="0" w:color="auto"/>
                        <w:right w:val="none" w:sz="0" w:space="0" w:color="auto"/>
                      </w:divBdr>
                    </w:div>
                  </w:divsChild>
                </w:div>
                <w:div w:id="812678262">
                  <w:marLeft w:val="0"/>
                  <w:marRight w:val="0"/>
                  <w:marTop w:val="0"/>
                  <w:marBottom w:val="0"/>
                  <w:divBdr>
                    <w:top w:val="single" w:sz="2" w:space="1" w:color="FFFFFF"/>
                    <w:left w:val="single" w:sz="2" w:space="11" w:color="FFFFFF"/>
                    <w:bottom w:val="single" w:sz="2" w:space="1" w:color="FFFFFF"/>
                    <w:right w:val="single" w:sz="2" w:space="4" w:color="FFFFFF"/>
                  </w:divBdr>
                  <w:divsChild>
                    <w:div w:id="1258051411">
                      <w:marLeft w:val="0"/>
                      <w:marRight w:val="0"/>
                      <w:marTop w:val="0"/>
                      <w:marBottom w:val="0"/>
                      <w:divBdr>
                        <w:top w:val="none" w:sz="0" w:space="0" w:color="auto"/>
                        <w:left w:val="none" w:sz="0" w:space="0" w:color="auto"/>
                        <w:bottom w:val="none" w:sz="0" w:space="0" w:color="auto"/>
                        <w:right w:val="none" w:sz="0" w:space="0" w:color="auto"/>
                      </w:divBdr>
                    </w:div>
                  </w:divsChild>
                </w:div>
                <w:div w:id="1416705114">
                  <w:marLeft w:val="0"/>
                  <w:marRight w:val="0"/>
                  <w:marTop w:val="0"/>
                  <w:marBottom w:val="0"/>
                  <w:divBdr>
                    <w:top w:val="single" w:sz="2" w:space="1" w:color="FFFFFF"/>
                    <w:left w:val="single" w:sz="2" w:space="11" w:color="FFFFFF"/>
                    <w:bottom w:val="single" w:sz="2" w:space="1" w:color="FFFFFF"/>
                    <w:right w:val="single" w:sz="2" w:space="4" w:color="FFFFFF"/>
                  </w:divBdr>
                  <w:divsChild>
                    <w:div w:id="1472290001">
                      <w:marLeft w:val="0"/>
                      <w:marRight w:val="0"/>
                      <w:marTop w:val="0"/>
                      <w:marBottom w:val="0"/>
                      <w:divBdr>
                        <w:top w:val="none" w:sz="0" w:space="0" w:color="auto"/>
                        <w:left w:val="none" w:sz="0" w:space="0" w:color="auto"/>
                        <w:bottom w:val="none" w:sz="0" w:space="0" w:color="auto"/>
                        <w:right w:val="none" w:sz="0" w:space="0" w:color="auto"/>
                      </w:divBdr>
                    </w:div>
                  </w:divsChild>
                </w:div>
                <w:div w:id="1770195753">
                  <w:marLeft w:val="0"/>
                  <w:marRight w:val="0"/>
                  <w:marTop w:val="0"/>
                  <w:marBottom w:val="0"/>
                  <w:divBdr>
                    <w:top w:val="single" w:sz="2" w:space="1" w:color="FFFFFF"/>
                    <w:left w:val="single" w:sz="2" w:space="11" w:color="FFFFFF"/>
                    <w:bottom w:val="single" w:sz="2" w:space="1" w:color="FFFFFF"/>
                    <w:right w:val="single" w:sz="2" w:space="4" w:color="FFFFFF"/>
                  </w:divBdr>
                  <w:divsChild>
                    <w:div w:id="184445275">
                      <w:marLeft w:val="0"/>
                      <w:marRight w:val="0"/>
                      <w:marTop w:val="0"/>
                      <w:marBottom w:val="0"/>
                      <w:divBdr>
                        <w:top w:val="none" w:sz="0" w:space="0" w:color="auto"/>
                        <w:left w:val="none" w:sz="0" w:space="0" w:color="auto"/>
                        <w:bottom w:val="none" w:sz="0" w:space="0" w:color="auto"/>
                        <w:right w:val="none" w:sz="0" w:space="0" w:color="auto"/>
                      </w:divBdr>
                    </w:div>
                  </w:divsChild>
                </w:div>
                <w:div w:id="1153719342">
                  <w:marLeft w:val="0"/>
                  <w:marRight w:val="0"/>
                  <w:marTop w:val="0"/>
                  <w:marBottom w:val="0"/>
                  <w:divBdr>
                    <w:top w:val="single" w:sz="2" w:space="1" w:color="FFFFFF"/>
                    <w:left w:val="single" w:sz="2" w:space="11" w:color="FFFFFF"/>
                    <w:bottom w:val="single" w:sz="2" w:space="1" w:color="FFFFFF"/>
                    <w:right w:val="single" w:sz="2" w:space="4" w:color="FFFFFF"/>
                  </w:divBdr>
                  <w:divsChild>
                    <w:div w:id="1032538943">
                      <w:marLeft w:val="0"/>
                      <w:marRight w:val="0"/>
                      <w:marTop w:val="0"/>
                      <w:marBottom w:val="0"/>
                      <w:divBdr>
                        <w:top w:val="none" w:sz="0" w:space="0" w:color="auto"/>
                        <w:left w:val="none" w:sz="0" w:space="0" w:color="auto"/>
                        <w:bottom w:val="none" w:sz="0" w:space="0" w:color="auto"/>
                        <w:right w:val="none" w:sz="0" w:space="0" w:color="auto"/>
                      </w:divBdr>
                    </w:div>
                  </w:divsChild>
                </w:div>
                <w:div w:id="673070607">
                  <w:marLeft w:val="0"/>
                  <w:marRight w:val="0"/>
                  <w:marTop w:val="0"/>
                  <w:marBottom w:val="0"/>
                  <w:divBdr>
                    <w:top w:val="single" w:sz="2" w:space="1" w:color="FFFFFF"/>
                    <w:left w:val="single" w:sz="2" w:space="11" w:color="FFFFFF"/>
                    <w:bottom w:val="single" w:sz="2" w:space="1" w:color="FFFFFF"/>
                    <w:right w:val="single" w:sz="2" w:space="4" w:color="FFFFFF"/>
                  </w:divBdr>
                  <w:divsChild>
                    <w:div w:id="1965039089">
                      <w:marLeft w:val="0"/>
                      <w:marRight w:val="0"/>
                      <w:marTop w:val="0"/>
                      <w:marBottom w:val="0"/>
                      <w:divBdr>
                        <w:top w:val="none" w:sz="0" w:space="0" w:color="auto"/>
                        <w:left w:val="none" w:sz="0" w:space="0" w:color="auto"/>
                        <w:bottom w:val="none" w:sz="0" w:space="0" w:color="auto"/>
                        <w:right w:val="none" w:sz="0" w:space="0" w:color="auto"/>
                      </w:divBdr>
                    </w:div>
                  </w:divsChild>
                </w:div>
                <w:div w:id="37248775">
                  <w:marLeft w:val="0"/>
                  <w:marRight w:val="0"/>
                  <w:marTop w:val="0"/>
                  <w:marBottom w:val="0"/>
                  <w:divBdr>
                    <w:top w:val="single" w:sz="2" w:space="1" w:color="FFFFFF"/>
                    <w:left w:val="single" w:sz="2" w:space="11" w:color="FFFFFF"/>
                    <w:bottom w:val="single" w:sz="2" w:space="1" w:color="FFFFFF"/>
                    <w:right w:val="single" w:sz="2" w:space="4" w:color="FFFFFF"/>
                  </w:divBdr>
                  <w:divsChild>
                    <w:div w:id="1452673555">
                      <w:marLeft w:val="0"/>
                      <w:marRight w:val="0"/>
                      <w:marTop w:val="0"/>
                      <w:marBottom w:val="0"/>
                      <w:divBdr>
                        <w:top w:val="none" w:sz="0" w:space="0" w:color="auto"/>
                        <w:left w:val="none" w:sz="0" w:space="0" w:color="auto"/>
                        <w:bottom w:val="none" w:sz="0" w:space="0" w:color="auto"/>
                        <w:right w:val="none" w:sz="0" w:space="0" w:color="auto"/>
                      </w:divBdr>
                    </w:div>
                  </w:divsChild>
                </w:div>
                <w:div w:id="1037781543">
                  <w:marLeft w:val="0"/>
                  <w:marRight w:val="0"/>
                  <w:marTop w:val="0"/>
                  <w:marBottom w:val="0"/>
                  <w:divBdr>
                    <w:top w:val="single" w:sz="2" w:space="1" w:color="FFFFFF"/>
                    <w:left w:val="single" w:sz="2" w:space="11" w:color="FFFFFF"/>
                    <w:bottom w:val="single" w:sz="2" w:space="1" w:color="FFFFFF"/>
                    <w:right w:val="single" w:sz="2" w:space="4" w:color="FFFFFF"/>
                  </w:divBdr>
                  <w:divsChild>
                    <w:div w:id="809832914">
                      <w:marLeft w:val="0"/>
                      <w:marRight w:val="0"/>
                      <w:marTop w:val="0"/>
                      <w:marBottom w:val="0"/>
                      <w:divBdr>
                        <w:top w:val="none" w:sz="0" w:space="0" w:color="auto"/>
                        <w:left w:val="none" w:sz="0" w:space="0" w:color="auto"/>
                        <w:bottom w:val="none" w:sz="0" w:space="0" w:color="auto"/>
                        <w:right w:val="none" w:sz="0" w:space="0" w:color="auto"/>
                      </w:divBdr>
                    </w:div>
                  </w:divsChild>
                </w:div>
                <w:div w:id="364988240">
                  <w:marLeft w:val="0"/>
                  <w:marRight w:val="0"/>
                  <w:marTop w:val="0"/>
                  <w:marBottom w:val="0"/>
                  <w:divBdr>
                    <w:top w:val="single" w:sz="2" w:space="1" w:color="FFFFFF"/>
                    <w:left w:val="single" w:sz="2" w:space="11" w:color="FFFFFF"/>
                    <w:bottom w:val="single" w:sz="2" w:space="1" w:color="FFFFFF"/>
                    <w:right w:val="single" w:sz="2" w:space="4" w:color="FFFFFF"/>
                  </w:divBdr>
                  <w:divsChild>
                    <w:div w:id="1498498544">
                      <w:marLeft w:val="0"/>
                      <w:marRight w:val="0"/>
                      <w:marTop w:val="0"/>
                      <w:marBottom w:val="0"/>
                      <w:divBdr>
                        <w:top w:val="none" w:sz="0" w:space="0" w:color="auto"/>
                        <w:left w:val="none" w:sz="0" w:space="0" w:color="auto"/>
                        <w:bottom w:val="none" w:sz="0" w:space="0" w:color="auto"/>
                        <w:right w:val="none" w:sz="0" w:space="0" w:color="auto"/>
                      </w:divBdr>
                    </w:div>
                  </w:divsChild>
                </w:div>
                <w:div w:id="1175729454">
                  <w:marLeft w:val="0"/>
                  <w:marRight w:val="0"/>
                  <w:marTop w:val="0"/>
                  <w:marBottom w:val="0"/>
                  <w:divBdr>
                    <w:top w:val="single" w:sz="2" w:space="1" w:color="FFFFFF"/>
                    <w:left w:val="single" w:sz="2" w:space="11" w:color="FFFFFF"/>
                    <w:bottom w:val="single" w:sz="2" w:space="1" w:color="FFFFFF"/>
                    <w:right w:val="single" w:sz="2" w:space="4" w:color="FFFFFF"/>
                  </w:divBdr>
                  <w:divsChild>
                    <w:div w:id="1644966964">
                      <w:marLeft w:val="0"/>
                      <w:marRight w:val="0"/>
                      <w:marTop w:val="0"/>
                      <w:marBottom w:val="0"/>
                      <w:divBdr>
                        <w:top w:val="none" w:sz="0" w:space="0" w:color="auto"/>
                        <w:left w:val="none" w:sz="0" w:space="0" w:color="auto"/>
                        <w:bottom w:val="none" w:sz="0" w:space="0" w:color="auto"/>
                        <w:right w:val="none" w:sz="0" w:space="0" w:color="auto"/>
                      </w:divBdr>
                    </w:div>
                  </w:divsChild>
                </w:div>
                <w:div w:id="768280280">
                  <w:marLeft w:val="0"/>
                  <w:marRight w:val="0"/>
                  <w:marTop w:val="0"/>
                  <w:marBottom w:val="0"/>
                  <w:divBdr>
                    <w:top w:val="single" w:sz="2" w:space="1" w:color="FFFFFF"/>
                    <w:left w:val="single" w:sz="2" w:space="11" w:color="FFFFFF"/>
                    <w:bottom w:val="single" w:sz="2" w:space="1" w:color="FFFFFF"/>
                    <w:right w:val="single" w:sz="2" w:space="4" w:color="FFFFFF"/>
                  </w:divBdr>
                  <w:divsChild>
                    <w:div w:id="911936771">
                      <w:marLeft w:val="0"/>
                      <w:marRight w:val="0"/>
                      <w:marTop w:val="0"/>
                      <w:marBottom w:val="0"/>
                      <w:divBdr>
                        <w:top w:val="none" w:sz="0" w:space="0" w:color="auto"/>
                        <w:left w:val="none" w:sz="0" w:space="0" w:color="auto"/>
                        <w:bottom w:val="none" w:sz="0" w:space="0" w:color="auto"/>
                        <w:right w:val="none" w:sz="0" w:space="0" w:color="auto"/>
                      </w:divBdr>
                    </w:div>
                  </w:divsChild>
                </w:div>
                <w:div w:id="1861160063">
                  <w:marLeft w:val="0"/>
                  <w:marRight w:val="0"/>
                  <w:marTop w:val="0"/>
                  <w:marBottom w:val="0"/>
                  <w:divBdr>
                    <w:top w:val="single" w:sz="2" w:space="1" w:color="FFFFFF"/>
                    <w:left w:val="single" w:sz="2" w:space="11" w:color="FFFFFF"/>
                    <w:bottom w:val="single" w:sz="2" w:space="1" w:color="FFFFFF"/>
                    <w:right w:val="single" w:sz="2" w:space="4" w:color="FFFFFF"/>
                  </w:divBdr>
                  <w:divsChild>
                    <w:div w:id="318576658">
                      <w:marLeft w:val="0"/>
                      <w:marRight w:val="0"/>
                      <w:marTop w:val="0"/>
                      <w:marBottom w:val="0"/>
                      <w:divBdr>
                        <w:top w:val="none" w:sz="0" w:space="0" w:color="auto"/>
                        <w:left w:val="none" w:sz="0" w:space="0" w:color="auto"/>
                        <w:bottom w:val="none" w:sz="0" w:space="0" w:color="auto"/>
                        <w:right w:val="none" w:sz="0" w:space="0" w:color="auto"/>
                      </w:divBdr>
                    </w:div>
                  </w:divsChild>
                </w:div>
                <w:div w:id="2141530001">
                  <w:marLeft w:val="0"/>
                  <w:marRight w:val="0"/>
                  <w:marTop w:val="0"/>
                  <w:marBottom w:val="0"/>
                  <w:divBdr>
                    <w:top w:val="single" w:sz="2" w:space="1" w:color="FFFFFF"/>
                    <w:left w:val="single" w:sz="2" w:space="11" w:color="FFFFFF"/>
                    <w:bottom w:val="single" w:sz="2" w:space="1" w:color="FFFFFF"/>
                    <w:right w:val="single" w:sz="2" w:space="4" w:color="FFFFFF"/>
                  </w:divBdr>
                  <w:divsChild>
                    <w:div w:id="1871989508">
                      <w:marLeft w:val="0"/>
                      <w:marRight w:val="0"/>
                      <w:marTop w:val="0"/>
                      <w:marBottom w:val="0"/>
                      <w:divBdr>
                        <w:top w:val="none" w:sz="0" w:space="0" w:color="auto"/>
                        <w:left w:val="none" w:sz="0" w:space="0" w:color="auto"/>
                        <w:bottom w:val="none" w:sz="0" w:space="0" w:color="auto"/>
                        <w:right w:val="none" w:sz="0" w:space="0" w:color="auto"/>
                      </w:divBdr>
                    </w:div>
                  </w:divsChild>
                </w:div>
                <w:div w:id="1735002057">
                  <w:marLeft w:val="0"/>
                  <w:marRight w:val="0"/>
                  <w:marTop w:val="0"/>
                  <w:marBottom w:val="0"/>
                  <w:divBdr>
                    <w:top w:val="single" w:sz="2" w:space="1" w:color="FFFFFF"/>
                    <w:left w:val="single" w:sz="2" w:space="11" w:color="FFFFFF"/>
                    <w:bottom w:val="single" w:sz="2" w:space="4" w:color="FFFFFF"/>
                    <w:right w:val="single" w:sz="2" w:space="4" w:color="FFFFFF"/>
                  </w:divBdr>
                  <w:divsChild>
                    <w:div w:id="188868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497905">
          <w:marLeft w:val="0"/>
          <w:marRight w:val="0"/>
          <w:marTop w:val="0"/>
          <w:marBottom w:val="300"/>
          <w:divBdr>
            <w:top w:val="none" w:sz="0" w:space="0" w:color="auto"/>
            <w:left w:val="none" w:sz="0" w:space="0" w:color="auto"/>
            <w:bottom w:val="none" w:sz="0" w:space="0" w:color="auto"/>
            <w:right w:val="none" w:sz="0" w:space="0" w:color="auto"/>
          </w:divBdr>
          <w:divsChild>
            <w:div w:id="1652056301">
              <w:marLeft w:val="0"/>
              <w:marRight w:val="0"/>
              <w:marTop w:val="0"/>
              <w:marBottom w:val="0"/>
              <w:divBdr>
                <w:top w:val="none" w:sz="0" w:space="0" w:color="auto"/>
                <w:left w:val="none" w:sz="0" w:space="0" w:color="auto"/>
                <w:bottom w:val="none" w:sz="0" w:space="0" w:color="auto"/>
                <w:right w:val="none" w:sz="0" w:space="0" w:color="auto"/>
              </w:divBdr>
              <w:divsChild>
                <w:div w:id="105858951">
                  <w:marLeft w:val="0"/>
                  <w:marRight w:val="0"/>
                  <w:marTop w:val="0"/>
                  <w:marBottom w:val="0"/>
                  <w:divBdr>
                    <w:top w:val="single" w:sz="2" w:space="4" w:color="FFFFFF"/>
                    <w:left w:val="single" w:sz="2" w:space="11" w:color="FFFFFF"/>
                    <w:bottom w:val="single" w:sz="2" w:space="1" w:color="FFFFFF"/>
                    <w:right w:val="single" w:sz="2" w:space="4" w:color="FFFFFF"/>
                  </w:divBdr>
                  <w:divsChild>
                    <w:div w:id="994379303">
                      <w:marLeft w:val="0"/>
                      <w:marRight w:val="0"/>
                      <w:marTop w:val="0"/>
                      <w:marBottom w:val="0"/>
                      <w:divBdr>
                        <w:top w:val="none" w:sz="0" w:space="0" w:color="auto"/>
                        <w:left w:val="none" w:sz="0" w:space="0" w:color="auto"/>
                        <w:bottom w:val="none" w:sz="0" w:space="0" w:color="auto"/>
                        <w:right w:val="none" w:sz="0" w:space="0" w:color="auto"/>
                      </w:divBdr>
                    </w:div>
                  </w:divsChild>
                </w:div>
                <w:div w:id="49547042">
                  <w:marLeft w:val="0"/>
                  <w:marRight w:val="0"/>
                  <w:marTop w:val="0"/>
                  <w:marBottom w:val="0"/>
                  <w:divBdr>
                    <w:top w:val="single" w:sz="2" w:space="1" w:color="FFFFFF"/>
                    <w:left w:val="single" w:sz="2" w:space="11" w:color="FFFFFF"/>
                    <w:bottom w:val="single" w:sz="2" w:space="1" w:color="FFFFFF"/>
                    <w:right w:val="single" w:sz="2" w:space="4" w:color="FFFFFF"/>
                  </w:divBdr>
                  <w:divsChild>
                    <w:div w:id="365371161">
                      <w:marLeft w:val="0"/>
                      <w:marRight w:val="0"/>
                      <w:marTop w:val="0"/>
                      <w:marBottom w:val="0"/>
                      <w:divBdr>
                        <w:top w:val="none" w:sz="0" w:space="0" w:color="auto"/>
                        <w:left w:val="none" w:sz="0" w:space="0" w:color="auto"/>
                        <w:bottom w:val="none" w:sz="0" w:space="0" w:color="auto"/>
                        <w:right w:val="none" w:sz="0" w:space="0" w:color="auto"/>
                      </w:divBdr>
                    </w:div>
                  </w:divsChild>
                </w:div>
                <w:div w:id="313685428">
                  <w:marLeft w:val="0"/>
                  <w:marRight w:val="0"/>
                  <w:marTop w:val="0"/>
                  <w:marBottom w:val="0"/>
                  <w:divBdr>
                    <w:top w:val="single" w:sz="2" w:space="1" w:color="FFFFFF"/>
                    <w:left w:val="single" w:sz="2" w:space="11" w:color="FFFFFF"/>
                    <w:bottom w:val="single" w:sz="2" w:space="1" w:color="FFFFFF"/>
                    <w:right w:val="single" w:sz="2" w:space="4" w:color="FFFFFF"/>
                  </w:divBdr>
                  <w:divsChild>
                    <w:div w:id="872494861">
                      <w:marLeft w:val="0"/>
                      <w:marRight w:val="0"/>
                      <w:marTop w:val="0"/>
                      <w:marBottom w:val="0"/>
                      <w:divBdr>
                        <w:top w:val="none" w:sz="0" w:space="0" w:color="auto"/>
                        <w:left w:val="none" w:sz="0" w:space="0" w:color="auto"/>
                        <w:bottom w:val="none" w:sz="0" w:space="0" w:color="auto"/>
                        <w:right w:val="none" w:sz="0" w:space="0" w:color="auto"/>
                      </w:divBdr>
                    </w:div>
                  </w:divsChild>
                </w:div>
                <w:div w:id="1933053700">
                  <w:marLeft w:val="0"/>
                  <w:marRight w:val="0"/>
                  <w:marTop w:val="0"/>
                  <w:marBottom w:val="0"/>
                  <w:divBdr>
                    <w:top w:val="single" w:sz="2" w:space="1" w:color="FFFFFF"/>
                    <w:left w:val="single" w:sz="2" w:space="11" w:color="FFFFFF"/>
                    <w:bottom w:val="single" w:sz="2" w:space="1" w:color="FFFFFF"/>
                    <w:right w:val="single" w:sz="2" w:space="4" w:color="FFFFFF"/>
                  </w:divBdr>
                  <w:divsChild>
                    <w:div w:id="699665385">
                      <w:marLeft w:val="0"/>
                      <w:marRight w:val="0"/>
                      <w:marTop w:val="0"/>
                      <w:marBottom w:val="0"/>
                      <w:divBdr>
                        <w:top w:val="none" w:sz="0" w:space="0" w:color="auto"/>
                        <w:left w:val="none" w:sz="0" w:space="0" w:color="auto"/>
                        <w:bottom w:val="none" w:sz="0" w:space="0" w:color="auto"/>
                        <w:right w:val="none" w:sz="0" w:space="0" w:color="auto"/>
                      </w:divBdr>
                    </w:div>
                  </w:divsChild>
                </w:div>
                <w:div w:id="337732120">
                  <w:marLeft w:val="0"/>
                  <w:marRight w:val="0"/>
                  <w:marTop w:val="0"/>
                  <w:marBottom w:val="0"/>
                  <w:divBdr>
                    <w:top w:val="single" w:sz="2" w:space="1" w:color="FFFFFF"/>
                    <w:left w:val="single" w:sz="2" w:space="11" w:color="FFFFFF"/>
                    <w:bottom w:val="single" w:sz="2" w:space="1" w:color="FFFFFF"/>
                    <w:right w:val="single" w:sz="2" w:space="4" w:color="FFFFFF"/>
                  </w:divBdr>
                  <w:divsChild>
                    <w:div w:id="710114670">
                      <w:marLeft w:val="0"/>
                      <w:marRight w:val="0"/>
                      <w:marTop w:val="0"/>
                      <w:marBottom w:val="0"/>
                      <w:divBdr>
                        <w:top w:val="none" w:sz="0" w:space="0" w:color="auto"/>
                        <w:left w:val="none" w:sz="0" w:space="0" w:color="auto"/>
                        <w:bottom w:val="none" w:sz="0" w:space="0" w:color="auto"/>
                        <w:right w:val="none" w:sz="0" w:space="0" w:color="auto"/>
                      </w:divBdr>
                    </w:div>
                  </w:divsChild>
                </w:div>
                <w:div w:id="304941854">
                  <w:marLeft w:val="0"/>
                  <w:marRight w:val="0"/>
                  <w:marTop w:val="0"/>
                  <w:marBottom w:val="0"/>
                  <w:divBdr>
                    <w:top w:val="single" w:sz="2" w:space="1" w:color="FFFFFF"/>
                    <w:left w:val="single" w:sz="2" w:space="11" w:color="FFFFFF"/>
                    <w:bottom w:val="single" w:sz="2" w:space="1" w:color="FFFFFF"/>
                    <w:right w:val="single" w:sz="2" w:space="4" w:color="FFFFFF"/>
                  </w:divBdr>
                  <w:divsChild>
                    <w:div w:id="1285387890">
                      <w:marLeft w:val="0"/>
                      <w:marRight w:val="0"/>
                      <w:marTop w:val="0"/>
                      <w:marBottom w:val="0"/>
                      <w:divBdr>
                        <w:top w:val="none" w:sz="0" w:space="0" w:color="auto"/>
                        <w:left w:val="none" w:sz="0" w:space="0" w:color="auto"/>
                        <w:bottom w:val="none" w:sz="0" w:space="0" w:color="auto"/>
                        <w:right w:val="none" w:sz="0" w:space="0" w:color="auto"/>
                      </w:divBdr>
                    </w:div>
                  </w:divsChild>
                </w:div>
                <w:div w:id="2093428540">
                  <w:marLeft w:val="0"/>
                  <w:marRight w:val="0"/>
                  <w:marTop w:val="0"/>
                  <w:marBottom w:val="0"/>
                  <w:divBdr>
                    <w:top w:val="single" w:sz="2" w:space="1" w:color="FFFFFF"/>
                    <w:left w:val="single" w:sz="2" w:space="11" w:color="FFFFFF"/>
                    <w:bottom w:val="single" w:sz="2" w:space="1" w:color="FFFFFF"/>
                    <w:right w:val="single" w:sz="2" w:space="4" w:color="FFFFFF"/>
                  </w:divBdr>
                  <w:divsChild>
                    <w:div w:id="421995119">
                      <w:marLeft w:val="0"/>
                      <w:marRight w:val="0"/>
                      <w:marTop w:val="0"/>
                      <w:marBottom w:val="0"/>
                      <w:divBdr>
                        <w:top w:val="none" w:sz="0" w:space="0" w:color="auto"/>
                        <w:left w:val="none" w:sz="0" w:space="0" w:color="auto"/>
                        <w:bottom w:val="none" w:sz="0" w:space="0" w:color="auto"/>
                        <w:right w:val="none" w:sz="0" w:space="0" w:color="auto"/>
                      </w:divBdr>
                    </w:div>
                  </w:divsChild>
                </w:div>
                <w:div w:id="2078165696">
                  <w:marLeft w:val="0"/>
                  <w:marRight w:val="0"/>
                  <w:marTop w:val="0"/>
                  <w:marBottom w:val="0"/>
                  <w:divBdr>
                    <w:top w:val="single" w:sz="2" w:space="1" w:color="FFFFFF"/>
                    <w:left w:val="single" w:sz="2" w:space="11" w:color="FFFFFF"/>
                    <w:bottom w:val="single" w:sz="2" w:space="1" w:color="FFFFFF"/>
                    <w:right w:val="single" w:sz="2" w:space="4" w:color="FFFFFF"/>
                  </w:divBdr>
                  <w:divsChild>
                    <w:div w:id="649016921">
                      <w:marLeft w:val="0"/>
                      <w:marRight w:val="0"/>
                      <w:marTop w:val="0"/>
                      <w:marBottom w:val="0"/>
                      <w:divBdr>
                        <w:top w:val="none" w:sz="0" w:space="0" w:color="auto"/>
                        <w:left w:val="none" w:sz="0" w:space="0" w:color="auto"/>
                        <w:bottom w:val="none" w:sz="0" w:space="0" w:color="auto"/>
                        <w:right w:val="none" w:sz="0" w:space="0" w:color="auto"/>
                      </w:divBdr>
                    </w:div>
                  </w:divsChild>
                </w:div>
                <w:div w:id="726227006">
                  <w:marLeft w:val="0"/>
                  <w:marRight w:val="0"/>
                  <w:marTop w:val="0"/>
                  <w:marBottom w:val="0"/>
                  <w:divBdr>
                    <w:top w:val="single" w:sz="2" w:space="1" w:color="FFFFFF"/>
                    <w:left w:val="single" w:sz="2" w:space="11" w:color="FFFFFF"/>
                    <w:bottom w:val="single" w:sz="2" w:space="1" w:color="FFFFFF"/>
                    <w:right w:val="single" w:sz="2" w:space="4" w:color="FFFFFF"/>
                  </w:divBdr>
                  <w:divsChild>
                    <w:div w:id="949356856">
                      <w:marLeft w:val="0"/>
                      <w:marRight w:val="0"/>
                      <w:marTop w:val="0"/>
                      <w:marBottom w:val="0"/>
                      <w:divBdr>
                        <w:top w:val="none" w:sz="0" w:space="0" w:color="auto"/>
                        <w:left w:val="none" w:sz="0" w:space="0" w:color="auto"/>
                        <w:bottom w:val="none" w:sz="0" w:space="0" w:color="auto"/>
                        <w:right w:val="none" w:sz="0" w:space="0" w:color="auto"/>
                      </w:divBdr>
                    </w:div>
                  </w:divsChild>
                </w:div>
                <w:div w:id="1270314419">
                  <w:marLeft w:val="0"/>
                  <w:marRight w:val="0"/>
                  <w:marTop w:val="0"/>
                  <w:marBottom w:val="0"/>
                  <w:divBdr>
                    <w:top w:val="single" w:sz="2" w:space="1" w:color="FFFFFF"/>
                    <w:left w:val="single" w:sz="2" w:space="11" w:color="FFFFFF"/>
                    <w:bottom w:val="single" w:sz="2" w:space="1" w:color="FFFFFF"/>
                    <w:right w:val="single" w:sz="2" w:space="4" w:color="FFFFFF"/>
                  </w:divBdr>
                  <w:divsChild>
                    <w:div w:id="1895461601">
                      <w:marLeft w:val="0"/>
                      <w:marRight w:val="0"/>
                      <w:marTop w:val="0"/>
                      <w:marBottom w:val="0"/>
                      <w:divBdr>
                        <w:top w:val="none" w:sz="0" w:space="0" w:color="auto"/>
                        <w:left w:val="none" w:sz="0" w:space="0" w:color="auto"/>
                        <w:bottom w:val="none" w:sz="0" w:space="0" w:color="auto"/>
                        <w:right w:val="none" w:sz="0" w:space="0" w:color="auto"/>
                      </w:divBdr>
                    </w:div>
                  </w:divsChild>
                </w:div>
                <w:div w:id="186872224">
                  <w:marLeft w:val="0"/>
                  <w:marRight w:val="0"/>
                  <w:marTop w:val="0"/>
                  <w:marBottom w:val="0"/>
                  <w:divBdr>
                    <w:top w:val="single" w:sz="2" w:space="1" w:color="FFFFFF"/>
                    <w:left w:val="single" w:sz="2" w:space="11" w:color="FFFFFF"/>
                    <w:bottom w:val="single" w:sz="2" w:space="1" w:color="FFFFFF"/>
                    <w:right w:val="single" w:sz="2" w:space="4" w:color="FFFFFF"/>
                  </w:divBdr>
                  <w:divsChild>
                    <w:div w:id="1839688692">
                      <w:marLeft w:val="0"/>
                      <w:marRight w:val="0"/>
                      <w:marTop w:val="0"/>
                      <w:marBottom w:val="0"/>
                      <w:divBdr>
                        <w:top w:val="none" w:sz="0" w:space="0" w:color="auto"/>
                        <w:left w:val="none" w:sz="0" w:space="0" w:color="auto"/>
                        <w:bottom w:val="none" w:sz="0" w:space="0" w:color="auto"/>
                        <w:right w:val="none" w:sz="0" w:space="0" w:color="auto"/>
                      </w:divBdr>
                    </w:div>
                  </w:divsChild>
                </w:div>
                <w:div w:id="2080010074">
                  <w:marLeft w:val="0"/>
                  <w:marRight w:val="0"/>
                  <w:marTop w:val="0"/>
                  <w:marBottom w:val="0"/>
                  <w:divBdr>
                    <w:top w:val="single" w:sz="2" w:space="1" w:color="FFFFFF"/>
                    <w:left w:val="single" w:sz="2" w:space="11" w:color="FFFFFF"/>
                    <w:bottom w:val="single" w:sz="2" w:space="1" w:color="FFFFFF"/>
                    <w:right w:val="single" w:sz="2" w:space="4" w:color="FFFFFF"/>
                  </w:divBdr>
                  <w:divsChild>
                    <w:div w:id="1043940203">
                      <w:marLeft w:val="0"/>
                      <w:marRight w:val="0"/>
                      <w:marTop w:val="0"/>
                      <w:marBottom w:val="0"/>
                      <w:divBdr>
                        <w:top w:val="none" w:sz="0" w:space="0" w:color="auto"/>
                        <w:left w:val="none" w:sz="0" w:space="0" w:color="auto"/>
                        <w:bottom w:val="none" w:sz="0" w:space="0" w:color="auto"/>
                        <w:right w:val="none" w:sz="0" w:space="0" w:color="auto"/>
                      </w:divBdr>
                    </w:div>
                  </w:divsChild>
                </w:div>
                <w:div w:id="635255981">
                  <w:marLeft w:val="0"/>
                  <w:marRight w:val="0"/>
                  <w:marTop w:val="0"/>
                  <w:marBottom w:val="0"/>
                  <w:divBdr>
                    <w:top w:val="single" w:sz="2" w:space="1" w:color="FFFFFF"/>
                    <w:left w:val="single" w:sz="2" w:space="11" w:color="FFFFFF"/>
                    <w:bottom w:val="single" w:sz="2" w:space="1" w:color="FFFFFF"/>
                    <w:right w:val="single" w:sz="2" w:space="4" w:color="FFFFFF"/>
                  </w:divBdr>
                  <w:divsChild>
                    <w:div w:id="1873152212">
                      <w:marLeft w:val="0"/>
                      <w:marRight w:val="0"/>
                      <w:marTop w:val="0"/>
                      <w:marBottom w:val="0"/>
                      <w:divBdr>
                        <w:top w:val="none" w:sz="0" w:space="0" w:color="auto"/>
                        <w:left w:val="none" w:sz="0" w:space="0" w:color="auto"/>
                        <w:bottom w:val="none" w:sz="0" w:space="0" w:color="auto"/>
                        <w:right w:val="none" w:sz="0" w:space="0" w:color="auto"/>
                      </w:divBdr>
                    </w:div>
                  </w:divsChild>
                </w:div>
                <w:div w:id="162009330">
                  <w:marLeft w:val="0"/>
                  <w:marRight w:val="0"/>
                  <w:marTop w:val="0"/>
                  <w:marBottom w:val="0"/>
                  <w:divBdr>
                    <w:top w:val="single" w:sz="2" w:space="1" w:color="FFFFFF"/>
                    <w:left w:val="single" w:sz="2" w:space="11" w:color="FFFFFF"/>
                    <w:bottom w:val="single" w:sz="2" w:space="1" w:color="FFFFFF"/>
                    <w:right w:val="single" w:sz="2" w:space="4" w:color="FFFFFF"/>
                  </w:divBdr>
                  <w:divsChild>
                    <w:div w:id="1312755646">
                      <w:marLeft w:val="0"/>
                      <w:marRight w:val="0"/>
                      <w:marTop w:val="0"/>
                      <w:marBottom w:val="0"/>
                      <w:divBdr>
                        <w:top w:val="none" w:sz="0" w:space="0" w:color="auto"/>
                        <w:left w:val="none" w:sz="0" w:space="0" w:color="auto"/>
                        <w:bottom w:val="none" w:sz="0" w:space="0" w:color="auto"/>
                        <w:right w:val="none" w:sz="0" w:space="0" w:color="auto"/>
                      </w:divBdr>
                    </w:div>
                  </w:divsChild>
                </w:div>
                <w:div w:id="392854463">
                  <w:marLeft w:val="0"/>
                  <w:marRight w:val="0"/>
                  <w:marTop w:val="0"/>
                  <w:marBottom w:val="0"/>
                  <w:divBdr>
                    <w:top w:val="single" w:sz="2" w:space="1" w:color="FFFFFF"/>
                    <w:left w:val="single" w:sz="2" w:space="11" w:color="FFFFFF"/>
                    <w:bottom w:val="single" w:sz="2" w:space="1" w:color="FFFFFF"/>
                    <w:right w:val="single" w:sz="2" w:space="4" w:color="FFFFFF"/>
                  </w:divBdr>
                  <w:divsChild>
                    <w:div w:id="341467774">
                      <w:marLeft w:val="0"/>
                      <w:marRight w:val="0"/>
                      <w:marTop w:val="0"/>
                      <w:marBottom w:val="0"/>
                      <w:divBdr>
                        <w:top w:val="none" w:sz="0" w:space="0" w:color="auto"/>
                        <w:left w:val="none" w:sz="0" w:space="0" w:color="auto"/>
                        <w:bottom w:val="none" w:sz="0" w:space="0" w:color="auto"/>
                        <w:right w:val="none" w:sz="0" w:space="0" w:color="auto"/>
                      </w:divBdr>
                    </w:div>
                  </w:divsChild>
                </w:div>
                <w:div w:id="1956712081">
                  <w:marLeft w:val="0"/>
                  <w:marRight w:val="0"/>
                  <w:marTop w:val="0"/>
                  <w:marBottom w:val="0"/>
                  <w:divBdr>
                    <w:top w:val="single" w:sz="2" w:space="1" w:color="FFFFFF"/>
                    <w:left w:val="single" w:sz="2" w:space="11" w:color="FFFFFF"/>
                    <w:bottom w:val="single" w:sz="2" w:space="1" w:color="FFFFFF"/>
                    <w:right w:val="single" w:sz="2" w:space="4" w:color="FFFFFF"/>
                  </w:divBdr>
                  <w:divsChild>
                    <w:div w:id="42605036">
                      <w:marLeft w:val="0"/>
                      <w:marRight w:val="0"/>
                      <w:marTop w:val="0"/>
                      <w:marBottom w:val="0"/>
                      <w:divBdr>
                        <w:top w:val="none" w:sz="0" w:space="0" w:color="auto"/>
                        <w:left w:val="none" w:sz="0" w:space="0" w:color="auto"/>
                        <w:bottom w:val="none" w:sz="0" w:space="0" w:color="auto"/>
                        <w:right w:val="none" w:sz="0" w:space="0" w:color="auto"/>
                      </w:divBdr>
                    </w:div>
                  </w:divsChild>
                </w:div>
                <w:div w:id="2032683182">
                  <w:marLeft w:val="0"/>
                  <w:marRight w:val="0"/>
                  <w:marTop w:val="0"/>
                  <w:marBottom w:val="0"/>
                  <w:divBdr>
                    <w:top w:val="single" w:sz="2" w:space="1" w:color="FFFFFF"/>
                    <w:left w:val="single" w:sz="2" w:space="11" w:color="FFFFFF"/>
                    <w:bottom w:val="single" w:sz="2" w:space="1" w:color="FFFFFF"/>
                    <w:right w:val="single" w:sz="2" w:space="4" w:color="FFFFFF"/>
                  </w:divBdr>
                  <w:divsChild>
                    <w:div w:id="1242175820">
                      <w:marLeft w:val="0"/>
                      <w:marRight w:val="0"/>
                      <w:marTop w:val="0"/>
                      <w:marBottom w:val="0"/>
                      <w:divBdr>
                        <w:top w:val="none" w:sz="0" w:space="0" w:color="auto"/>
                        <w:left w:val="none" w:sz="0" w:space="0" w:color="auto"/>
                        <w:bottom w:val="none" w:sz="0" w:space="0" w:color="auto"/>
                        <w:right w:val="none" w:sz="0" w:space="0" w:color="auto"/>
                      </w:divBdr>
                    </w:div>
                  </w:divsChild>
                </w:div>
                <w:div w:id="738485151">
                  <w:marLeft w:val="0"/>
                  <w:marRight w:val="0"/>
                  <w:marTop w:val="0"/>
                  <w:marBottom w:val="0"/>
                  <w:divBdr>
                    <w:top w:val="single" w:sz="2" w:space="1" w:color="FFFFFF"/>
                    <w:left w:val="single" w:sz="2" w:space="11" w:color="FFFFFF"/>
                    <w:bottom w:val="single" w:sz="2" w:space="1" w:color="FFFFFF"/>
                    <w:right w:val="single" w:sz="2" w:space="4" w:color="FFFFFF"/>
                  </w:divBdr>
                  <w:divsChild>
                    <w:div w:id="1207330317">
                      <w:marLeft w:val="0"/>
                      <w:marRight w:val="0"/>
                      <w:marTop w:val="0"/>
                      <w:marBottom w:val="0"/>
                      <w:divBdr>
                        <w:top w:val="none" w:sz="0" w:space="0" w:color="auto"/>
                        <w:left w:val="none" w:sz="0" w:space="0" w:color="auto"/>
                        <w:bottom w:val="none" w:sz="0" w:space="0" w:color="auto"/>
                        <w:right w:val="none" w:sz="0" w:space="0" w:color="auto"/>
                      </w:divBdr>
                    </w:div>
                  </w:divsChild>
                </w:div>
                <w:div w:id="767576157">
                  <w:marLeft w:val="0"/>
                  <w:marRight w:val="0"/>
                  <w:marTop w:val="0"/>
                  <w:marBottom w:val="0"/>
                  <w:divBdr>
                    <w:top w:val="single" w:sz="2" w:space="1" w:color="FFFFFF"/>
                    <w:left w:val="single" w:sz="2" w:space="11" w:color="FFFFFF"/>
                    <w:bottom w:val="single" w:sz="2" w:space="1" w:color="FFFFFF"/>
                    <w:right w:val="single" w:sz="2" w:space="4" w:color="FFFFFF"/>
                  </w:divBdr>
                  <w:divsChild>
                    <w:div w:id="1627350194">
                      <w:marLeft w:val="0"/>
                      <w:marRight w:val="0"/>
                      <w:marTop w:val="0"/>
                      <w:marBottom w:val="0"/>
                      <w:divBdr>
                        <w:top w:val="none" w:sz="0" w:space="0" w:color="auto"/>
                        <w:left w:val="none" w:sz="0" w:space="0" w:color="auto"/>
                        <w:bottom w:val="none" w:sz="0" w:space="0" w:color="auto"/>
                        <w:right w:val="none" w:sz="0" w:space="0" w:color="auto"/>
                      </w:divBdr>
                    </w:div>
                  </w:divsChild>
                </w:div>
                <w:div w:id="1038436482">
                  <w:marLeft w:val="0"/>
                  <w:marRight w:val="0"/>
                  <w:marTop w:val="0"/>
                  <w:marBottom w:val="0"/>
                  <w:divBdr>
                    <w:top w:val="single" w:sz="2" w:space="1" w:color="FFFFFF"/>
                    <w:left w:val="single" w:sz="2" w:space="11" w:color="FFFFFF"/>
                    <w:bottom w:val="single" w:sz="2" w:space="1" w:color="FFFFFF"/>
                    <w:right w:val="single" w:sz="2" w:space="4" w:color="FFFFFF"/>
                  </w:divBdr>
                  <w:divsChild>
                    <w:div w:id="716008010">
                      <w:marLeft w:val="0"/>
                      <w:marRight w:val="0"/>
                      <w:marTop w:val="0"/>
                      <w:marBottom w:val="0"/>
                      <w:divBdr>
                        <w:top w:val="none" w:sz="0" w:space="0" w:color="auto"/>
                        <w:left w:val="none" w:sz="0" w:space="0" w:color="auto"/>
                        <w:bottom w:val="none" w:sz="0" w:space="0" w:color="auto"/>
                        <w:right w:val="none" w:sz="0" w:space="0" w:color="auto"/>
                      </w:divBdr>
                    </w:div>
                  </w:divsChild>
                </w:div>
                <w:div w:id="1155101118">
                  <w:marLeft w:val="0"/>
                  <w:marRight w:val="0"/>
                  <w:marTop w:val="0"/>
                  <w:marBottom w:val="0"/>
                  <w:divBdr>
                    <w:top w:val="single" w:sz="2" w:space="1" w:color="FFFFFF"/>
                    <w:left w:val="single" w:sz="2" w:space="11" w:color="FFFFFF"/>
                    <w:bottom w:val="single" w:sz="2" w:space="1" w:color="FFFFFF"/>
                    <w:right w:val="single" w:sz="2" w:space="4" w:color="FFFFFF"/>
                  </w:divBdr>
                  <w:divsChild>
                    <w:div w:id="1217472123">
                      <w:marLeft w:val="0"/>
                      <w:marRight w:val="0"/>
                      <w:marTop w:val="0"/>
                      <w:marBottom w:val="0"/>
                      <w:divBdr>
                        <w:top w:val="none" w:sz="0" w:space="0" w:color="auto"/>
                        <w:left w:val="none" w:sz="0" w:space="0" w:color="auto"/>
                        <w:bottom w:val="none" w:sz="0" w:space="0" w:color="auto"/>
                        <w:right w:val="none" w:sz="0" w:space="0" w:color="auto"/>
                      </w:divBdr>
                    </w:div>
                  </w:divsChild>
                </w:div>
                <w:div w:id="748698364">
                  <w:marLeft w:val="0"/>
                  <w:marRight w:val="0"/>
                  <w:marTop w:val="0"/>
                  <w:marBottom w:val="0"/>
                  <w:divBdr>
                    <w:top w:val="single" w:sz="2" w:space="1" w:color="FFFFFF"/>
                    <w:left w:val="single" w:sz="2" w:space="11" w:color="FFFFFF"/>
                    <w:bottom w:val="single" w:sz="2" w:space="1" w:color="FFFFFF"/>
                    <w:right w:val="single" w:sz="2" w:space="4" w:color="FFFFFF"/>
                  </w:divBdr>
                  <w:divsChild>
                    <w:div w:id="687952252">
                      <w:marLeft w:val="0"/>
                      <w:marRight w:val="0"/>
                      <w:marTop w:val="0"/>
                      <w:marBottom w:val="0"/>
                      <w:divBdr>
                        <w:top w:val="none" w:sz="0" w:space="0" w:color="auto"/>
                        <w:left w:val="none" w:sz="0" w:space="0" w:color="auto"/>
                        <w:bottom w:val="none" w:sz="0" w:space="0" w:color="auto"/>
                        <w:right w:val="none" w:sz="0" w:space="0" w:color="auto"/>
                      </w:divBdr>
                    </w:div>
                  </w:divsChild>
                </w:div>
                <w:div w:id="808859257">
                  <w:marLeft w:val="0"/>
                  <w:marRight w:val="0"/>
                  <w:marTop w:val="0"/>
                  <w:marBottom w:val="0"/>
                  <w:divBdr>
                    <w:top w:val="single" w:sz="2" w:space="1" w:color="FFFFFF"/>
                    <w:left w:val="single" w:sz="2" w:space="11" w:color="FFFFFF"/>
                    <w:bottom w:val="single" w:sz="2" w:space="1" w:color="FFFFFF"/>
                    <w:right w:val="single" w:sz="2" w:space="4" w:color="FFFFFF"/>
                  </w:divBdr>
                  <w:divsChild>
                    <w:div w:id="1583678592">
                      <w:marLeft w:val="0"/>
                      <w:marRight w:val="0"/>
                      <w:marTop w:val="0"/>
                      <w:marBottom w:val="0"/>
                      <w:divBdr>
                        <w:top w:val="none" w:sz="0" w:space="0" w:color="auto"/>
                        <w:left w:val="none" w:sz="0" w:space="0" w:color="auto"/>
                        <w:bottom w:val="none" w:sz="0" w:space="0" w:color="auto"/>
                        <w:right w:val="none" w:sz="0" w:space="0" w:color="auto"/>
                      </w:divBdr>
                    </w:div>
                  </w:divsChild>
                </w:div>
                <w:div w:id="1593859820">
                  <w:marLeft w:val="0"/>
                  <w:marRight w:val="0"/>
                  <w:marTop w:val="0"/>
                  <w:marBottom w:val="0"/>
                  <w:divBdr>
                    <w:top w:val="single" w:sz="2" w:space="1" w:color="FFFFFF"/>
                    <w:left w:val="single" w:sz="2" w:space="11" w:color="FFFFFF"/>
                    <w:bottom w:val="single" w:sz="2" w:space="1" w:color="FFFFFF"/>
                    <w:right w:val="single" w:sz="2" w:space="4" w:color="FFFFFF"/>
                  </w:divBdr>
                  <w:divsChild>
                    <w:div w:id="1604604556">
                      <w:marLeft w:val="0"/>
                      <w:marRight w:val="0"/>
                      <w:marTop w:val="0"/>
                      <w:marBottom w:val="0"/>
                      <w:divBdr>
                        <w:top w:val="none" w:sz="0" w:space="0" w:color="auto"/>
                        <w:left w:val="none" w:sz="0" w:space="0" w:color="auto"/>
                        <w:bottom w:val="none" w:sz="0" w:space="0" w:color="auto"/>
                        <w:right w:val="none" w:sz="0" w:space="0" w:color="auto"/>
                      </w:divBdr>
                    </w:div>
                  </w:divsChild>
                </w:div>
                <w:div w:id="484706912">
                  <w:marLeft w:val="0"/>
                  <w:marRight w:val="0"/>
                  <w:marTop w:val="0"/>
                  <w:marBottom w:val="0"/>
                  <w:divBdr>
                    <w:top w:val="single" w:sz="2" w:space="1" w:color="FFFFFF"/>
                    <w:left w:val="single" w:sz="2" w:space="11" w:color="FFFFFF"/>
                    <w:bottom w:val="single" w:sz="2" w:space="1" w:color="FFFFFF"/>
                    <w:right w:val="single" w:sz="2" w:space="4" w:color="FFFFFF"/>
                  </w:divBdr>
                  <w:divsChild>
                    <w:div w:id="822892634">
                      <w:marLeft w:val="0"/>
                      <w:marRight w:val="0"/>
                      <w:marTop w:val="0"/>
                      <w:marBottom w:val="0"/>
                      <w:divBdr>
                        <w:top w:val="none" w:sz="0" w:space="0" w:color="auto"/>
                        <w:left w:val="none" w:sz="0" w:space="0" w:color="auto"/>
                        <w:bottom w:val="none" w:sz="0" w:space="0" w:color="auto"/>
                        <w:right w:val="none" w:sz="0" w:space="0" w:color="auto"/>
                      </w:divBdr>
                    </w:div>
                  </w:divsChild>
                </w:div>
                <w:div w:id="2133471367">
                  <w:marLeft w:val="0"/>
                  <w:marRight w:val="0"/>
                  <w:marTop w:val="0"/>
                  <w:marBottom w:val="0"/>
                  <w:divBdr>
                    <w:top w:val="single" w:sz="2" w:space="1" w:color="FFFFFF"/>
                    <w:left w:val="single" w:sz="2" w:space="11" w:color="FFFFFF"/>
                    <w:bottom w:val="single" w:sz="2" w:space="1" w:color="FFFFFF"/>
                    <w:right w:val="single" w:sz="2" w:space="4" w:color="FFFFFF"/>
                  </w:divBdr>
                  <w:divsChild>
                    <w:div w:id="317808286">
                      <w:marLeft w:val="0"/>
                      <w:marRight w:val="0"/>
                      <w:marTop w:val="0"/>
                      <w:marBottom w:val="0"/>
                      <w:divBdr>
                        <w:top w:val="none" w:sz="0" w:space="0" w:color="auto"/>
                        <w:left w:val="none" w:sz="0" w:space="0" w:color="auto"/>
                        <w:bottom w:val="none" w:sz="0" w:space="0" w:color="auto"/>
                        <w:right w:val="none" w:sz="0" w:space="0" w:color="auto"/>
                      </w:divBdr>
                    </w:div>
                  </w:divsChild>
                </w:div>
                <w:div w:id="628782616">
                  <w:marLeft w:val="0"/>
                  <w:marRight w:val="0"/>
                  <w:marTop w:val="0"/>
                  <w:marBottom w:val="0"/>
                  <w:divBdr>
                    <w:top w:val="single" w:sz="2" w:space="1" w:color="FFFFFF"/>
                    <w:left w:val="single" w:sz="2" w:space="11" w:color="FFFFFF"/>
                    <w:bottom w:val="single" w:sz="2" w:space="1" w:color="FFFFFF"/>
                    <w:right w:val="single" w:sz="2" w:space="4" w:color="FFFFFF"/>
                  </w:divBdr>
                  <w:divsChild>
                    <w:div w:id="1136921044">
                      <w:marLeft w:val="0"/>
                      <w:marRight w:val="0"/>
                      <w:marTop w:val="0"/>
                      <w:marBottom w:val="0"/>
                      <w:divBdr>
                        <w:top w:val="none" w:sz="0" w:space="0" w:color="auto"/>
                        <w:left w:val="none" w:sz="0" w:space="0" w:color="auto"/>
                        <w:bottom w:val="none" w:sz="0" w:space="0" w:color="auto"/>
                        <w:right w:val="none" w:sz="0" w:space="0" w:color="auto"/>
                      </w:divBdr>
                    </w:div>
                  </w:divsChild>
                </w:div>
                <w:div w:id="1771464076">
                  <w:marLeft w:val="0"/>
                  <w:marRight w:val="0"/>
                  <w:marTop w:val="0"/>
                  <w:marBottom w:val="0"/>
                  <w:divBdr>
                    <w:top w:val="single" w:sz="2" w:space="1" w:color="FFFFFF"/>
                    <w:left w:val="single" w:sz="2" w:space="11" w:color="FFFFFF"/>
                    <w:bottom w:val="single" w:sz="2" w:space="1" w:color="FFFFFF"/>
                    <w:right w:val="single" w:sz="2" w:space="4" w:color="FFFFFF"/>
                  </w:divBdr>
                  <w:divsChild>
                    <w:div w:id="855465466">
                      <w:marLeft w:val="0"/>
                      <w:marRight w:val="0"/>
                      <w:marTop w:val="0"/>
                      <w:marBottom w:val="0"/>
                      <w:divBdr>
                        <w:top w:val="none" w:sz="0" w:space="0" w:color="auto"/>
                        <w:left w:val="none" w:sz="0" w:space="0" w:color="auto"/>
                        <w:bottom w:val="none" w:sz="0" w:space="0" w:color="auto"/>
                        <w:right w:val="none" w:sz="0" w:space="0" w:color="auto"/>
                      </w:divBdr>
                    </w:div>
                  </w:divsChild>
                </w:div>
                <w:div w:id="42992948">
                  <w:marLeft w:val="0"/>
                  <w:marRight w:val="0"/>
                  <w:marTop w:val="0"/>
                  <w:marBottom w:val="0"/>
                  <w:divBdr>
                    <w:top w:val="single" w:sz="2" w:space="1" w:color="FFFFFF"/>
                    <w:left w:val="single" w:sz="2" w:space="11" w:color="FFFFFF"/>
                    <w:bottom w:val="single" w:sz="2" w:space="1" w:color="FFFFFF"/>
                    <w:right w:val="single" w:sz="2" w:space="4" w:color="FFFFFF"/>
                  </w:divBdr>
                  <w:divsChild>
                    <w:div w:id="1658605173">
                      <w:marLeft w:val="0"/>
                      <w:marRight w:val="0"/>
                      <w:marTop w:val="0"/>
                      <w:marBottom w:val="0"/>
                      <w:divBdr>
                        <w:top w:val="none" w:sz="0" w:space="0" w:color="auto"/>
                        <w:left w:val="none" w:sz="0" w:space="0" w:color="auto"/>
                        <w:bottom w:val="none" w:sz="0" w:space="0" w:color="auto"/>
                        <w:right w:val="none" w:sz="0" w:space="0" w:color="auto"/>
                      </w:divBdr>
                    </w:div>
                  </w:divsChild>
                </w:div>
                <w:div w:id="1745109101">
                  <w:marLeft w:val="0"/>
                  <w:marRight w:val="0"/>
                  <w:marTop w:val="0"/>
                  <w:marBottom w:val="0"/>
                  <w:divBdr>
                    <w:top w:val="single" w:sz="2" w:space="1" w:color="FFFFFF"/>
                    <w:left w:val="single" w:sz="2" w:space="11" w:color="FFFFFF"/>
                    <w:bottom w:val="single" w:sz="2" w:space="1" w:color="FFFFFF"/>
                    <w:right w:val="single" w:sz="2" w:space="4" w:color="FFFFFF"/>
                  </w:divBdr>
                  <w:divsChild>
                    <w:div w:id="657998692">
                      <w:marLeft w:val="0"/>
                      <w:marRight w:val="0"/>
                      <w:marTop w:val="0"/>
                      <w:marBottom w:val="0"/>
                      <w:divBdr>
                        <w:top w:val="none" w:sz="0" w:space="0" w:color="auto"/>
                        <w:left w:val="none" w:sz="0" w:space="0" w:color="auto"/>
                        <w:bottom w:val="none" w:sz="0" w:space="0" w:color="auto"/>
                        <w:right w:val="none" w:sz="0" w:space="0" w:color="auto"/>
                      </w:divBdr>
                    </w:div>
                  </w:divsChild>
                </w:div>
                <w:div w:id="1693337127">
                  <w:marLeft w:val="0"/>
                  <w:marRight w:val="0"/>
                  <w:marTop w:val="0"/>
                  <w:marBottom w:val="0"/>
                  <w:divBdr>
                    <w:top w:val="single" w:sz="2" w:space="1" w:color="FFFFFF"/>
                    <w:left w:val="single" w:sz="2" w:space="11" w:color="FFFFFF"/>
                    <w:bottom w:val="single" w:sz="2" w:space="1" w:color="FFFFFF"/>
                    <w:right w:val="single" w:sz="2" w:space="4" w:color="FFFFFF"/>
                  </w:divBdr>
                  <w:divsChild>
                    <w:div w:id="906693305">
                      <w:marLeft w:val="0"/>
                      <w:marRight w:val="0"/>
                      <w:marTop w:val="0"/>
                      <w:marBottom w:val="0"/>
                      <w:divBdr>
                        <w:top w:val="none" w:sz="0" w:space="0" w:color="auto"/>
                        <w:left w:val="none" w:sz="0" w:space="0" w:color="auto"/>
                        <w:bottom w:val="none" w:sz="0" w:space="0" w:color="auto"/>
                        <w:right w:val="none" w:sz="0" w:space="0" w:color="auto"/>
                      </w:divBdr>
                    </w:div>
                  </w:divsChild>
                </w:div>
                <w:div w:id="1405225924">
                  <w:marLeft w:val="0"/>
                  <w:marRight w:val="0"/>
                  <w:marTop w:val="0"/>
                  <w:marBottom w:val="0"/>
                  <w:divBdr>
                    <w:top w:val="single" w:sz="2" w:space="1" w:color="FFFFFF"/>
                    <w:left w:val="single" w:sz="2" w:space="11" w:color="FFFFFF"/>
                    <w:bottom w:val="single" w:sz="2" w:space="1" w:color="FFFFFF"/>
                    <w:right w:val="single" w:sz="2" w:space="4" w:color="FFFFFF"/>
                  </w:divBdr>
                  <w:divsChild>
                    <w:div w:id="1868905942">
                      <w:marLeft w:val="0"/>
                      <w:marRight w:val="0"/>
                      <w:marTop w:val="0"/>
                      <w:marBottom w:val="0"/>
                      <w:divBdr>
                        <w:top w:val="none" w:sz="0" w:space="0" w:color="auto"/>
                        <w:left w:val="none" w:sz="0" w:space="0" w:color="auto"/>
                        <w:bottom w:val="none" w:sz="0" w:space="0" w:color="auto"/>
                        <w:right w:val="none" w:sz="0" w:space="0" w:color="auto"/>
                      </w:divBdr>
                    </w:div>
                  </w:divsChild>
                </w:div>
                <w:div w:id="362050144">
                  <w:marLeft w:val="0"/>
                  <w:marRight w:val="0"/>
                  <w:marTop w:val="0"/>
                  <w:marBottom w:val="0"/>
                  <w:divBdr>
                    <w:top w:val="single" w:sz="2" w:space="1" w:color="FFFFFF"/>
                    <w:left w:val="single" w:sz="2" w:space="11" w:color="FFFFFF"/>
                    <w:bottom w:val="single" w:sz="2" w:space="1" w:color="FFFFFF"/>
                    <w:right w:val="single" w:sz="2" w:space="4" w:color="FFFFFF"/>
                  </w:divBdr>
                  <w:divsChild>
                    <w:div w:id="1951356274">
                      <w:marLeft w:val="0"/>
                      <w:marRight w:val="0"/>
                      <w:marTop w:val="0"/>
                      <w:marBottom w:val="0"/>
                      <w:divBdr>
                        <w:top w:val="none" w:sz="0" w:space="0" w:color="auto"/>
                        <w:left w:val="none" w:sz="0" w:space="0" w:color="auto"/>
                        <w:bottom w:val="none" w:sz="0" w:space="0" w:color="auto"/>
                        <w:right w:val="none" w:sz="0" w:space="0" w:color="auto"/>
                      </w:divBdr>
                    </w:div>
                  </w:divsChild>
                </w:div>
                <w:div w:id="646276460">
                  <w:marLeft w:val="0"/>
                  <w:marRight w:val="0"/>
                  <w:marTop w:val="0"/>
                  <w:marBottom w:val="0"/>
                  <w:divBdr>
                    <w:top w:val="single" w:sz="2" w:space="1" w:color="FFFFFF"/>
                    <w:left w:val="single" w:sz="2" w:space="11" w:color="FFFFFF"/>
                    <w:bottom w:val="single" w:sz="2" w:space="1" w:color="FFFFFF"/>
                    <w:right w:val="single" w:sz="2" w:space="4" w:color="FFFFFF"/>
                  </w:divBdr>
                  <w:divsChild>
                    <w:div w:id="81799976">
                      <w:marLeft w:val="0"/>
                      <w:marRight w:val="0"/>
                      <w:marTop w:val="0"/>
                      <w:marBottom w:val="0"/>
                      <w:divBdr>
                        <w:top w:val="none" w:sz="0" w:space="0" w:color="auto"/>
                        <w:left w:val="none" w:sz="0" w:space="0" w:color="auto"/>
                        <w:bottom w:val="none" w:sz="0" w:space="0" w:color="auto"/>
                        <w:right w:val="none" w:sz="0" w:space="0" w:color="auto"/>
                      </w:divBdr>
                    </w:div>
                  </w:divsChild>
                </w:div>
                <w:div w:id="127629809">
                  <w:marLeft w:val="0"/>
                  <w:marRight w:val="0"/>
                  <w:marTop w:val="0"/>
                  <w:marBottom w:val="0"/>
                  <w:divBdr>
                    <w:top w:val="single" w:sz="2" w:space="1" w:color="FFFFFF"/>
                    <w:left w:val="single" w:sz="2" w:space="11" w:color="FFFFFF"/>
                    <w:bottom w:val="single" w:sz="2" w:space="1" w:color="FFFFFF"/>
                    <w:right w:val="single" w:sz="2" w:space="4" w:color="FFFFFF"/>
                  </w:divBdr>
                  <w:divsChild>
                    <w:div w:id="1976836946">
                      <w:marLeft w:val="0"/>
                      <w:marRight w:val="0"/>
                      <w:marTop w:val="0"/>
                      <w:marBottom w:val="0"/>
                      <w:divBdr>
                        <w:top w:val="none" w:sz="0" w:space="0" w:color="auto"/>
                        <w:left w:val="none" w:sz="0" w:space="0" w:color="auto"/>
                        <w:bottom w:val="none" w:sz="0" w:space="0" w:color="auto"/>
                        <w:right w:val="none" w:sz="0" w:space="0" w:color="auto"/>
                      </w:divBdr>
                    </w:div>
                  </w:divsChild>
                </w:div>
                <w:div w:id="2051874655">
                  <w:marLeft w:val="0"/>
                  <w:marRight w:val="0"/>
                  <w:marTop w:val="0"/>
                  <w:marBottom w:val="0"/>
                  <w:divBdr>
                    <w:top w:val="single" w:sz="2" w:space="1" w:color="FFFFFF"/>
                    <w:left w:val="single" w:sz="2" w:space="11" w:color="FFFFFF"/>
                    <w:bottom w:val="single" w:sz="2" w:space="1" w:color="FFFFFF"/>
                    <w:right w:val="single" w:sz="2" w:space="4" w:color="FFFFFF"/>
                  </w:divBdr>
                  <w:divsChild>
                    <w:div w:id="1001590615">
                      <w:marLeft w:val="0"/>
                      <w:marRight w:val="0"/>
                      <w:marTop w:val="0"/>
                      <w:marBottom w:val="0"/>
                      <w:divBdr>
                        <w:top w:val="none" w:sz="0" w:space="0" w:color="auto"/>
                        <w:left w:val="none" w:sz="0" w:space="0" w:color="auto"/>
                        <w:bottom w:val="none" w:sz="0" w:space="0" w:color="auto"/>
                        <w:right w:val="none" w:sz="0" w:space="0" w:color="auto"/>
                      </w:divBdr>
                    </w:div>
                  </w:divsChild>
                </w:div>
                <w:div w:id="1997489673">
                  <w:marLeft w:val="0"/>
                  <w:marRight w:val="0"/>
                  <w:marTop w:val="0"/>
                  <w:marBottom w:val="0"/>
                  <w:divBdr>
                    <w:top w:val="single" w:sz="2" w:space="1" w:color="FFFFFF"/>
                    <w:left w:val="single" w:sz="2" w:space="11" w:color="FFFFFF"/>
                    <w:bottom w:val="single" w:sz="2" w:space="1" w:color="FFFFFF"/>
                    <w:right w:val="single" w:sz="2" w:space="4" w:color="FFFFFF"/>
                  </w:divBdr>
                  <w:divsChild>
                    <w:div w:id="302390317">
                      <w:marLeft w:val="0"/>
                      <w:marRight w:val="0"/>
                      <w:marTop w:val="0"/>
                      <w:marBottom w:val="0"/>
                      <w:divBdr>
                        <w:top w:val="none" w:sz="0" w:space="0" w:color="auto"/>
                        <w:left w:val="none" w:sz="0" w:space="0" w:color="auto"/>
                        <w:bottom w:val="none" w:sz="0" w:space="0" w:color="auto"/>
                        <w:right w:val="none" w:sz="0" w:space="0" w:color="auto"/>
                      </w:divBdr>
                    </w:div>
                  </w:divsChild>
                </w:div>
                <w:div w:id="1038704980">
                  <w:marLeft w:val="0"/>
                  <w:marRight w:val="0"/>
                  <w:marTop w:val="0"/>
                  <w:marBottom w:val="0"/>
                  <w:divBdr>
                    <w:top w:val="single" w:sz="2" w:space="1" w:color="FFFFFF"/>
                    <w:left w:val="single" w:sz="2" w:space="11" w:color="FFFFFF"/>
                    <w:bottom w:val="single" w:sz="2" w:space="1" w:color="FFFFFF"/>
                    <w:right w:val="single" w:sz="2" w:space="4" w:color="FFFFFF"/>
                  </w:divBdr>
                  <w:divsChild>
                    <w:div w:id="1686859655">
                      <w:marLeft w:val="0"/>
                      <w:marRight w:val="0"/>
                      <w:marTop w:val="0"/>
                      <w:marBottom w:val="0"/>
                      <w:divBdr>
                        <w:top w:val="none" w:sz="0" w:space="0" w:color="auto"/>
                        <w:left w:val="none" w:sz="0" w:space="0" w:color="auto"/>
                        <w:bottom w:val="none" w:sz="0" w:space="0" w:color="auto"/>
                        <w:right w:val="none" w:sz="0" w:space="0" w:color="auto"/>
                      </w:divBdr>
                    </w:div>
                  </w:divsChild>
                </w:div>
                <w:div w:id="607126408">
                  <w:marLeft w:val="0"/>
                  <w:marRight w:val="0"/>
                  <w:marTop w:val="0"/>
                  <w:marBottom w:val="0"/>
                  <w:divBdr>
                    <w:top w:val="single" w:sz="2" w:space="1" w:color="FFFFFF"/>
                    <w:left w:val="single" w:sz="2" w:space="11" w:color="FFFFFF"/>
                    <w:bottom w:val="single" w:sz="2" w:space="1" w:color="FFFFFF"/>
                    <w:right w:val="single" w:sz="2" w:space="4" w:color="FFFFFF"/>
                  </w:divBdr>
                  <w:divsChild>
                    <w:div w:id="2019766797">
                      <w:marLeft w:val="0"/>
                      <w:marRight w:val="0"/>
                      <w:marTop w:val="0"/>
                      <w:marBottom w:val="0"/>
                      <w:divBdr>
                        <w:top w:val="none" w:sz="0" w:space="0" w:color="auto"/>
                        <w:left w:val="none" w:sz="0" w:space="0" w:color="auto"/>
                        <w:bottom w:val="none" w:sz="0" w:space="0" w:color="auto"/>
                        <w:right w:val="none" w:sz="0" w:space="0" w:color="auto"/>
                      </w:divBdr>
                    </w:div>
                  </w:divsChild>
                </w:div>
                <w:div w:id="1723944175">
                  <w:marLeft w:val="0"/>
                  <w:marRight w:val="0"/>
                  <w:marTop w:val="0"/>
                  <w:marBottom w:val="0"/>
                  <w:divBdr>
                    <w:top w:val="single" w:sz="2" w:space="1" w:color="FFFFFF"/>
                    <w:left w:val="single" w:sz="2" w:space="11" w:color="FFFFFF"/>
                    <w:bottom w:val="single" w:sz="2" w:space="1" w:color="FFFFFF"/>
                    <w:right w:val="single" w:sz="2" w:space="4" w:color="FFFFFF"/>
                  </w:divBdr>
                  <w:divsChild>
                    <w:div w:id="118453382">
                      <w:marLeft w:val="0"/>
                      <w:marRight w:val="0"/>
                      <w:marTop w:val="0"/>
                      <w:marBottom w:val="0"/>
                      <w:divBdr>
                        <w:top w:val="none" w:sz="0" w:space="0" w:color="auto"/>
                        <w:left w:val="none" w:sz="0" w:space="0" w:color="auto"/>
                        <w:bottom w:val="none" w:sz="0" w:space="0" w:color="auto"/>
                        <w:right w:val="none" w:sz="0" w:space="0" w:color="auto"/>
                      </w:divBdr>
                    </w:div>
                  </w:divsChild>
                </w:div>
                <w:div w:id="1894535348">
                  <w:marLeft w:val="0"/>
                  <w:marRight w:val="0"/>
                  <w:marTop w:val="0"/>
                  <w:marBottom w:val="0"/>
                  <w:divBdr>
                    <w:top w:val="single" w:sz="2" w:space="1" w:color="FFFFFF"/>
                    <w:left w:val="single" w:sz="2" w:space="11" w:color="FFFFFF"/>
                    <w:bottom w:val="single" w:sz="2" w:space="1" w:color="FFFFFF"/>
                    <w:right w:val="single" w:sz="2" w:space="4" w:color="FFFFFF"/>
                  </w:divBdr>
                  <w:divsChild>
                    <w:div w:id="458233156">
                      <w:marLeft w:val="0"/>
                      <w:marRight w:val="0"/>
                      <w:marTop w:val="0"/>
                      <w:marBottom w:val="0"/>
                      <w:divBdr>
                        <w:top w:val="none" w:sz="0" w:space="0" w:color="auto"/>
                        <w:left w:val="none" w:sz="0" w:space="0" w:color="auto"/>
                        <w:bottom w:val="none" w:sz="0" w:space="0" w:color="auto"/>
                        <w:right w:val="none" w:sz="0" w:space="0" w:color="auto"/>
                      </w:divBdr>
                    </w:div>
                  </w:divsChild>
                </w:div>
                <w:div w:id="657464457">
                  <w:marLeft w:val="0"/>
                  <w:marRight w:val="0"/>
                  <w:marTop w:val="0"/>
                  <w:marBottom w:val="0"/>
                  <w:divBdr>
                    <w:top w:val="single" w:sz="2" w:space="1" w:color="FFFFFF"/>
                    <w:left w:val="single" w:sz="2" w:space="11" w:color="FFFFFF"/>
                    <w:bottom w:val="single" w:sz="2" w:space="1" w:color="FFFFFF"/>
                    <w:right w:val="single" w:sz="2" w:space="4" w:color="FFFFFF"/>
                  </w:divBdr>
                  <w:divsChild>
                    <w:div w:id="646740444">
                      <w:marLeft w:val="0"/>
                      <w:marRight w:val="0"/>
                      <w:marTop w:val="0"/>
                      <w:marBottom w:val="0"/>
                      <w:divBdr>
                        <w:top w:val="none" w:sz="0" w:space="0" w:color="auto"/>
                        <w:left w:val="none" w:sz="0" w:space="0" w:color="auto"/>
                        <w:bottom w:val="none" w:sz="0" w:space="0" w:color="auto"/>
                        <w:right w:val="none" w:sz="0" w:space="0" w:color="auto"/>
                      </w:divBdr>
                    </w:div>
                  </w:divsChild>
                </w:div>
                <w:div w:id="1912471740">
                  <w:marLeft w:val="0"/>
                  <w:marRight w:val="0"/>
                  <w:marTop w:val="0"/>
                  <w:marBottom w:val="0"/>
                  <w:divBdr>
                    <w:top w:val="single" w:sz="2" w:space="1" w:color="FFFFFF"/>
                    <w:left w:val="single" w:sz="2" w:space="11" w:color="FFFFFF"/>
                    <w:bottom w:val="single" w:sz="2" w:space="1" w:color="FFFFFF"/>
                    <w:right w:val="single" w:sz="2" w:space="4" w:color="FFFFFF"/>
                  </w:divBdr>
                  <w:divsChild>
                    <w:div w:id="1172917586">
                      <w:marLeft w:val="0"/>
                      <w:marRight w:val="0"/>
                      <w:marTop w:val="0"/>
                      <w:marBottom w:val="0"/>
                      <w:divBdr>
                        <w:top w:val="none" w:sz="0" w:space="0" w:color="auto"/>
                        <w:left w:val="none" w:sz="0" w:space="0" w:color="auto"/>
                        <w:bottom w:val="none" w:sz="0" w:space="0" w:color="auto"/>
                        <w:right w:val="none" w:sz="0" w:space="0" w:color="auto"/>
                      </w:divBdr>
                    </w:div>
                  </w:divsChild>
                </w:div>
                <w:div w:id="769424141">
                  <w:marLeft w:val="0"/>
                  <w:marRight w:val="0"/>
                  <w:marTop w:val="0"/>
                  <w:marBottom w:val="0"/>
                  <w:divBdr>
                    <w:top w:val="single" w:sz="2" w:space="1" w:color="FFFFFF"/>
                    <w:left w:val="single" w:sz="2" w:space="11" w:color="FFFFFF"/>
                    <w:bottom w:val="single" w:sz="2" w:space="1" w:color="FFFFFF"/>
                    <w:right w:val="single" w:sz="2" w:space="4" w:color="FFFFFF"/>
                  </w:divBdr>
                  <w:divsChild>
                    <w:div w:id="598681137">
                      <w:marLeft w:val="0"/>
                      <w:marRight w:val="0"/>
                      <w:marTop w:val="0"/>
                      <w:marBottom w:val="0"/>
                      <w:divBdr>
                        <w:top w:val="none" w:sz="0" w:space="0" w:color="auto"/>
                        <w:left w:val="none" w:sz="0" w:space="0" w:color="auto"/>
                        <w:bottom w:val="none" w:sz="0" w:space="0" w:color="auto"/>
                        <w:right w:val="none" w:sz="0" w:space="0" w:color="auto"/>
                      </w:divBdr>
                    </w:div>
                  </w:divsChild>
                </w:div>
                <w:div w:id="64374724">
                  <w:marLeft w:val="0"/>
                  <w:marRight w:val="0"/>
                  <w:marTop w:val="0"/>
                  <w:marBottom w:val="0"/>
                  <w:divBdr>
                    <w:top w:val="single" w:sz="2" w:space="1" w:color="FFFFFF"/>
                    <w:left w:val="single" w:sz="2" w:space="11" w:color="FFFFFF"/>
                    <w:bottom w:val="single" w:sz="2" w:space="1" w:color="FFFFFF"/>
                    <w:right w:val="single" w:sz="2" w:space="4" w:color="FFFFFF"/>
                  </w:divBdr>
                  <w:divsChild>
                    <w:div w:id="1364600348">
                      <w:marLeft w:val="0"/>
                      <w:marRight w:val="0"/>
                      <w:marTop w:val="0"/>
                      <w:marBottom w:val="0"/>
                      <w:divBdr>
                        <w:top w:val="none" w:sz="0" w:space="0" w:color="auto"/>
                        <w:left w:val="none" w:sz="0" w:space="0" w:color="auto"/>
                        <w:bottom w:val="none" w:sz="0" w:space="0" w:color="auto"/>
                        <w:right w:val="none" w:sz="0" w:space="0" w:color="auto"/>
                      </w:divBdr>
                    </w:div>
                  </w:divsChild>
                </w:div>
                <w:div w:id="1936983227">
                  <w:marLeft w:val="0"/>
                  <w:marRight w:val="0"/>
                  <w:marTop w:val="0"/>
                  <w:marBottom w:val="0"/>
                  <w:divBdr>
                    <w:top w:val="single" w:sz="2" w:space="1" w:color="FFFFFF"/>
                    <w:left w:val="single" w:sz="2" w:space="11" w:color="FFFFFF"/>
                    <w:bottom w:val="single" w:sz="2" w:space="1" w:color="FFFFFF"/>
                    <w:right w:val="single" w:sz="2" w:space="4" w:color="FFFFFF"/>
                  </w:divBdr>
                  <w:divsChild>
                    <w:div w:id="1382633113">
                      <w:marLeft w:val="0"/>
                      <w:marRight w:val="0"/>
                      <w:marTop w:val="0"/>
                      <w:marBottom w:val="0"/>
                      <w:divBdr>
                        <w:top w:val="none" w:sz="0" w:space="0" w:color="auto"/>
                        <w:left w:val="none" w:sz="0" w:space="0" w:color="auto"/>
                        <w:bottom w:val="none" w:sz="0" w:space="0" w:color="auto"/>
                        <w:right w:val="none" w:sz="0" w:space="0" w:color="auto"/>
                      </w:divBdr>
                    </w:div>
                  </w:divsChild>
                </w:div>
                <w:div w:id="1367368813">
                  <w:marLeft w:val="0"/>
                  <w:marRight w:val="0"/>
                  <w:marTop w:val="0"/>
                  <w:marBottom w:val="0"/>
                  <w:divBdr>
                    <w:top w:val="single" w:sz="2" w:space="1" w:color="FFFFFF"/>
                    <w:left w:val="single" w:sz="2" w:space="11" w:color="FFFFFF"/>
                    <w:bottom w:val="single" w:sz="2" w:space="1" w:color="FFFFFF"/>
                    <w:right w:val="single" w:sz="2" w:space="4" w:color="FFFFFF"/>
                  </w:divBdr>
                  <w:divsChild>
                    <w:div w:id="370808866">
                      <w:marLeft w:val="0"/>
                      <w:marRight w:val="0"/>
                      <w:marTop w:val="0"/>
                      <w:marBottom w:val="0"/>
                      <w:divBdr>
                        <w:top w:val="none" w:sz="0" w:space="0" w:color="auto"/>
                        <w:left w:val="none" w:sz="0" w:space="0" w:color="auto"/>
                        <w:bottom w:val="none" w:sz="0" w:space="0" w:color="auto"/>
                        <w:right w:val="none" w:sz="0" w:space="0" w:color="auto"/>
                      </w:divBdr>
                    </w:div>
                  </w:divsChild>
                </w:div>
                <w:div w:id="757486937">
                  <w:marLeft w:val="0"/>
                  <w:marRight w:val="0"/>
                  <w:marTop w:val="0"/>
                  <w:marBottom w:val="0"/>
                  <w:divBdr>
                    <w:top w:val="single" w:sz="2" w:space="1" w:color="FFFFFF"/>
                    <w:left w:val="single" w:sz="2" w:space="11" w:color="FFFFFF"/>
                    <w:bottom w:val="single" w:sz="2" w:space="1" w:color="FFFFFF"/>
                    <w:right w:val="single" w:sz="2" w:space="4" w:color="FFFFFF"/>
                  </w:divBdr>
                  <w:divsChild>
                    <w:div w:id="1070537447">
                      <w:marLeft w:val="0"/>
                      <w:marRight w:val="0"/>
                      <w:marTop w:val="0"/>
                      <w:marBottom w:val="0"/>
                      <w:divBdr>
                        <w:top w:val="none" w:sz="0" w:space="0" w:color="auto"/>
                        <w:left w:val="none" w:sz="0" w:space="0" w:color="auto"/>
                        <w:bottom w:val="none" w:sz="0" w:space="0" w:color="auto"/>
                        <w:right w:val="none" w:sz="0" w:space="0" w:color="auto"/>
                      </w:divBdr>
                    </w:div>
                  </w:divsChild>
                </w:div>
                <w:div w:id="363599268">
                  <w:marLeft w:val="0"/>
                  <w:marRight w:val="0"/>
                  <w:marTop w:val="0"/>
                  <w:marBottom w:val="0"/>
                  <w:divBdr>
                    <w:top w:val="single" w:sz="2" w:space="1" w:color="FFFFFF"/>
                    <w:left w:val="single" w:sz="2" w:space="11" w:color="FFFFFF"/>
                    <w:bottom w:val="single" w:sz="2" w:space="1" w:color="FFFFFF"/>
                    <w:right w:val="single" w:sz="2" w:space="4" w:color="FFFFFF"/>
                  </w:divBdr>
                  <w:divsChild>
                    <w:div w:id="1459836014">
                      <w:marLeft w:val="0"/>
                      <w:marRight w:val="0"/>
                      <w:marTop w:val="0"/>
                      <w:marBottom w:val="0"/>
                      <w:divBdr>
                        <w:top w:val="none" w:sz="0" w:space="0" w:color="auto"/>
                        <w:left w:val="none" w:sz="0" w:space="0" w:color="auto"/>
                        <w:bottom w:val="none" w:sz="0" w:space="0" w:color="auto"/>
                        <w:right w:val="none" w:sz="0" w:space="0" w:color="auto"/>
                      </w:divBdr>
                    </w:div>
                  </w:divsChild>
                </w:div>
                <w:div w:id="741440920">
                  <w:marLeft w:val="0"/>
                  <w:marRight w:val="0"/>
                  <w:marTop w:val="0"/>
                  <w:marBottom w:val="0"/>
                  <w:divBdr>
                    <w:top w:val="single" w:sz="2" w:space="1" w:color="FFFFFF"/>
                    <w:left w:val="single" w:sz="2" w:space="11" w:color="FFFFFF"/>
                    <w:bottom w:val="single" w:sz="2" w:space="1" w:color="FFFFFF"/>
                    <w:right w:val="single" w:sz="2" w:space="4" w:color="FFFFFF"/>
                  </w:divBdr>
                  <w:divsChild>
                    <w:div w:id="974868577">
                      <w:marLeft w:val="0"/>
                      <w:marRight w:val="0"/>
                      <w:marTop w:val="0"/>
                      <w:marBottom w:val="0"/>
                      <w:divBdr>
                        <w:top w:val="none" w:sz="0" w:space="0" w:color="auto"/>
                        <w:left w:val="none" w:sz="0" w:space="0" w:color="auto"/>
                        <w:bottom w:val="none" w:sz="0" w:space="0" w:color="auto"/>
                        <w:right w:val="none" w:sz="0" w:space="0" w:color="auto"/>
                      </w:divBdr>
                    </w:div>
                  </w:divsChild>
                </w:div>
                <w:div w:id="1451435517">
                  <w:marLeft w:val="0"/>
                  <w:marRight w:val="0"/>
                  <w:marTop w:val="0"/>
                  <w:marBottom w:val="0"/>
                  <w:divBdr>
                    <w:top w:val="single" w:sz="2" w:space="1" w:color="FFFFFF"/>
                    <w:left w:val="single" w:sz="2" w:space="11" w:color="FFFFFF"/>
                    <w:bottom w:val="single" w:sz="2" w:space="1" w:color="FFFFFF"/>
                    <w:right w:val="single" w:sz="2" w:space="4" w:color="FFFFFF"/>
                  </w:divBdr>
                  <w:divsChild>
                    <w:div w:id="1705473288">
                      <w:marLeft w:val="0"/>
                      <w:marRight w:val="0"/>
                      <w:marTop w:val="0"/>
                      <w:marBottom w:val="0"/>
                      <w:divBdr>
                        <w:top w:val="none" w:sz="0" w:space="0" w:color="auto"/>
                        <w:left w:val="none" w:sz="0" w:space="0" w:color="auto"/>
                        <w:bottom w:val="none" w:sz="0" w:space="0" w:color="auto"/>
                        <w:right w:val="none" w:sz="0" w:space="0" w:color="auto"/>
                      </w:divBdr>
                    </w:div>
                  </w:divsChild>
                </w:div>
                <w:div w:id="348681059">
                  <w:marLeft w:val="0"/>
                  <w:marRight w:val="0"/>
                  <w:marTop w:val="0"/>
                  <w:marBottom w:val="0"/>
                  <w:divBdr>
                    <w:top w:val="single" w:sz="2" w:space="1" w:color="FFFFFF"/>
                    <w:left w:val="single" w:sz="2" w:space="11" w:color="FFFFFF"/>
                    <w:bottom w:val="single" w:sz="2" w:space="1" w:color="FFFFFF"/>
                    <w:right w:val="single" w:sz="2" w:space="4" w:color="FFFFFF"/>
                  </w:divBdr>
                  <w:divsChild>
                    <w:div w:id="2116244610">
                      <w:marLeft w:val="0"/>
                      <w:marRight w:val="0"/>
                      <w:marTop w:val="0"/>
                      <w:marBottom w:val="0"/>
                      <w:divBdr>
                        <w:top w:val="none" w:sz="0" w:space="0" w:color="auto"/>
                        <w:left w:val="none" w:sz="0" w:space="0" w:color="auto"/>
                        <w:bottom w:val="none" w:sz="0" w:space="0" w:color="auto"/>
                        <w:right w:val="none" w:sz="0" w:space="0" w:color="auto"/>
                      </w:divBdr>
                    </w:div>
                  </w:divsChild>
                </w:div>
                <w:div w:id="1050492781">
                  <w:marLeft w:val="0"/>
                  <w:marRight w:val="0"/>
                  <w:marTop w:val="0"/>
                  <w:marBottom w:val="0"/>
                  <w:divBdr>
                    <w:top w:val="single" w:sz="2" w:space="1" w:color="FFFFFF"/>
                    <w:left w:val="single" w:sz="2" w:space="11" w:color="FFFFFF"/>
                    <w:bottom w:val="single" w:sz="2" w:space="1" w:color="FFFFFF"/>
                    <w:right w:val="single" w:sz="2" w:space="4" w:color="FFFFFF"/>
                  </w:divBdr>
                  <w:divsChild>
                    <w:div w:id="1321277717">
                      <w:marLeft w:val="0"/>
                      <w:marRight w:val="0"/>
                      <w:marTop w:val="0"/>
                      <w:marBottom w:val="0"/>
                      <w:divBdr>
                        <w:top w:val="none" w:sz="0" w:space="0" w:color="auto"/>
                        <w:left w:val="none" w:sz="0" w:space="0" w:color="auto"/>
                        <w:bottom w:val="none" w:sz="0" w:space="0" w:color="auto"/>
                        <w:right w:val="none" w:sz="0" w:space="0" w:color="auto"/>
                      </w:divBdr>
                    </w:div>
                  </w:divsChild>
                </w:div>
                <w:div w:id="1158961352">
                  <w:marLeft w:val="0"/>
                  <w:marRight w:val="0"/>
                  <w:marTop w:val="0"/>
                  <w:marBottom w:val="0"/>
                  <w:divBdr>
                    <w:top w:val="single" w:sz="2" w:space="1" w:color="FFFFFF"/>
                    <w:left w:val="single" w:sz="2" w:space="11" w:color="FFFFFF"/>
                    <w:bottom w:val="single" w:sz="2" w:space="1" w:color="FFFFFF"/>
                    <w:right w:val="single" w:sz="2" w:space="4" w:color="FFFFFF"/>
                  </w:divBdr>
                  <w:divsChild>
                    <w:div w:id="1525707459">
                      <w:marLeft w:val="0"/>
                      <w:marRight w:val="0"/>
                      <w:marTop w:val="0"/>
                      <w:marBottom w:val="0"/>
                      <w:divBdr>
                        <w:top w:val="none" w:sz="0" w:space="0" w:color="auto"/>
                        <w:left w:val="none" w:sz="0" w:space="0" w:color="auto"/>
                        <w:bottom w:val="none" w:sz="0" w:space="0" w:color="auto"/>
                        <w:right w:val="none" w:sz="0" w:space="0" w:color="auto"/>
                      </w:divBdr>
                    </w:div>
                  </w:divsChild>
                </w:div>
                <w:div w:id="1218081708">
                  <w:marLeft w:val="0"/>
                  <w:marRight w:val="0"/>
                  <w:marTop w:val="0"/>
                  <w:marBottom w:val="0"/>
                  <w:divBdr>
                    <w:top w:val="single" w:sz="2" w:space="1" w:color="FFFFFF"/>
                    <w:left w:val="single" w:sz="2" w:space="11" w:color="FFFFFF"/>
                    <w:bottom w:val="single" w:sz="2" w:space="1" w:color="FFFFFF"/>
                    <w:right w:val="single" w:sz="2" w:space="4" w:color="FFFFFF"/>
                  </w:divBdr>
                  <w:divsChild>
                    <w:div w:id="107286991">
                      <w:marLeft w:val="0"/>
                      <w:marRight w:val="0"/>
                      <w:marTop w:val="0"/>
                      <w:marBottom w:val="0"/>
                      <w:divBdr>
                        <w:top w:val="none" w:sz="0" w:space="0" w:color="auto"/>
                        <w:left w:val="none" w:sz="0" w:space="0" w:color="auto"/>
                        <w:bottom w:val="none" w:sz="0" w:space="0" w:color="auto"/>
                        <w:right w:val="none" w:sz="0" w:space="0" w:color="auto"/>
                      </w:divBdr>
                    </w:div>
                  </w:divsChild>
                </w:div>
                <w:div w:id="159782154">
                  <w:marLeft w:val="0"/>
                  <w:marRight w:val="0"/>
                  <w:marTop w:val="0"/>
                  <w:marBottom w:val="0"/>
                  <w:divBdr>
                    <w:top w:val="single" w:sz="2" w:space="1" w:color="FFFFFF"/>
                    <w:left w:val="single" w:sz="2" w:space="11" w:color="FFFFFF"/>
                    <w:bottom w:val="single" w:sz="2" w:space="1" w:color="FFFFFF"/>
                    <w:right w:val="single" w:sz="2" w:space="4" w:color="FFFFFF"/>
                  </w:divBdr>
                  <w:divsChild>
                    <w:div w:id="1086809732">
                      <w:marLeft w:val="0"/>
                      <w:marRight w:val="0"/>
                      <w:marTop w:val="0"/>
                      <w:marBottom w:val="0"/>
                      <w:divBdr>
                        <w:top w:val="none" w:sz="0" w:space="0" w:color="auto"/>
                        <w:left w:val="none" w:sz="0" w:space="0" w:color="auto"/>
                        <w:bottom w:val="none" w:sz="0" w:space="0" w:color="auto"/>
                        <w:right w:val="none" w:sz="0" w:space="0" w:color="auto"/>
                      </w:divBdr>
                    </w:div>
                  </w:divsChild>
                </w:div>
                <w:div w:id="224797775">
                  <w:marLeft w:val="0"/>
                  <w:marRight w:val="0"/>
                  <w:marTop w:val="0"/>
                  <w:marBottom w:val="0"/>
                  <w:divBdr>
                    <w:top w:val="single" w:sz="2" w:space="1" w:color="FFFFFF"/>
                    <w:left w:val="single" w:sz="2" w:space="11" w:color="FFFFFF"/>
                    <w:bottom w:val="single" w:sz="2" w:space="1" w:color="FFFFFF"/>
                    <w:right w:val="single" w:sz="2" w:space="4" w:color="FFFFFF"/>
                  </w:divBdr>
                  <w:divsChild>
                    <w:div w:id="815729421">
                      <w:marLeft w:val="0"/>
                      <w:marRight w:val="0"/>
                      <w:marTop w:val="0"/>
                      <w:marBottom w:val="0"/>
                      <w:divBdr>
                        <w:top w:val="none" w:sz="0" w:space="0" w:color="auto"/>
                        <w:left w:val="none" w:sz="0" w:space="0" w:color="auto"/>
                        <w:bottom w:val="none" w:sz="0" w:space="0" w:color="auto"/>
                        <w:right w:val="none" w:sz="0" w:space="0" w:color="auto"/>
                      </w:divBdr>
                    </w:div>
                  </w:divsChild>
                </w:div>
                <w:div w:id="612246976">
                  <w:marLeft w:val="0"/>
                  <w:marRight w:val="0"/>
                  <w:marTop w:val="0"/>
                  <w:marBottom w:val="0"/>
                  <w:divBdr>
                    <w:top w:val="single" w:sz="2" w:space="1" w:color="FFFFFF"/>
                    <w:left w:val="single" w:sz="2" w:space="11" w:color="FFFFFF"/>
                    <w:bottom w:val="single" w:sz="2" w:space="1" w:color="FFFFFF"/>
                    <w:right w:val="single" w:sz="2" w:space="4" w:color="FFFFFF"/>
                  </w:divBdr>
                  <w:divsChild>
                    <w:div w:id="260262411">
                      <w:marLeft w:val="0"/>
                      <w:marRight w:val="0"/>
                      <w:marTop w:val="0"/>
                      <w:marBottom w:val="0"/>
                      <w:divBdr>
                        <w:top w:val="none" w:sz="0" w:space="0" w:color="auto"/>
                        <w:left w:val="none" w:sz="0" w:space="0" w:color="auto"/>
                        <w:bottom w:val="none" w:sz="0" w:space="0" w:color="auto"/>
                        <w:right w:val="none" w:sz="0" w:space="0" w:color="auto"/>
                      </w:divBdr>
                    </w:div>
                  </w:divsChild>
                </w:div>
                <w:div w:id="402801282">
                  <w:marLeft w:val="0"/>
                  <w:marRight w:val="0"/>
                  <w:marTop w:val="0"/>
                  <w:marBottom w:val="0"/>
                  <w:divBdr>
                    <w:top w:val="single" w:sz="2" w:space="1" w:color="FFFFFF"/>
                    <w:left w:val="single" w:sz="2" w:space="11" w:color="FFFFFF"/>
                    <w:bottom w:val="single" w:sz="2" w:space="1" w:color="FFFFFF"/>
                    <w:right w:val="single" w:sz="2" w:space="4" w:color="FFFFFF"/>
                  </w:divBdr>
                  <w:divsChild>
                    <w:div w:id="1165241191">
                      <w:marLeft w:val="0"/>
                      <w:marRight w:val="0"/>
                      <w:marTop w:val="0"/>
                      <w:marBottom w:val="0"/>
                      <w:divBdr>
                        <w:top w:val="none" w:sz="0" w:space="0" w:color="auto"/>
                        <w:left w:val="none" w:sz="0" w:space="0" w:color="auto"/>
                        <w:bottom w:val="none" w:sz="0" w:space="0" w:color="auto"/>
                        <w:right w:val="none" w:sz="0" w:space="0" w:color="auto"/>
                      </w:divBdr>
                    </w:div>
                  </w:divsChild>
                </w:div>
                <w:div w:id="1339162964">
                  <w:marLeft w:val="0"/>
                  <w:marRight w:val="0"/>
                  <w:marTop w:val="0"/>
                  <w:marBottom w:val="0"/>
                  <w:divBdr>
                    <w:top w:val="single" w:sz="2" w:space="1" w:color="FFFFFF"/>
                    <w:left w:val="single" w:sz="2" w:space="11" w:color="FFFFFF"/>
                    <w:bottom w:val="single" w:sz="2" w:space="1" w:color="FFFFFF"/>
                    <w:right w:val="single" w:sz="2" w:space="4" w:color="FFFFFF"/>
                  </w:divBdr>
                  <w:divsChild>
                    <w:div w:id="514030930">
                      <w:marLeft w:val="0"/>
                      <w:marRight w:val="0"/>
                      <w:marTop w:val="0"/>
                      <w:marBottom w:val="0"/>
                      <w:divBdr>
                        <w:top w:val="none" w:sz="0" w:space="0" w:color="auto"/>
                        <w:left w:val="none" w:sz="0" w:space="0" w:color="auto"/>
                        <w:bottom w:val="none" w:sz="0" w:space="0" w:color="auto"/>
                        <w:right w:val="none" w:sz="0" w:space="0" w:color="auto"/>
                      </w:divBdr>
                    </w:div>
                  </w:divsChild>
                </w:div>
                <w:div w:id="1102146995">
                  <w:marLeft w:val="0"/>
                  <w:marRight w:val="0"/>
                  <w:marTop w:val="0"/>
                  <w:marBottom w:val="0"/>
                  <w:divBdr>
                    <w:top w:val="single" w:sz="2" w:space="1" w:color="FFFFFF"/>
                    <w:left w:val="single" w:sz="2" w:space="11" w:color="FFFFFF"/>
                    <w:bottom w:val="single" w:sz="2" w:space="1" w:color="FFFFFF"/>
                    <w:right w:val="single" w:sz="2" w:space="4" w:color="FFFFFF"/>
                  </w:divBdr>
                  <w:divsChild>
                    <w:div w:id="2073193668">
                      <w:marLeft w:val="0"/>
                      <w:marRight w:val="0"/>
                      <w:marTop w:val="0"/>
                      <w:marBottom w:val="0"/>
                      <w:divBdr>
                        <w:top w:val="none" w:sz="0" w:space="0" w:color="auto"/>
                        <w:left w:val="none" w:sz="0" w:space="0" w:color="auto"/>
                        <w:bottom w:val="none" w:sz="0" w:space="0" w:color="auto"/>
                        <w:right w:val="none" w:sz="0" w:space="0" w:color="auto"/>
                      </w:divBdr>
                    </w:div>
                  </w:divsChild>
                </w:div>
                <w:div w:id="735709690">
                  <w:marLeft w:val="0"/>
                  <w:marRight w:val="0"/>
                  <w:marTop w:val="0"/>
                  <w:marBottom w:val="0"/>
                  <w:divBdr>
                    <w:top w:val="single" w:sz="2" w:space="1" w:color="FFFFFF"/>
                    <w:left w:val="single" w:sz="2" w:space="11" w:color="FFFFFF"/>
                    <w:bottom w:val="single" w:sz="2" w:space="1" w:color="FFFFFF"/>
                    <w:right w:val="single" w:sz="2" w:space="4" w:color="FFFFFF"/>
                  </w:divBdr>
                  <w:divsChild>
                    <w:div w:id="291636599">
                      <w:marLeft w:val="0"/>
                      <w:marRight w:val="0"/>
                      <w:marTop w:val="0"/>
                      <w:marBottom w:val="0"/>
                      <w:divBdr>
                        <w:top w:val="none" w:sz="0" w:space="0" w:color="auto"/>
                        <w:left w:val="none" w:sz="0" w:space="0" w:color="auto"/>
                        <w:bottom w:val="none" w:sz="0" w:space="0" w:color="auto"/>
                        <w:right w:val="none" w:sz="0" w:space="0" w:color="auto"/>
                      </w:divBdr>
                    </w:div>
                  </w:divsChild>
                </w:div>
                <w:div w:id="1806897560">
                  <w:marLeft w:val="0"/>
                  <w:marRight w:val="0"/>
                  <w:marTop w:val="0"/>
                  <w:marBottom w:val="0"/>
                  <w:divBdr>
                    <w:top w:val="single" w:sz="2" w:space="1" w:color="FFFFFF"/>
                    <w:left w:val="single" w:sz="2" w:space="11" w:color="FFFFFF"/>
                    <w:bottom w:val="single" w:sz="2" w:space="1" w:color="FFFFFF"/>
                    <w:right w:val="single" w:sz="2" w:space="4" w:color="FFFFFF"/>
                  </w:divBdr>
                  <w:divsChild>
                    <w:div w:id="1390230842">
                      <w:marLeft w:val="0"/>
                      <w:marRight w:val="0"/>
                      <w:marTop w:val="0"/>
                      <w:marBottom w:val="0"/>
                      <w:divBdr>
                        <w:top w:val="none" w:sz="0" w:space="0" w:color="auto"/>
                        <w:left w:val="none" w:sz="0" w:space="0" w:color="auto"/>
                        <w:bottom w:val="none" w:sz="0" w:space="0" w:color="auto"/>
                        <w:right w:val="none" w:sz="0" w:space="0" w:color="auto"/>
                      </w:divBdr>
                    </w:div>
                  </w:divsChild>
                </w:div>
                <w:div w:id="1506288971">
                  <w:marLeft w:val="0"/>
                  <w:marRight w:val="0"/>
                  <w:marTop w:val="0"/>
                  <w:marBottom w:val="0"/>
                  <w:divBdr>
                    <w:top w:val="single" w:sz="2" w:space="1" w:color="FFFFFF"/>
                    <w:left w:val="single" w:sz="2" w:space="11" w:color="FFFFFF"/>
                    <w:bottom w:val="single" w:sz="2" w:space="1" w:color="FFFFFF"/>
                    <w:right w:val="single" w:sz="2" w:space="4" w:color="FFFFFF"/>
                  </w:divBdr>
                  <w:divsChild>
                    <w:div w:id="1924801901">
                      <w:marLeft w:val="0"/>
                      <w:marRight w:val="0"/>
                      <w:marTop w:val="0"/>
                      <w:marBottom w:val="0"/>
                      <w:divBdr>
                        <w:top w:val="none" w:sz="0" w:space="0" w:color="auto"/>
                        <w:left w:val="none" w:sz="0" w:space="0" w:color="auto"/>
                        <w:bottom w:val="none" w:sz="0" w:space="0" w:color="auto"/>
                        <w:right w:val="none" w:sz="0" w:space="0" w:color="auto"/>
                      </w:divBdr>
                    </w:div>
                  </w:divsChild>
                </w:div>
                <w:div w:id="1429741389">
                  <w:marLeft w:val="0"/>
                  <w:marRight w:val="0"/>
                  <w:marTop w:val="0"/>
                  <w:marBottom w:val="0"/>
                  <w:divBdr>
                    <w:top w:val="single" w:sz="2" w:space="1" w:color="FFFFFF"/>
                    <w:left w:val="single" w:sz="2" w:space="11" w:color="FFFFFF"/>
                    <w:bottom w:val="single" w:sz="2" w:space="1" w:color="FFFFFF"/>
                    <w:right w:val="single" w:sz="2" w:space="4" w:color="FFFFFF"/>
                  </w:divBdr>
                  <w:divsChild>
                    <w:div w:id="1256476012">
                      <w:marLeft w:val="0"/>
                      <w:marRight w:val="0"/>
                      <w:marTop w:val="0"/>
                      <w:marBottom w:val="0"/>
                      <w:divBdr>
                        <w:top w:val="none" w:sz="0" w:space="0" w:color="auto"/>
                        <w:left w:val="none" w:sz="0" w:space="0" w:color="auto"/>
                        <w:bottom w:val="none" w:sz="0" w:space="0" w:color="auto"/>
                        <w:right w:val="none" w:sz="0" w:space="0" w:color="auto"/>
                      </w:divBdr>
                    </w:div>
                  </w:divsChild>
                </w:div>
                <w:div w:id="1133596173">
                  <w:marLeft w:val="0"/>
                  <w:marRight w:val="0"/>
                  <w:marTop w:val="0"/>
                  <w:marBottom w:val="0"/>
                  <w:divBdr>
                    <w:top w:val="single" w:sz="2" w:space="1" w:color="FFFFFF"/>
                    <w:left w:val="single" w:sz="2" w:space="11" w:color="FFFFFF"/>
                    <w:bottom w:val="single" w:sz="2" w:space="1" w:color="FFFFFF"/>
                    <w:right w:val="single" w:sz="2" w:space="4" w:color="FFFFFF"/>
                  </w:divBdr>
                  <w:divsChild>
                    <w:div w:id="1898465547">
                      <w:marLeft w:val="0"/>
                      <w:marRight w:val="0"/>
                      <w:marTop w:val="0"/>
                      <w:marBottom w:val="0"/>
                      <w:divBdr>
                        <w:top w:val="none" w:sz="0" w:space="0" w:color="auto"/>
                        <w:left w:val="none" w:sz="0" w:space="0" w:color="auto"/>
                        <w:bottom w:val="none" w:sz="0" w:space="0" w:color="auto"/>
                        <w:right w:val="none" w:sz="0" w:space="0" w:color="auto"/>
                      </w:divBdr>
                    </w:div>
                  </w:divsChild>
                </w:div>
                <w:div w:id="918564085">
                  <w:marLeft w:val="0"/>
                  <w:marRight w:val="0"/>
                  <w:marTop w:val="0"/>
                  <w:marBottom w:val="0"/>
                  <w:divBdr>
                    <w:top w:val="single" w:sz="2" w:space="1" w:color="FFFFFF"/>
                    <w:left w:val="single" w:sz="2" w:space="11" w:color="FFFFFF"/>
                    <w:bottom w:val="single" w:sz="2" w:space="1" w:color="FFFFFF"/>
                    <w:right w:val="single" w:sz="2" w:space="4" w:color="FFFFFF"/>
                  </w:divBdr>
                  <w:divsChild>
                    <w:div w:id="1751466427">
                      <w:marLeft w:val="0"/>
                      <w:marRight w:val="0"/>
                      <w:marTop w:val="0"/>
                      <w:marBottom w:val="0"/>
                      <w:divBdr>
                        <w:top w:val="none" w:sz="0" w:space="0" w:color="auto"/>
                        <w:left w:val="none" w:sz="0" w:space="0" w:color="auto"/>
                        <w:bottom w:val="none" w:sz="0" w:space="0" w:color="auto"/>
                        <w:right w:val="none" w:sz="0" w:space="0" w:color="auto"/>
                      </w:divBdr>
                    </w:div>
                  </w:divsChild>
                </w:div>
                <w:div w:id="1470056819">
                  <w:marLeft w:val="0"/>
                  <w:marRight w:val="0"/>
                  <w:marTop w:val="0"/>
                  <w:marBottom w:val="0"/>
                  <w:divBdr>
                    <w:top w:val="single" w:sz="2" w:space="1" w:color="FFFFFF"/>
                    <w:left w:val="single" w:sz="2" w:space="11" w:color="FFFFFF"/>
                    <w:bottom w:val="single" w:sz="2" w:space="1" w:color="FFFFFF"/>
                    <w:right w:val="single" w:sz="2" w:space="4" w:color="FFFFFF"/>
                  </w:divBdr>
                  <w:divsChild>
                    <w:div w:id="1038971507">
                      <w:marLeft w:val="0"/>
                      <w:marRight w:val="0"/>
                      <w:marTop w:val="0"/>
                      <w:marBottom w:val="0"/>
                      <w:divBdr>
                        <w:top w:val="none" w:sz="0" w:space="0" w:color="auto"/>
                        <w:left w:val="none" w:sz="0" w:space="0" w:color="auto"/>
                        <w:bottom w:val="none" w:sz="0" w:space="0" w:color="auto"/>
                        <w:right w:val="none" w:sz="0" w:space="0" w:color="auto"/>
                      </w:divBdr>
                    </w:div>
                  </w:divsChild>
                </w:div>
                <w:div w:id="1233658586">
                  <w:marLeft w:val="0"/>
                  <w:marRight w:val="0"/>
                  <w:marTop w:val="0"/>
                  <w:marBottom w:val="0"/>
                  <w:divBdr>
                    <w:top w:val="single" w:sz="2" w:space="1" w:color="FFFFFF"/>
                    <w:left w:val="single" w:sz="2" w:space="11" w:color="FFFFFF"/>
                    <w:bottom w:val="single" w:sz="2" w:space="1" w:color="FFFFFF"/>
                    <w:right w:val="single" w:sz="2" w:space="4" w:color="FFFFFF"/>
                  </w:divBdr>
                  <w:divsChild>
                    <w:div w:id="1905749278">
                      <w:marLeft w:val="0"/>
                      <w:marRight w:val="0"/>
                      <w:marTop w:val="0"/>
                      <w:marBottom w:val="0"/>
                      <w:divBdr>
                        <w:top w:val="none" w:sz="0" w:space="0" w:color="auto"/>
                        <w:left w:val="none" w:sz="0" w:space="0" w:color="auto"/>
                        <w:bottom w:val="none" w:sz="0" w:space="0" w:color="auto"/>
                        <w:right w:val="none" w:sz="0" w:space="0" w:color="auto"/>
                      </w:divBdr>
                    </w:div>
                  </w:divsChild>
                </w:div>
                <w:div w:id="1089423083">
                  <w:marLeft w:val="0"/>
                  <w:marRight w:val="0"/>
                  <w:marTop w:val="0"/>
                  <w:marBottom w:val="0"/>
                  <w:divBdr>
                    <w:top w:val="single" w:sz="2" w:space="1" w:color="FFFFFF"/>
                    <w:left w:val="single" w:sz="2" w:space="11" w:color="FFFFFF"/>
                    <w:bottom w:val="single" w:sz="2" w:space="1" w:color="FFFFFF"/>
                    <w:right w:val="single" w:sz="2" w:space="4" w:color="FFFFFF"/>
                  </w:divBdr>
                  <w:divsChild>
                    <w:div w:id="464929948">
                      <w:marLeft w:val="0"/>
                      <w:marRight w:val="0"/>
                      <w:marTop w:val="0"/>
                      <w:marBottom w:val="0"/>
                      <w:divBdr>
                        <w:top w:val="none" w:sz="0" w:space="0" w:color="auto"/>
                        <w:left w:val="none" w:sz="0" w:space="0" w:color="auto"/>
                        <w:bottom w:val="none" w:sz="0" w:space="0" w:color="auto"/>
                        <w:right w:val="none" w:sz="0" w:space="0" w:color="auto"/>
                      </w:divBdr>
                    </w:div>
                  </w:divsChild>
                </w:div>
                <w:div w:id="1018849226">
                  <w:marLeft w:val="0"/>
                  <w:marRight w:val="0"/>
                  <w:marTop w:val="0"/>
                  <w:marBottom w:val="0"/>
                  <w:divBdr>
                    <w:top w:val="single" w:sz="2" w:space="1" w:color="FFFFFF"/>
                    <w:left w:val="single" w:sz="2" w:space="11" w:color="FFFFFF"/>
                    <w:bottom w:val="single" w:sz="2" w:space="1" w:color="FFFFFF"/>
                    <w:right w:val="single" w:sz="2" w:space="4" w:color="FFFFFF"/>
                  </w:divBdr>
                  <w:divsChild>
                    <w:div w:id="1264724096">
                      <w:marLeft w:val="0"/>
                      <w:marRight w:val="0"/>
                      <w:marTop w:val="0"/>
                      <w:marBottom w:val="0"/>
                      <w:divBdr>
                        <w:top w:val="none" w:sz="0" w:space="0" w:color="auto"/>
                        <w:left w:val="none" w:sz="0" w:space="0" w:color="auto"/>
                        <w:bottom w:val="none" w:sz="0" w:space="0" w:color="auto"/>
                        <w:right w:val="none" w:sz="0" w:space="0" w:color="auto"/>
                      </w:divBdr>
                    </w:div>
                  </w:divsChild>
                </w:div>
                <w:div w:id="1397777723">
                  <w:marLeft w:val="0"/>
                  <w:marRight w:val="0"/>
                  <w:marTop w:val="0"/>
                  <w:marBottom w:val="0"/>
                  <w:divBdr>
                    <w:top w:val="single" w:sz="2" w:space="1" w:color="FFFFFF"/>
                    <w:left w:val="single" w:sz="2" w:space="11" w:color="FFFFFF"/>
                    <w:bottom w:val="single" w:sz="2" w:space="1" w:color="FFFFFF"/>
                    <w:right w:val="single" w:sz="2" w:space="4" w:color="FFFFFF"/>
                  </w:divBdr>
                  <w:divsChild>
                    <w:div w:id="1604417830">
                      <w:marLeft w:val="0"/>
                      <w:marRight w:val="0"/>
                      <w:marTop w:val="0"/>
                      <w:marBottom w:val="0"/>
                      <w:divBdr>
                        <w:top w:val="none" w:sz="0" w:space="0" w:color="auto"/>
                        <w:left w:val="none" w:sz="0" w:space="0" w:color="auto"/>
                        <w:bottom w:val="none" w:sz="0" w:space="0" w:color="auto"/>
                        <w:right w:val="none" w:sz="0" w:space="0" w:color="auto"/>
                      </w:divBdr>
                    </w:div>
                  </w:divsChild>
                </w:div>
                <w:div w:id="1588420151">
                  <w:marLeft w:val="0"/>
                  <w:marRight w:val="0"/>
                  <w:marTop w:val="0"/>
                  <w:marBottom w:val="0"/>
                  <w:divBdr>
                    <w:top w:val="single" w:sz="2" w:space="1" w:color="FFFFFF"/>
                    <w:left w:val="single" w:sz="2" w:space="11" w:color="FFFFFF"/>
                    <w:bottom w:val="single" w:sz="2" w:space="1" w:color="FFFFFF"/>
                    <w:right w:val="single" w:sz="2" w:space="4" w:color="FFFFFF"/>
                  </w:divBdr>
                  <w:divsChild>
                    <w:div w:id="627782198">
                      <w:marLeft w:val="0"/>
                      <w:marRight w:val="0"/>
                      <w:marTop w:val="0"/>
                      <w:marBottom w:val="0"/>
                      <w:divBdr>
                        <w:top w:val="none" w:sz="0" w:space="0" w:color="auto"/>
                        <w:left w:val="none" w:sz="0" w:space="0" w:color="auto"/>
                        <w:bottom w:val="none" w:sz="0" w:space="0" w:color="auto"/>
                        <w:right w:val="none" w:sz="0" w:space="0" w:color="auto"/>
                      </w:divBdr>
                    </w:div>
                  </w:divsChild>
                </w:div>
                <w:div w:id="1130712814">
                  <w:marLeft w:val="0"/>
                  <w:marRight w:val="0"/>
                  <w:marTop w:val="0"/>
                  <w:marBottom w:val="0"/>
                  <w:divBdr>
                    <w:top w:val="single" w:sz="2" w:space="1" w:color="FFFFFF"/>
                    <w:left w:val="single" w:sz="2" w:space="11" w:color="FFFFFF"/>
                    <w:bottom w:val="single" w:sz="2" w:space="1" w:color="FFFFFF"/>
                    <w:right w:val="single" w:sz="2" w:space="4" w:color="FFFFFF"/>
                  </w:divBdr>
                  <w:divsChild>
                    <w:div w:id="81877630">
                      <w:marLeft w:val="0"/>
                      <w:marRight w:val="0"/>
                      <w:marTop w:val="0"/>
                      <w:marBottom w:val="0"/>
                      <w:divBdr>
                        <w:top w:val="none" w:sz="0" w:space="0" w:color="auto"/>
                        <w:left w:val="none" w:sz="0" w:space="0" w:color="auto"/>
                        <w:bottom w:val="none" w:sz="0" w:space="0" w:color="auto"/>
                        <w:right w:val="none" w:sz="0" w:space="0" w:color="auto"/>
                      </w:divBdr>
                    </w:div>
                  </w:divsChild>
                </w:div>
                <w:div w:id="1615406598">
                  <w:marLeft w:val="0"/>
                  <w:marRight w:val="0"/>
                  <w:marTop w:val="0"/>
                  <w:marBottom w:val="0"/>
                  <w:divBdr>
                    <w:top w:val="single" w:sz="2" w:space="1" w:color="FFFFFF"/>
                    <w:left w:val="single" w:sz="2" w:space="11" w:color="FFFFFF"/>
                    <w:bottom w:val="single" w:sz="2" w:space="1" w:color="FFFFFF"/>
                    <w:right w:val="single" w:sz="2" w:space="4" w:color="FFFFFF"/>
                  </w:divBdr>
                  <w:divsChild>
                    <w:div w:id="640816505">
                      <w:marLeft w:val="0"/>
                      <w:marRight w:val="0"/>
                      <w:marTop w:val="0"/>
                      <w:marBottom w:val="0"/>
                      <w:divBdr>
                        <w:top w:val="none" w:sz="0" w:space="0" w:color="auto"/>
                        <w:left w:val="none" w:sz="0" w:space="0" w:color="auto"/>
                        <w:bottom w:val="none" w:sz="0" w:space="0" w:color="auto"/>
                        <w:right w:val="none" w:sz="0" w:space="0" w:color="auto"/>
                      </w:divBdr>
                    </w:div>
                  </w:divsChild>
                </w:div>
                <w:div w:id="387806082">
                  <w:marLeft w:val="0"/>
                  <w:marRight w:val="0"/>
                  <w:marTop w:val="0"/>
                  <w:marBottom w:val="0"/>
                  <w:divBdr>
                    <w:top w:val="single" w:sz="2" w:space="1" w:color="FFFFFF"/>
                    <w:left w:val="single" w:sz="2" w:space="11" w:color="FFFFFF"/>
                    <w:bottom w:val="single" w:sz="2" w:space="1" w:color="FFFFFF"/>
                    <w:right w:val="single" w:sz="2" w:space="4" w:color="FFFFFF"/>
                  </w:divBdr>
                  <w:divsChild>
                    <w:div w:id="1073619374">
                      <w:marLeft w:val="0"/>
                      <w:marRight w:val="0"/>
                      <w:marTop w:val="0"/>
                      <w:marBottom w:val="0"/>
                      <w:divBdr>
                        <w:top w:val="none" w:sz="0" w:space="0" w:color="auto"/>
                        <w:left w:val="none" w:sz="0" w:space="0" w:color="auto"/>
                        <w:bottom w:val="none" w:sz="0" w:space="0" w:color="auto"/>
                        <w:right w:val="none" w:sz="0" w:space="0" w:color="auto"/>
                      </w:divBdr>
                    </w:div>
                  </w:divsChild>
                </w:div>
                <w:div w:id="1395734880">
                  <w:marLeft w:val="0"/>
                  <w:marRight w:val="0"/>
                  <w:marTop w:val="0"/>
                  <w:marBottom w:val="0"/>
                  <w:divBdr>
                    <w:top w:val="single" w:sz="2" w:space="1" w:color="FFFFFF"/>
                    <w:left w:val="single" w:sz="2" w:space="11" w:color="FFFFFF"/>
                    <w:bottom w:val="single" w:sz="2" w:space="1" w:color="FFFFFF"/>
                    <w:right w:val="single" w:sz="2" w:space="4" w:color="FFFFFF"/>
                  </w:divBdr>
                  <w:divsChild>
                    <w:div w:id="1571691808">
                      <w:marLeft w:val="0"/>
                      <w:marRight w:val="0"/>
                      <w:marTop w:val="0"/>
                      <w:marBottom w:val="0"/>
                      <w:divBdr>
                        <w:top w:val="none" w:sz="0" w:space="0" w:color="auto"/>
                        <w:left w:val="none" w:sz="0" w:space="0" w:color="auto"/>
                        <w:bottom w:val="none" w:sz="0" w:space="0" w:color="auto"/>
                        <w:right w:val="none" w:sz="0" w:space="0" w:color="auto"/>
                      </w:divBdr>
                    </w:div>
                  </w:divsChild>
                </w:div>
                <w:div w:id="110783886">
                  <w:marLeft w:val="0"/>
                  <w:marRight w:val="0"/>
                  <w:marTop w:val="0"/>
                  <w:marBottom w:val="0"/>
                  <w:divBdr>
                    <w:top w:val="single" w:sz="2" w:space="1" w:color="FFFFFF"/>
                    <w:left w:val="single" w:sz="2" w:space="11" w:color="FFFFFF"/>
                    <w:bottom w:val="single" w:sz="2" w:space="1" w:color="FFFFFF"/>
                    <w:right w:val="single" w:sz="2" w:space="4" w:color="FFFFFF"/>
                  </w:divBdr>
                  <w:divsChild>
                    <w:div w:id="711153670">
                      <w:marLeft w:val="0"/>
                      <w:marRight w:val="0"/>
                      <w:marTop w:val="0"/>
                      <w:marBottom w:val="0"/>
                      <w:divBdr>
                        <w:top w:val="none" w:sz="0" w:space="0" w:color="auto"/>
                        <w:left w:val="none" w:sz="0" w:space="0" w:color="auto"/>
                        <w:bottom w:val="none" w:sz="0" w:space="0" w:color="auto"/>
                        <w:right w:val="none" w:sz="0" w:space="0" w:color="auto"/>
                      </w:divBdr>
                    </w:div>
                  </w:divsChild>
                </w:div>
                <w:div w:id="2085225420">
                  <w:marLeft w:val="0"/>
                  <w:marRight w:val="0"/>
                  <w:marTop w:val="0"/>
                  <w:marBottom w:val="0"/>
                  <w:divBdr>
                    <w:top w:val="single" w:sz="2" w:space="1" w:color="FFFFFF"/>
                    <w:left w:val="single" w:sz="2" w:space="11" w:color="FFFFFF"/>
                    <w:bottom w:val="single" w:sz="2" w:space="1" w:color="FFFFFF"/>
                    <w:right w:val="single" w:sz="2" w:space="4" w:color="FFFFFF"/>
                  </w:divBdr>
                  <w:divsChild>
                    <w:div w:id="2016881520">
                      <w:marLeft w:val="0"/>
                      <w:marRight w:val="0"/>
                      <w:marTop w:val="0"/>
                      <w:marBottom w:val="0"/>
                      <w:divBdr>
                        <w:top w:val="none" w:sz="0" w:space="0" w:color="auto"/>
                        <w:left w:val="none" w:sz="0" w:space="0" w:color="auto"/>
                        <w:bottom w:val="none" w:sz="0" w:space="0" w:color="auto"/>
                        <w:right w:val="none" w:sz="0" w:space="0" w:color="auto"/>
                      </w:divBdr>
                    </w:div>
                  </w:divsChild>
                </w:div>
                <w:div w:id="1987776730">
                  <w:marLeft w:val="0"/>
                  <w:marRight w:val="0"/>
                  <w:marTop w:val="0"/>
                  <w:marBottom w:val="0"/>
                  <w:divBdr>
                    <w:top w:val="single" w:sz="2" w:space="1" w:color="FFFFFF"/>
                    <w:left w:val="single" w:sz="2" w:space="11" w:color="FFFFFF"/>
                    <w:bottom w:val="single" w:sz="2" w:space="1" w:color="FFFFFF"/>
                    <w:right w:val="single" w:sz="2" w:space="4" w:color="FFFFFF"/>
                  </w:divBdr>
                  <w:divsChild>
                    <w:div w:id="878322433">
                      <w:marLeft w:val="0"/>
                      <w:marRight w:val="0"/>
                      <w:marTop w:val="0"/>
                      <w:marBottom w:val="0"/>
                      <w:divBdr>
                        <w:top w:val="none" w:sz="0" w:space="0" w:color="auto"/>
                        <w:left w:val="none" w:sz="0" w:space="0" w:color="auto"/>
                        <w:bottom w:val="none" w:sz="0" w:space="0" w:color="auto"/>
                        <w:right w:val="none" w:sz="0" w:space="0" w:color="auto"/>
                      </w:divBdr>
                    </w:div>
                  </w:divsChild>
                </w:div>
                <w:div w:id="1139612096">
                  <w:marLeft w:val="0"/>
                  <w:marRight w:val="0"/>
                  <w:marTop w:val="0"/>
                  <w:marBottom w:val="0"/>
                  <w:divBdr>
                    <w:top w:val="single" w:sz="2" w:space="1" w:color="FFFFFF"/>
                    <w:left w:val="single" w:sz="2" w:space="11" w:color="FFFFFF"/>
                    <w:bottom w:val="single" w:sz="2" w:space="1" w:color="FFFFFF"/>
                    <w:right w:val="single" w:sz="2" w:space="4" w:color="FFFFFF"/>
                  </w:divBdr>
                  <w:divsChild>
                    <w:div w:id="296449601">
                      <w:marLeft w:val="0"/>
                      <w:marRight w:val="0"/>
                      <w:marTop w:val="0"/>
                      <w:marBottom w:val="0"/>
                      <w:divBdr>
                        <w:top w:val="none" w:sz="0" w:space="0" w:color="auto"/>
                        <w:left w:val="none" w:sz="0" w:space="0" w:color="auto"/>
                        <w:bottom w:val="none" w:sz="0" w:space="0" w:color="auto"/>
                        <w:right w:val="none" w:sz="0" w:space="0" w:color="auto"/>
                      </w:divBdr>
                    </w:div>
                  </w:divsChild>
                </w:div>
                <w:div w:id="1254557048">
                  <w:marLeft w:val="0"/>
                  <w:marRight w:val="0"/>
                  <w:marTop w:val="0"/>
                  <w:marBottom w:val="0"/>
                  <w:divBdr>
                    <w:top w:val="single" w:sz="2" w:space="1" w:color="FFFFFF"/>
                    <w:left w:val="single" w:sz="2" w:space="11" w:color="FFFFFF"/>
                    <w:bottom w:val="single" w:sz="2" w:space="1" w:color="FFFFFF"/>
                    <w:right w:val="single" w:sz="2" w:space="4" w:color="FFFFFF"/>
                  </w:divBdr>
                  <w:divsChild>
                    <w:div w:id="1659266517">
                      <w:marLeft w:val="0"/>
                      <w:marRight w:val="0"/>
                      <w:marTop w:val="0"/>
                      <w:marBottom w:val="0"/>
                      <w:divBdr>
                        <w:top w:val="none" w:sz="0" w:space="0" w:color="auto"/>
                        <w:left w:val="none" w:sz="0" w:space="0" w:color="auto"/>
                        <w:bottom w:val="none" w:sz="0" w:space="0" w:color="auto"/>
                        <w:right w:val="none" w:sz="0" w:space="0" w:color="auto"/>
                      </w:divBdr>
                    </w:div>
                  </w:divsChild>
                </w:div>
                <w:div w:id="1569801648">
                  <w:marLeft w:val="0"/>
                  <w:marRight w:val="0"/>
                  <w:marTop w:val="0"/>
                  <w:marBottom w:val="0"/>
                  <w:divBdr>
                    <w:top w:val="single" w:sz="2" w:space="1" w:color="FFFFFF"/>
                    <w:left w:val="single" w:sz="2" w:space="11" w:color="FFFFFF"/>
                    <w:bottom w:val="single" w:sz="2" w:space="1" w:color="FFFFFF"/>
                    <w:right w:val="single" w:sz="2" w:space="4" w:color="FFFFFF"/>
                  </w:divBdr>
                  <w:divsChild>
                    <w:div w:id="1383559405">
                      <w:marLeft w:val="0"/>
                      <w:marRight w:val="0"/>
                      <w:marTop w:val="0"/>
                      <w:marBottom w:val="0"/>
                      <w:divBdr>
                        <w:top w:val="none" w:sz="0" w:space="0" w:color="auto"/>
                        <w:left w:val="none" w:sz="0" w:space="0" w:color="auto"/>
                        <w:bottom w:val="none" w:sz="0" w:space="0" w:color="auto"/>
                        <w:right w:val="none" w:sz="0" w:space="0" w:color="auto"/>
                      </w:divBdr>
                    </w:div>
                  </w:divsChild>
                </w:div>
                <w:div w:id="467628086">
                  <w:marLeft w:val="0"/>
                  <w:marRight w:val="0"/>
                  <w:marTop w:val="0"/>
                  <w:marBottom w:val="0"/>
                  <w:divBdr>
                    <w:top w:val="single" w:sz="2" w:space="1" w:color="FFFFFF"/>
                    <w:left w:val="single" w:sz="2" w:space="11" w:color="FFFFFF"/>
                    <w:bottom w:val="single" w:sz="2" w:space="1" w:color="FFFFFF"/>
                    <w:right w:val="single" w:sz="2" w:space="4" w:color="FFFFFF"/>
                  </w:divBdr>
                  <w:divsChild>
                    <w:div w:id="96173606">
                      <w:marLeft w:val="0"/>
                      <w:marRight w:val="0"/>
                      <w:marTop w:val="0"/>
                      <w:marBottom w:val="0"/>
                      <w:divBdr>
                        <w:top w:val="none" w:sz="0" w:space="0" w:color="auto"/>
                        <w:left w:val="none" w:sz="0" w:space="0" w:color="auto"/>
                        <w:bottom w:val="none" w:sz="0" w:space="0" w:color="auto"/>
                        <w:right w:val="none" w:sz="0" w:space="0" w:color="auto"/>
                      </w:divBdr>
                    </w:div>
                  </w:divsChild>
                </w:div>
                <w:div w:id="1580602816">
                  <w:marLeft w:val="0"/>
                  <w:marRight w:val="0"/>
                  <w:marTop w:val="0"/>
                  <w:marBottom w:val="0"/>
                  <w:divBdr>
                    <w:top w:val="single" w:sz="2" w:space="1" w:color="FFFFFF"/>
                    <w:left w:val="single" w:sz="2" w:space="11" w:color="FFFFFF"/>
                    <w:bottom w:val="single" w:sz="2" w:space="4" w:color="FFFFFF"/>
                    <w:right w:val="single" w:sz="2" w:space="4" w:color="FFFFFF"/>
                  </w:divBdr>
                  <w:divsChild>
                    <w:div w:id="208595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266908">
          <w:marLeft w:val="0"/>
          <w:marRight w:val="0"/>
          <w:marTop w:val="0"/>
          <w:marBottom w:val="300"/>
          <w:divBdr>
            <w:top w:val="none" w:sz="0" w:space="0" w:color="auto"/>
            <w:left w:val="none" w:sz="0" w:space="0" w:color="auto"/>
            <w:bottom w:val="none" w:sz="0" w:space="0" w:color="auto"/>
            <w:right w:val="none" w:sz="0" w:space="0" w:color="auto"/>
          </w:divBdr>
          <w:divsChild>
            <w:div w:id="1873420307">
              <w:marLeft w:val="0"/>
              <w:marRight w:val="0"/>
              <w:marTop w:val="0"/>
              <w:marBottom w:val="0"/>
              <w:divBdr>
                <w:top w:val="none" w:sz="0" w:space="0" w:color="auto"/>
                <w:left w:val="none" w:sz="0" w:space="0" w:color="auto"/>
                <w:bottom w:val="none" w:sz="0" w:space="0" w:color="auto"/>
                <w:right w:val="none" w:sz="0" w:space="0" w:color="auto"/>
              </w:divBdr>
              <w:divsChild>
                <w:div w:id="1919627508">
                  <w:marLeft w:val="0"/>
                  <w:marRight w:val="0"/>
                  <w:marTop w:val="0"/>
                  <w:marBottom w:val="0"/>
                  <w:divBdr>
                    <w:top w:val="single" w:sz="2" w:space="4" w:color="FFFFFF"/>
                    <w:left w:val="single" w:sz="2" w:space="11" w:color="FFFFFF"/>
                    <w:bottom w:val="single" w:sz="2" w:space="1" w:color="FFFFFF"/>
                    <w:right w:val="single" w:sz="2" w:space="4" w:color="FFFFFF"/>
                  </w:divBdr>
                  <w:divsChild>
                    <w:div w:id="1021513141">
                      <w:marLeft w:val="0"/>
                      <w:marRight w:val="0"/>
                      <w:marTop w:val="0"/>
                      <w:marBottom w:val="0"/>
                      <w:divBdr>
                        <w:top w:val="none" w:sz="0" w:space="0" w:color="auto"/>
                        <w:left w:val="none" w:sz="0" w:space="0" w:color="auto"/>
                        <w:bottom w:val="none" w:sz="0" w:space="0" w:color="auto"/>
                        <w:right w:val="none" w:sz="0" w:space="0" w:color="auto"/>
                      </w:divBdr>
                    </w:div>
                  </w:divsChild>
                </w:div>
                <w:div w:id="888996343">
                  <w:marLeft w:val="0"/>
                  <w:marRight w:val="0"/>
                  <w:marTop w:val="0"/>
                  <w:marBottom w:val="0"/>
                  <w:divBdr>
                    <w:top w:val="single" w:sz="2" w:space="1" w:color="FFFFFF"/>
                    <w:left w:val="single" w:sz="2" w:space="11" w:color="FFFFFF"/>
                    <w:bottom w:val="single" w:sz="2" w:space="1" w:color="FFFFFF"/>
                    <w:right w:val="single" w:sz="2" w:space="4" w:color="FFFFFF"/>
                  </w:divBdr>
                  <w:divsChild>
                    <w:div w:id="313416568">
                      <w:marLeft w:val="0"/>
                      <w:marRight w:val="0"/>
                      <w:marTop w:val="0"/>
                      <w:marBottom w:val="0"/>
                      <w:divBdr>
                        <w:top w:val="none" w:sz="0" w:space="0" w:color="auto"/>
                        <w:left w:val="none" w:sz="0" w:space="0" w:color="auto"/>
                        <w:bottom w:val="none" w:sz="0" w:space="0" w:color="auto"/>
                        <w:right w:val="none" w:sz="0" w:space="0" w:color="auto"/>
                      </w:divBdr>
                    </w:div>
                  </w:divsChild>
                </w:div>
                <w:div w:id="163669122">
                  <w:marLeft w:val="0"/>
                  <w:marRight w:val="0"/>
                  <w:marTop w:val="0"/>
                  <w:marBottom w:val="0"/>
                  <w:divBdr>
                    <w:top w:val="single" w:sz="2" w:space="1" w:color="FFFFFF"/>
                    <w:left w:val="single" w:sz="2" w:space="11" w:color="FFFFFF"/>
                    <w:bottom w:val="single" w:sz="2" w:space="1" w:color="FFFFFF"/>
                    <w:right w:val="single" w:sz="2" w:space="4" w:color="FFFFFF"/>
                  </w:divBdr>
                  <w:divsChild>
                    <w:div w:id="1451392326">
                      <w:marLeft w:val="0"/>
                      <w:marRight w:val="0"/>
                      <w:marTop w:val="0"/>
                      <w:marBottom w:val="0"/>
                      <w:divBdr>
                        <w:top w:val="none" w:sz="0" w:space="0" w:color="auto"/>
                        <w:left w:val="none" w:sz="0" w:space="0" w:color="auto"/>
                        <w:bottom w:val="none" w:sz="0" w:space="0" w:color="auto"/>
                        <w:right w:val="none" w:sz="0" w:space="0" w:color="auto"/>
                      </w:divBdr>
                    </w:div>
                  </w:divsChild>
                </w:div>
                <w:div w:id="1530098030">
                  <w:marLeft w:val="0"/>
                  <w:marRight w:val="0"/>
                  <w:marTop w:val="0"/>
                  <w:marBottom w:val="0"/>
                  <w:divBdr>
                    <w:top w:val="single" w:sz="2" w:space="1" w:color="FFFFFF"/>
                    <w:left w:val="single" w:sz="2" w:space="11" w:color="FFFFFF"/>
                    <w:bottom w:val="single" w:sz="2" w:space="1" w:color="FFFFFF"/>
                    <w:right w:val="single" w:sz="2" w:space="4" w:color="FFFFFF"/>
                  </w:divBdr>
                  <w:divsChild>
                    <w:div w:id="1933929265">
                      <w:marLeft w:val="0"/>
                      <w:marRight w:val="0"/>
                      <w:marTop w:val="0"/>
                      <w:marBottom w:val="0"/>
                      <w:divBdr>
                        <w:top w:val="none" w:sz="0" w:space="0" w:color="auto"/>
                        <w:left w:val="none" w:sz="0" w:space="0" w:color="auto"/>
                        <w:bottom w:val="none" w:sz="0" w:space="0" w:color="auto"/>
                        <w:right w:val="none" w:sz="0" w:space="0" w:color="auto"/>
                      </w:divBdr>
                    </w:div>
                  </w:divsChild>
                </w:div>
                <w:div w:id="1793791753">
                  <w:marLeft w:val="0"/>
                  <w:marRight w:val="0"/>
                  <w:marTop w:val="0"/>
                  <w:marBottom w:val="0"/>
                  <w:divBdr>
                    <w:top w:val="single" w:sz="2" w:space="1" w:color="FFFFFF"/>
                    <w:left w:val="single" w:sz="2" w:space="11" w:color="FFFFFF"/>
                    <w:bottom w:val="single" w:sz="2" w:space="1" w:color="FFFFFF"/>
                    <w:right w:val="single" w:sz="2" w:space="4" w:color="FFFFFF"/>
                  </w:divBdr>
                  <w:divsChild>
                    <w:div w:id="918441098">
                      <w:marLeft w:val="0"/>
                      <w:marRight w:val="0"/>
                      <w:marTop w:val="0"/>
                      <w:marBottom w:val="0"/>
                      <w:divBdr>
                        <w:top w:val="none" w:sz="0" w:space="0" w:color="auto"/>
                        <w:left w:val="none" w:sz="0" w:space="0" w:color="auto"/>
                        <w:bottom w:val="none" w:sz="0" w:space="0" w:color="auto"/>
                        <w:right w:val="none" w:sz="0" w:space="0" w:color="auto"/>
                      </w:divBdr>
                    </w:div>
                  </w:divsChild>
                </w:div>
                <w:div w:id="1886288044">
                  <w:marLeft w:val="0"/>
                  <w:marRight w:val="0"/>
                  <w:marTop w:val="0"/>
                  <w:marBottom w:val="0"/>
                  <w:divBdr>
                    <w:top w:val="single" w:sz="2" w:space="1" w:color="FFFFFF"/>
                    <w:left w:val="single" w:sz="2" w:space="11" w:color="FFFFFF"/>
                    <w:bottom w:val="single" w:sz="2" w:space="1" w:color="FFFFFF"/>
                    <w:right w:val="single" w:sz="2" w:space="4" w:color="FFFFFF"/>
                  </w:divBdr>
                  <w:divsChild>
                    <w:div w:id="995957488">
                      <w:marLeft w:val="0"/>
                      <w:marRight w:val="0"/>
                      <w:marTop w:val="0"/>
                      <w:marBottom w:val="0"/>
                      <w:divBdr>
                        <w:top w:val="none" w:sz="0" w:space="0" w:color="auto"/>
                        <w:left w:val="none" w:sz="0" w:space="0" w:color="auto"/>
                        <w:bottom w:val="none" w:sz="0" w:space="0" w:color="auto"/>
                        <w:right w:val="none" w:sz="0" w:space="0" w:color="auto"/>
                      </w:divBdr>
                    </w:div>
                  </w:divsChild>
                </w:div>
                <w:div w:id="2000844580">
                  <w:marLeft w:val="0"/>
                  <w:marRight w:val="0"/>
                  <w:marTop w:val="0"/>
                  <w:marBottom w:val="0"/>
                  <w:divBdr>
                    <w:top w:val="single" w:sz="2" w:space="1" w:color="FFFFFF"/>
                    <w:left w:val="single" w:sz="2" w:space="11" w:color="FFFFFF"/>
                    <w:bottom w:val="single" w:sz="2" w:space="1" w:color="FFFFFF"/>
                    <w:right w:val="single" w:sz="2" w:space="4" w:color="FFFFFF"/>
                  </w:divBdr>
                  <w:divsChild>
                    <w:div w:id="471219571">
                      <w:marLeft w:val="0"/>
                      <w:marRight w:val="0"/>
                      <w:marTop w:val="0"/>
                      <w:marBottom w:val="0"/>
                      <w:divBdr>
                        <w:top w:val="none" w:sz="0" w:space="0" w:color="auto"/>
                        <w:left w:val="none" w:sz="0" w:space="0" w:color="auto"/>
                        <w:bottom w:val="none" w:sz="0" w:space="0" w:color="auto"/>
                        <w:right w:val="none" w:sz="0" w:space="0" w:color="auto"/>
                      </w:divBdr>
                    </w:div>
                  </w:divsChild>
                </w:div>
                <w:div w:id="68425243">
                  <w:marLeft w:val="0"/>
                  <w:marRight w:val="0"/>
                  <w:marTop w:val="0"/>
                  <w:marBottom w:val="0"/>
                  <w:divBdr>
                    <w:top w:val="single" w:sz="2" w:space="1" w:color="FFFFFF"/>
                    <w:left w:val="single" w:sz="2" w:space="11" w:color="FFFFFF"/>
                    <w:bottom w:val="single" w:sz="2" w:space="1" w:color="FFFFFF"/>
                    <w:right w:val="single" w:sz="2" w:space="4" w:color="FFFFFF"/>
                  </w:divBdr>
                  <w:divsChild>
                    <w:div w:id="1199270953">
                      <w:marLeft w:val="0"/>
                      <w:marRight w:val="0"/>
                      <w:marTop w:val="0"/>
                      <w:marBottom w:val="0"/>
                      <w:divBdr>
                        <w:top w:val="none" w:sz="0" w:space="0" w:color="auto"/>
                        <w:left w:val="none" w:sz="0" w:space="0" w:color="auto"/>
                        <w:bottom w:val="none" w:sz="0" w:space="0" w:color="auto"/>
                        <w:right w:val="none" w:sz="0" w:space="0" w:color="auto"/>
                      </w:divBdr>
                    </w:div>
                  </w:divsChild>
                </w:div>
                <w:div w:id="1800223795">
                  <w:marLeft w:val="0"/>
                  <w:marRight w:val="0"/>
                  <w:marTop w:val="0"/>
                  <w:marBottom w:val="0"/>
                  <w:divBdr>
                    <w:top w:val="single" w:sz="2" w:space="1" w:color="FFFFFF"/>
                    <w:left w:val="single" w:sz="2" w:space="11" w:color="FFFFFF"/>
                    <w:bottom w:val="single" w:sz="2" w:space="1" w:color="FFFFFF"/>
                    <w:right w:val="single" w:sz="2" w:space="4" w:color="FFFFFF"/>
                  </w:divBdr>
                  <w:divsChild>
                    <w:div w:id="692465296">
                      <w:marLeft w:val="0"/>
                      <w:marRight w:val="0"/>
                      <w:marTop w:val="0"/>
                      <w:marBottom w:val="0"/>
                      <w:divBdr>
                        <w:top w:val="none" w:sz="0" w:space="0" w:color="auto"/>
                        <w:left w:val="none" w:sz="0" w:space="0" w:color="auto"/>
                        <w:bottom w:val="none" w:sz="0" w:space="0" w:color="auto"/>
                        <w:right w:val="none" w:sz="0" w:space="0" w:color="auto"/>
                      </w:divBdr>
                    </w:div>
                  </w:divsChild>
                </w:div>
                <w:div w:id="193470757">
                  <w:marLeft w:val="0"/>
                  <w:marRight w:val="0"/>
                  <w:marTop w:val="0"/>
                  <w:marBottom w:val="0"/>
                  <w:divBdr>
                    <w:top w:val="single" w:sz="2" w:space="1" w:color="FFFFFF"/>
                    <w:left w:val="single" w:sz="2" w:space="11" w:color="FFFFFF"/>
                    <w:bottom w:val="single" w:sz="2" w:space="1" w:color="FFFFFF"/>
                    <w:right w:val="single" w:sz="2" w:space="4" w:color="FFFFFF"/>
                  </w:divBdr>
                  <w:divsChild>
                    <w:div w:id="482308614">
                      <w:marLeft w:val="0"/>
                      <w:marRight w:val="0"/>
                      <w:marTop w:val="0"/>
                      <w:marBottom w:val="0"/>
                      <w:divBdr>
                        <w:top w:val="none" w:sz="0" w:space="0" w:color="auto"/>
                        <w:left w:val="none" w:sz="0" w:space="0" w:color="auto"/>
                        <w:bottom w:val="none" w:sz="0" w:space="0" w:color="auto"/>
                        <w:right w:val="none" w:sz="0" w:space="0" w:color="auto"/>
                      </w:divBdr>
                    </w:div>
                  </w:divsChild>
                </w:div>
                <w:div w:id="1617561394">
                  <w:marLeft w:val="0"/>
                  <w:marRight w:val="0"/>
                  <w:marTop w:val="0"/>
                  <w:marBottom w:val="0"/>
                  <w:divBdr>
                    <w:top w:val="single" w:sz="2" w:space="1" w:color="FFFFFF"/>
                    <w:left w:val="single" w:sz="2" w:space="11" w:color="FFFFFF"/>
                    <w:bottom w:val="single" w:sz="2" w:space="1" w:color="FFFFFF"/>
                    <w:right w:val="single" w:sz="2" w:space="4" w:color="FFFFFF"/>
                  </w:divBdr>
                  <w:divsChild>
                    <w:div w:id="538980688">
                      <w:marLeft w:val="0"/>
                      <w:marRight w:val="0"/>
                      <w:marTop w:val="0"/>
                      <w:marBottom w:val="0"/>
                      <w:divBdr>
                        <w:top w:val="none" w:sz="0" w:space="0" w:color="auto"/>
                        <w:left w:val="none" w:sz="0" w:space="0" w:color="auto"/>
                        <w:bottom w:val="none" w:sz="0" w:space="0" w:color="auto"/>
                        <w:right w:val="none" w:sz="0" w:space="0" w:color="auto"/>
                      </w:divBdr>
                    </w:div>
                  </w:divsChild>
                </w:div>
                <w:div w:id="1325476535">
                  <w:marLeft w:val="0"/>
                  <w:marRight w:val="0"/>
                  <w:marTop w:val="0"/>
                  <w:marBottom w:val="0"/>
                  <w:divBdr>
                    <w:top w:val="single" w:sz="2" w:space="1" w:color="FFFFFF"/>
                    <w:left w:val="single" w:sz="2" w:space="11" w:color="FFFFFF"/>
                    <w:bottom w:val="single" w:sz="2" w:space="1" w:color="FFFFFF"/>
                    <w:right w:val="single" w:sz="2" w:space="4" w:color="FFFFFF"/>
                  </w:divBdr>
                  <w:divsChild>
                    <w:div w:id="116534140">
                      <w:marLeft w:val="0"/>
                      <w:marRight w:val="0"/>
                      <w:marTop w:val="0"/>
                      <w:marBottom w:val="0"/>
                      <w:divBdr>
                        <w:top w:val="none" w:sz="0" w:space="0" w:color="auto"/>
                        <w:left w:val="none" w:sz="0" w:space="0" w:color="auto"/>
                        <w:bottom w:val="none" w:sz="0" w:space="0" w:color="auto"/>
                        <w:right w:val="none" w:sz="0" w:space="0" w:color="auto"/>
                      </w:divBdr>
                    </w:div>
                  </w:divsChild>
                </w:div>
                <w:div w:id="1402682058">
                  <w:marLeft w:val="0"/>
                  <w:marRight w:val="0"/>
                  <w:marTop w:val="0"/>
                  <w:marBottom w:val="0"/>
                  <w:divBdr>
                    <w:top w:val="single" w:sz="2" w:space="1" w:color="FFFFFF"/>
                    <w:left w:val="single" w:sz="2" w:space="11" w:color="FFFFFF"/>
                    <w:bottom w:val="single" w:sz="2" w:space="1" w:color="FFFFFF"/>
                    <w:right w:val="single" w:sz="2" w:space="4" w:color="FFFFFF"/>
                  </w:divBdr>
                  <w:divsChild>
                    <w:div w:id="1374380771">
                      <w:marLeft w:val="0"/>
                      <w:marRight w:val="0"/>
                      <w:marTop w:val="0"/>
                      <w:marBottom w:val="0"/>
                      <w:divBdr>
                        <w:top w:val="none" w:sz="0" w:space="0" w:color="auto"/>
                        <w:left w:val="none" w:sz="0" w:space="0" w:color="auto"/>
                        <w:bottom w:val="none" w:sz="0" w:space="0" w:color="auto"/>
                        <w:right w:val="none" w:sz="0" w:space="0" w:color="auto"/>
                      </w:divBdr>
                    </w:div>
                  </w:divsChild>
                </w:div>
                <w:div w:id="155463344">
                  <w:marLeft w:val="0"/>
                  <w:marRight w:val="0"/>
                  <w:marTop w:val="0"/>
                  <w:marBottom w:val="0"/>
                  <w:divBdr>
                    <w:top w:val="single" w:sz="2" w:space="1" w:color="FFFFFF"/>
                    <w:left w:val="single" w:sz="2" w:space="11" w:color="FFFFFF"/>
                    <w:bottom w:val="single" w:sz="2" w:space="1" w:color="FFFFFF"/>
                    <w:right w:val="single" w:sz="2" w:space="4" w:color="FFFFFF"/>
                  </w:divBdr>
                  <w:divsChild>
                    <w:div w:id="1923946511">
                      <w:marLeft w:val="0"/>
                      <w:marRight w:val="0"/>
                      <w:marTop w:val="0"/>
                      <w:marBottom w:val="0"/>
                      <w:divBdr>
                        <w:top w:val="none" w:sz="0" w:space="0" w:color="auto"/>
                        <w:left w:val="none" w:sz="0" w:space="0" w:color="auto"/>
                        <w:bottom w:val="none" w:sz="0" w:space="0" w:color="auto"/>
                        <w:right w:val="none" w:sz="0" w:space="0" w:color="auto"/>
                      </w:divBdr>
                    </w:div>
                  </w:divsChild>
                </w:div>
                <w:div w:id="586768957">
                  <w:marLeft w:val="0"/>
                  <w:marRight w:val="0"/>
                  <w:marTop w:val="0"/>
                  <w:marBottom w:val="0"/>
                  <w:divBdr>
                    <w:top w:val="single" w:sz="2" w:space="1" w:color="FFFFFF"/>
                    <w:left w:val="single" w:sz="2" w:space="11" w:color="FFFFFF"/>
                    <w:bottom w:val="single" w:sz="2" w:space="1" w:color="FFFFFF"/>
                    <w:right w:val="single" w:sz="2" w:space="4" w:color="FFFFFF"/>
                  </w:divBdr>
                  <w:divsChild>
                    <w:div w:id="834144858">
                      <w:marLeft w:val="0"/>
                      <w:marRight w:val="0"/>
                      <w:marTop w:val="0"/>
                      <w:marBottom w:val="0"/>
                      <w:divBdr>
                        <w:top w:val="none" w:sz="0" w:space="0" w:color="auto"/>
                        <w:left w:val="none" w:sz="0" w:space="0" w:color="auto"/>
                        <w:bottom w:val="none" w:sz="0" w:space="0" w:color="auto"/>
                        <w:right w:val="none" w:sz="0" w:space="0" w:color="auto"/>
                      </w:divBdr>
                    </w:div>
                  </w:divsChild>
                </w:div>
                <w:div w:id="1556117370">
                  <w:marLeft w:val="0"/>
                  <w:marRight w:val="0"/>
                  <w:marTop w:val="0"/>
                  <w:marBottom w:val="0"/>
                  <w:divBdr>
                    <w:top w:val="single" w:sz="2" w:space="1" w:color="FFFFFF"/>
                    <w:left w:val="single" w:sz="2" w:space="11" w:color="FFFFFF"/>
                    <w:bottom w:val="single" w:sz="2" w:space="1" w:color="FFFFFF"/>
                    <w:right w:val="single" w:sz="2" w:space="4" w:color="FFFFFF"/>
                  </w:divBdr>
                  <w:divsChild>
                    <w:div w:id="1414930306">
                      <w:marLeft w:val="0"/>
                      <w:marRight w:val="0"/>
                      <w:marTop w:val="0"/>
                      <w:marBottom w:val="0"/>
                      <w:divBdr>
                        <w:top w:val="none" w:sz="0" w:space="0" w:color="auto"/>
                        <w:left w:val="none" w:sz="0" w:space="0" w:color="auto"/>
                        <w:bottom w:val="none" w:sz="0" w:space="0" w:color="auto"/>
                        <w:right w:val="none" w:sz="0" w:space="0" w:color="auto"/>
                      </w:divBdr>
                    </w:div>
                  </w:divsChild>
                </w:div>
                <w:div w:id="1769041204">
                  <w:marLeft w:val="0"/>
                  <w:marRight w:val="0"/>
                  <w:marTop w:val="0"/>
                  <w:marBottom w:val="0"/>
                  <w:divBdr>
                    <w:top w:val="single" w:sz="2" w:space="1" w:color="FFFFFF"/>
                    <w:left w:val="single" w:sz="2" w:space="11" w:color="FFFFFF"/>
                    <w:bottom w:val="single" w:sz="2" w:space="1" w:color="FFFFFF"/>
                    <w:right w:val="single" w:sz="2" w:space="4" w:color="FFFFFF"/>
                  </w:divBdr>
                  <w:divsChild>
                    <w:div w:id="1013414022">
                      <w:marLeft w:val="0"/>
                      <w:marRight w:val="0"/>
                      <w:marTop w:val="0"/>
                      <w:marBottom w:val="0"/>
                      <w:divBdr>
                        <w:top w:val="none" w:sz="0" w:space="0" w:color="auto"/>
                        <w:left w:val="none" w:sz="0" w:space="0" w:color="auto"/>
                        <w:bottom w:val="none" w:sz="0" w:space="0" w:color="auto"/>
                        <w:right w:val="none" w:sz="0" w:space="0" w:color="auto"/>
                      </w:divBdr>
                    </w:div>
                  </w:divsChild>
                </w:div>
                <w:div w:id="1567305026">
                  <w:marLeft w:val="0"/>
                  <w:marRight w:val="0"/>
                  <w:marTop w:val="0"/>
                  <w:marBottom w:val="0"/>
                  <w:divBdr>
                    <w:top w:val="single" w:sz="2" w:space="1" w:color="FFFFFF"/>
                    <w:left w:val="single" w:sz="2" w:space="11" w:color="FFFFFF"/>
                    <w:bottom w:val="single" w:sz="2" w:space="1" w:color="FFFFFF"/>
                    <w:right w:val="single" w:sz="2" w:space="4" w:color="FFFFFF"/>
                  </w:divBdr>
                  <w:divsChild>
                    <w:div w:id="2035883923">
                      <w:marLeft w:val="0"/>
                      <w:marRight w:val="0"/>
                      <w:marTop w:val="0"/>
                      <w:marBottom w:val="0"/>
                      <w:divBdr>
                        <w:top w:val="none" w:sz="0" w:space="0" w:color="auto"/>
                        <w:left w:val="none" w:sz="0" w:space="0" w:color="auto"/>
                        <w:bottom w:val="none" w:sz="0" w:space="0" w:color="auto"/>
                        <w:right w:val="none" w:sz="0" w:space="0" w:color="auto"/>
                      </w:divBdr>
                    </w:div>
                  </w:divsChild>
                </w:div>
                <w:div w:id="473109606">
                  <w:marLeft w:val="0"/>
                  <w:marRight w:val="0"/>
                  <w:marTop w:val="0"/>
                  <w:marBottom w:val="0"/>
                  <w:divBdr>
                    <w:top w:val="single" w:sz="2" w:space="1" w:color="FFFFFF"/>
                    <w:left w:val="single" w:sz="2" w:space="11" w:color="FFFFFF"/>
                    <w:bottom w:val="single" w:sz="2" w:space="1" w:color="FFFFFF"/>
                    <w:right w:val="single" w:sz="2" w:space="4" w:color="FFFFFF"/>
                  </w:divBdr>
                  <w:divsChild>
                    <w:div w:id="1213424928">
                      <w:marLeft w:val="0"/>
                      <w:marRight w:val="0"/>
                      <w:marTop w:val="0"/>
                      <w:marBottom w:val="0"/>
                      <w:divBdr>
                        <w:top w:val="none" w:sz="0" w:space="0" w:color="auto"/>
                        <w:left w:val="none" w:sz="0" w:space="0" w:color="auto"/>
                        <w:bottom w:val="none" w:sz="0" w:space="0" w:color="auto"/>
                        <w:right w:val="none" w:sz="0" w:space="0" w:color="auto"/>
                      </w:divBdr>
                    </w:div>
                  </w:divsChild>
                </w:div>
                <w:div w:id="1358307761">
                  <w:marLeft w:val="0"/>
                  <w:marRight w:val="0"/>
                  <w:marTop w:val="0"/>
                  <w:marBottom w:val="0"/>
                  <w:divBdr>
                    <w:top w:val="single" w:sz="2" w:space="1" w:color="FFFFFF"/>
                    <w:left w:val="single" w:sz="2" w:space="11" w:color="FFFFFF"/>
                    <w:bottom w:val="single" w:sz="2" w:space="1" w:color="FFFFFF"/>
                    <w:right w:val="single" w:sz="2" w:space="4" w:color="FFFFFF"/>
                  </w:divBdr>
                  <w:divsChild>
                    <w:div w:id="720322433">
                      <w:marLeft w:val="0"/>
                      <w:marRight w:val="0"/>
                      <w:marTop w:val="0"/>
                      <w:marBottom w:val="0"/>
                      <w:divBdr>
                        <w:top w:val="none" w:sz="0" w:space="0" w:color="auto"/>
                        <w:left w:val="none" w:sz="0" w:space="0" w:color="auto"/>
                        <w:bottom w:val="none" w:sz="0" w:space="0" w:color="auto"/>
                        <w:right w:val="none" w:sz="0" w:space="0" w:color="auto"/>
                      </w:divBdr>
                    </w:div>
                  </w:divsChild>
                </w:div>
                <w:div w:id="1323701930">
                  <w:marLeft w:val="0"/>
                  <w:marRight w:val="0"/>
                  <w:marTop w:val="0"/>
                  <w:marBottom w:val="0"/>
                  <w:divBdr>
                    <w:top w:val="single" w:sz="2" w:space="1" w:color="FFFFFF"/>
                    <w:left w:val="single" w:sz="2" w:space="11" w:color="FFFFFF"/>
                    <w:bottom w:val="single" w:sz="2" w:space="1" w:color="FFFFFF"/>
                    <w:right w:val="single" w:sz="2" w:space="4" w:color="FFFFFF"/>
                  </w:divBdr>
                  <w:divsChild>
                    <w:div w:id="492140471">
                      <w:marLeft w:val="0"/>
                      <w:marRight w:val="0"/>
                      <w:marTop w:val="0"/>
                      <w:marBottom w:val="0"/>
                      <w:divBdr>
                        <w:top w:val="none" w:sz="0" w:space="0" w:color="auto"/>
                        <w:left w:val="none" w:sz="0" w:space="0" w:color="auto"/>
                        <w:bottom w:val="none" w:sz="0" w:space="0" w:color="auto"/>
                        <w:right w:val="none" w:sz="0" w:space="0" w:color="auto"/>
                      </w:divBdr>
                    </w:div>
                  </w:divsChild>
                </w:div>
                <w:div w:id="774255930">
                  <w:marLeft w:val="0"/>
                  <w:marRight w:val="0"/>
                  <w:marTop w:val="0"/>
                  <w:marBottom w:val="0"/>
                  <w:divBdr>
                    <w:top w:val="single" w:sz="2" w:space="1" w:color="FFFFFF"/>
                    <w:left w:val="single" w:sz="2" w:space="11" w:color="FFFFFF"/>
                    <w:bottom w:val="single" w:sz="2" w:space="1" w:color="FFFFFF"/>
                    <w:right w:val="single" w:sz="2" w:space="4" w:color="FFFFFF"/>
                  </w:divBdr>
                  <w:divsChild>
                    <w:div w:id="341130215">
                      <w:marLeft w:val="0"/>
                      <w:marRight w:val="0"/>
                      <w:marTop w:val="0"/>
                      <w:marBottom w:val="0"/>
                      <w:divBdr>
                        <w:top w:val="none" w:sz="0" w:space="0" w:color="auto"/>
                        <w:left w:val="none" w:sz="0" w:space="0" w:color="auto"/>
                        <w:bottom w:val="none" w:sz="0" w:space="0" w:color="auto"/>
                        <w:right w:val="none" w:sz="0" w:space="0" w:color="auto"/>
                      </w:divBdr>
                    </w:div>
                  </w:divsChild>
                </w:div>
                <w:div w:id="389764531">
                  <w:marLeft w:val="0"/>
                  <w:marRight w:val="0"/>
                  <w:marTop w:val="0"/>
                  <w:marBottom w:val="0"/>
                  <w:divBdr>
                    <w:top w:val="single" w:sz="2" w:space="1" w:color="FFFFFF"/>
                    <w:left w:val="single" w:sz="2" w:space="11" w:color="FFFFFF"/>
                    <w:bottom w:val="single" w:sz="2" w:space="1" w:color="FFFFFF"/>
                    <w:right w:val="single" w:sz="2" w:space="4" w:color="FFFFFF"/>
                  </w:divBdr>
                  <w:divsChild>
                    <w:div w:id="25179877">
                      <w:marLeft w:val="0"/>
                      <w:marRight w:val="0"/>
                      <w:marTop w:val="0"/>
                      <w:marBottom w:val="0"/>
                      <w:divBdr>
                        <w:top w:val="none" w:sz="0" w:space="0" w:color="auto"/>
                        <w:left w:val="none" w:sz="0" w:space="0" w:color="auto"/>
                        <w:bottom w:val="none" w:sz="0" w:space="0" w:color="auto"/>
                        <w:right w:val="none" w:sz="0" w:space="0" w:color="auto"/>
                      </w:divBdr>
                    </w:div>
                  </w:divsChild>
                </w:div>
                <w:div w:id="257179502">
                  <w:marLeft w:val="0"/>
                  <w:marRight w:val="0"/>
                  <w:marTop w:val="0"/>
                  <w:marBottom w:val="0"/>
                  <w:divBdr>
                    <w:top w:val="single" w:sz="2" w:space="1" w:color="FFFFFF"/>
                    <w:left w:val="single" w:sz="2" w:space="11" w:color="FFFFFF"/>
                    <w:bottom w:val="single" w:sz="2" w:space="1" w:color="FFFFFF"/>
                    <w:right w:val="single" w:sz="2" w:space="4" w:color="FFFFFF"/>
                  </w:divBdr>
                  <w:divsChild>
                    <w:div w:id="1152059793">
                      <w:marLeft w:val="0"/>
                      <w:marRight w:val="0"/>
                      <w:marTop w:val="0"/>
                      <w:marBottom w:val="0"/>
                      <w:divBdr>
                        <w:top w:val="none" w:sz="0" w:space="0" w:color="auto"/>
                        <w:left w:val="none" w:sz="0" w:space="0" w:color="auto"/>
                        <w:bottom w:val="none" w:sz="0" w:space="0" w:color="auto"/>
                        <w:right w:val="none" w:sz="0" w:space="0" w:color="auto"/>
                      </w:divBdr>
                    </w:div>
                  </w:divsChild>
                </w:div>
                <w:div w:id="1315913017">
                  <w:marLeft w:val="0"/>
                  <w:marRight w:val="0"/>
                  <w:marTop w:val="0"/>
                  <w:marBottom w:val="0"/>
                  <w:divBdr>
                    <w:top w:val="single" w:sz="2" w:space="1" w:color="FFFFFF"/>
                    <w:left w:val="single" w:sz="2" w:space="11" w:color="FFFFFF"/>
                    <w:bottom w:val="single" w:sz="2" w:space="1" w:color="FFFFFF"/>
                    <w:right w:val="single" w:sz="2" w:space="4" w:color="FFFFFF"/>
                  </w:divBdr>
                  <w:divsChild>
                    <w:div w:id="2116827032">
                      <w:marLeft w:val="0"/>
                      <w:marRight w:val="0"/>
                      <w:marTop w:val="0"/>
                      <w:marBottom w:val="0"/>
                      <w:divBdr>
                        <w:top w:val="none" w:sz="0" w:space="0" w:color="auto"/>
                        <w:left w:val="none" w:sz="0" w:space="0" w:color="auto"/>
                        <w:bottom w:val="none" w:sz="0" w:space="0" w:color="auto"/>
                        <w:right w:val="none" w:sz="0" w:space="0" w:color="auto"/>
                      </w:divBdr>
                    </w:div>
                  </w:divsChild>
                </w:div>
                <w:div w:id="1183201768">
                  <w:marLeft w:val="0"/>
                  <w:marRight w:val="0"/>
                  <w:marTop w:val="0"/>
                  <w:marBottom w:val="0"/>
                  <w:divBdr>
                    <w:top w:val="single" w:sz="2" w:space="1" w:color="FFFFFF"/>
                    <w:left w:val="single" w:sz="2" w:space="11" w:color="FFFFFF"/>
                    <w:bottom w:val="single" w:sz="2" w:space="1" w:color="FFFFFF"/>
                    <w:right w:val="single" w:sz="2" w:space="4" w:color="FFFFFF"/>
                  </w:divBdr>
                  <w:divsChild>
                    <w:div w:id="1038356927">
                      <w:marLeft w:val="0"/>
                      <w:marRight w:val="0"/>
                      <w:marTop w:val="0"/>
                      <w:marBottom w:val="0"/>
                      <w:divBdr>
                        <w:top w:val="none" w:sz="0" w:space="0" w:color="auto"/>
                        <w:left w:val="none" w:sz="0" w:space="0" w:color="auto"/>
                        <w:bottom w:val="none" w:sz="0" w:space="0" w:color="auto"/>
                        <w:right w:val="none" w:sz="0" w:space="0" w:color="auto"/>
                      </w:divBdr>
                    </w:div>
                  </w:divsChild>
                </w:div>
                <w:div w:id="1820924516">
                  <w:marLeft w:val="0"/>
                  <w:marRight w:val="0"/>
                  <w:marTop w:val="0"/>
                  <w:marBottom w:val="0"/>
                  <w:divBdr>
                    <w:top w:val="single" w:sz="2" w:space="1" w:color="FFFFFF"/>
                    <w:left w:val="single" w:sz="2" w:space="11" w:color="FFFFFF"/>
                    <w:bottom w:val="single" w:sz="2" w:space="4" w:color="FFFFFF"/>
                    <w:right w:val="single" w:sz="2" w:space="4" w:color="FFFFFF"/>
                  </w:divBdr>
                  <w:divsChild>
                    <w:div w:id="7197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606812">
          <w:marLeft w:val="0"/>
          <w:marRight w:val="0"/>
          <w:marTop w:val="0"/>
          <w:marBottom w:val="300"/>
          <w:divBdr>
            <w:top w:val="none" w:sz="0" w:space="0" w:color="auto"/>
            <w:left w:val="none" w:sz="0" w:space="0" w:color="auto"/>
            <w:bottom w:val="none" w:sz="0" w:space="0" w:color="auto"/>
            <w:right w:val="none" w:sz="0" w:space="0" w:color="auto"/>
          </w:divBdr>
          <w:divsChild>
            <w:div w:id="791946227">
              <w:marLeft w:val="0"/>
              <w:marRight w:val="0"/>
              <w:marTop w:val="0"/>
              <w:marBottom w:val="0"/>
              <w:divBdr>
                <w:top w:val="none" w:sz="0" w:space="0" w:color="auto"/>
                <w:left w:val="none" w:sz="0" w:space="0" w:color="auto"/>
                <w:bottom w:val="none" w:sz="0" w:space="0" w:color="auto"/>
                <w:right w:val="none" w:sz="0" w:space="0" w:color="auto"/>
              </w:divBdr>
              <w:divsChild>
                <w:div w:id="1683126244">
                  <w:marLeft w:val="0"/>
                  <w:marRight w:val="0"/>
                  <w:marTop w:val="0"/>
                  <w:marBottom w:val="0"/>
                  <w:divBdr>
                    <w:top w:val="single" w:sz="2" w:space="4" w:color="FFFFFF"/>
                    <w:left w:val="single" w:sz="2" w:space="11" w:color="FFFFFF"/>
                    <w:bottom w:val="single" w:sz="2" w:space="1" w:color="FFFFFF"/>
                    <w:right w:val="single" w:sz="2" w:space="4" w:color="FFFFFF"/>
                  </w:divBdr>
                  <w:divsChild>
                    <w:div w:id="923294692">
                      <w:marLeft w:val="0"/>
                      <w:marRight w:val="0"/>
                      <w:marTop w:val="0"/>
                      <w:marBottom w:val="0"/>
                      <w:divBdr>
                        <w:top w:val="none" w:sz="0" w:space="0" w:color="auto"/>
                        <w:left w:val="none" w:sz="0" w:space="0" w:color="auto"/>
                        <w:bottom w:val="none" w:sz="0" w:space="0" w:color="auto"/>
                        <w:right w:val="none" w:sz="0" w:space="0" w:color="auto"/>
                      </w:divBdr>
                    </w:div>
                  </w:divsChild>
                </w:div>
                <w:div w:id="135613283">
                  <w:marLeft w:val="0"/>
                  <w:marRight w:val="0"/>
                  <w:marTop w:val="0"/>
                  <w:marBottom w:val="0"/>
                  <w:divBdr>
                    <w:top w:val="single" w:sz="2" w:space="1" w:color="FFFFFF"/>
                    <w:left w:val="single" w:sz="2" w:space="11" w:color="FFFFFF"/>
                    <w:bottom w:val="single" w:sz="2" w:space="1" w:color="FFFFFF"/>
                    <w:right w:val="single" w:sz="2" w:space="4" w:color="FFFFFF"/>
                  </w:divBdr>
                  <w:divsChild>
                    <w:div w:id="443768272">
                      <w:marLeft w:val="0"/>
                      <w:marRight w:val="0"/>
                      <w:marTop w:val="0"/>
                      <w:marBottom w:val="0"/>
                      <w:divBdr>
                        <w:top w:val="none" w:sz="0" w:space="0" w:color="auto"/>
                        <w:left w:val="none" w:sz="0" w:space="0" w:color="auto"/>
                        <w:bottom w:val="none" w:sz="0" w:space="0" w:color="auto"/>
                        <w:right w:val="none" w:sz="0" w:space="0" w:color="auto"/>
                      </w:divBdr>
                    </w:div>
                  </w:divsChild>
                </w:div>
                <w:div w:id="1187400777">
                  <w:marLeft w:val="0"/>
                  <w:marRight w:val="0"/>
                  <w:marTop w:val="0"/>
                  <w:marBottom w:val="0"/>
                  <w:divBdr>
                    <w:top w:val="single" w:sz="2" w:space="1" w:color="FFFFFF"/>
                    <w:left w:val="single" w:sz="2" w:space="11" w:color="FFFFFF"/>
                    <w:bottom w:val="single" w:sz="2" w:space="1" w:color="FFFFFF"/>
                    <w:right w:val="single" w:sz="2" w:space="4" w:color="FFFFFF"/>
                  </w:divBdr>
                  <w:divsChild>
                    <w:div w:id="1059941095">
                      <w:marLeft w:val="0"/>
                      <w:marRight w:val="0"/>
                      <w:marTop w:val="0"/>
                      <w:marBottom w:val="0"/>
                      <w:divBdr>
                        <w:top w:val="none" w:sz="0" w:space="0" w:color="auto"/>
                        <w:left w:val="none" w:sz="0" w:space="0" w:color="auto"/>
                        <w:bottom w:val="none" w:sz="0" w:space="0" w:color="auto"/>
                        <w:right w:val="none" w:sz="0" w:space="0" w:color="auto"/>
                      </w:divBdr>
                    </w:div>
                  </w:divsChild>
                </w:div>
                <w:div w:id="516577355">
                  <w:marLeft w:val="0"/>
                  <w:marRight w:val="0"/>
                  <w:marTop w:val="0"/>
                  <w:marBottom w:val="0"/>
                  <w:divBdr>
                    <w:top w:val="single" w:sz="2" w:space="1" w:color="FFFFFF"/>
                    <w:left w:val="single" w:sz="2" w:space="11" w:color="FFFFFF"/>
                    <w:bottom w:val="single" w:sz="2" w:space="1" w:color="FFFFFF"/>
                    <w:right w:val="single" w:sz="2" w:space="4" w:color="FFFFFF"/>
                  </w:divBdr>
                  <w:divsChild>
                    <w:div w:id="491487101">
                      <w:marLeft w:val="0"/>
                      <w:marRight w:val="0"/>
                      <w:marTop w:val="0"/>
                      <w:marBottom w:val="0"/>
                      <w:divBdr>
                        <w:top w:val="none" w:sz="0" w:space="0" w:color="auto"/>
                        <w:left w:val="none" w:sz="0" w:space="0" w:color="auto"/>
                        <w:bottom w:val="none" w:sz="0" w:space="0" w:color="auto"/>
                        <w:right w:val="none" w:sz="0" w:space="0" w:color="auto"/>
                      </w:divBdr>
                    </w:div>
                  </w:divsChild>
                </w:div>
                <w:div w:id="1126267977">
                  <w:marLeft w:val="0"/>
                  <w:marRight w:val="0"/>
                  <w:marTop w:val="0"/>
                  <w:marBottom w:val="0"/>
                  <w:divBdr>
                    <w:top w:val="single" w:sz="2" w:space="1" w:color="FFFFFF"/>
                    <w:left w:val="single" w:sz="2" w:space="11" w:color="FFFFFF"/>
                    <w:bottom w:val="single" w:sz="2" w:space="1" w:color="FFFFFF"/>
                    <w:right w:val="single" w:sz="2" w:space="4" w:color="FFFFFF"/>
                  </w:divBdr>
                  <w:divsChild>
                    <w:div w:id="1715957336">
                      <w:marLeft w:val="0"/>
                      <w:marRight w:val="0"/>
                      <w:marTop w:val="0"/>
                      <w:marBottom w:val="0"/>
                      <w:divBdr>
                        <w:top w:val="none" w:sz="0" w:space="0" w:color="auto"/>
                        <w:left w:val="none" w:sz="0" w:space="0" w:color="auto"/>
                        <w:bottom w:val="none" w:sz="0" w:space="0" w:color="auto"/>
                        <w:right w:val="none" w:sz="0" w:space="0" w:color="auto"/>
                      </w:divBdr>
                    </w:div>
                  </w:divsChild>
                </w:div>
                <w:div w:id="1741057805">
                  <w:marLeft w:val="0"/>
                  <w:marRight w:val="0"/>
                  <w:marTop w:val="0"/>
                  <w:marBottom w:val="0"/>
                  <w:divBdr>
                    <w:top w:val="single" w:sz="2" w:space="1" w:color="FFFFFF"/>
                    <w:left w:val="single" w:sz="2" w:space="11" w:color="FFFFFF"/>
                    <w:bottom w:val="single" w:sz="2" w:space="1" w:color="FFFFFF"/>
                    <w:right w:val="single" w:sz="2" w:space="4" w:color="FFFFFF"/>
                  </w:divBdr>
                  <w:divsChild>
                    <w:div w:id="626815447">
                      <w:marLeft w:val="0"/>
                      <w:marRight w:val="0"/>
                      <w:marTop w:val="0"/>
                      <w:marBottom w:val="0"/>
                      <w:divBdr>
                        <w:top w:val="none" w:sz="0" w:space="0" w:color="auto"/>
                        <w:left w:val="none" w:sz="0" w:space="0" w:color="auto"/>
                        <w:bottom w:val="none" w:sz="0" w:space="0" w:color="auto"/>
                        <w:right w:val="none" w:sz="0" w:space="0" w:color="auto"/>
                      </w:divBdr>
                    </w:div>
                  </w:divsChild>
                </w:div>
                <w:div w:id="1707414347">
                  <w:marLeft w:val="0"/>
                  <w:marRight w:val="0"/>
                  <w:marTop w:val="0"/>
                  <w:marBottom w:val="0"/>
                  <w:divBdr>
                    <w:top w:val="single" w:sz="2" w:space="1" w:color="FFFFFF"/>
                    <w:left w:val="single" w:sz="2" w:space="11" w:color="FFFFFF"/>
                    <w:bottom w:val="single" w:sz="2" w:space="1" w:color="FFFFFF"/>
                    <w:right w:val="single" w:sz="2" w:space="4" w:color="FFFFFF"/>
                  </w:divBdr>
                  <w:divsChild>
                    <w:div w:id="1816599750">
                      <w:marLeft w:val="0"/>
                      <w:marRight w:val="0"/>
                      <w:marTop w:val="0"/>
                      <w:marBottom w:val="0"/>
                      <w:divBdr>
                        <w:top w:val="none" w:sz="0" w:space="0" w:color="auto"/>
                        <w:left w:val="none" w:sz="0" w:space="0" w:color="auto"/>
                        <w:bottom w:val="none" w:sz="0" w:space="0" w:color="auto"/>
                        <w:right w:val="none" w:sz="0" w:space="0" w:color="auto"/>
                      </w:divBdr>
                    </w:div>
                  </w:divsChild>
                </w:div>
                <w:div w:id="1113666479">
                  <w:marLeft w:val="0"/>
                  <w:marRight w:val="0"/>
                  <w:marTop w:val="0"/>
                  <w:marBottom w:val="0"/>
                  <w:divBdr>
                    <w:top w:val="single" w:sz="2" w:space="1" w:color="FFFFFF"/>
                    <w:left w:val="single" w:sz="2" w:space="11" w:color="FFFFFF"/>
                    <w:bottom w:val="single" w:sz="2" w:space="1" w:color="FFFFFF"/>
                    <w:right w:val="single" w:sz="2" w:space="4" w:color="FFFFFF"/>
                  </w:divBdr>
                  <w:divsChild>
                    <w:div w:id="1045331064">
                      <w:marLeft w:val="0"/>
                      <w:marRight w:val="0"/>
                      <w:marTop w:val="0"/>
                      <w:marBottom w:val="0"/>
                      <w:divBdr>
                        <w:top w:val="none" w:sz="0" w:space="0" w:color="auto"/>
                        <w:left w:val="none" w:sz="0" w:space="0" w:color="auto"/>
                        <w:bottom w:val="none" w:sz="0" w:space="0" w:color="auto"/>
                        <w:right w:val="none" w:sz="0" w:space="0" w:color="auto"/>
                      </w:divBdr>
                    </w:div>
                  </w:divsChild>
                </w:div>
                <w:div w:id="1055199800">
                  <w:marLeft w:val="0"/>
                  <w:marRight w:val="0"/>
                  <w:marTop w:val="0"/>
                  <w:marBottom w:val="0"/>
                  <w:divBdr>
                    <w:top w:val="single" w:sz="2" w:space="1" w:color="FFFFFF"/>
                    <w:left w:val="single" w:sz="2" w:space="11" w:color="FFFFFF"/>
                    <w:bottom w:val="single" w:sz="2" w:space="1" w:color="FFFFFF"/>
                    <w:right w:val="single" w:sz="2" w:space="4" w:color="FFFFFF"/>
                  </w:divBdr>
                  <w:divsChild>
                    <w:div w:id="1643149212">
                      <w:marLeft w:val="0"/>
                      <w:marRight w:val="0"/>
                      <w:marTop w:val="0"/>
                      <w:marBottom w:val="0"/>
                      <w:divBdr>
                        <w:top w:val="none" w:sz="0" w:space="0" w:color="auto"/>
                        <w:left w:val="none" w:sz="0" w:space="0" w:color="auto"/>
                        <w:bottom w:val="none" w:sz="0" w:space="0" w:color="auto"/>
                        <w:right w:val="none" w:sz="0" w:space="0" w:color="auto"/>
                      </w:divBdr>
                    </w:div>
                  </w:divsChild>
                </w:div>
                <w:div w:id="1545631426">
                  <w:marLeft w:val="0"/>
                  <w:marRight w:val="0"/>
                  <w:marTop w:val="0"/>
                  <w:marBottom w:val="0"/>
                  <w:divBdr>
                    <w:top w:val="single" w:sz="2" w:space="1" w:color="FFFFFF"/>
                    <w:left w:val="single" w:sz="2" w:space="11" w:color="FFFFFF"/>
                    <w:bottom w:val="single" w:sz="2" w:space="1" w:color="FFFFFF"/>
                    <w:right w:val="single" w:sz="2" w:space="4" w:color="FFFFFF"/>
                  </w:divBdr>
                  <w:divsChild>
                    <w:div w:id="7681894">
                      <w:marLeft w:val="0"/>
                      <w:marRight w:val="0"/>
                      <w:marTop w:val="0"/>
                      <w:marBottom w:val="0"/>
                      <w:divBdr>
                        <w:top w:val="none" w:sz="0" w:space="0" w:color="auto"/>
                        <w:left w:val="none" w:sz="0" w:space="0" w:color="auto"/>
                        <w:bottom w:val="none" w:sz="0" w:space="0" w:color="auto"/>
                        <w:right w:val="none" w:sz="0" w:space="0" w:color="auto"/>
                      </w:divBdr>
                    </w:div>
                  </w:divsChild>
                </w:div>
                <w:div w:id="1893879133">
                  <w:marLeft w:val="0"/>
                  <w:marRight w:val="0"/>
                  <w:marTop w:val="0"/>
                  <w:marBottom w:val="0"/>
                  <w:divBdr>
                    <w:top w:val="single" w:sz="2" w:space="1" w:color="FFFFFF"/>
                    <w:left w:val="single" w:sz="2" w:space="11" w:color="FFFFFF"/>
                    <w:bottom w:val="single" w:sz="2" w:space="1" w:color="FFFFFF"/>
                    <w:right w:val="single" w:sz="2" w:space="4" w:color="FFFFFF"/>
                  </w:divBdr>
                  <w:divsChild>
                    <w:div w:id="736322913">
                      <w:marLeft w:val="0"/>
                      <w:marRight w:val="0"/>
                      <w:marTop w:val="0"/>
                      <w:marBottom w:val="0"/>
                      <w:divBdr>
                        <w:top w:val="none" w:sz="0" w:space="0" w:color="auto"/>
                        <w:left w:val="none" w:sz="0" w:space="0" w:color="auto"/>
                        <w:bottom w:val="none" w:sz="0" w:space="0" w:color="auto"/>
                        <w:right w:val="none" w:sz="0" w:space="0" w:color="auto"/>
                      </w:divBdr>
                    </w:div>
                  </w:divsChild>
                </w:div>
                <w:div w:id="490680203">
                  <w:marLeft w:val="0"/>
                  <w:marRight w:val="0"/>
                  <w:marTop w:val="0"/>
                  <w:marBottom w:val="0"/>
                  <w:divBdr>
                    <w:top w:val="single" w:sz="2" w:space="1" w:color="FFFFFF"/>
                    <w:left w:val="single" w:sz="2" w:space="11" w:color="FFFFFF"/>
                    <w:bottom w:val="single" w:sz="2" w:space="1" w:color="FFFFFF"/>
                    <w:right w:val="single" w:sz="2" w:space="4" w:color="FFFFFF"/>
                  </w:divBdr>
                  <w:divsChild>
                    <w:div w:id="2004430682">
                      <w:marLeft w:val="0"/>
                      <w:marRight w:val="0"/>
                      <w:marTop w:val="0"/>
                      <w:marBottom w:val="0"/>
                      <w:divBdr>
                        <w:top w:val="none" w:sz="0" w:space="0" w:color="auto"/>
                        <w:left w:val="none" w:sz="0" w:space="0" w:color="auto"/>
                        <w:bottom w:val="none" w:sz="0" w:space="0" w:color="auto"/>
                        <w:right w:val="none" w:sz="0" w:space="0" w:color="auto"/>
                      </w:divBdr>
                    </w:div>
                  </w:divsChild>
                </w:div>
                <w:div w:id="1654141888">
                  <w:marLeft w:val="0"/>
                  <w:marRight w:val="0"/>
                  <w:marTop w:val="0"/>
                  <w:marBottom w:val="0"/>
                  <w:divBdr>
                    <w:top w:val="single" w:sz="2" w:space="1" w:color="FFFFFF"/>
                    <w:left w:val="single" w:sz="2" w:space="11" w:color="FFFFFF"/>
                    <w:bottom w:val="single" w:sz="2" w:space="1" w:color="FFFFFF"/>
                    <w:right w:val="single" w:sz="2" w:space="4" w:color="FFFFFF"/>
                  </w:divBdr>
                  <w:divsChild>
                    <w:div w:id="14230066">
                      <w:marLeft w:val="0"/>
                      <w:marRight w:val="0"/>
                      <w:marTop w:val="0"/>
                      <w:marBottom w:val="0"/>
                      <w:divBdr>
                        <w:top w:val="none" w:sz="0" w:space="0" w:color="auto"/>
                        <w:left w:val="none" w:sz="0" w:space="0" w:color="auto"/>
                        <w:bottom w:val="none" w:sz="0" w:space="0" w:color="auto"/>
                        <w:right w:val="none" w:sz="0" w:space="0" w:color="auto"/>
                      </w:divBdr>
                    </w:div>
                  </w:divsChild>
                </w:div>
                <w:div w:id="2140218092">
                  <w:marLeft w:val="0"/>
                  <w:marRight w:val="0"/>
                  <w:marTop w:val="0"/>
                  <w:marBottom w:val="0"/>
                  <w:divBdr>
                    <w:top w:val="single" w:sz="2" w:space="1" w:color="FFFFFF"/>
                    <w:left w:val="single" w:sz="2" w:space="11" w:color="FFFFFF"/>
                    <w:bottom w:val="single" w:sz="2" w:space="1" w:color="FFFFFF"/>
                    <w:right w:val="single" w:sz="2" w:space="4" w:color="FFFFFF"/>
                  </w:divBdr>
                  <w:divsChild>
                    <w:div w:id="1916284234">
                      <w:marLeft w:val="0"/>
                      <w:marRight w:val="0"/>
                      <w:marTop w:val="0"/>
                      <w:marBottom w:val="0"/>
                      <w:divBdr>
                        <w:top w:val="none" w:sz="0" w:space="0" w:color="auto"/>
                        <w:left w:val="none" w:sz="0" w:space="0" w:color="auto"/>
                        <w:bottom w:val="none" w:sz="0" w:space="0" w:color="auto"/>
                        <w:right w:val="none" w:sz="0" w:space="0" w:color="auto"/>
                      </w:divBdr>
                    </w:div>
                  </w:divsChild>
                </w:div>
                <w:div w:id="600844421">
                  <w:marLeft w:val="0"/>
                  <w:marRight w:val="0"/>
                  <w:marTop w:val="0"/>
                  <w:marBottom w:val="0"/>
                  <w:divBdr>
                    <w:top w:val="single" w:sz="2" w:space="1" w:color="FFFFFF"/>
                    <w:left w:val="single" w:sz="2" w:space="11" w:color="FFFFFF"/>
                    <w:bottom w:val="single" w:sz="2" w:space="1" w:color="FFFFFF"/>
                    <w:right w:val="single" w:sz="2" w:space="4" w:color="FFFFFF"/>
                  </w:divBdr>
                  <w:divsChild>
                    <w:div w:id="977537406">
                      <w:marLeft w:val="0"/>
                      <w:marRight w:val="0"/>
                      <w:marTop w:val="0"/>
                      <w:marBottom w:val="0"/>
                      <w:divBdr>
                        <w:top w:val="none" w:sz="0" w:space="0" w:color="auto"/>
                        <w:left w:val="none" w:sz="0" w:space="0" w:color="auto"/>
                        <w:bottom w:val="none" w:sz="0" w:space="0" w:color="auto"/>
                        <w:right w:val="none" w:sz="0" w:space="0" w:color="auto"/>
                      </w:divBdr>
                    </w:div>
                  </w:divsChild>
                </w:div>
                <w:div w:id="381439715">
                  <w:marLeft w:val="0"/>
                  <w:marRight w:val="0"/>
                  <w:marTop w:val="0"/>
                  <w:marBottom w:val="0"/>
                  <w:divBdr>
                    <w:top w:val="single" w:sz="2" w:space="1" w:color="FFFFFF"/>
                    <w:left w:val="single" w:sz="2" w:space="11" w:color="FFFFFF"/>
                    <w:bottom w:val="single" w:sz="2" w:space="1" w:color="FFFFFF"/>
                    <w:right w:val="single" w:sz="2" w:space="4" w:color="FFFFFF"/>
                  </w:divBdr>
                  <w:divsChild>
                    <w:div w:id="133375626">
                      <w:marLeft w:val="0"/>
                      <w:marRight w:val="0"/>
                      <w:marTop w:val="0"/>
                      <w:marBottom w:val="0"/>
                      <w:divBdr>
                        <w:top w:val="none" w:sz="0" w:space="0" w:color="auto"/>
                        <w:left w:val="none" w:sz="0" w:space="0" w:color="auto"/>
                        <w:bottom w:val="none" w:sz="0" w:space="0" w:color="auto"/>
                        <w:right w:val="none" w:sz="0" w:space="0" w:color="auto"/>
                      </w:divBdr>
                    </w:div>
                  </w:divsChild>
                </w:div>
                <w:div w:id="1276869350">
                  <w:marLeft w:val="0"/>
                  <w:marRight w:val="0"/>
                  <w:marTop w:val="0"/>
                  <w:marBottom w:val="0"/>
                  <w:divBdr>
                    <w:top w:val="single" w:sz="2" w:space="1" w:color="FFFFFF"/>
                    <w:left w:val="single" w:sz="2" w:space="11" w:color="FFFFFF"/>
                    <w:bottom w:val="single" w:sz="2" w:space="1" w:color="FFFFFF"/>
                    <w:right w:val="single" w:sz="2" w:space="4" w:color="FFFFFF"/>
                  </w:divBdr>
                  <w:divsChild>
                    <w:div w:id="96410087">
                      <w:marLeft w:val="0"/>
                      <w:marRight w:val="0"/>
                      <w:marTop w:val="0"/>
                      <w:marBottom w:val="0"/>
                      <w:divBdr>
                        <w:top w:val="none" w:sz="0" w:space="0" w:color="auto"/>
                        <w:left w:val="none" w:sz="0" w:space="0" w:color="auto"/>
                        <w:bottom w:val="none" w:sz="0" w:space="0" w:color="auto"/>
                        <w:right w:val="none" w:sz="0" w:space="0" w:color="auto"/>
                      </w:divBdr>
                    </w:div>
                  </w:divsChild>
                </w:div>
                <w:div w:id="2027318699">
                  <w:marLeft w:val="0"/>
                  <w:marRight w:val="0"/>
                  <w:marTop w:val="0"/>
                  <w:marBottom w:val="0"/>
                  <w:divBdr>
                    <w:top w:val="single" w:sz="2" w:space="1" w:color="FFFFFF"/>
                    <w:left w:val="single" w:sz="2" w:space="11" w:color="FFFFFF"/>
                    <w:bottom w:val="single" w:sz="2" w:space="1" w:color="FFFFFF"/>
                    <w:right w:val="single" w:sz="2" w:space="4" w:color="FFFFFF"/>
                  </w:divBdr>
                  <w:divsChild>
                    <w:div w:id="2100592378">
                      <w:marLeft w:val="0"/>
                      <w:marRight w:val="0"/>
                      <w:marTop w:val="0"/>
                      <w:marBottom w:val="0"/>
                      <w:divBdr>
                        <w:top w:val="none" w:sz="0" w:space="0" w:color="auto"/>
                        <w:left w:val="none" w:sz="0" w:space="0" w:color="auto"/>
                        <w:bottom w:val="none" w:sz="0" w:space="0" w:color="auto"/>
                        <w:right w:val="none" w:sz="0" w:space="0" w:color="auto"/>
                      </w:divBdr>
                    </w:div>
                  </w:divsChild>
                </w:div>
                <w:div w:id="1434668102">
                  <w:marLeft w:val="0"/>
                  <w:marRight w:val="0"/>
                  <w:marTop w:val="0"/>
                  <w:marBottom w:val="0"/>
                  <w:divBdr>
                    <w:top w:val="single" w:sz="2" w:space="1" w:color="FFFFFF"/>
                    <w:left w:val="single" w:sz="2" w:space="11" w:color="FFFFFF"/>
                    <w:bottom w:val="single" w:sz="2" w:space="1" w:color="FFFFFF"/>
                    <w:right w:val="single" w:sz="2" w:space="4" w:color="FFFFFF"/>
                  </w:divBdr>
                  <w:divsChild>
                    <w:div w:id="1476292998">
                      <w:marLeft w:val="0"/>
                      <w:marRight w:val="0"/>
                      <w:marTop w:val="0"/>
                      <w:marBottom w:val="0"/>
                      <w:divBdr>
                        <w:top w:val="none" w:sz="0" w:space="0" w:color="auto"/>
                        <w:left w:val="none" w:sz="0" w:space="0" w:color="auto"/>
                        <w:bottom w:val="none" w:sz="0" w:space="0" w:color="auto"/>
                        <w:right w:val="none" w:sz="0" w:space="0" w:color="auto"/>
                      </w:divBdr>
                    </w:div>
                  </w:divsChild>
                </w:div>
                <w:div w:id="885945163">
                  <w:marLeft w:val="0"/>
                  <w:marRight w:val="0"/>
                  <w:marTop w:val="0"/>
                  <w:marBottom w:val="0"/>
                  <w:divBdr>
                    <w:top w:val="single" w:sz="2" w:space="1" w:color="FFFFFF"/>
                    <w:left w:val="single" w:sz="2" w:space="11" w:color="FFFFFF"/>
                    <w:bottom w:val="single" w:sz="2" w:space="1" w:color="FFFFFF"/>
                    <w:right w:val="single" w:sz="2" w:space="4" w:color="FFFFFF"/>
                  </w:divBdr>
                  <w:divsChild>
                    <w:div w:id="832913664">
                      <w:marLeft w:val="0"/>
                      <w:marRight w:val="0"/>
                      <w:marTop w:val="0"/>
                      <w:marBottom w:val="0"/>
                      <w:divBdr>
                        <w:top w:val="none" w:sz="0" w:space="0" w:color="auto"/>
                        <w:left w:val="none" w:sz="0" w:space="0" w:color="auto"/>
                        <w:bottom w:val="none" w:sz="0" w:space="0" w:color="auto"/>
                        <w:right w:val="none" w:sz="0" w:space="0" w:color="auto"/>
                      </w:divBdr>
                    </w:div>
                  </w:divsChild>
                </w:div>
                <w:div w:id="898639279">
                  <w:marLeft w:val="0"/>
                  <w:marRight w:val="0"/>
                  <w:marTop w:val="0"/>
                  <w:marBottom w:val="0"/>
                  <w:divBdr>
                    <w:top w:val="single" w:sz="2" w:space="1" w:color="FFFFFF"/>
                    <w:left w:val="single" w:sz="2" w:space="11" w:color="FFFFFF"/>
                    <w:bottom w:val="single" w:sz="2" w:space="1" w:color="FFFFFF"/>
                    <w:right w:val="single" w:sz="2" w:space="4" w:color="FFFFFF"/>
                  </w:divBdr>
                  <w:divsChild>
                    <w:div w:id="735399786">
                      <w:marLeft w:val="0"/>
                      <w:marRight w:val="0"/>
                      <w:marTop w:val="0"/>
                      <w:marBottom w:val="0"/>
                      <w:divBdr>
                        <w:top w:val="none" w:sz="0" w:space="0" w:color="auto"/>
                        <w:left w:val="none" w:sz="0" w:space="0" w:color="auto"/>
                        <w:bottom w:val="none" w:sz="0" w:space="0" w:color="auto"/>
                        <w:right w:val="none" w:sz="0" w:space="0" w:color="auto"/>
                      </w:divBdr>
                    </w:div>
                  </w:divsChild>
                </w:div>
                <w:div w:id="755512504">
                  <w:marLeft w:val="0"/>
                  <w:marRight w:val="0"/>
                  <w:marTop w:val="0"/>
                  <w:marBottom w:val="0"/>
                  <w:divBdr>
                    <w:top w:val="single" w:sz="2" w:space="1" w:color="FFFFFF"/>
                    <w:left w:val="single" w:sz="2" w:space="11" w:color="FFFFFF"/>
                    <w:bottom w:val="single" w:sz="2" w:space="1" w:color="FFFFFF"/>
                    <w:right w:val="single" w:sz="2" w:space="4" w:color="FFFFFF"/>
                  </w:divBdr>
                  <w:divsChild>
                    <w:div w:id="1064448598">
                      <w:marLeft w:val="0"/>
                      <w:marRight w:val="0"/>
                      <w:marTop w:val="0"/>
                      <w:marBottom w:val="0"/>
                      <w:divBdr>
                        <w:top w:val="none" w:sz="0" w:space="0" w:color="auto"/>
                        <w:left w:val="none" w:sz="0" w:space="0" w:color="auto"/>
                        <w:bottom w:val="none" w:sz="0" w:space="0" w:color="auto"/>
                        <w:right w:val="none" w:sz="0" w:space="0" w:color="auto"/>
                      </w:divBdr>
                    </w:div>
                  </w:divsChild>
                </w:div>
                <w:div w:id="1928345782">
                  <w:marLeft w:val="0"/>
                  <w:marRight w:val="0"/>
                  <w:marTop w:val="0"/>
                  <w:marBottom w:val="0"/>
                  <w:divBdr>
                    <w:top w:val="single" w:sz="2" w:space="1" w:color="FFFFFF"/>
                    <w:left w:val="single" w:sz="2" w:space="11" w:color="FFFFFF"/>
                    <w:bottom w:val="single" w:sz="2" w:space="1" w:color="FFFFFF"/>
                    <w:right w:val="single" w:sz="2" w:space="4" w:color="FFFFFF"/>
                  </w:divBdr>
                  <w:divsChild>
                    <w:div w:id="2117165519">
                      <w:marLeft w:val="0"/>
                      <w:marRight w:val="0"/>
                      <w:marTop w:val="0"/>
                      <w:marBottom w:val="0"/>
                      <w:divBdr>
                        <w:top w:val="none" w:sz="0" w:space="0" w:color="auto"/>
                        <w:left w:val="none" w:sz="0" w:space="0" w:color="auto"/>
                        <w:bottom w:val="none" w:sz="0" w:space="0" w:color="auto"/>
                        <w:right w:val="none" w:sz="0" w:space="0" w:color="auto"/>
                      </w:divBdr>
                    </w:div>
                  </w:divsChild>
                </w:div>
                <w:div w:id="1359623835">
                  <w:marLeft w:val="0"/>
                  <w:marRight w:val="0"/>
                  <w:marTop w:val="0"/>
                  <w:marBottom w:val="0"/>
                  <w:divBdr>
                    <w:top w:val="single" w:sz="2" w:space="1" w:color="FFFFFF"/>
                    <w:left w:val="single" w:sz="2" w:space="11" w:color="FFFFFF"/>
                    <w:bottom w:val="single" w:sz="2" w:space="1" w:color="FFFFFF"/>
                    <w:right w:val="single" w:sz="2" w:space="4" w:color="FFFFFF"/>
                  </w:divBdr>
                  <w:divsChild>
                    <w:div w:id="744230345">
                      <w:marLeft w:val="0"/>
                      <w:marRight w:val="0"/>
                      <w:marTop w:val="0"/>
                      <w:marBottom w:val="0"/>
                      <w:divBdr>
                        <w:top w:val="none" w:sz="0" w:space="0" w:color="auto"/>
                        <w:left w:val="none" w:sz="0" w:space="0" w:color="auto"/>
                        <w:bottom w:val="none" w:sz="0" w:space="0" w:color="auto"/>
                        <w:right w:val="none" w:sz="0" w:space="0" w:color="auto"/>
                      </w:divBdr>
                    </w:div>
                  </w:divsChild>
                </w:div>
                <w:div w:id="1180436607">
                  <w:marLeft w:val="0"/>
                  <w:marRight w:val="0"/>
                  <w:marTop w:val="0"/>
                  <w:marBottom w:val="0"/>
                  <w:divBdr>
                    <w:top w:val="single" w:sz="2" w:space="1" w:color="FFFFFF"/>
                    <w:left w:val="single" w:sz="2" w:space="11" w:color="FFFFFF"/>
                    <w:bottom w:val="single" w:sz="2" w:space="1" w:color="FFFFFF"/>
                    <w:right w:val="single" w:sz="2" w:space="4" w:color="FFFFFF"/>
                  </w:divBdr>
                  <w:divsChild>
                    <w:div w:id="2014525162">
                      <w:marLeft w:val="0"/>
                      <w:marRight w:val="0"/>
                      <w:marTop w:val="0"/>
                      <w:marBottom w:val="0"/>
                      <w:divBdr>
                        <w:top w:val="none" w:sz="0" w:space="0" w:color="auto"/>
                        <w:left w:val="none" w:sz="0" w:space="0" w:color="auto"/>
                        <w:bottom w:val="none" w:sz="0" w:space="0" w:color="auto"/>
                        <w:right w:val="none" w:sz="0" w:space="0" w:color="auto"/>
                      </w:divBdr>
                    </w:div>
                  </w:divsChild>
                </w:div>
                <w:div w:id="1546215848">
                  <w:marLeft w:val="0"/>
                  <w:marRight w:val="0"/>
                  <w:marTop w:val="0"/>
                  <w:marBottom w:val="0"/>
                  <w:divBdr>
                    <w:top w:val="single" w:sz="2" w:space="1" w:color="FFFFFF"/>
                    <w:left w:val="single" w:sz="2" w:space="11" w:color="FFFFFF"/>
                    <w:bottom w:val="single" w:sz="2" w:space="1" w:color="FFFFFF"/>
                    <w:right w:val="single" w:sz="2" w:space="4" w:color="FFFFFF"/>
                  </w:divBdr>
                  <w:divsChild>
                    <w:div w:id="2141991969">
                      <w:marLeft w:val="0"/>
                      <w:marRight w:val="0"/>
                      <w:marTop w:val="0"/>
                      <w:marBottom w:val="0"/>
                      <w:divBdr>
                        <w:top w:val="none" w:sz="0" w:space="0" w:color="auto"/>
                        <w:left w:val="none" w:sz="0" w:space="0" w:color="auto"/>
                        <w:bottom w:val="none" w:sz="0" w:space="0" w:color="auto"/>
                        <w:right w:val="none" w:sz="0" w:space="0" w:color="auto"/>
                      </w:divBdr>
                    </w:div>
                  </w:divsChild>
                </w:div>
                <w:div w:id="978270123">
                  <w:marLeft w:val="0"/>
                  <w:marRight w:val="0"/>
                  <w:marTop w:val="0"/>
                  <w:marBottom w:val="0"/>
                  <w:divBdr>
                    <w:top w:val="single" w:sz="2" w:space="1" w:color="FFFFFF"/>
                    <w:left w:val="single" w:sz="2" w:space="11" w:color="FFFFFF"/>
                    <w:bottom w:val="single" w:sz="2" w:space="1" w:color="FFFFFF"/>
                    <w:right w:val="single" w:sz="2" w:space="4" w:color="FFFFFF"/>
                  </w:divBdr>
                  <w:divsChild>
                    <w:div w:id="176165927">
                      <w:marLeft w:val="0"/>
                      <w:marRight w:val="0"/>
                      <w:marTop w:val="0"/>
                      <w:marBottom w:val="0"/>
                      <w:divBdr>
                        <w:top w:val="none" w:sz="0" w:space="0" w:color="auto"/>
                        <w:left w:val="none" w:sz="0" w:space="0" w:color="auto"/>
                        <w:bottom w:val="none" w:sz="0" w:space="0" w:color="auto"/>
                        <w:right w:val="none" w:sz="0" w:space="0" w:color="auto"/>
                      </w:divBdr>
                    </w:div>
                  </w:divsChild>
                </w:div>
                <w:div w:id="537863766">
                  <w:marLeft w:val="0"/>
                  <w:marRight w:val="0"/>
                  <w:marTop w:val="0"/>
                  <w:marBottom w:val="0"/>
                  <w:divBdr>
                    <w:top w:val="single" w:sz="2" w:space="1" w:color="FFFFFF"/>
                    <w:left w:val="single" w:sz="2" w:space="11" w:color="FFFFFF"/>
                    <w:bottom w:val="single" w:sz="2" w:space="1" w:color="FFFFFF"/>
                    <w:right w:val="single" w:sz="2" w:space="4" w:color="FFFFFF"/>
                  </w:divBdr>
                  <w:divsChild>
                    <w:div w:id="918293515">
                      <w:marLeft w:val="0"/>
                      <w:marRight w:val="0"/>
                      <w:marTop w:val="0"/>
                      <w:marBottom w:val="0"/>
                      <w:divBdr>
                        <w:top w:val="none" w:sz="0" w:space="0" w:color="auto"/>
                        <w:left w:val="none" w:sz="0" w:space="0" w:color="auto"/>
                        <w:bottom w:val="none" w:sz="0" w:space="0" w:color="auto"/>
                        <w:right w:val="none" w:sz="0" w:space="0" w:color="auto"/>
                      </w:divBdr>
                    </w:div>
                  </w:divsChild>
                </w:div>
                <w:div w:id="766999602">
                  <w:marLeft w:val="0"/>
                  <w:marRight w:val="0"/>
                  <w:marTop w:val="0"/>
                  <w:marBottom w:val="0"/>
                  <w:divBdr>
                    <w:top w:val="single" w:sz="2" w:space="1" w:color="FFFFFF"/>
                    <w:left w:val="single" w:sz="2" w:space="11" w:color="FFFFFF"/>
                    <w:bottom w:val="single" w:sz="2" w:space="1" w:color="FFFFFF"/>
                    <w:right w:val="single" w:sz="2" w:space="4" w:color="FFFFFF"/>
                  </w:divBdr>
                  <w:divsChild>
                    <w:div w:id="892734686">
                      <w:marLeft w:val="0"/>
                      <w:marRight w:val="0"/>
                      <w:marTop w:val="0"/>
                      <w:marBottom w:val="0"/>
                      <w:divBdr>
                        <w:top w:val="none" w:sz="0" w:space="0" w:color="auto"/>
                        <w:left w:val="none" w:sz="0" w:space="0" w:color="auto"/>
                        <w:bottom w:val="none" w:sz="0" w:space="0" w:color="auto"/>
                        <w:right w:val="none" w:sz="0" w:space="0" w:color="auto"/>
                      </w:divBdr>
                    </w:div>
                  </w:divsChild>
                </w:div>
                <w:div w:id="375273399">
                  <w:marLeft w:val="0"/>
                  <w:marRight w:val="0"/>
                  <w:marTop w:val="0"/>
                  <w:marBottom w:val="0"/>
                  <w:divBdr>
                    <w:top w:val="single" w:sz="2" w:space="1" w:color="FFFFFF"/>
                    <w:left w:val="single" w:sz="2" w:space="11" w:color="FFFFFF"/>
                    <w:bottom w:val="single" w:sz="2" w:space="1" w:color="FFFFFF"/>
                    <w:right w:val="single" w:sz="2" w:space="4" w:color="FFFFFF"/>
                  </w:divBdr>
                  <w:divsChild>
                    <w:div w:id="901987082">
                      <w:marLeft w:val="0"/>
                      <w:marRight w:val="0"/>
                      <w:marTop w:val="0"/>
                      <w:marBottom w:val="0"/>
                      <w:divBdr>
                        <w:top w:val="none" w:sz="0" w:space="0" w:color="auto"/>
                        <w:left w:val="none" w:sz="0" w:space="0" w:color="auto"/>
                        <w:bottom w:val="none" w:sz="0" w:space="0" w:color="auto"/>
                        <w:right w:val="none" w:sz="0" w:space="0" w:color="auto"/>
                      </w:divBdr>
                    </w:div>
                  </w:divsChild>
                </w:div>
                <w:div w:id="1187599883">
                  <w:marLeft w:val="0"/>
                  <w:marRight w:val="0"/>
                  <w:marTop w:val="0"/>
                  <w:marBottom w:val="0"/>
                  <w:divBdr>
                    <w:top w:val="single" w:sz="2" w:space="1" w:color="FFFFFF"/>
                    <w:left w:val="single" w:sz="2" w:space="11" w:color="FFFFFF"/>
                    <w:bottom w:val="single" w:sz="2" w:space="1" w:color="FFFFFF"/>
                    <w:right w:val="single" w:sz="2" w:space="4" w:color="FFFFFF"/>
                  </w:divBdr>
                  <w:divsChild>
                    <w:div w:id="2059890918">
                      <w:marLeft w:val="0"/>
                      <w:marRight w:val="0"/>
                      <w:marTop w:val="0"/>
                      <w:marBottom w:val="0"/>
                      <w:divBdr>
                        <w:top w:val="none" w:sz="0" w:space="0" w:color="auto"/>
                        <w:left w:val="none" w:sz="0" w:space="0" w:color="auto"/>
                        <w:bottom w:val="none" w:sz="0" w:space="0" w:color="auto"/>
                        <w:right w:val="none" w:sz="0" w:space="0" w:color="auto"/>
                      </w:divBdr>
                    </w:div>
                  </w:divsChild>
                </w:div>
                <w:div w:id="1640263796">
                  <w:marLeft w:val="0"/>
                  <w:marRight w:val="0"/>
                  <w:marTop w:val="0"/>
                  <w:marBottom w:val="0"/>
                  <w:divBdr>
                    <w:top w:val="single" w:sz="2" w:space="1" w:color="FFFFFF"/>
                    <w:left w:val="single" w:sz="2" w:space="11" w:color="FFFFFF"/>
                    <w:bottom w:val="single" w:sz="2" w:space="1" w:color="FFFFFF"/>
                    <w:right w:val="single" w:sz="2" w:space="4" w:color="FFFFFF"/>
                  </w:divBdr>
                  <w:divsChild>
                    <w:div w:id="2118476946">
                      <w:marLeft w:val="0"/>
                      <w:marRight w:val="0"/>
                      <w:marTop w:val="0"/>
                      <w:marBottom w:val="0"/>
                      <w:divBdr>
                        <w:top w:val="none" w:sz="0" w:space="0" w:color="auto"/>
                        <w:left w:val="none" w:sz="0" w:space="0" w:color="auto"/>
                        <w:bottom w:val="none" w:sz="0" w:space="0" w:color="auto"/>
                        <w:right w:val="none" w:sz="0" w:space="0" w:color="auto"/>
                      </w:divBdr>
                    </w:div>
                  </w:divsChild>
                </w:div>
                <w:div w:id="1988892631">
                  <w:marLeft w:val="0"/>
                  <w:marRight w:val="0"/>
                  <w:marTop w:val="0"/>
                  <w:marBottom w:val="0"/>
                  <w:divBdr>
                    <w:top w:val="single" w:sz="2" w:space="1" w:color="FFFFFF"/>
                    <w:left w:val="single" w:sz="2" w:space="11" w:color="FFFFFF"/>
                    <w:bottom w:val="single" w:sz="2" w:space="1" w:color="FFFFFF"/>
                    <w:right w:val="single" w:sz="2" w:space="4" w:color="FFFFFF"/>
                  </w:divBdr>
                  <w:divsChild>
                    <w:div w:id="700666252">
                      <w:marLeft w:val="0"/>
                      <w:marRight w:val="0"/>
                      <w:marTop w:val="0"/>
                      <w:marBottom w:val="0"/>
                      <w:divBdr>
                        <w:top w:val="none" w:sz="0" w:space="0" w:color="auto"/>
                        <w:left w:val="none" w:sz="0" w:space="0" w:color="auto"/>
                        <w:bottom w:val="none" w:sz="0" w:space="0" w:color="auto"/>
                        <w:right w:val="none" w:sz="0" w:space="0" w:color="auto"/>
                      </w:divBdr>
                    </w:div>
                  </w:divsChild>
                </w:div>
                <w:div w:id="240337771">
                  <w:marLeft w:val="0"/>
                  <w:marRight w:val="0"/>
                  <w:marTop w:val="0"/>
                  <w:marBottom w:val="0"/>
                  <w:divBdr>
                    <w:top w:val="single" w:sz="2" w:space="1" w:color="FFFFFF"/>
                    <w:left w:val="single" w:sz="2" w:space="11" w:color="FFFFFF"/>
                    <w:bottom w:val="single" w:sz="2" w:space="1" w:color="FFFFFF"/>
                    <w:right w:val="single" w:sz="2" w:space="4" w:color="FFFFFF"/>
                  </w:divBdr>
                  <w:divsChild>
                    <w:div w:id="546913411">
                      <w:marLeft w:val="0"/>
                      <w:marRight w:val="0"/>
                      <w:marTop w:val="0"/>
                      <w:marBottom w:val="0"/>
                      <w:divBdr>
                        <w:top w:val="none" w:sz="0" w:space="0" w:color="auto"/>
                        <w:left w:val="none" w:sz="0" w:space="0" w:color="auto"/>
                        <w:bottom w:val="none" w:sz="0" w:space="0" w:color="auto"/>
                        <w:right w:val="none" w:sz="0" w:space="0" w:color="auto"/>
                      </w:divBdr>
                    </w:div>
                  </w:divsChild>
                </w:div>
                <w:div w:id="1394310639">
                  <w:marLeft w:val="0"/>
                  <w:marRight w:val="0"/>
                  <w:marTop w:val="0"/>
                  <w:marBottom w:val="0"/>
                  <w:divBdr>
                    <w:top w:val="single" w:sz="2" w:space="1" w:color="FFFFFF"/>
                    <w:left w:val="single" w:sz="2" w:space="11" w:color="FFFFFF"/>
                    <w:bottom w:val="single" w:sz="2" w:space="1" w:color="FFFFFF"/>
                    <w:right w:val="single" w:sz="2" w:space="4" w:color="FFFFFF"/>
                  </w:divBdr>
                  <w:divsChild>
                    <w:div w:id="2062438614">
                      <w:marLeft w:val="0"/>
                      <w:marRight w:val="0"/>
                      <w:marTop w:val="0"/>
                      <w:marBottom w:val="0"/>
                      <w:divBdr>
                        <w:top w:val="none" w:sz="0" w:space="0" w:color="auto"/>
                        <w:left w:val="none" w:sz="0" w:space="0" w:color="auto"/>
                        <w:bottom w:val="none" w:sz="0" w:space="0" w:color="auto"/>
                        <w:right w:val="none" w:sz="0" w:space="0" w:color="auto"/>
                      </w:divBdr>
                    </w:div>
                  </w:divsChild>
                </w:div>
                <w:div w:id="751856461">
                  <w:marLeft w:val="0"/>
                  <w:marRight w:val="0"/>
                  <w:marTop w:val="0"/>
                  <w:marBottom w:val="0"/>
                  <w:divBdr>
                    <w:top w:val="single" w:sz="2" w:space="1" w:color="FFFFFF"/>
                    <w:left w:val="single" w:sz="2" w:space="11" w:color="FFFFFF"/>
                    <w:bottom w:val="single" w:sz="2" w:space="1" w:color="FFFFFF"/>
                    <w:right w:val="single" w:sz="2" w:space="4" w:color="FFFFFF"/>
                  </w:divBdr>
                  <w:divsChild>
                    <w:div w:id="1465612254">
                      <w:marLeft w:val="0"/>
                      <w:marRight w:val="0"/>
                      <w:marTop w:val="0"/>
                      <w:marBottom w:val="0"/>
                      <w:divBdr>
                        <w:top w:val="none" w:sz="0" w:space="0" w:color="auto"/>
                        <w:left w:val="none" w:sz="0" w:space="0" w:color="auto"/>
                        <w:bottom w:val="none" w:sz="0" w:space="0" w:color="auto"/>
                        <w:right w:val="none" w:sz="0" w:space="0" w:color="auto"/>
                      </w:divBdr>
                    </w:div>
                  </w:divsChild>
                </w:div>
                <w:div w:id="1237015984">
                  <w:marLeft w:val="0"/>
                  <w:marRight w:val="0"/>
                  <w:marTop w:val="0"/>
                  <w:marBottom w:val="0"/>
                  <w:divBdr>
                    <w:top w:val="single" w:sz="2" w:space="1" w:color="FFFFFF"/>
                    <w:left w:val="single" w:sz="2" w:space="11" w:color="FFFFFF"/>
                    <w:bottom w:val="single" w:sz="2" w:space="1" w:color="FFFFFF"/>
                    <w:right w:val="single" w:sz="2" w:space="4" w:color="FFFFFF"/>
                  </w:divBdr>
                  <w:divsChild>
                    <w:div w:id="528881043">
                      <w:marLeft w:val="0"/>
                      <w:marRight w:val="0"/>
                      <w:marTop w:val="0"/>
                      <w:marBottom w:val="0"/>
                      <w:divBdr>
                        <w:top w:val="none" w:sz="0" w:space="0" w:color="auto"/>
                        <w:left w:val="none" w:sz="0" w:space="0" w:color="auto"/>
                        <w:bottom w:val="none" w:sz="0" w:space="0" w:color="auto"/>
                        <w:right w:val="none" w:sz="0" w:space="0" w:color="auto"/>
                      </w:divBdr>
                    </w:div>
                  </w:divsChild>
                </w:div>
                <w:div w:id="1123577082">
                  <w:marLeft w:val="0"/>
                  <w:marRight w:val="0"/>
                  <w:marTop w:val="0"/>
                  <w:marBottom w:val="0"/>
                  <w:divBdr>
                    <w:top w:val="single" w:sz="2" w:space="1" w:color="FFFFFF"/>
                    <w:left w:val="single" w:sz="2" w:space="11" w:color="FFFFFF"/>
                    <w:bottom w:val="single" w:sz="2" w:space="1" w:color="FFFFFF"/>
                    <w:right w:val="single" w:sz="2" w:space="4" w:color="FFFFFF"/>
                  </w:divBdr>
                  <w:divsChild>
                    <w:div w:id="1177496070">
                      <w:marLeft w:val="0"/>
                      <w:marRight w:val="0"/>
                      <w:marTop w:val="0"/>
                      <w:marBottom w:val="0"/>
                      <w:divBdr>
                        <w:top w:val="none" w:sz="0" w:space="0" w:color="auto"/>
                        <w:left w:val="none" w:sz="0" w:space="0" w:color="auto"/>
                        <w:bottom w:val="none" w:sz="0" w:space="0" w:color="auto"/>
                        <w:right w:val="none" w:sz="0" w:space="0" w:color="auto"/>
                      </w:divBdr>
                    </w:div>
                  </w:divsChild>
                </w:div>
                <w:div w:id="1872112395">
                  <w:marLeft w:val="0"/>
                  <w:marRight w:val="0"/>
                  <w:marTop w:val="0"/>
                  <w:marBottom w:val="0"/>
                  <w:divBdr>
                    <w:top w:val="single" w:sz="2" w:space="1" w:color="FFFFFF"/>
                    <w:left w:val="single" w:sz="2" w:space="11" w:color="FFFFFF"/>
                    <w:bottom w:val="single" w:sz="2" w:space="1" w:color="FFFFFF"/>
                    <w:right w:val="single" w:sz="2" w:space="4" w:color="FFFFFF"/>
                  </w:divBdr>
                  <w:divsChild>
                    <w:div w:id="1510754278">
                      <w:marLeft w:val="0"/>
                      <w:marRight w:val="0"/>
                      <w:marTop w:val="0"/>
                      <w:marBottom w:val="0"/>
                      <w:divBdr>
                        <w:top w:val="none" w:sz="0" w:space="0" w:color="auto"/>
                        <w:left w:val="none" w:sz="0" w:space="0" w:color="auto"/>
                        <w:bottom w:val="none" w:sz="0" w:space="0" w:color="auto"/>
                        <w:right w:val="none" w:sz="0" w:space="0" w:color="auto"/>
                      </w:divBdr>
                    </w:div>
                  </w:divsChild>
                </w:div>
                <w:div w:id="2129811580">
                  <w:marLeft w:val="0"/>
                  <w:marRight w:val="0"/>
                  <w:marTop w:val="0"/>
                  <w:marBottom w:val="0"/>
                  <w:divBdr>
                    <w:top w:val="single" w:sz="2" w:space="1" w:color="FFFFFF"/>
                    <w:left w:val="single" w:sz="2" w:space="11" w:color="FFFFFF"/>
                    <w:bottom w:val="single" w:sz="2" w:space="1" w:color="FFFFFF"/>
                    <w:right w:val="single" w:sz="2" w:space="4" w:color="FFFFFF"/>
                  </w:divBdr>
                  <w:divsChild>
                    <w:div w:id="1282879181">
                      <w:marLeft w:val="0"/>
                      <w:marRight w:val="0"/>
                      <w:marTop w:val="0"/>
                      <w:marBottom w:val="0"/>
                      <w:divBdr>
                        <w:top w:val="none" w:sz="0" w:space="0" w:color="auto"/>
                        <w:left w:val="none" w:sz="0" w:space="0" w:color="auto"/>
                        <w:bottom w:val="none" w:sz="0" w:space="0" w:color="auto"/>
                        <w:right w:val="none" w:sz="0" w:space="0" w:color="auto"/>
                      </w:divBdr>
                    </w:div>
                  </w:divsChild>
                </w:div>
                <w:div w:id="98185647">
                  <w:marLeft w:val="0"/>
                  <w:marRight w:val="0"/>
                  <w:marTop w:val="0"/>
                  <w:marBottom w:val="0"/>
                  <w:divBdr>
                    <w:top w:val="single" w:sz="2" w:space="1" w:color="FFFFFF"/>
                    <w:left w:val="single" w:sz="2" w:space="11" w:color="FFFFFF"/>
                    <w:bottom w:val="single" w:sz="2" w:space="1" w:color="FFFFFF"/>
                    <w:right w:val="single" w:sz="2" w:space="4" w:color="FFFFFF"/>
                  </w:divBdr>
                  <w:divsChild>
                    <w:div w:id="859508720">
                      <w:marLeft w:val="0"/>
                      <w:marRight w:val="0"/>
                      <w:marTop w:val="0"/>
                      <w:marBottom w:val="0"/>
                      <w:divBdr>
                        <w:top w:val="none" w:sz="0" w:space="0" w:color="auto"/>
                        <w:left w:val="none" w:sz="0" w:space="0" w:color="auto"/>
                        <w:bottom w:val="none" w:sz="0" w:space="0" w:color="auto"/>
                        <w:right w:val="none" w:sz="0" w:space="0" w:color="auto"/>
                      </w:divBdr>
                    </w:div>
                  </w:divsChild>
                </w:div>
                <w:div w:id="1425421758">
                  <w:marLeft w:val="0"/>
                  <w:marRight w:val="0"/>
                  <w:marTop w:val="0"/>
                  <w:marBottom w:val="0"/>
                  <w:divBdr>
                    <w:top w:val="single" w:sz="2" w:space="1" w:color="FFFFFF"/>
                    <w:left w:val="single" w:sz="2" w:space="11" w:color="FFFFFF"/>
                    <w:bottom w:val="single" w:sz="2" w:space="1" w:color="FFFFFF"/>
                    <w:right w:val="single" w:sz="2" w:space="4" w:color="FFFFFF"/>
                  </w:divBdr>
                  <w:divsChild>
                    <w:div w:id="366026880">
                      <w:marLeft w:val="0"/>
                      <w:marRight w:val="0"/>
                      <w:marTop w:val="0"/>
                      <w:marBottom w:val="0"/>
                      <w:divBdr>
                        <w:top w:val="none" w:sz="0" w:space="0" w:color="auto"/>
                        <w:left w:val="none" w:sz="0" w:space="0" w:color="auto"/>
                        <w:bottom w:val="none" w:sz="0" w:space="0" w:color="auto"/>
                        <w:right w:val="none" w:sz="0" w:space="0" w:color="auto"/>
                      </w:divBdr>
                    </w:div>
                  </w:divsChild>
                </w:div>
                <w:div w:id="1357803479">
                  <w:marLeft w:val="0"/>
                  <w:marRight w:val="0"/>
                  <w:marTop w:val="0"/>
                  <w:marBottom w:val="0"/>
                  <w:divBdr>
                    <w:top w:val="single" w:sz="2" w:space="1" w:color="FFFFFF"/>
                    <w:left w:val="single" w:sz="2" w:space="11" w:color="FFFFFF"/>
                    <w:bottom w:val="single" w:sz="2" w:space="1" w:color="FFFFFF"/>
                    <w:right w:val="single" w:sz="2" w:space="4" w:color="FFFFFF"/>
                  </w:divBdr>
                  <w:divsChild>
                    <w:div w:id="1108813932">
                      <w:marLeft w:val="0"/>
                      <w:marRight w:val="0"/>
                      <w:marTop w:val="0"/>
                      <w:marBottom w:val="0"/>
                      <w:divBdr>
                        <w:top w:val="none" w:sz="0" w:space="0" w:color="auto"/>
                        <w:left w:val="none" w:sz="0" w:space="0" w:color="auto"/>
                        <w:bottom w:val="none" w:sz="0" w:space="0" w:color="auto"/>
                        <w:right w:val="none" w:sz="0" w:space="0" w:color="auto"/>
                      </w:divBdr>
                    </w:div>
                  </w:divsChild>
                </w:div>
                <w:div w:id="434443860">
                  <w:marLeft w:val="0"/>
                  <w:marRight w:val="0"/>
                  <w:marTop w:val="0"/>
                  <w:marBottom w:val="0"/>
                  <w:divBdr>
                    <w:top w:val="single" w:sz="2" w:space="1" w:color="FFFFFF"/>
                    <w:left w:val="single" w:sz="2" w:space="11" w:color="FFFFFF"/>
                    <w:bottom w:val="single" w:sz="2" w:space="1" w:color="FFFFFF"/>
                    <w:right w:val="single" w:sz="2" w:space="4" w:color="FFFFFF"/>
                  </w:divBdr>
                  <w:divsChild>
                    <w:div w:id="1025405634">
                      <w:marLeft w:val="0"/>
                      <w:marRight w:val="0"/>
                      <w:marTop w:val="0"/>
                      <w:marBottom w:val="0"/>
                      <w:divBdr>
                        <w:top w:val="none" w:sz="0" w:space="0" w:color="auto"/>
                        <w:left w:val="none" w:sz="0" w:space="0" w:color="auto"/>
                        <w:bottom w:val="none" w:sz="0" w:space="0" w:color="auto"/>
                        <w:right w:val="none" w:sz="0" w:space="0" w:color="auto"/>
                      </w:divBdr>
                    </w:div>
                  </w:divsChild>
                </w:div>
                <w:div w:id="190384573">
                  <w:marLeft w:val="0"/>
                  <w:marRight w:val="0"/>
                  <w:marTop w:val="0"/>
                  <w:marBottom w:val="0"/>
                  <w:divBdr>
                    <w:top w:val="single" w:sz="2" w:space="1" w:color="FFFFFF"/>
                    <w:left w:val="single" w:sz="2" w:space="11" w:color="FFFFFF"/>
                    <w:bottom w:val="single" w:sz="2" w:space="1" w:color="FFFFFF"/>
                    <w:right w:val="single" w:sz="2" w:space="4" w:color="FFFFFF"/>
                  </w:divBdr>
                  <w:divsChild>
                    <w:div w:id="692848884">
                      <w:marLeft w:val="0"/>
                      <w:marRight w:val="0"/>
                      <w:marTop w:val="0"/>
                      <w:marBottom w:val="0"/>
                      <w:divBdr>
                        <w:top w:val="none" w:sz="0" w:space="0" w:color="auto"/>
                        <w:left w:val="none" w:sz="0" w:space="0" w:color="auto"/>
                        <w:bottom w:val="none" w:sz="0" w:space="0" w:color="auto"/>
                        <w:right w:val="none" w:sz="0" w:space="0" w:color="auto"/>
                      </w:divBdr>
                    </w:div>
                  </w:divsChild>
                </w:div>
                <w:div w:id="171385276">
                  <w:marLeft w:val="0"/>
                  <w:marRight w:val="0"/>
                  <w:marTop w:val="0"/>
                  <w:marBottom w:val="0"/>
                  <w:divBdr>
                    <w:top w:val="single" w:sz="2" w:space="1" w:color="FFFFFF"/>
                    <w:left w:val="single" w:sz="2" w:space="11" w:color="FFFFFF"/>
                    <w:bottom w:val="single" w:sz="2" w:space="1" w:color="FFFFFF"/>
                    <w:right w:val="single" w:sz="2" w:space="4" w:color="FFFFFF"/>
                  </w:divBdr>
                  <w:divsChild>
                    <w:div w:id="576088108">
                      <w:marLeft w:val="0"/>
                      <w:marRight w:val="0"/>
                      <w:marTop w:val="0"/>
                      <w:marBottom w:val="0"/>
                      <w:divBdr>
                        <w:top w:val="none" w:sz="0" w:space="0" w:color="auto"/>
                        <w:left w:val="none" w:sz="0" w:space="0" w:color="auto"/>
                        <w:bottom w:val="none" w:sz="0" w:space="0" w:color="auto"/>
                        <w:right w:val="none" w:sz="0" w:space="0" w:color="auto"/>
                      </w:divBdr>
                    </w:div>
                  </w:divsChild>
                </w:div>
                <w:div w:id="800421093">
                  <w:marLeft w:val="0"/>
                  <w:marRight w:val="0"/>
                  <w:marTop w:val="0"/>
                  <w:marBottom w:val="0"/>
                  <w:divBdr>
                    <w:top w:val="single" w:sz="2" w:space="1" w:color="FFFFFF"/>
                    <w:left w:val="single" w:sz="2" w:space="11" w:color="FFFFFF"/>
                    <w:bottom w:val="single" w:sz="2" w:space="1" w:color="FFFFFF"/>
                    <w:right w:val="single" w:sz="2" w:space="4" w:color="FFFFFF"/>
                  </w:divBdr>
                  <w:divsChild>
                    <w:div w:id="843402400">
                      <w:marLeft w:val="0"/>
                      <w:marRight w:val="0"/>
                      <w:marTop w:val="0"/>
                      <w:marBottom w:val="0"/>
                      <w:divBdr>
                        <w:top w:val="none" w:sz="0" w:space="0" w:color="auto"/>
                        <w:left w:val="none" w:sz="0" w:space="0" w:color="auto"/>
                        <w:bottom w:val="none" w:sz="0" w:space="0" w:color="auto"/>
                        <w:right w:val="none" w:sz="0" w:space="0" w:color="auto"/>
                      </w:divBdr>
                    </w:div>
                  </w:divsChild>
                </w:div>
                <w:div w:id="1452044474">
                  <w:marLeft w:val="0"/>
                  <w:marRight w:val="0"/>
                  <w:marTop w:val="0"/>
                  <w:marBottom w:val="0"/>
                  <w:divBdr>
                    <w:top w:val="single" w:sz="2" w:space="1" w:color="FFFFFF"/>
                    <w:left w:val="single" w:sz="2" w:space="11" w:color="FFFFFF"/>
                    <w:bottom w:val="single" w:sz="2" w:space="1" w:color="FFFFFF"/>
                    <w:right w:val="single" w:sz="2" w:space="4" w:color="FFFFFF"/>
                  </w:divBdr>
                  <w:divsChild>
                    <w:div w:id="403379437">
                      <w:marLeft w:val="0"/>
                      <w:marRight w:val="0"/>
                      <w:marTop w:val="0"/>
                      <w:marBottom w:val="0"/>
                      <w:divBdr>
                        <w:top w:val="none" w:sz="0" w:space="0" w:color="auto"/>
                        <w:left w:val="none" w:sz="0" w:space="0" w:color="auto"/>
                        <w:bottom w:val="none" w:sz="0" w:space="0" w:color="auto"/>
                        <w:right w:val="none" w:sz="0" w:space="0" w:color="auto"/>
                      </w:divBdr>
                    </w:div>
                  </w:divsChild>
                </w:div>
                <w:div w:id="740180841">
                  <w:marLeft w:val="0"/>
                  <w:marRight w:val="0"/>
                  <w:marTop w:val="0"/>
                  <w:marBottom w:val="0"/>
                  <w:divBdr>
                    <w:top w:val="single" w:sz="2" w:space="1" w:color="FFFFFF"/>
                    <w:left w:val="single" w:sz="2" w:space="11" w:color="FFFFFF"/>
                    <w:bottom w:val="single" w:sz="2" w:space="1" w:color="FFFFFF"/>
                    <w:right w:val="single" w:sz="2" w:space="4" w:color="FFFFFF"/>
                  </w:divBdr>
                  <w:divsChild>
                    <w:div w:id="716511061">
                      <w:marLeft w:val="0"/>
                      <w:marRight w:val="0"/>
                      <w:marTop w:val="0"/>
                      <w:marBottom w:val="0"/>
                      <w:divBdr>
                        <w:top w:val="none" w:sz="0" w:space="0" w:color="auto"/>
                        <w:left w:val="none" w:sz="0" w:space="0" w:color="auto"/>
                        <w:bottom w:val="none" w:sz="0" w:space="0" w:color="auto"/>
                        <w:right w:val="none" w:sz="0" w:space="0" w:color="auto"/>
                      </w:divBdr>
                    </w:div>
                  </w:divsChild>
                </w:div>
                <w:div w:id="1937328661">
                  <w:marLeft w:val="0"/>
                  <w:marRight w:val="0"/>
                  <w:marTop w:val="0"/>
                  <w:marBottom w:val="0"/>
                  <w:divBdr>
                    <w:top w:val="single" w:sz="2" w:space="1" w:color="FFFFFF"/>
                    <w:left w:val="single" w:sz="2" w:space="11" w:color="FFFFFF"/>
                    <w:bottom w:val="single" w:sz="2" w:space="1" w:color="FFFFFF"/>
                    <w:right w:val="single" w:sz="2" w:space="4" w:color="FFFFFF"/>
                  </w:divBdr>
                  <w:divsChild>
                    <w:div w:id="664555025">
                      <w:marLeft w:val="0"/>
                      <w:marRight w:val="0"/>
                      <w:marTop w:val="0"/>
                      <w:marBottom w:val="0"/>
                      <w:divBdr>
                        <w:top w:val="none" w:sz="0" w:space="0" w:color="auto"/>
                        <w:left w:val="none" w:sz="0" w:space="0" w:color="auto"/>
                        <w:bottom w:val="none" w:sz="0" w:space="0" w:color="auto"/>
                        <w:right w:val="none" w:sz="0" w:space="0" w:color="auto"/>
                      </w:divBdr>
                    </w:div>
                  </w:divsChild>
                </w:div>
                <w:div w:id="787090099">
                  <w:marLeft w:val="0"/>
                  <w:marRight w:val="0"/>
                  <w:marTop w:val="0"/>
                  <w:marBottom w:val="0"/>
                  <w:divBdr>
                    <w:top w:val="single" w:sz="2" w:space="1" w:color="FFFFFF"/>
                    <w:left w:val="single" w:sz="2" w:space="11" w:color="FFFFFF"/>
                    <w:bottom w:val="single" w:sz="2" w:space="1" w:color="FFFFFF"/>
                    <w:right w:val="single" w:sz="2" w:space="4" w:color="FFFFFF"/>
                  </w:divBdr>
                  <w:divsChild>
                    <w:div w:id="514540600">
                      <w:marLeft w:val="0"/>
                      <w:marRight w:val="0"/>
                      <w:marTop w:val="0"/>
                      <w:marBottom w:val="0"/>
                      <w:divBdr>
                        <w:top w:val="none" w:sz="0" w:space="0" w:color="auto"/>
                        <w:left w:val="none" w:sz="0" w:space="0" w:color="auto"/>
                        <w:bottom w:val="none" w:sz="0" w:space="0" w:color="auto"/>
                        <w:right w:val="none" w:sz="0" w:space="0" w:color="auto"/>
                      </w:divBdr>
                    </w:div>
                  </w:divsChild>
                </w:div>
                <w:div w:id="1071805490">
                  <w:marLeft w:val="0"/>
                  <w:marRight w:val="0"/>
                  <w:marTop w:val="0"/>
                  <w:marBottom w:val="0"/>
                  <w:divBdr>
                    <w:top w:val="single" w:sz="2" w:space="1" w:color="FFFFFF"/>
                    <w:left w:val="single" w:sz="2" w:space="11" w:color="FFFFFF"/>
                    <w:bottom w:val="single" w:sz="2" w:space="1" w:color="FFFFFF"/>
                    <w:right w:val="single" w:sz="2" w:space="4" w:color="FFFFFF"/>
                  </w:divBdr>
                  <w:divsChild>
                    <w:div w:id="2096053914">
                      <w:marLeft w:val="0"/>
                      <w:marRight w:val="0"/>
                      <w:marTop w:val="0"/>
                      <w:marBottom w:val="0"/>
                      <w:divBdr>
                        <w:top w:val="none" w:sz="0" w:space="0" w:color="auto"/>
                        <w:left w:val="none" w:sz="0" w:space="0" w:color="auto"/>
                        <w:bottom w:val="none" w:sz="0" w:space="0" w:color="auto"/>
                        <w:right w:val="none" w:sz="0" w:space="0" w:color="auto"/>
                      </w:divBdr>
                    </w:div>
                  </w:divsChild>
                </w:div>
                <w:div w:id="1018577562">
                  <w:marLeft w:val="0"/>
                  <w:marRight w:val="0"/>
                  <w:marTop w:val="0"/>
                  <w:marBottom w:val="0"/>
                  <w:divBdr>
                    <w:top w:val="single" w:sz="2" w:space="1" w:color="FFFFFF"/>
                    <w:left w:val="single" w:sz="2" w:space="11" w:color="FFFFFF"/>
                    <w:bottom w:val="single" w:sz="2" w:space="1" w:color="FFFFFF"/>
                    <w:right w:val="single" w:sz="2" w:space="4" w:color="FFFFFF"/>
                  </w:divBdr>
                  <w:divsChild>
                    <w:div w:id="1466001390">
                      <w:marLeft w:val="0"/>
                      <w:marRight w:val="0"/>
                      <w:marTop w:val="0"/>
                      <w:marBottom w:val="0"/>
                      <w:divBdr>
                        <w:top w:val="none" w:sz="0" w:space="0" w:color="auto"/>
                        <w:left w:val="none" w:sz="0" w:space="0" w:color="auto"/>
                        <w:bottom w:val="none" w:sz="0" w:space="0" w:color="auto"/>
                        <w:right w:val="none" w:sz="0" w:space="0" w:color="auto"/>
                      </w:divBdr>
                    </w:div>
                  </w:divsChild>
                </w:div>
                <w:div w:id="1306743276">
                  <w:marLeft w:val="0"/>
                  <w:marRight w:val="0"/>
                  <w:marTop w:val="0"/>
                  <w:marBottom w:val="0"/>
                  <w:divBdr>
                    <w:top w:val="single" w:sz="2" w:space="1" w:color="FFFFFF"/>
                    <w:left w:val="single" w:sz="2" w:space="11" w:color="FFFFFF"/>
                    <w:bottom w:val="single" w:sz="2" w:space="1" w:color="FFFFFF"/>
                    <w:right w:val="single" w:sz="2" w:space="4" w:color="FFFFFF"/>
                  </w:divBdr>
                  <w:divsChild>
                    <w:div w:id="520557034">
                      <w:marLeft w:val="0"/>
                      <w:marRight w:val="0"/>
                      <w:marTop w:val="0"/>
                      <w:marBottom w:val="0"/>
                      <w:divBdr>
                        <w:top w:val="none" w:sz="0" w:space="0" w:color="auto"/>
                        <w:left w:val="none" w:sz="0" w:space="0" w:color="auto"/>
                        <w:bottom w:val="none" w:sz="0" w:space="0" w:color="auto"/>
                        <w:right w:val="none" w:sz="0" w:space="0" w:color="auto"/>
                      </w:divBdr>
                    </w:div>
                  </w:divsChild>
                </w:div>
                <w:div w:id="450636366">
                  <w:marLeft w:val="0"/>
                  <w:marRight w:val="0"/>
                  <w:marTop w:val="0"/>
                  <w:marBottom w:val="0"/>
                  <w:divBdr>
                    <w:top w:val="single" w:sz="2" w:space="1" w:color="FFFFFF"/>
                    <w:left w:val="single" w:sz="2" w:space="11" w:color="FFFFFF"/>
                    <w:bottom w:val="single" w:sz="2" w:space="1" w:color="FFFFFF"/>
                    <w:right w:val="single" w:sz="2" w:space="4" w:color="FFFFFF"/>
                  </w:divBdr>
                  <w:divsChild>
                    <w:div w:id="1869634363">
                      <w:marLeft w:val="0"/>
                      <w:marRight w:val="0"/>
                      <w:marTop w:val="0"/>
                      <w:marBottom w:val="0"/>
                      <w:divBdr>
                        <w:top w:val="none" w:sz="0" w:space="0" w:color="auto"/>
                        <w:left w:val="none" w:sz="0" w:space="0" w:color="auto"/>
                        <w:bottom w:val="none" w:sz="0" w:space="0" w:color="auto"/>
                        <w:right w:val="none" w:sz="0" w:space="0" w:color="auto"/>
                      </w:divBdr>
                    </w:div>
                  </w:divsChild>
                </w:div>
                <w:div w:id="873467367">
                  <w:marLeft w:val="0"/>
                  <w:marRight w:val="0"/>
                  <w:marTop w:val="0"/>
                  <w:marBottom w:val="0"/>
                  <w:divBdr>
                    <w:top w:val="single" w:sz="2" w:space="1" w:color="FFFFFF"/>
                    <w:left w:val="single" w:sz="2" w:space="11" w:color="FFFFFF"/>
                    <w:bottom w:val="single" w:sz="2" w:space="1" w:color="FFFFFF"/>
                    <w:right w:val="single" w:sz="2" w:space="4" w:color="FFFFFF"/>
                  </w:divBdr>
                  <w:divsChild>
                    <w:div w:id="300311540">
                      <w:marLeft w:val="0"/>
                      <w:marRight w:val="0"/>
                      <w:marTop w:val="0"/>
                      <w:marBottom w:val="0"/>
                      <w:divBdr>
                        <w:top w:val="none" w:sz="0" w:space="0" w:color="auto"/>
                        <w:left w:val="none" w:sz="0" w:space="0" w:color="auto"/>
                        <w:bottom w:val="none" w:sz="0" w:space="0" w:color="auto"/>
                        <w:right w:val="none" w:sz="0" w:space="0" w:color="auto"/>
                      </w:divBdr>
                    </w:div>
                  </w:divsChild>
                </w:div>
                <w:div w:id="352531883">
                  <w:marLeft w:val="0"/>
                  <w:marRight w:val="0"/>
                  <w:marTop w:val="0"/>
                  <w:marBottom w:val="0"/>
                  <w:divBdr>
                    <w:top w:val="single" w:sz="2" w:space="1" w:color="FFFFFF"/>
                    <w:left w:val="single" w:sz="2" w:space="11" w:color="FFFFFF"/>
                    <w:bottom w:val="single" w:sz="2" w:space="1" w:color="FFFFFF"/>
                    <w:right w:val="single" w:sz="2" w:space="4" w:color="FFFFFF"/>
                  </w:divBdr>
                  <w:divsChild>
                    <w:div w:id="1921869248">
                      <w:marLeft w:val="0"/>
                      <w:marRight w:val="0"/>
                      <w:marTop w:val="0"/>
                      <w:marBottom w:val="0"/>
                      <w:divBdr>
                        <w:top w:val="none" w:sz="0" w:space="0" w:color="auto"/>
                        <w:left w:val="none" w:sz="0" w:space="0" w:color="auto"/>
                        <w:bottom w:val="none" w:sz="0" w:space="0" w:color="auto"/>
                        <w:right w:val="none" w:sz="0" w:space="0" w:color="auto"/>
                      </w:divBdr>
                    </w:div>
                  </w:divsChild>
                </w:div>
                <w:div w:id="729572327">
                  <w:marLeft w:val="0"/>
                  <w:marRight w:val="0"/>
                  <w:marTop w:val="0"/>
                  <w:marBottom w:val="0"/>
                  <w:divBdr>
                    <w:top w:val="single" w:sz="2" w:space="1" w:color="FFFFFF"/>
                    <w:left w:val="single" w:sz="2" w:space="11" w:color="FFFFFF"/>
                    <w:bottom w:val="single" w:sz="2" w:space="4" w:color="FFFFFF"/>
                    <w:right w:val="single" w:sz="2" w:space="4" w:color="FFFFFF"/>
                  </w:divBdr>
                  <w:divsChild>
                    <w:div w:id="179432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32366">
          <w:marLeft w:val="0"/>
          <w:marRight w:val="0"/>
          <w:marTop w:val="0"/>
          <w:marBottom w:val="300"/>
          <w:divBdr>
            <w:top w:val="none" w:sz="0" w:space="0" w:color="auto"/>
            <w:left w:val="none" w:sz="0" w:space="0" w:color="auto"/>
            <w:bottom w:val="none" w:sz="0" w:space="0" w:color="auto"/>
            <w:right w:val="none" w:sz="0" w:space="0" w:color="auto"/>
          </w:divBdr>
          <w:divsChild>
            <w:div w:id="1312638364">
              <w:marLeft w:val="0"/>
              <w:marRight w:val="0"/>
              <w:marTop w:val="0"/>
              <w:marBottom w:val="0"/>
              <w:divBdr>
                <w:top w:val="none" w:sz="0" w:space="0" w:color="auto"/>
                <w:left w:val="none" w:sz="0" w:space="0" w:color="auto"/>
                <w:bottom w:val="none" w:sz="0" w:space="0" w:color="auto"/>
                <w:right w:val="none" w:sz="0" w:space="0" w:color="auto"/>
              </w:divBdr>
              <w:divsChild>
                <w:div w:id="2119518017">
                  <w:marLeft w:val="0"/>
                  <w:marRight w:val="0"/>
                  <w:marTop w:val="0"/>
                  <w:marBottom w:val="0"/>
                  <w:divBdr>
                    <w:top w:val="single" w:sz="2" w:space="4" w:color="FFFFFF"/>
                    <w:left w:val="single" w:sz="2" w:space="11" w:color="FFFFFF"/>
                    <w:bottom w:val="single" w:sz="2" w:space="1" w:color="FFFFFF"/>
                    <w:right w:val="single" w:sz="2" w:space="4" w:color="FFFFFF"/>
                  </w:divBdr>
                  <w:divsChild>
                    <w:div w:id="755710887">
                      <w:marLeft w:val="0"/>
                      <w:marRight w:val="0"/>
                      <w:marTop w:val="0"/>
                      <w:marBottom w:val="0"/>
                      <w:divBdr>
                        <w:top w:val="none" w:sz="0" w:space="0" w:color="auto"/>
                        <w:left w:val="none" w:sz="0" w:space="0" w:color="auto"/>
                        <w:bottom w:val="none" w:sz="0" w:space="0" w:color="auto"/>
                        <w:right w:val="none" w:sz="0" w:space="0" w:color="auto"/>
                      </w:divBdr>
                    </w:div>
                  </w:divsChild>
                </w:div>
                <w:div w:id="2108453273">
                  <w:marLeft w:val="0"/>
                  <w:marRight w:val="0"/>
                  <w:marTop w:val="0"/>
                  <w:marBottom w:val="0"/>
                  <w:divBdr>
                    <w:top w:val="single" w:sz="2" w:space="1" w:color="FFFFFF"/>
                    <w:left w:val="single" w:sz="2" w:space="11" w:color="FFFFFF"/>
                    <w:bottom w:val="single" w:sz="2" w:space="1" w:color="FFFFFF"/>
                    <w:right w:val="single" w:sz="2" w:space="4" w:color="FFFFFF"/>
                  </w:divBdr>
                  <w:divsChild>
                    <w:div w:id="928848601">
                      <w:marLeft w:val="0"/>
                      <w:marRight w:val="0"/>
                      <w:marTop w:val="0"/>
                      <w:marBottom w:val="0"/>
                      <w:divBdr>
                        <w:top w:val="none" w:sz="0" w:space="0" w:color="auto"/>
                        <w:left w:val="none" w:sz="0" w:space="0" w:color="auto"/>
                        <w:bottom w:val="none" w:sz="0" w:space="0" w:color="auto"/>
                        <w:right w:val="none" w:sz="0" w:space="0" w:color="auto"/>
                      </w:divBdr>
                    </w:div>
                  </w:divsChild>
                </w:div>
                <w:div w:id="538474445">
                  <w:marLeft w:val="0"/>
                  <w:marRight w:val="0"/>
                  <w:marTop w:val="0"/>
                  <w:marBottom w:val="0"/>
                  <w:divBdr>
                    <w:top w:val="single" w:sz="2" w:space="1" w:color="FFFFFF"/>
                    <w:left w:val="single" w:sz="2" w:space="11" w:color="FFFFFF"/>
                    <w:bottom w:val="single" w:sz="2" w:space="1" w:color="FFFFFF"/>
                    <w:right w:val="single" w:sz="2" w:space="4" w:color="FFFFFF"/>
                  </w:divBdr>
                  <w:divsChild>
                    <w:div w:id="301925964">
                      <w:marLeft w:val="0"/>
                      <w:marRight w:val="0"/>
                      <w:marTop w:val="0"/>
                      <w:marBottom w:val="0"/>
                      <w:divBdr>
                        <w:top w:val="none" w:sz="0" w:space="0" w:color="auto"/>
                        <w:left w:val="none" w:sz="0" w:space="0" w:color="auto"/>
                        <w:bottom w:val="none" w:sz="0" w:space="0" w:color="auto"/>
                        <w:right w:val="none" w:sz="0" w:space="0" w:color="auto"/>
                      </w:divBdr>
                    </w:div>
                  </w:divsChild>
                </w:div>
                <w:div w:id="809173373">
                  <w:marLeft w:val="0"/>
                  <w:marRight w:val="0"/>
                  <w:marTop w:val="0"/>
                  <w:marBottom w:val="0"/>
                  <w:divBdr>
                    <w:top w:val="single" w:sz="2" w:space="1" w:color="FFFFFF"/>
                    <w:left w:val="single" w:sz="2" w:space="11" w:color="FFFFFF"/>
                    <w:bottom w:val="single" w:sz="2" w:space="1" w:color="FFFFFF"/>
                    <w:right w:val="single" w:sz="2" w:space="4" w:color="FFFFFF"/>
                  </w:divBdr>
                  <w:divsChild>
                    <w:div w:id="336153807">
                      <w:marLeft w:val="0"/>
                      <w:marRight w:val="0"/>
                      <w:marTop w:val="0"/>
                      <w:marBottom w:val="0"/>
                      <w:divBdr>
                        <w:top w:val="none" w:sz="0" w:space="0" w:color="auto"/>
                        <w:left w:val="none" w:sz="0" w:space="0" w:color="auto"/>
                        <w:bottom w:val="none" w:sz="0" w:space="0" w:color="auto"/>
                        <w:right w:val="none" w:sz="0" w:space="0" w:color="auto"/>
                      </w:divBdr>
                    </w:div>
                  </w:divsChild>
                </w:div>
                <w:div w:id="913318295">
                  <w:marLeft w:val="0"/>
                  <w:marRight w:val="0"/>
                  <w:marTop w:val="0"/>
                  <w:marBottom w:val="0"/>
                  <w:divBdr>
                    <w:top w:val="single" w:sz="2" w:space="1" w:color="FFFFFF"/>
                    <w:left w:val="single" w:sz="2" w:space="11" w:color="FFFFFF"/>
                    <w:bottom w:val="single" w:sz="2" w:space="1" w:color="FFFFFF"/>
                    <w:right w:val="single" w:sz="2" w:space="4" w:color="FFFFFF"/>
                  </w:divBdr>
                  <w:divsChild>
                    <w:div w:id="368190725">
                      <w:marLeft w:val="0"/>
                      <w:marRight w:val="0"/>
                      <w:marTop w:val="0"/>
                      <w:marBottom w:val="0"/>
                      <w:divBdr>
                        <w:top w:val="none" w:sz="0" w:space="0" w:color="auto"/>
                        <w:left w:val="none" w:sz="0" w:space="0" w:color="auto"/>
                        <w:bottom w:val="none" w:sz="0" w:space="0" w:color="auto"/>
                        <w:right w:val="none" w:sz="0" w:space="0" w:color="auto"/>
                      </w:divBdr>
                    </w:div>
                  </w:divsChild>
                </w:div>
                <w:div w:id="1632593547">
                  <w:marLeft w:val="0"/>
                  <w:marRight w:val="0"/>
                  <w:marTop w:val="0"/>
                  <w:marBottom w:val="0"/>
                  <w:divBdr>
                    <w:top w:val="single" w:sz="2" w:space="1" w:color="FFFFFF"/>
                    <w:left w:val="single" w:sz="2" w:space="11" w:color="FFFFFF"/>
                    <w:bottom w:val="single" w:sz="2" w:space="1" w:color="FFFFFF"/>
                    <w:right w:val="single" w:sz="2" w:space="4" w:color="FFFFFF"/>
                  </w:divBdr>
                  <w:divsChild>
                    <w:div w:id="908151075">
                      <w:marLeft w:val="0"/>
                      <w:marRight w:val="0"/>
                      <w:marTop w:val="0"/>
                      <w:marBottom w:val="0"/>
                      <w:divBdr>
                        <w:top w:val="none" w:sz="0" w:space="0" w:color="auto"/>
                        <w:left w:val="none" w:sz="0" w:space="0" w:color="auto"/>
                        <w:bottom w:val="none" w:sz="0" w:space="0" w:color="auto"/>
                        <w:right w:val="none" w:sz="0" w:space="0" w:color="auto"/>
                      </w:divBdr>
                    </w:div>
                  </w:divsChild>
                </w:div>
                <w:div w:id="129443385">
                  <w:marLeft w:val="0"/>
                  <w:marRight w:val="0"/>
                  <w:marTop w:val="0"/>
                  <w:marBottom w:val="0"/>
                  <w:divBdr>
                    <w:top w:val="single" w:sz="2" w:space="1" w:color="FFFFFF"/>
                    <w:left w:val="single" w:sz="2" w:space="11" w:color="FFFFFF"/>
                    <w:bottom w:val="single" w:sz="2" w:space="1" w:color="FFFFFF"/>
                    <w:right w:val="single" w:sz="2" w:space="4" w:color="FFFFFF"/>
                  </w:divBdr>
                  <w:divsChild>
                    <w:div w:id="2012826576">
                      <w:marLeft w:val="0"/>
                      <w:marRight w:val="0"/>
                      <w:marTop w:val="0"/>
                      <w:marBottom w:val="0"/>
                      <w:divBdr>
                        <w:top w:val="none" w:sz="0" w:space="0" w:color="auto"/>
                        <w:left w:val="none" w:sz="0" w:space="0" w:color="auto"/>
                        <w:bottom w:val="none" w:sz="0" w:space="0" w:color="auto"/>
                        <w:right w:val="none" w:sz="0" w:space="0" w:color="auto"/>
                      </w:divBdr>
                    </w:div>
                  </w:divsChild>
                </w:div>
                <w:div w:id="565145488">
                  <w:marLeft w:val="0"/>
                  <w:marRight w:val="0"/>
                  <w:marTop w:val="0"/>
                  <w:marBottom w:val="0"/>
                  <w:divBdr>
                    <w:top w:val="single" w:sz="2" w:space="1" w:color="FFFFFF"/>
                    <w:left w:val="single" w:sz="2" w:space="11" w:color="FFFFFF"/>
                    <w:bottom w:val="single" w:sz="2" w:space="1" w:color="FFFFFF"/>
                    <w:right w:val="single" w:sz="2" w:space="4" w:color="FFFFFF"/>
                  </w:divBdr>
                  <w:divsChild>
                    <w:div w:id="1872184799">
                      <w:marLeft w:val="0"/>
                      <w:marRight w:val="0"/>
                      <w:marTop w:val="0"/>
                      <w:marBottom w:val="0"/>
                      <w:divBdr>
                        <w:top w:val="none" w:sz="0" w:space="0" w:color="auto"/>
                        <w:left w:val="none" w:sz="0" w:space="0" w:color="auto"/>
                        <w:bottom w:val="none" w:sz="0" w:space="0" w:color="auto"/>
                        <w:right w:val="none" w:sz="0" w:space="0" w:color="auto"/>
                      </w:divBdr>
                    </w:div>
                  </w:divsChild>
                </w:div>
                <w:div w:id="1414624328">
                  <w:marLeft w:val="0"/>
                  <w:marRight w:val="0"/>
                  <w:marTop w:val="0"/>
                  <w:marBottom w:val="0"/>
                  <w:divBdr>
                    <w:top w:val="single" w:sz="2" w:space="1" w:color="FFFFFF"/>
                    <w:left w:val="single" w:sz="2" w:space="11" w:color="FFFFFF"/>
                    <w:bottom w:val="single" w:sz="2" w:space="1" w:color="FFFFFF"/>
                    <w:right w:val="single" w:sz="2" w:space="4" w:color="FFFFFF"/>
                  </w:divBdr>
                  <w:divsChild>
                    <w:div w:id="222837189">
                      <w:marLeft w:val="0"/>
                      <w:marRight w:val="0"/>
                      <w:marTop w:val="0"/>
                      <w:marBottom w:val="0"/>
                      <w:divBdr>
                        <w:top w:val="none" w:sz="0" w:space="0" w:color="auto"/>
                        <w:left w:val="none" w:sz="0" w:space="0" w:color="auto"/>
                        <w:bottom w:val="none" w:sz="0" w:space="0" w:color="auto"/>
                        <w:right w:val="none" w:sz="0" w:space="0" w:color="auto"/>
                      </w:divBdr>
                    </w:div>
                  </w:divsChild>
                </w:div>
                <w:div w:id="490488949">
                  <w:marLeft w:val="0"/>
                  <w:marRight w:val="0"/>
                  <w:marTop w:val="0"/>
                  <w:marBottom w:val="0"/>
                  <w:divBdr>
                    <w:top w:val="single" w:sz="2" w:space="1" w:color="FFFFFF"/>
                    <w:left w:val="single" w:sz="2" w:space="11" w:color="FFFFFF"/>
                    <w:bottom w:val="single" w:sz="2" w:space="1" w:color="FFFFFF"/>
                    <w:right w:val="single" w:sz="2" w:space="4" w:color="FFFFFF"/>
                  </w:divBdr>
                  <w:divsChild>
                    <w:div w:id="156767848">
                      <w:marLeft w:val="0"/>
                      <w:marRight w:val="0"/>
                      <w:marTop w:val="0"/>
                      <w:marBottom w:val="0"/>
                      <w:divBdr>
                        <w:top w:val="none" w:sz="0" w:space="0" w:color="auto"/>
                        <w:left w:val="none" w:sz="0" w:space="0" w:color="auto"/>
                        <w:bottom w:val="none" w:sz="0" w:space="0" w:color="auto"/>
                        <w:right w:val="none" w:sz="0" w:space="0" w:color="auto"/>
                      </w:divBdr>
                    </w:div>
                  </w:divsChild>
                </w:div>
                <w:div w:id="700278884">
                  <w:marLeft w:val="0"/>
                  <w:marRight w:val="0"/>
                  <w:marTop w:val="0"/>
                  <w:marBottom w:val="0"/>
                  <w:divBdr>
                    <w:top w:val="single" w:sz="2" w:space="1" w:color="FFFFFF"/>
                    <w:left w:val="single" w:sz="2" w:space="11" w:color="FFFFFF"/>
                    <w:bottom w:val="single" w:sz="2" w:space="1" w:color="FFFFFF"/>
                    <w:right w:val="single" w:sz="2" w:space="4" w:color="FFFFFF"/>
                  </w:divBdr>
                  <w:divsChild>
                    <w:div w:id="1333528040">
                      <w:marLeft w:val="0"/>
                      <w:marRight w:val="0"/>
                      <w:marTop w:val="0"/>
                      <w:marBottom w:val="0"/>
                      <w:divBdr>
                        <w:top w:val="none" w:sz="0" w:space="0" w:color="auto"/>
                        <w:left w:val="none" w:sz="0" w:space="0" w:color="auto"/>
                        <w:bottom w:val="none" w:sz="0" w:space="0" w:color="auto"/>
                        <w:right w:val="none" w:sz="0" w:space="0" w:color="auto"/>
                      </w:divBdr>
                    </w:div>
                  </w:divsChild>
                </w:div>
                <w:div w:id="1289626822">
                  <w:marLeft w:val="0"/>
                  <w:marRight w:val="0"/>
                  <w:marTop w:val="0"/>
                  <w:marBottom w:val="0"/>
                  <w:divBdr>
                    <w:top w:val="single" w:sz="2" w:space="1" w:color="FFFFFF"/>
                    <w:left w:val="single" w:sz="2" w:space="11" w:color="FFFFFF"/>
                    <w:bottom w:val="single" w:sz="2" w:space="1" w:color="FFFFFF"/>
                    <w:right w:val="single" w:sz="2" w:space="4" w:color="FFFFFF"/>
                  </w:divBdr>
                  <w:divsChild>
                    <w:div w:id="2077974770">
                      <w:marLeft w:val="0"/>
                      <w:marRight w:val="0"/>
                      <w:marTop w:val="0"/>
                      <w:marBottom w:val="0"/>
                      <w:divBdr>
                        <w:top w:val="none" w:sz="0" w:space="0" w:color="auto"/>
                        <w:left w:val="none" w:sz="0" w:space="0" w:color="auto"/>
                        <w:bottom w:val="none" w:sz="0" w:space="0" w:color="auto"/>
                        <w:right w:val="none" w:sz="0" w:space="0" w:color="auto"/>
                      </w:divBdr>
                    </w:div>
                  </w:divsChild>
                </w:div>
                <w:div w:id="1653677669">
                  <w:marLeft w:val="0"/>
                  <w:marRight w:val="0"/>
                  <w:marTop w:val="0"/>
                  <w:marBottom w:val="0"/>
                  <w:divBdr>
                    <w:top w:val="single" w:sz="2" w:space="1" w:color="FFFFFF"/>
                    <w:left w:val="single" w:sz="2" w:space="11" w:color="FFFFFF"/>
                    <w:bottom w:val="single" w:sz="2" w:space="1" w:color="FFFFFF"/>
                    <w:right w:val="single" w:sz="2" w:space="4" w:color="FFFFFF"/>
                  </w:divBdr>
                  <w:divsChild>
                    <w:div w:id="1492602841">
                      <w:marLeft w:val="0"/>
                      <w:marRight w:val="0"/>
                      <w:marTop w:val="0"/>
                      <w:marBottom w:val="0"/>
                      <w:divBdr>
                        <w:top w:val="none" w:sz="0" w:space="0" w:color="auto"/>
                        <w:left w:val="none" w:sz="0" w:space="0" w:color="auto"/>
                        <w:bottom w:val="none" w:sz="0" w:space="0" w:color="auto"/>
                        <w:right w:val="none" w:sz="0" w:space="0" w:color="auto"/>
                      </w:divBdr>
                    </w:div>
                  </w:divsChild>
                </w:div>
                <w:div w:id="645403163">
                  <w:marLeft w:val="0"/>
                  <w:marRight w:val="0"/>
                  <w:marTop w:val="0"/>
                  <w:marBottom w:val="0"/>
                  <w:divBdr>
                    <w:top w:val="single" w:sz="2" w:space="1" w:color="FFFFFF"/>
                    <w:left w:val="single" w:sz="2" w:space="11" w:color="FFFFFF"/>
                    <w:bottom w:val="single" w:sz="2" w:space="1" w:color="FFFFFF"/>
                    <w:right w:val="single" w:sz="2" w:space="4" w:color="FFFFFF"/>
                  </w:divBdr>
                  <w:divsChild>
                    <w:div w:id="691034336">
                      <w:marLeft w:val="0"/>
                      <w:marRight w:val="0"/>
                      <w:marTop w:val="0"/>
                      <w:marBottom w:val="0"/>
                      <w:divBdr>
                        <w:top w:val="none" w:sz="0" w:space="0" w:color="auto"/>
                        <w:left w:val="none" w:sz="0" w:space="0" w:color="auto"/>
                        <w:bottom w:val="none" w:sz="0" w:space="0" w:color="auto"/>
                        <w:right w:val="none" w:sz="0" w:space="0" w:color="auto"/>
                      </w:divBdr>
                    </w:div>
                  </w:divsChild>
                </w:div>
                <w:div w:id="2019427077">
                  <w:marLeft w:val="0"/>
                  <w:marRight w:val="0"/>
                  <w:marTop w:val="0"/>
                  <w:marBottom w:val="0"/>
                  <w:divBdr>
                    <w:top w:val="single" w:sz="2" w:space="1" w:color="FFFFFF"/>
                    <w:left w:val="single" w:sz="2" w:space="11" w:color="FFFFFF"/>
                    <w:bottom w:val="single" w:sz="2" w:space="1" w:color="FFFFFF"/>
                    <w:right w:val="single" w:sz="2" w:space="4" w:color="FFFFFF"/>
                  </w:divBdr>
                  <w:divsChild>
                    <w:div w:id="737292494">
                      <w:marLeft w:val="0"/>
                      <w:marRight w:val="0"/>
                      <w:marTop w:val="0"/>
                      <w:marBottom w:val="0"/>
                      <w:divBdr>
                        <w:top w:val="none" w:sz="0" w:space="0" w:color="auto"/>
                        <w:left w:val="none" w:sz="0" w:space="0" w:color="auto"/>
                        <w:bottom w:val="none" w:sz="0" w:space="0" w:color="auto"/>
                        <w:right w:val="none" w:sz="0" w:space="0" w:color="auto"/>
                      </w:divBdr>
                    </w:div>
                  </w:divsChild>
                </w:div>
                <w:div w:id="803892597">
                  <w:marLeft w:val="0"/>
                  <w:marRight w:val="0"/>
                  <w:marTop w:val="0"/>
                  <w:marBottom w:val="0"/>
                  <w:divBdr>
                    <w:top w:val="single" w:sz="2" w:space="1" w:color="FFFFFF"/>
                    <w:left w:val="single" w:sz="2" w:space="11" w:color="FFFFFF"/>
                    <w:bottom w:val="single" w:sz="2" w:space="1" w:color="FFFFFF"/>
                    <w:right w:val="single" w:sz="2" w:space="4" w:color="FFFFFF"/>
                  </w:divBdr>
                  <w:divsChild>
                    <w:div w:id="1425684145">
                      <w:marLeft w:val="0"/>
                      <w:marRight w:val="0"/>
                      <w:marTop w:val="0"/>
                      <w:marBottom w:val="0"/>
                      <w:divBdr>
                        <w:top w:val="none" w:sz="0" w:space="0" w:color="auto"/>
                        <w:left w:val="none" w:sz="0" w:space="0" w:color="auto"/>
                        <w:bottom w:val="none" w:sz="0" w:space="0" w:color="auto"/>
                        <w:right w:val="none" w:sz="0" w:space="0" w:color="auto"/>
                      </w:divBdr>
                    </w:div>
                  </w:divsChild>
                </w:div>
                <w:div w:id="814643260">
                  <w:marLeft w:val="0"/>
                  <w:marRight w:val="0"/>
                  <w:marTop w:val="0"/>
                  <w:marBottom w:val="0"/>
                  <w:divBdr>
                    <w:top w:val="single" w:sz="2" w:space="1" w:color="FFFFFF"/>
                    <w:left w:val="single" w:sz="2" w:space="11" w:color="FFFFFF"/>
                    <w:bottom w:val="single" w:sz="2" w:space="1" w:color="FFFFFF"/>
                    <w:right w:val="single" w:sz="2" w:space="4" w:color="FFFFFF"/>
                  </w:divBdr>
                  <w:divsChild>
                    <w:div w:id="1037699434">
                      <w:marLeft w:val="0"/>
                      <w:marRight w:val="0"/>
                      <w:marTop w:val="0"/>
                      <w:marBottom w:val="0"/>
                      <w:divBdr>
                        <w:top w:val="none" w:sz="0" w:space="0" w:color="auto"/>
                        <w:left w:val="none" w:sz="0" w:space="0" w:color="auto"/>
                        <w:bottom w:val="none" w:sz="0" w:space="0" w:color="auto"/>
                        <w:right w:val="none" w:sz="0" w:space="0" w:color="auto"/>
                      </w:divBdr>
                    </w:div>
                  </w:divsChild>
                </w:div>
                <w:div w:id="2067995619">
                  <w:marLeft w:val="0"/>
                  <w:marRight w:val="0"/>
                  <w:marTop w:val="0"/>
                  <w:marBottom w:val="0"/>
                  <w:divBdr>
                    <w:top w:val="single" w:sz="2" w:space="1" w:color="FFFFFF"/>
                    <w:left w:val="single" w:sz="2" w:space="11" w:color="FFFFFF"/>
                    <w:bottom w:val="single" w:sz="2" w:space="1" w:color="FFFFFF"/>
                    <w:right w:val="single" w:sz="2" w:space="4" w:color="FFFFFF"/>
                  </w:divBdr>
                  <w:divsChild>
                    <w:div w:id="1243376020">
                      <w:marLeft w:val="0"/>
                      <w:marRight w:val="0"/>
                      <w:marTop w:val="0"/>
                      <w:marBottom w:val="0"/>
                      <w:divBdr>
                        <w:top w:val="none" w:sz="0" w:space="0" w:color="auto"/>
                        <w:left w:val="none" w:sz="0" w:space="0" w:color="auto"/>
                        <w:bottom w:val="none" w:sz="0" w:space="0" w:color="auto"/>
                        <w:right w:val="none" w:sz="0" w:space="0" w:color="auto"/>
                      </w:divBdr>
                    </w:div>
                  </w:divsChild>
                </w:div>
                <w:div w:id="1718553432">
                  <w:marLeft w:val="0"/>
                  <w:marRight w:val="0"/>
                  <w:marTop w:val="0"/>
                  <w:marBottom w:val="0"/>
                  <w:divBdr>
                    <w:top w:val="single" w:sz="2" w:space="1" w:color="FFFFFF"/>
                    <w:left w:val="single" w:sz="2" w:space="11" w:color="FFFFFF"/>
                    <w:bottom w:val="single" w:sz="2" w:space="1" w:color="FFFFFF"/>
                    <w:right w:val="single" w:sz="2" w:space="4" w:color="FFFFFF"/>
                  </w:divBdr>
                  <w:divsChild>
                    <w:div w:id="1625848847">
                      <w:marLeft w:val="0"/>
                      <w:marRight w:val="0"/>
                      <w:marTop w:val="0"/>
                      <w:marBottom w:val="0"/>
                      <w:divBdr>
                        <w:top w:val="none" w:sz="0" w:space="0" w:color="auto"/>
                        <w:left w:val="none" w:sz="0" w:space="0" w:color="auto"/>
                        <w:bottom w:val="none" w:sz="0" w:space="0" w:color="auto"/>
                        <w:right w:val="none" w:sz="0" w:space="0" w:color="auto"/>
                      </w:divBdr>
                    </w:div>
                  </w:divsChild>
                </w:div>
                <w:div w:id="1745568039">
                  <w:marLeft w:val="0"/>
                  <w:marRight w:val="0"/>
                  <w:marTop w:val="0"/>
                  <w:marBottom w:val="0"/>
                  <w:divBdr>
                    <w:top w:val="single" w:sz="2" w:space="1" w:color="FFFFFF"/>
                    <w:left w:val="single" w:sz="2" w:space="11" w:color="FFFFFF"/>
                    <w:bottom w:val="single" w:sz="2" w:space="1" w:color="FFFFFF"/>
                    <w:right w:val="single" w:sz="2" w:space="4" w:color="FFFFFF"/>
                  </w:divBdr>
                  <w:divsChild>
                    <w:div w:id="969634603">
                      <w:marLeft w:val="0"/>
                      <w:marRight w:val="0"/>
                      <w:marTop w:val="0"/>
                      <w:marBottom w:val="0"/>
                      <w:divBdr>
                        <w:top w:val="none" w:sz="0" w:space="0" w:color="auto"/>
                        <w:left w:val="none" w:sz="0" w:space="0" w:color="auto"/>
                        <w:bottom w:val="none" w:sz="0" w:space="0" w:color="auto"/>
                        <w:right w:val="none" w:sz="0" w:space="0" w:color="auto"/>
                      </w:divBdr>
                    </w:div>
                  </w:divsChild>
                </w:div>
                <w:div w:id="1798795414">
                  <w:marLeft w:val="0"/>
                  <w:marRight w:val="0"/>
                  <w:marTop w:val="0"/>
                  <w:marBottom w:val="0"/>
                  <w:divBdr>
                    <w:top w:val="single" w:sz="2" w:space="1" w:color="FFFFFF"/>
                    <w:left w:val="single" w:sz="2" w:space="11" w:color="FFFFFF"/>
                    <w:bottom w:val="single" w:sz="2" w:space="4" w:color="FFFFFF"/>
                    <w:right w:val="single" w:sz="2" w:space="4" w:color="FFFFFF"/>
                  </w:divBdr>
                  <w:divsChild>
                    <w:div w:id="52822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970383">
      <w:bodyDiv w:val="1"/>
      <w:marLeft w:val="0"/>
      <w:marRight w:val="0"/>
      <w:marTop w:val="0"/>
      <w:marBottom w:val="0"/>
      <w:divBdr>
        <w:top w:val="none" w:sz="0" w:space="0" w:color="auto"/>
        <w:left w:val="none" w:sz="0" w:space="0" w:color="auto"/>
        <w:bottom w:val="none" w:sz="0" w:space="0" w:color="auto"/>
        <w:right w:val="none" w:sz="0" w:space="0" w:color="auto"/>
      </w:divBdr>
      <w:divsChild>
        <w:div w:id="2114277894">
          <w:marLeft w:val="0"/>
          <w:marRight w:val="0"/>
          <w:marTop w:val="0"/>
          <w:marBottom w:val="0"/>
          <w:divBdr>
            <w:top w:val="none" w:sz="0" w:space="0" w:color="auto"/>
            <w:left w:val="none" w:sz="0" w:space="0" w:color="auto"/>
            <w:bottom w:val="none" w:sz="0" w:space="0" w:color="auto"/>
            <w:right w:val="none" w:sz="0" w:space="0" w:color="auto"/>
          </w:divBdr>
        </w:div>
        <w:div w:id="1719932055">
          <w:marLeft w:val="0"/>
          <w:marRight w:val="0"/>
          <w:marTop w:val="0"/>
          <w:marBottom w:val="300"/>
          <w:divBdr>
            <w:top w:val="none" w:sz="0" w:space="0" w:color="auto"/>
            <w:left w:val="none" w:sz="0" w:space="0" w:color="auto"/>
            <w:bottom w:val="none" w:sz="0" w:space="0" w:color="auto"/>
            <w:right w:val="none" w:sz="0" w:space="0" w:color="auto"/>
          </w:divBdr>
          <w:divsChild>
            <w:div w:id="705956327">
              <w:marLeft w:val="0"/>
              <w:marRight w:val="0"/>
              <w:marTop w:val="0"/>
              <w:marBottom w:val="0"/>
              <w:divBdr>
                <w:top w:val="none" w:sz="0" w:space="0" w:color="auto"/>
                <w:left w:val="none" w:sz="0" w:space="0" w:color="auto"/>
                <w:bottom w:val="none" w:sz="0" w:space="0" w:color="auto"/>
                <w:right w:val="none" w:sz="0" w:space="0" w:color="auto"/>
              </w:divBdr>
              <w:divsChild>
                <w:div w:id="1859392277">
                  <w:marLeft w:val="0"/>
                  <w:marRight w:val="0"/>
                  <w:marTop w:val="0"/>
                  <w:marBottom w:val="0"/>
                  <w:divBdr>
                    <w:top w:val="single" w:sz="2" w:space="4" w:color="FFFFFF"/>
                    <w:left w:val="single" w:sz="2" w:space="11" w:color="FFFFFF"/>
                    <w:bottom w:val="single" w:sz="2" w:space="1" w:color="FFFFFF"/>
                    <w:right w:val="single" w:sz="2" w:space="4" w:color="FFFFFF"/>
                  </w:divBdr>
                  <w:divsChild>
                    <w:div w:id="57169685">
                      <w:marLeft w:val="0"/>
                      <w:marRight w:val="0"/>
                      <w:marTop w:val="0"/>
                      <w:marBottom w:val="0"/>
                      <w:divBdr>
                        <w:top w:val="none" w:sz="0" w:space="0" w:color="auto"/>
                        <w:left w:val="none" w:sz="0" w:space="0" w:color="auto"/>
                        <w:bottom w:val="none" w:sz="0" w:space="0" w:color="auto"/>
                        <w:right w:val="none" w:sz="0" w:space="0" w:color="auto"/>
                      </w:divBdr>
                    </w:div>
                  </w:divsChild>
                </w:div>
                <w:div w:id="211230151">
                  <w:marLeft w:val="0"/>
                  <w:marRight w:val="0"/>
                  <w:marTop w:val="0"/>
                  <w:marBottom w:val="0"/>
                  <w:divBdr>
                    <w:top w:val="single" w:sz="2" w:space="1" w:color="FFFFFF"/>
                    <w:left w:val="single" w:sz="2" w:space="11" w:color="FFFFFF"/>
                    <w:bottom w:val="single" w:sz="2" w:space="1" w:color="FFFFFF"/>
                    <w:right w:val="single" w:sz="2" w:space="4" w:color="FFFFFF"/>
                  </w:divBdr>
                  <w:divsChild>
                    <w:div w:id="207958884">
                      <w:marLeft w:val="0"/>
                      <w:marRight w:val="0"/>
                      <w:marTop w:val="0"/>
                      <w:marBottom w:val="0"/>
                      <w:divBdr>
                        <w:top w:val="none" w:sz="0" w:space="0" w:color="auto"/>
                        <w:left w:val="none" w:sz="0" w:space="0" w:color="auto"/>
                        <w:bottom w:val="none" w:sz="0" w:space="0" w:color="auto"/>
                        <w:right w:val="none" w:sz="0" w:space="0" w:color="auto"/>
                      </w:divBdr>
                    </w:div>
                  </w:divsChild>
                </w:div>
                <w:div w:id="693459932">
                  <w:marLeft w:val="0"/>
                  <w:marRight w:val="0"/>
                  <w:marTop w:val="0"/>
                  <w:marBottom w:val="0"/>
                  <w:divBdr>
                    <w:top w:val="single" w:sz="2" w:space="1" w:color="FFFFFF"/>
                    <w:left w:val="single" w:sz="2" w:space="11" w:color="FFFFFF"/>
                    <w:bottom w:val="single" w:sz="2" w:space="1" w:color="FFFFFF"/>
                    <w:right w:val="single" w:sz="2" w:space="4" w:color="FFFFFF"/>
                  </w:divBdr>
                  <w:divsChild>
                    <w:div w:id="1523009509">
                      <w:marLeft w:val="0"/>
                      <w:marRight w:val="0"/>
                      <w:marTop w:val="0"/>
                      <w:marBottom w:val="0"/>
                      <w:divBdr>
                        <w:top w:val="none" w:sz="0" w:space="0" w:color="auto"/>
                        <w:left w:val="none" w:sz="0" w:space="0" w:color="auto"/>
                        <w:bottom w:val="none" w:sz="0" w:space="0" w:color="auto"/>
                        <w:right w:val="none" w:sz="0" w:space="0" w:color="auto"/>
                      </w:divBdr>
                    </w:div>
                  </w:divsChild>
                </w:div>
                <w:div w:id="735980597">
                  <w:marLeft w:val="0"/>
                  <w:marRight w:val="0"/>
                  <w:marTop w:val="0"/>
                  <w:marBottom w:val="0"/>
                  <w:divBdr>
                    <w:top w:val="single" w:sz="2" w:space="1" w:color="FFFFFF"/>
                    <w:left w:val="single" w:sz="2" w:space="11" w:color="FFFFFF"/>
                    <w:bottom w:val="single" w:sz="2" w:space="1" w:color="FFFFFF"/>
                    <w:right w:val="single" w:sz="2" w:space="4" w:color="FFFFFF"/>
                  </w:divBdr>
                  <w:divsChild>
                    <w:div w:id="403066006">
                      <w:marLeft w:val="0"/>
                      <w:marRight w:val="0"/>
                      <w:marTop w:val="0"/>
                      <w:marBottom w:val="0"/>
                      <w:divBdr>
                        <w:top w:val="none" w:sz="0" w:space="0" w:color="auto"/>
                        <w:left w:val="none" w:sz="0" w:space="0" w:color="auto"/>
                        <w:bottom w:val="none" w:sz="0" w:space="0" w:color="auto"/>
                        <w:right w:val="none" w:sz="0" w:space="0" w:color="auto"/>
                      </w:divBdr>
                    </w:div>
                  </w:divsChild>
                </w:div>
                <w:div w:id="1994017014">
                  <w:marLeft w:val="0"/>
                  <w:marRight w:val="0"/>
                  <w:marTop w:val="0"/>
                  <w:marBottom w:val="0"/>
                  <w:divBdr>
                    <w:top w:val="single" w:sz="2" w:space="1" w:color="FFFFFF"/>
                    <w:left w:val="single" w:sz="2" w:space="11" w:color="FFFFFF"/>
                    <w:bottom w:val="single" w:sz="2" w:space="1" w:color="FFFFFF"/>
                    <w:right w:val="single" w:sz="2" w:space="4" w:color="FFFFFF"/>
                  </w:divBdr>
                  <w:divsChild>
                    <w:div w:id="259415139">
                      <w:marLeft w:val="0"/>
                      <w:marRight w:val="0"/>
                      <w:marTop w:val="0"/>
                      <w:marBottom w:val="0"/>
                      <w:divBdr>
                        <w:top w:val="none" w:sz="0" w:space="0" w:color="auto"/>
                        <w:left w:val="none" w:sz="0" w:space="0" w:color="auto"/>
                        <w:bottom w:val="none" w:sz="0" w:space="0" w:color="auto"/>
                        <w:right w:val="none" w:sz="0" w:space="0" w:color="auto"/>
                      </w:divBdr>
                    </w:div>
                  </w:divsChild>
                </w:div>
                <w:div w:id="919480856">
                  <w:marLeft w:val="0"/>
                  <w:marRight w:val="0"/>
                  <w:marTop w:val="0"/>
                  <w:marBottom w:val="0"/>
                  <w:divBdr>
                    <w:top w:val="single" w:sz="2" w:space="1" w:color="FFFFFF"/>
                    <w:left w:val="single" w:sz="2" w:space="11" w:color="FFFFFF"/>
                    <w:bottom w:val="single" w:sz="2" w:space="1" w:color="FFFFFF"/>
                    <w:right w:val="single" w:sz="2" w:space="4" w:color="FFFFFF"/>
                  </w:divBdr>
                  <w:divsChild>
                    <w:div w:id="851456622">
                      <w:marLeft w:val="0"/>
                      <w:marRight w:val="0"/>
                      <w:marTop w:val="0"/>
                      <w:marBottom w:val="0"/>
                      <w:divBdr>
                        <w:top w:val="none" w:sz="0" w:space="0" w:color="auto"/>
                        <w:left w:val="none" w:sz="0" w:space="0" w:color="auto"/>
                        <w:bottom w:val="none" w:sz="0" w:space="0" w:color="auto"/>
                        <w:right w:val="none" w:sz="0" w:space="0" w:color="auto"/>
                      </w:divBdr>
                    </w:div>
                  </w:divsChild>
                </w:div>
                <w:div w:id="1283423136">
                  <w:marLeft w:val="0"/>
                  <w:marRight w:val="0"/>
                  <w:marTop w:val="0"/>
                  <w:marBottom w:val="0"/>
                  <w:divBdr>
                    <w:top w:val="single" w:sz="2" w:space="1" w:color="FFFFFF"/>
                    <w:left w:val="single" w:sz="2" w:space="11" w:color="FFFFFF"/>
                    <w:bottom w:val="single" w:sz="2" w:space="1" w:color="FFFFFF"/>
                    <w:right w:val="single" w:sz="2" w:space="4" w:color="FFFFFF"/>
                  </w:divBdr>
                  <w:divsChild>
                    <w:div w:id="1698769641">
                      <w:marLeft w:val="0"/>
                      <w:marRight w:val="0"/>
                      <w:marTop w:val="0"/>
                      <w:marBottom w:val="0"/>
                      <w:divBdr>
                        <w:top w:val="none" w:sz="0" w:space="0" w:color="auto"/>
                        <w:left w:val="none" w:sz="0" w:space="0" w:color="auto"/>
                        <w:bottom w:val="none" w:sz="0" w:space="0" w:color="auto"/>
                        <w:right w:val="none" w:sz="0" w:space="0" w:color="auto"/>
                      </w:divBdr>
                    </w:div>
                  </w:divsChild>
                </w:div>
                <w:div w:id="247078572">
                  <w:marLeft w:val="0"/>
                  <w:marRight w:val="0"/>
                  <w:marTop w:val="0"/>
                  <w:marBottom w:val="0"/>
                  <w:divBdr>
                    <w:top w:val="single" w:sz="2" w:space="1" w:color="FFFFFF"/>
                    <w:left w:val="single" w:sz="2" w:space="11" w:color="FFFFFF"/>
                    <w:bottom w:val="single" w:sz="2" w:space="1" w:color="FFFFFF"/>
                    <w:right w:val="single" w:sz="2" w:space="4" w:color="FFFFFF"/>
                  </w:divBdr>
                  <w:divsChild>
                    <w:div w:id="1720011491">
                      <w:marLeft w:val="0"/>
                      <w:marRight w:val="0"/>
                      <w:marTop w:val="0"/>
                      <w:marBottom w:val="0"/>
                      <w:divBdr>
                        <w:top w:val="none" w:sz="0" w:space="0" w:color="auto"/>
                        <w:left w:val="none" w:sz="0" w:space="0" w:color="auto"/>
                        <w:bottom w:val="none" w:sz="0" w:space="0" w:color="auto"/>
                        <w:right w:val="none" w:sz="0" w:space="0" w:color="auto"/>
                      </w:divBdr>
                    </w:div>
                  </w:divsChild>
                </w:div>
                <w:div w:id="1741708737">
                  <w:marLeft w:val="0"/>
                  <w:marRight w:val="0"/>
                  <w:marTop w:val="0"/>
                  <w:marBottom w:val="0"/>
                  <w:divBdr>
                    <w:top w:val="single" w:sz="2" w:space="1" w:color="FFFFFF"/>
                    <w:left w:val="single" w:sz="2" w:space="11" w:color="FFFFFF"/>
                    <w:bottom w:val="single" w:sz="2" w:space="1" w:color="FFFFFF"/>
                    <w:right w:val="single" w:sz="2" w:space="4" w:color="FFFFFF"/>
                  </w:divBdr>
                  <w:divsChild>
                    <w:div w:id="1064717417">
                      <w:marLeft w:val="0"/>
                      <w:marRight w:val="0"/>
                      <w:marTop w:val="0"/>
                      <w:marBottom w:val="0"/>
                      <w:divBdr>
                        <w:top w:val="none" w:sz="0" w:space="0" w:color="auto"/>
                        <w:left w:val="none" w:sz="0" w:space="0" w:color="auto"/>
                        <w:bottom w:val="none" w:sz="0" w:space="0" w:color="auto"/>
                        <w:right w:val="none" w:sz="0" w:space="0" w:color="auto"/>
                      </w:divBdr>
                    </w:div>
                  </w:divsChild>
                </w:div>
                <w:div w:id="2138990094">
                  <w:marLeft w:val="0"/>
                  <w:marRight w:val="0"/>
                  <w:marTop w:val="0"/>
                  <w:marBottom w:val="0"/>
                  <w:divBdr>
                    <w:top w:val="single" w:sz="2" w:space="1" w:color="FFFFFF"/>
                    <w:left w:val="single" w:sz="2" w:space="11" w:color="FFFFFF"/>
                    <w:bottom w:val="single" w:sz="2" w:space="1" w:color="FFFFFF"/>
                    <w:right w:val="single" w:sz="2" w:space="4" w:color="FFFFFF"/>
                  </w:divBdr>
                  <w:divsChild>
                    <w:div w:id="1217664392">
                      <w:marLeft w:val="0"/>
                      <w:marRight w:val="0"/>
                      <w:marTop w:val="0"/>
                      <w:marBottom w:val="0"/>
                      <w:divBdr>
                        <w:top w:val="none" w:sz="0" w:space="0" w:color="auto"/>
                        <w:left w:val="none" w:sz="0" w:space="0" w:color="auto"/>
                        <w:bottom w:val="none" w:sz="0" w:space="0" w:color="auto"/>
                        <w:right w:val="none" w:sz="0" w:space="0" w:color="auto"/>
                      </w:divBdr>
                    </w:div>
                  </w:divsChild>
                </w:div>
                <w:div w:id="278949079">
                  <w:marLeft w:val="0"/>
                  <w:marRight w:val="0"/>
                  <w:marTop w:val="0"/>
                  <w:marBottom w:val="0"/>
                  <w:divBdr>
                    <w:top w:val="single" w:sz="2" w:space="1" w:color="FFFFFF"/>
                    <w:left w:val="single" w:sz="2" w:space="11" w:color="FFFFFF"/>
                    <w:bottom w:val="single" w:sz="2" w:space="1" w:color="FFFFFF"/>
                    <w:right w:val="single" w:sz="2" w:space="4" w:color="FFFFFF"/>
                  </w:divBdr>
                  <w:divsChild>
                    <w:div w:id="1552420618">
                      <w:marLeft w:val="0"/>
                      <w:marRight w:val="0"/>
                      <w:marTop w:val="0"/>
                      <w:marBottom w:val="0"/>
                      <w:divBdr>
                        <w:top w:val="none" w:sz="0" w:space="0" w:color="auto"/>
                        <w:left w:val="none" w:sz="0" w:space="0" w:color="auto"/>
                        <w:bottom w:val="none" w:sz="0" w:space="0" w:color="auto"/>
                        <w:right w:val="none" w:sz="0" w:space="0" w:color="auto"/>
                      </w:divBdr>
                    </w:div>
                  </w:divsChild>
                </w:div>
                <w:div w:id="18704493">
                  <w:marLeft w:val="0"/>
                  <w:marRight w:val="0"/>
                  <w:marTop w:val="0"/>
                  <w:marBottom w:val="0"/>
                  <w:divBdr>
                    <w:top w:val="single" w:sz="2" w:space="1" w:color="FFFFFF"/>
                    <w:left w:val="single" w:sz="2" w:space="11" w:color="FFFFFF"/>
                    <w:bottom w:val="single" w:sz="2" w:space="1" w:color="FFFFFF"/>
                    <w:right w:val="single" w:sz="2" w:space="4" w:color="FFFFFF"/>
                  </w:divBdr>
                  <w:divsChild>
                    <w:div w:id="314526488">
                      <w:marLeft w:val="0"/>
                      <w:marRight w:val="0"/>
                      <w:marTop w:val="0"/>
                      <w:marBottom w:val="0"/>
                      <w:divBdr>
                        <w:top w:val="none" w:sz="0" w:space="0" w:color="auto"/>
                        <w:left w:val="none" w:sz="0" w:space="0" w:color="auto"/>
                        <w:bottom w:val="none" w:sz="0" w:space="0" w:color="auto"/>
                        <w:right w:val="none" w:sz="0" w:space="0" w:color="auto"/>
                      </w:divBdr>
                    </w:div>
                  </w:divsChild>
                </w:div>
                <w:div w:id="21787731">
                  <w:marLeft w:val="0"/>
                  <w:marRight w:val="0"/>
                  <w:marTop w:val="0"/>
                  <w:marBottom w:val="0"/>
                  <w:divBdr>
                    <w:top w:val="single" w:sz="2" w:space="1" w:color="FFFFFF"/>
                    <w:left w:val="single" w:sz="2" w:space="11" w:color="FFFFFF"/>
                    <w:bottom w:val="single" w:sz="2" w:space="1" w:color="FFFFFF"/>
                    <w:right w:val="single" w:sz="2" w:space="4" w:color="FFFFFF"/>
                  </w:divBdr>
                  <w:divsChild>
                    <w:div w:id="989290773">
                      <w:marLeft w:val="0"/>
                      <w:marRight w:val="0"/>
                      <w:marTop w:val="0"/>
                      <w:marBottom w:val="0"/>
                      <w:divBdr>
                        <w:top w:val="none" w:sz="0" w:space="0" w:color="auto"/>
                        <w:left w:val="none" w:sz="0" w:space="0" w:color="auto"/>
                        <w:bottom w:val="none" w:sz="0" w:space="0" w:color="auto"/>
                        <w:right w:val="none" w:sz="0" w:space="0" w:color="auto"/>
                      </w:divBdr>
                    </w:div>
                  </w:divsChild>
                </w:div>
                <w:div w:id="548154194">
                  <w:marLeft w:val="0"/>
                  <w:marRight w:val="0"/>
                  <w:marTop w:val="0"/>
                  <w:marBottom w:val="0"/>
                  <w:divBdr>
                    <w:top w:val="single" w:sz="2" w:space="1" w:color="FFFFFF"/>
                    <w:left w:val="single" w:sz="2" w:space="11" w:color="FFFFFF"/>
                    <w:bottom w:val="single" w:sz="2" w:space="1" w:color="FFFFFF"/>
                    <w:right w:val="single" w:sz="2" w:space="4" w:color="FFFFFF"/>
                  </w:divBdr>
                  <w:divsChild>
                    <w:div w:id="1101797952">
                      <w:marLeft w:val="0"/>
                      <w:marRight w:val="0"/>
                      <w:marTop w:val="0"/>
                      <w:marBottom w:val="0"/>
                      <w:divBdr>
                        <w:top w:val="none" w:sz="0" w:space="0" w:color="auto"/>
                        <w:left w:val="none" w:sz="0" w:space="0" w:color="auto"/>
                        <w:bottom w:val="none" w:sz="0" w:space="0" w:color="auto"/>
                        <w:right w:val="none" w:sz="0" w:space="0" w:color="auto"/>
                      </w:divBdr>
                    </w:div>
                  </w:divsChild>
                </w:div>
                <w:div w:id="317538288">
                  <w:marLeft w:val="0"/>
                  <w:marRight w:val="0"/>
                  <w:marTop w:val="0"/>
                  <w:marBottom w:val="0"/>
                  <w:divBdr>
                    <w:top w:val="single" w:sz="2" w:space="1" w:color="FFFFFF"/>
                    <w:left w:val="single" w:sz="2" w:space="11" w:color="FFFFFF"/>
                    <w:bottom w:val="single" w:sz="2" w:space="1" w:color="FFFFFF"/>
                    <w:right w:val="single" w:sz="2" w:space="4" w:color="FFFFFF"/>
                  </w:divBdr>
                  <w:divsChild>
                    <w:div w:id="101460528">
                      <w:marLeft w:val="0"/>
                      <w:marRight w:val="0"/>
                      <w:marTop w:val="0"/>
                      <w:marBottom w:val="0"/>
                      <w:divBdr>
                        <w:top w:val="none" w:sz="0" w:space="0" w:color="auto"/>
                        <w:left w:val="none" w:sz="0" w:space="0" w:color="auto"/>
                        <w:bottom w:val="none" w:sz="0" w:space="0" w:color="auto"/>
                        <w:right w:val="none" w:sz="0" w:space="0" w:color="auto"/>
                      </w:divBdr>
                    </w:div>
                  </w:divsChild>
                </w:div>
                <w:div w:id="1151024498">
                  <w:marLeft w:val="0"/>
                  <w:marRight w:val="0"/>
                  <w:marTop w:val="0"/>
                  <w:marBottom w:val="0"/>
                  <w:divBdr>
                    <w:top w:val="single" w:sz="2" w:space="1" w:color="FFFFFF"/>
                    <w:left w:val="single" w:sz="2" w:space="11" w:color="FFFFFF"/>
                    <w:bottom w:val="single" w:sz="2" w:space="1" w:color="FFFFFF"/>
                    <w:right w:val="single" w:sz="2" w:space="4" w:color="FFFFFF"/>
                  </w:divBdr>
                  <w:divsChild>
                    <w:div w:id="2116092730">
                      <w:marLeft w:val="0"/>
                      <w:marRight w:val="0"/>
                      <w:marTop w:val="0"/>
                      <w:marBottom w:val="0"/>
                      <w:divBdr>
                        <w:top w:val="none" w:sz="0" w:space="0" w:color="auto"/>
                        <w:left w:val="none" w:sz="0" w:space="0" w:color="auto"/>
                        <w:bottom w:val="none" w:sz="0" w:space="0" w:color="auto"/>
                        <w:right w:val="none" w:sz="0" w:space="0" w:color="auto"/>
                      </w:divBdr>
                    </w:div>
                  </w:divsChild>
                </w:div>
                <w:div w:id="839078764">
                  <w:marLeft w:val="0"/>
                  <w:marRight w:val="0"/>
                  <w:marTop w:val="0"/>
                  <w:marBottom w:val="0"/>
                  <w:divBdr>
                    <w:top w:val="single" w:sz="2" w:space="1" w:color="FFFFFF"/>
                    <w:left w:val="single" w:sz="2" w:space="11" w:color="FFFFFF"/>
                    <w:bottom w:val="single" w:sz="2" w:space="1" w:color="FFFFFF"/>
                    <w:right w:val="single" w:sz="2" w:space="4" w:color="FFFFFF"/>
                  </w:divBdr>
                  <w:divsChild>
                    <w:div w:id="1175850920">
                      <w:marLeft w:val="0"/>
                      <w:marRight w:val="0"/>
                      <w:marTop w:val="0"/>
                      <w:marBottom w:val="0"/>
                      <w:divBdr>
                        <w:top w:val="none" w:sz="0" w:space="0" w:color="auto"/>
                        <w:left w:val="none" w:sz="0" w:space="0" w:color="auto"/>
                        <w:bottom w:val="none" w:sz="0" w:space="0" w:color="auto"/>
                        <w:right w:val="none" w:sz="0" w:space="0" w:color="auto"/>
                      </w:divBdr>
                    </w:div>
                  </w:divsChild>
                </w:div>
                <w:div w:id="2122912513">
                  <w:marLeft w:val="0"/>
                  <w:marRight w:val="0"/>
                  <w:marTop w:val="0"/>
                  <w:marBottom w:val="0"/>
                  <w:divBdr>
                    <w:top w:val="single" w:sz="2" w:space="1" w:color="FFFFFF"/>
                    <w:left w:val="single" w:sz="2" w:space="11" w:color="FFFFFF"/>
                    <w:bottom w:val="single" w:sz="2" w:space="1" w:color="FFFFFF"/>
                    <w:right w:val="single" w:sz="2" w:space="4" w:color="FFFFFF"/>
                  </w:divBdr>
                  <w:divsChild>
                    <w:div w:id="1914463793">
                      <w:marLeft w:val="0"/>
                      <w:marRight w:val="0"/>
                      <w:marTop w:val="0"/>
                      <w:marBottom w:val="0"/>
                      <w:divBdr>
                        <w:top w:val="none" w:sz="0" w:space="0" w:color="auto"/>
                        <w:left w:val="none" w:sz="0" w:space="0" w:color="auto"/>
                        <w:bottom w:val="none" w:sz="0" w:space="0" w:color="auto"/>
                        <w:right w:val="none" w:sz="0" w:space="0" w:color="auto"/>
                      </w:divBdr>
                    </w:div>
                  </w:divsChild>
                </w:div>
                <w:div w:id="1809349100">
                  <w:marLeft w:val="0"/>
                  <w:marRight w:val="0"/>
                  <w:marTop w:val="0"/>
                  <w:marBottom w:val="0"/>
                  <w:divBdr>
                    <w:top w:val="single" w:sz="2" w:space="1" w:color="FFFFFF"/>
                    <w:left w:val="single" w:sz="2" w:space="11" w:color="FFFFFF"/>
                    <w:bottom w:val="single" w:sz="2" w:space="1" w:color="FFFFFF"/>
                    <w:right w:val="single" w:sz="2" w:space="4" w:color="FFFFFF"/>
                  </w:divBdr>
                  <w:divsChild>
                    <w:div w:id="343553341">
                      <w:marLeft w:val="0"/>
                      <w:marRight w:val="0"/>
                      <w:marTop w:val="0"/>
                      <w:marBottom w:val="0"/>
                      <w:divBdr>
                        <w:top w:val="none" w:sz="0" w:space="0" w:color="auto"/>
                        <w:left w:val="none" w:sz="0" w:space="0" w:color="auto"/>
                        <w:bottom w:val="none" w:sz="0" w:space="0" w:color="auto"/>
                        <w:right w:val="none" w:sz="0" w:space="0" w:color="auto"/>
                      </w:divBdr>
                    </w:div>
                  </w:divsChild>
                </w:div>
                <w:div w:id="2045133483">
                  <w:marLeft w:val="0"/>
                  <w:marRight w:val="0"/>
                  <w:marTop w:val="0"/>
                  <w:marBottom w:val="0"/>
                  <w:divBdr>
                    <w:top w:val="single" w:sz="2" w:space="1" w:color="FFFFFF"/>
                    <w:left w:val="single" w:sz="2" w:space="11" w:color="FFFFFF"/>
                    <w:bottom w:val="single" w:sz="2" w:space="4" w:color="FFFFFF"/>
                    <w:right w:val="single" w:sz="2" w:space="4" w:color="FFFFFF"/>
                  </w:divBdr>
                  <w:divsChild>
                    <w:div w:id="197028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564842">
          <w:marLeft w:val="0"/>
          <w:marRight w:val="0"/>
          <w:marTop w:val="0"/>
          <w:marBottom w:val="300"/>
          <w:divBdr>
            <w:top w:val="none" w:sz="0" w:space="0" w:color="auto"/>
            <w:left w:val="none" w:sz="0" w:space="0" w:color="auto"/>
            <w:bottom w:val="none" w:sz="0" w:space="0" w:color="auto"/>
            <w:right w:val="none" w:sz="0" w:space="0" w:color="auto"/>
          </w:divBdr>
          <w:divsChild>
            <w:div w:id="1445920893">
              <w:marLeft w:val="0"/>
              <w:marRight w:val="0"/>
              <w:marTop w:val="0"/>
              <w:marBottom w:val="0"/>
              <w:divBdr>
                <w:top w:val="none" w:sz="0" w:space="0" w:color="auto"/>
                <w:left w:val="none" w:sz="0" w:space="0" w:color="auto"/>
                <w:bottom w:val="none" w:sz="0" w:space="0" w:color="auto"/>
                <w:right w:val="none" w:sz="0" w:space="0" w:color="auto"/>
              </w:divBdr>
              <w:divsChild>
                <w:div w:id="1961107126">
                  <w:marLeft w:val="0"/>
                  <w:marRight w:val="0"/>
                  <w:marTop w:val="0"/>
                  <w:marBottom w:val="0"/>
                  <w:divBdr>
                    <w:top w:val="single" w:sz="2" w:space="4" w:color="FFFFFF"/>
                    <w:left w:val="single" w:sz="2" w:space="11" w:color="FFFFFF"/>
                    <w:bottom w:val="single" w:sz="2" w:space="1" w:color="FFFFFF"/>
                    <w:right w:val="single" w:sz="2" w:space="4" w:color="FFFFFF"/>
                  </w:divBdr>
                  <w:divsChild>
                    <w:div w:id="1912696909">
                      <w:marLeft w:val="0"/>
                      <w:marRight w:val="0"/>
                      <w:marTop w:val="0"/>
                      <w:marBottom w:val="0"/>
                      <w:divBdr>
                        <w:top w:val="none" w:sz="0" w:space="0" w:color="auto"/>
                        <w:left w:val="none" w:sz="0" w:space="0" w:color="auto"/>
                        <w:bottom w:val="none" w:sz="0" w:space="0" w:color="auto"/>
                        <w:right w:val="none" w:sz="0" w:space="0" w:color="auto"/>
                      </w:divBdr>
                    </w:div>
                  </w:divsChild>
                </w:div>
                <w:div w:id="80688765">
                  <w:marLeft w:val="0"/>
                  <w:marRight w:val="0"/>
                  <w:marTop w:val="0"/>
                  <w:marBottom w:val="0"/>
                  <w:divBdr>
                    <w:top w:val="single" w:sz="2" w:space="1" w:color="FFFFFF"/>
                    <w:left w:val="single" w:sz="2" w:space="11" w:color="FFFFFF"/>
                    <w:bottom w:val="single" w:sz="2" w:space="1" w:color="FFFFFF"/>
                    <w:right w:val="single" w:sz="2" w:space="4" w:color="FFFFFF"/>
                  </w:divBdr>
                  <w:divsChild>
                    <w:div w:id="914972298">
                      <w:marLeft w:val="0"/>
                      <w:marRight w:val="0"/>
                      <w:marTop w:val="0"/>
                      <w:marBottom w:val="0"/>
                      <w:divBdr>
                        <w:top w:val="none" w:sz="0" w:space="0" w:color="auto"/>
                        <w:left w:val="none" w:sz="0" w:space="0" w:color="auto"/>
                        <w:bottom w:val="none" w:sz="0" w:space="0" w:color="auto"/>
                        <w:right w:val="none" w:sz="0" w:space="0" w:color="auto"/>
                      </w:divBdr>
                    </w:div>
                  </w:divsChild>
                </w:div>
                <w:div w:id="1611205720">
                  <w:marLeft w:val="0"/>
                  <w:marRight w:val="0"/>
                  <w:marTop w:val="0"/>
                  <w:marBottom w:val="0"/>
                  <w:divBdr>
                    <w:top w:val="single" w:sz="2" w:space="1" w:color="FFFFFF"/>
                    <w:left w:val="single" w:sz="2" w:space="11" w:color="FFFFFF"/>
                    <w:bottom w:val="single" w:sz="2" w:space="1" w:color="FFFFFF"/>
                    <w:right w:val="single" w:sz="2" w:space="4" w:color="FFFFFF"/>
                  </w:divBdr>
                  <w:divsChild>
                    <w:div w:id="1768767795">
                      <w:marLeft w:val="0"/>
                      <w:marRight w:val="0"/>
                      <w:marTop w:val="0"/>
                      <w:marBottom w:val="0"/>
                      <w:divBdr>
                        <w:top w:val="none" w:sz="0" w:space="0" w:color="auto"/>
                        <w:left w:val="none" w:sz="0" w:space="0" w:color="auto"/>
                        <w:bottom w:val="none" w:sz="0" w:space="0" w:color="auto"/>
                        <w:right w:val="none" w:sz="0" w:space="0" w:color="auto"/>
                      </w:divBdr>
                    </w:div>
                  </w:divsChild>
                </w:div>
                <w:div w:id="42676421">
                  <w:marLeft w:val="0"/>
                  <w:marRight w:val="0"/>
                  <w:marTop w:val="0"/>
                  <w:marBottom w:val="0"/>
                  <w:divBdr>
                    <w:top w:val="single" w:sz="2" w:space="1" w:color="FFFFFF"/>
                    <w:left w:val="single" w:sz="2" w:space="11" w:color="FFFFFF"/>
                    <w:bottom w:val="single" w:sz="2" w:space="1" w:color="FFFFFF"/>
                    <w:right w:val="single" w:sz="2" w:space="4" w:color="FFFFFF"/>
                  </w:divBdr>
                  <w:divsChild>
                    <w:div w:id="549416794">
                      <w:marLeft w:val="0"/>
                      <w:marRight w:val="0"/>
                      <w:marTop w:val="0"/>
                      <w:marBottom w:val="0"/>
                      <w:divBdr>
                        <w:top w:val="none" w:sz="0" w:space="0" w:color="auto"/>
                        <w:left w:val="none" w:sz="0" w:space="0" w:color="auto"/>
                        <w:bottom w:val="none" w:sz="0" w:space="0" w:color="auto"/>
                        <w:right w:val="none" w:sz="0" w:space="0" w:color="auto"/>
                      </w:divBdr>
                    </w:div>
                  </w:divsChild>
                </w:div>
                <w:div w:id="656612304">
                  <w:marLeft w:val="0"/>
                  <w:marRight w:val="0"/>
                  <w:marTop w:val="0"/>
                  <w:marBottom w:val="0"/>
                  <w:divBdr>
                    <w:top w:val="single" w:sz="2" w:space="1" w:color="FFFFFF"/>
                    <w:left w:val="single" w:sz="2" w:space="11" w:color="FFFFFF"/>
                    <w:bottom w:val="single" w:sz="2" w:space="1" w:color="FFFFFF"/>
                    <w:right w:val="single" w:sz="2" w:space="4" w:color="FFFFFF"/>
                  </w:divBdr>
                  <w:divsChild>
                    <w:div w:id="455567738">
                      <w:marLeft w:val="0"/>
                      <w:marRight w:val="0"/>
                      <w:marTop w:val="0"/>
                      <w:marBottom w:val="0"/>
                      <w:divBdr>
                        <w:top w:val="none" w:sz="0" w:space="0" w:color="auto"/>
                        <w:left w:val="none" w:sz="0" w:space="0" w:color="auto"/>
                        <w:bottom w:val="none" w:sz="0" w:space="0" w:color="auto"/>
                        <w:right w:val="none" w:sz="0" w:space="0" w:color="auto"/>
                      </w:divBdr>
                    </w:div>
                  </w:divsChild>
                </w:div>
                <w:div w:id="1764448160">
                  <w:marLeft w:val="0"/>
                  <w:marRight w:val="0"/>
                  <w:marTop w:val="0"/>
                  <w:marBottom w:val="0"/>
                  <w:divBdr>
                    <w:top w:val="single" w:sz="2" w:space="1" w:color="FFFFFF"/>
                    <w:left w:val="single" w:sz="2" w:space="11" w:color="FFFFFF"/>
                    <w:bottom w:val="single" w:sz="2" w:space="1" w:color="FFFFFF"/>
                    <w:right w:val="single" w:sz="2" w:space="4" w:color="FFFFFF"/>
                  </w:divBdr>
                  <w:divsChild>
                    <w:div w:id="2115441565">
                      <w:marLeft w:val="0"/>
                      <w:marRight w:val="0"/>
                      <w:marTop w:val="0"/>
                      <w:marBottom w:val="0"/>
                      <w:divBdr>
                        <w:top w:val="none" w:sz="0" w:space="0" w:color="auto"/>
                        <w:left w:val="none" w:sz="0" w:space="0" w:color="auto"/>
                        <w:bottom w:val="none" w:sz="0" w:space="0" w:color="auto"/>
                        <w:right w:val="none" w:sz="0" w:space="0" w:color="auto"/>
                      </w:divBdr>
                    </w:div>
                  </w:divsChild>
                </w:div>
                <w:div w:id="2047294041">
                  <w:marLeft w:val="0"/>
                  <w:marRight w:val="0"/>
                  <w:marTop w:val="0"/>
                  <w:marBottom w:val="0"/>
                  <w:divBdr>
                    <w:top w:val="single" w:sz="2" w:space="1" w:color="FFFFFF"/>
                    <w:left w:val="single" w:sz="2" w:space="11" w:color="FFFFFF"/>
                    <w:bottom w:val="single" w:sz="2" w:space="1" w:color="FFFFFF"/>
                    <w:right w:val="single" w:sz="2" w:space="4" w:color="FFFFFF"/>
                  </w:divBdr>
                  <w:divsChild>
                    <w:div w:id="816646391">
                      <w:marLeft w:val="0"/>
                      <w:marRight w:val="0"/>
                      <w:marTop w:val="0"/>
                      <w:marBottom w:val="0"/>
                      <w:divBdr>
                        <w:top w:val="none" w:sz="0" w:space="0" w:color="auto"/>
                        <w:left w:val="none" w:sz="0" w:space="0" w:color="auto"/>
                        <w:bottom w:val="none" w:sz="0" w:space="0" w:color="auto"/>
                        <w:right w:val="none" w:sz="0" w:space="0" w:color="auto"/>
                      </w:divBdr>
                    </w:div>
                  </w:divsChild>
                </w:div>
                <w:div w:id="690952867">
                  <w:marLeft w:val="0"/>
                  <w:marRight w:val="0"/>
                  <w:marTop w:val="0"/>
                  <w:marBottom w:val="0"/>
                  <w:divBdr>
                    <w:top w:val="single" w:sz="2" w:space="1" w:color="FFFFFF"/>
                    <w:left w:val="single" w:sz="2" w:space="11" w:color="FFFFFF"/>
                    <w:bottom w:val="single" w:sz="2" w:space="1" w:color="FFFFFF"/>
                    <w:right w:val="single" w:sz="2" w:space="4" w:color="FFFFFF"/>
                  </w:divBdr>
                  <w:divsChild>
                    <w:div w:id="1930194346">
                      <w:marLeft w:val="0"/>
                      <w:marRight w:val="0"/>
                      <w:marTop w:val="0"/>
                      <w:marBottom w:val="0"/>
                      <w:divBdr>
                        <w:top w:val="none" w:sz="0" w:space="0" w:color="auto"/>
                        <w:left w:val="none" w:sz="0" w:space="0" w:color="auto"/>
                        <w:bottom w:val="none" w:sz="0" w:space="0" w:color="auto"/>
                        <w:right w:val="none" w:sz="0" w:space="0" w:color="auto"/>
                      </w:divBdr>
                    </w:div>
                  </w:divsChild>
                </w:div>
                <w:div w:id="1399785433">
                  <w:marLeft w:val="0"/>
                  <w:marRight w:val="0"/>
                  <w:marTop w:val="0"/>
                  <w:marBottom w:val="0"/>
                  <w:divBdr>
                    <w:top w:val="single" w:sz="2" w:space="1" w:color="FFFFFF"/>
                    <w:left w:val="single" w:sz="2" w:space="11" w:color="FFFFFF"/>
                    <w:bottom w:val="single" w:sz="2" w:space="1" w:color="FFFFFF"/>
                    <w:right w:val="single" w:sz="2" w:space="4" w:color="FFFFFF"/>
                  </w:divBdr>
                  <w:divsChild>
                    <w:div w:id="2047176177">
                      <w:marLeft w:val="0"/>
                      <w:marRight w:val="0"/>
                      <w:marTop w:val="0"/>
                      <w:marBottom w:val="0"/>
                      <w:divBdr>
                        <w:top w:val="none" w:sz="0" w:space="0" w:color="auto"/>
                        <w:left w:val="none" w:sz="0" w:space="0" w:color="auto"/>
                        <w:bottom w:val="none" w:sz="0" w:space="0" w:color="auto"/>
                        <w:right w:val="none" w:sz="0" w:space="0" w:color="auto"/>
                      </w:divBdr>
                    </w:div>
                  </w:divsChild>
                </w:div>
                <w:div w:id="15618639">
                  <w:marLeft w:val="0"/>
                  <w:marRight w:val="0"/>
                  <w:marTop w:val="0"/>
                  <w:marBottom w:val="0"/>
                  <w:divBdr>
                    <w:top w:val="single" w:sz="2" w:space="1" w:color="FFFFFF"/>
                    <w:left w:val="single" w:sz="2" w:space="11" w:color="FFFFFF"/>
                    <w:bottom w:val="single" w:sz="2" w:space="1" w:color="FFFFFF"/>
                    <w:right w:val="single" w:sz="2" w:space="4" w:color="FFFFFF"/>
                  </w:divBdr>
                  <w:divsChild>
                    <w:div w:id="574901150">
                      <w:marLeft w:val="0"/>
                      <w:marRight w:val="0"/>
                      <w:marTop w:val="0"/>
                      <w:marBottom w:val="0"/>
                      <w:divBdr>
                        <w:top w:val="none" w:sz="0" w:space="0" w:color="auto"/>
                        <w:left w:val="none" w:sz="0" w:space="0" w:color="auto"/>
                        <w:bottom w:val="none" w:sz="0" w:space="0" w:color="auto"/>
                        <w:right w:val="none" w:sz="0" w:space="0" w:color="auto"/>
                      </w:divBdr>
                    </w:div>
                  </w:divsChild>
                </w:div>
                <w:div w:id="1213082238">
                  <w:marLeft w:val="0"/>
                  <w:marRight w:val="0"/>
                  <w:marTop w:val="0"/>
                  <w:marBottom w:val="0"/>
                  <w:divBdr>
                    <w:top w:val="single" w:sz="2" w:space="1" w:color="FFFFFF"/>
                    <w:left w:val="single" w:sz="2" w:space="11" w:color="FFFFFF"/>
                    <w:bottom w:val="single" w:sz="2" w:space="1" w:color="FFFFFF"/>
                    <w:right w:val="single" w:sz="2" w:space="4" w:color="FFFFFF"/>
                  </w:divBdr>
                  <w:divsChild>
                    <w:div w:id="904799186">
                      <w:marLeft w:val="0"/>
                      <w:marRight w:val="0"/>
                      <w:marTop w:val="0"/>
                      <w:marBottom w:val="0"/>
                      <w:divBdr>
                        <w:top w:val="none" w:sz="0" w:space="0" w:color="auto"/>
                        <w:left w:val="none" w:sz="0" w:space="0" w:color="auto"/>
                        <w:bottom w:val="none" w:sz="0" w:space="0" w:color="auto"/>
                        <w:right w:val="none" w:sz="0" w:space="0" w:color="auto"/>
                      </w:divBdr>
                    </w:div>
                  </w:divsChild>
                </w:div>
                <w:div w:id="1079329586">
                  <w:marLeft w:val="0"/>
                  <w:marRight w:val="0"/>
                  <w:marTop w:val="0"/>
                  <w:marBottom w:val="0"/>
                  <w:divBdr>
                    <w:top w:val="single" w:sz="2" w:space="1" w:color="FFFFFF"/>
                    <w:left w:val="single" w:sz="2" w:space="11" w:color="FFFFFF"/>
                    <w:bottom w:val="single" w:sz="2" w:space="1" w:color="FFFFFF"/>
                    <w:right w:val="single" w:sz="2" w:space="4" w:color="FFFFFF"/>
                  </w:divBdr>
                  <w:divsChild>
                    <w:div w:id="653218970">
                      <w:marLeft w:val="0"/>
                      <w:marRight w:val="0"/>
                      <w:marTop w:val="0"/>
                      <w:marBottom w:val="0"/>
                      <w:divBdr>
                        <w:top w:val="none" w:sz="0" w:space="0" w:color="auto"/>
                        <w:left w:val="none" w:sz="0" w:space="0" w:color="auto"/>
                        <w:bottom w:val="none" w:sz="0" w:space="0" w:color="auto"/>
                        <w:right w:val="none" w:sz="0" w:space="0" w:color="auto"/>
                      </w:divBdr>
                    </w:div>
                  </w:divsChild>
                </w:div>
                <w:div w:id="1848791348">
                  <w:marLeft w:val="0"/>
                  <w:marRight w:val="0"/>
                  <w:marTop w:val="0"/>
                  <w:marBottom w:val="0"/>
                  <w:divBdr>
                    <w:top w:val="single" w:sz="2" w:space="1" w:color="FFFFFF"/>
                    <w:left w:val="single" w:sz="2" w:space="11" w:color="FFFFFF"/>
                    <w:bottom w:val="single" w:sz="2" w:space="1" w:color="FFFFFF"/>
                    <w:right w:val="single" w:sz="2" w:space="4" w:color="FFFFFF"/>
                  </w:divBdr>
                  <w:divsChild>
                    <w:div w:id="1636985319">
                      <w:marLeft w:val="0"/>
                      <w:marRight w:val="0"/>
                      <w:marTop w:val="0"/>
                      <w:marBottom w:val="0"/>
                      <w:divBdr>
                        <w:top w:val="none" w:sz="0" w:space="0" w:color="auto"/>
                        <w:left w:val="none" w:sz="0" w:space="0" w:color="auto"/>
                        <w:bottom w:val="none" w:sz="0" w:space="0" w:color="auto"/>
                        <w:right w:val="none" w:sz="0" w:space="0" w:color="auto"/>
                      </w:divBdr>
                    </w:div>
                  </w:divsChild>
                </w:div>
                <w:div w:id="617569570">
                  <w:marLeft w:val="0"/>
                  <w:marRight w:val="0"/>
                  <w:marTop w:val="0"/>
                  <w:marBottom w:val="0"/>
                  <w:divBdr>
                    <w:top w:val="single" w:sz="2" w:space="1" w:color="FFFFFF"/>
                    <w:left w:val="single" w:sz="2" w:space="11" w:color="FFFFFF"/>
                    <w:bottom w:val="single" w:sz="2" w:space="1" w:color="FFFFFF"/>
                    <w:right w:val="single" w:sz="2" w:space="4" w:color="FFFFFF"/>
                  </w:divBdr>
                  <w:divsChild>
                    <w:div w:id="1301036688">
                      <w:marLeft w:val="0"/>
                      <w:marRight w:val="0"/>
                      <w:marTop w:val="0"/>
                      <w:marBottom w:val="0"/>
                      <w:divBdr>
                        <w:top w:val="none" w:sz="0" w:space="0" w:color="auto"/>
                        <w:left w:val="none" w:sz="0" w:space="0" w:color="auto"/>
                        <w:bottom w:val="none" w:sz="0" w:space="0" w:color="auto"/>
                        <w:right w:val="none" w:sz="0" w:space="0" w:color="auto"/>
                      </w:divBdr>
                    </w:div>
                  </w:divsChild>
                </w:div>
                <w:div w:id="1993480798">
                  <w:marLeft w:val="0"/>
                  <w:marRight w:val="0"/>
                  <w:marTop w:val="0"/>
                  <w:marBottom w:val="0"/>
                  <w:divBdr>
                    <w:top w:val="single" w:sz="2" w:space="1" w:color="FFFFFF"/>
                    <w:left w:val="single" w:sz="2" w:space="11" w:color="FFFFFF"/>
                    <w:bottom w:val="single" w:sz="2" w:space="1" w:color="FFFFFF"/>
                    <w:right w:val="single" w:sz="2" w:space="4" w:color="FFFFFF"/>
                  </w:divBdr>
                  <w:divsChild>
                    <w:div w:id="1952977270">
                      <w:marLeft w:val="0"/>
                      <w:marRight w:val="0"/>
                      <w:marTop w:val="0"/>
                      <w:marBottom w:val="0"/>
                      <w:divBdr>
                        <w:top w:val="none" w:sz="0" w:space="0" w:color="auto"/>
                        <w:left w:val="none" w:sz="0" w:space="0" w:color="auto"/>
                        <w:bottom w:val="none" w:sz="0" w:space="0" w:color="auto"/>
                        <w:right w:val="none" w:sz="0" w:space="0" w:color="auto"/>
                      </w:divBdr>
                    </w:div>
                  </w:divsChild>
                </w:div>
                <w:div w:id="488518065">
                  <w:marLeft w:val="0"/>
                  <w:marRight w:val="0"/>
                  <w:marTop w:val="0"/>
                  <w:marBottom w:val="0"/>
                  <w:divBdr>
                    <w:top w:val="single" w:sz="2" w:space="1" w:color="FFFFFF"/>
                    <w:left w:val="single" w:sz="2" w:space="11" w:color="FFFFFF"/>
                    <w:bottom w:val="single" w:sz="2" w:space="1" w:color="FFFFFF"/>
                    <w:right w:val="single" w:sz="2" w:space="4" w:color="FFFFFF"/>
                  </w:divBdr>
                  <w:divsChild>
                    <w:div w:id="215317006">
                      <w:marLeft w:val="0"/>
                      <w:marRight w:val="0"/>
                      <w:marTop w:val="0"/>
                      <w:marBottom w:val="0"/>
                      <w:divBdr>
                        <w:top w:val="none" w:sz="0" w:space="0" w:color="auto"/>
                        <w:left w:val="none" w:sz="0" w:space="0" w:color="auto"/>
                        <w:bottom w:val="none" w:sz="0" w:space="0" w:color="auto"/>
                        <w:right w:val="none" w:sz="0" w:space="0" w:color="auto"/>
                      </w:divBdr>
                    </w:div>
                  </w:divsChild>
                </w:div>
                <w:div w:id="283654993">
                  <w:marLeft w:val="0"/>
                  <w:marRight w:val="0"/>
                  <w:marTop w:val="0"/>
                  <w:marBottom w:val="0"/>
                  <w:divBdr>
                    <w:top w:val="single" w:sz="2" w:space="1" w:color="FFFFFF"/>
                    <w:left w:val="single" w:sz="2" w:space="11" w:color="FFFFFF"/>
                    <w:bottom w:val="single" w:sz="2" w:space="1" w:color="FFFFFF"/>
                    <w:right w:val="single" w:sz="2" w:space="4" w:color="FFFFFF"/>
                  </w:divBdr>
                  <w:divsChild>
                    <w:div w:id="1638609600">
                      <w:marLeft w:val="0"/>
                      <w:marRight w:val="0"/>
                      <w:marTop w:val="0"/>
                      <w:marBottom w:val="0"/>
                      <w:divBdr>
                        <w:top w:val="none" w:sz="0" w:space="0" w:color="auto"/>
                        <w:left w:val="none" w:sz="0" w:space="0" w:color="auto"/>
                        <w:bottom w:val="none" w:sz="0" w:space="0" w:color="auto"/>
                        <w:right w:val="none" w:sz="0" w:space="0" w:color="auto"/>
                      </w:divBdr>
                    </w:div>
                  </w:divsChild>
                </w:div>
                <w:div w:id="818884684">
                  <w:marLeft w:val="0"/>
                  <w:marRight w:val="0"/>
                  <w:marTop w:val="0"/>
                  <w:marBottom w:val="0"/>
                  <w:divBdr>
                    <w:top w:val="single" w:sz="2" w:space="1" w:color="FFFFFF"/>
                    <w:left w:val="single" w:sz="2" w:space="11" w:color="FFFFFF"/>
                    <w:bottom w:val="single" w:sz="2" w:space="1" w:color="FFFFFF"/>
                    <w:right w:val="single" w:sz="2" w:space="4" w:color="FFFFFF"/>
                  </w:divBdr>
                  <w:divsChild>
                    <w:div w:id="742338758">
                      <w:marLeft w:val="0"/>
                      <w:marRight w:val="0"/>
                      <w:marTop w:val="0"/>
                      <w:marBottom w:val="0"/>
                      <w:divBdr>
                        <w:top w:val="none" w:sz="0" w:space="0" w:color="auto"/>
                        <w:left w:val="none" w:sz="0" w:space="0" w:color="auto"/>
                        <w:bottom w:val="none" w:sz="0" w:space="0" w:color="auto"/>
                        <w:right w:val="none" w:sz="0" w:space="0" w:color="auto"/>
                      </w:divBdr>
                    </w:div>
                  </w:divsChild>
                </w:div>
                <w:div w:id="1233734275">
                  <w:marLeft w:val="0"/>
                  <w:marRight w:val="0"/>
                  <w:marTop w:val="0"/>
                  <w:marBottom w:val="0"/>
                  <w:divBdr>
                    <w:top w:val="single" w:sz="2" w:space="1" w:color="FFFFFF"/>
                    <w:left w:val="single" w:sz="2" w:space="11" w:color="FFFFFF"/>
                    <w:bottom w:val="single" w:sz="2" w:space="1" w:color="FFFFFF"/>
                    <w:right w:val="single" w:sz="2" w:space="4" w:color="FFFFFF"/>
                  </w:divBdr>
                  <w:divsChild>
                    <w:div w:id="2093770164">
                      <w:marLeft w:val="0"/>
                      <w:marRight w:val="0"/>
                      <w:marTop w:val="0"/>
                      <w:marBottom w:val="0"/>
                      <w:divBdr>
                        <w:top w:val="none" w:sz="0" w:space="0" w:color="auto"/>
                        <w:left w:val="none" w:sz="0" w:space="0" w:color="auto"/>
                        <w:bottom w:val="none" w:sz="0" w:space="0" w:color="auto"/>
                        <w:right w:val="none" w:sz="0" w:space="0" w:color="auto"/>
                      </w:divBdr>
                    </w:div>
                  </w:divsChild>
                </w:div>
                <w:div w:id="480118575">
                  <w:marLeft w:val="0"/>
                  <w:marRight w:val="0"/>
                  <w:marTop w:val="0"/>
                  <w:marBottom w:val="0"/>
                  <w:divBdr>
                    <w:top w:val="single" w:sz="2" w:space="1" w:color="FFFFFF"/>
                    <w:left w:val="single" w:sz="2" w:space="11" w:color="FFFFFF"/>
                    <w:bottom w:val="single" w:sz="2" w:space="1" w:color="FFFFFF"/>
                    <w:right w:val="single" w:sz="2" w:space="4" w:color="FFFFFF"/>
                  </w:divBdr>
                  <w:divsChild>
                    <w:div w:id="326788170">
                      <w:marLeft w:val="0"/>
                      <w:marRight w:val="0"/>
                      <w:marTop w:val="0"/>
                      <w:marBottom w:val="0"/>
                      <w:divBdr>
                        <w:top w:val="none" w:sz="0" w:space="0" w:color="auto"/>
                        <w:left w:val="none" w:sz="0" w:space="0" w:color="auto"/>
                        <w:bottom w:val="none" w:sz="0" w:space="0" w:color="auto"/>
                        <w:right w:val="none" w:sz="0" w:space="0" w:color="auto"/>
                      </w:divBdr>
                    </w:div>
                  </w:divsChild>
                </w:div>
                <w:div w:id="348219029">
                  <w:marLeft w:val="0"/>
                  <w:marRight w:val="0"/>
                  <w:marTop w:val="0"/>
                  <w:marBottom w:val="0"/>
                  <w:divBdr>
                    <w:top w:val="single" w:sz="2" w:space="1" w:color="FFFFFF"/>
                    <w:left w:val="single" w:sz="2" w:space="11" w:color="FFFFFF"/>
                    <w:bottom w:val="single" w:sz="2" w:space="1" w:color="FFFFFF"/>
                    <w:right w:val="single" w:sz="2" w:space="4" w:color="FFFFFF"/>
                  </w:divBdr>
                  <w:divsChild>
                    <w:div w:id="769618599">
                      <w:marLeft w:val="0"/>
                      <w:marRight w:val="0"/>
                      <w:marTop w:val="0"/>
                      <w:marBottom w:val="0"/>
                      <w:divBdr>
                        <w:top w:val="none" w:sz="0" w:space="0" w:color="auto"/>
                        <w:left w:val="none" w:sz="0" w:space="0" w:color="auto"/>
                        <w:bottom w:val="none" w:sz="0" w:space="0" w:color="auto"/>
                        <w:right w:val="none" w:sz="0" w:space="0" w:color="auto"/>
                      </w:divBdr>
                    </w:div>
                  </w:divsChild>
                </w:div>
                <w:div w:id="1728215538">
                  <w:marLeft w:val="0"/>
                  <w:marRight w:val="0"/>
                  <w:marTop w:val="0"/>
                  <w:marBottom w:val="0"/>
                  <w:divBdr>
                    <w:top w:val="single" w:sz="2" w:space="1" w:color="FFFFFF"/>
                    <w:left w:val="single" w:sz="2" w:space="11" w:color="FFFFFF"/>
                    <w:bottom w:val="single" w:sz="2" w:space="1" w:color="FFFFFF"/>
                    <w:right w:val="single" w:sz="2" w:space="4" w:color="FFFFFF"/>
                  </w:divBdr>
                  <w:divsChild>
                    <w:div w:id="372539337">
                      <w:marLeft w:val="0"/>
                      <w:marRight w:val="0"/>
                      <w:marTop w:val="0"/>
                      <w:marBottom w:val="0"/>
                      <w:divBdr>
                        <w:top w:val="none" w:sz="0" w:space="0" w:color="auto"/>
                        <w:left w:val="none" w:sz="0" w:space="0" w:color="auto"/>
                        <w:bottom w:val="none" w:sz="0" w:space="0" w:color="auto"/>
                        <w:right w:val="none" w:sz="0" w:space="0" w:color="auto"/>
                      </w:divBdr>
                    </w:div>
                  </w:divsChild>
                </w:div>
                <w:div w:id="1156146325">
                  <w:marLeft w:val="0"/>
                  <w:marRight w:val="0"/>
                  <w:marTop w:val="0"/>
                  <w:marBottom w:val="0"/>
                  <w:divBdr>
                    <w:top w:val="single" w:sz="2" w:space="1" w:color="FFFFFF"/>
                    <w:left w:val="single" w:sz="2" w:space="11" w:color="FFFFFF"/>
                    <w:bottom w:val="single" w:sz="2" w:space="1" w:color="FFFFFF"/>
                    <w:right w:val="single" w:sz="2" w:space="4" w:color="FFFFFF"/>
                  </w:divBdr>
                  <w:divsChild>
                    <w:div w:id="1597591829">
                      <w:marLeft w:val="0"/>
                      <w:marRight w:val="0"/>
                      <w:marTop w:val="0"/>
                      <w:marBottom w:val="0"/>
                      <w:divBdr>
                        <w:top w:val="none" w:sz="0" w:space="0" w:color="auto"/>
                        <w:left w:val="none" w:sz="0" w:space="0" w:color="auto"/>
                        <w:bottom w:val="none" w:sz="0" w:space="0" w:color="auto"/>
                        <w:right w:val="none" w:sz="0" w:space="0" w:color="auto"/>
                      </w:divBdr>
                    </w:div>
                  </w:divsChild>
                </w:div>
                <w:div w:id="914901040">
                  <w:marLeft w:val="0"/>
                  <w:marRight w:val="0"/>
                  <w:marTop w:val="0"/>
                  <w:marBottom w:val="0"/>
                  <w:divBdr>
                    <w:top w:val="single" w:sz="2" w:space="1" w:color="FFFFFF"/>
                    <w:left w:val="single" w:sz="2" w:space="11" w:color="FFFFFF"/>
                    <w:bottom w:val="single" w:sz="2" w:space="1" w:color="FFFFFF"/>
                    <w:right w:val="single" w:sz="2" w:space="4" w:color="FFFFFF"/>
                  </w:divBdr>
                  <w:divsChild>
                    <w:div w:id="1007517543">
                      <w:marLeft w:val="0"/>
                      <w:marRight w:val="0"/>
                      <w:marTop w:val="0"/>
                      <w:marBottom w:val="0"/>
                      <w:divBdr>
                        <w:top w:val="none" w:sz="0" w:space="0" w:color="auto"/>
                        <w:left w:val="none" w:sz="0" w:space="0" w:color="auto"/>
                        <w:bottom w:val="none" w:sz="0" w:space="0" w:color="auto"/>
                        <w:right w:val="none" w:sz="0" w:space="0" w:color="auto"/>
                      </w:divBdr>
                    </w:div>
                  </w:divsChild>
                </w:div>
                <w:div w:id="753087562">
                  <w:marLeft w:val="0"/>
                  <w:marRight w:val="0"/>
                  <w:marTop w:val="0"/>
                  <w:marBottom w:val="0"/>
                  <w:divBdr>
                    <w:top w:val="single" w:sz="2" w:space="1" w:color="FFFFFF"/>
                    <w:left w:val="single" w:sz="2" w:space="11" w:color="FFFFFF"/>
                    <w:bottom w:val="single" w:sz="2" w:space="1" w:color="FFFFFF"/>
                    <w:right w:val="single" w:sz="2" w:space="4" w:color="FFFFFF"/>
                  </w:divBdr>
                  <w:divsChild>
                    <w:div w:id="46151511">
                      <w:marLeft w:val="0"/>
                      <w:marRight w:val="0"/>
                      <w:marTop w:val="0"/>
                      <w:marBottom w:val="0"/>
                      <w:divBdr>
                        <w:top w:val="none" w:sz="0" w:space="0" w:color="auto"/>
                        <w:left w:val="none" w:sz="0" w:space="0" w:color="auto"/>
                        <w:bottom w:val="none" w:sz="0" w:space="0" w:color="auto"/>
                        <w:right w:val="none" w:sz="0" w:space="0" w:color="auto"/>
                      </w:divBdr>
                    </w:div>
                  </w:divsChild>
                </w:div>
                <w:div w:id="2092924261">
                  <w:marLeft w:val="0"/>
                  <w:marRight w:val="0"/>
                  <w:marTop w:val="0"/>
                  <w:marBottom w:val="0"/>
                  <w:divBdr>
                    <w:top w:val="single" w:sz="2" w:space="1" w:color="FFFFFF"/>
                    <w:left w:val="single" w:sz="2" w:space="11" w:color="FFFFFF"/>
                    <w:bottom w:val="single" w:sz="2" w:space="1" w:color="FFFFFF"/>
                    <w:right w:val="single" w:sz="2" w:space="4" w:color="FFFFFF"/>
                  </w:divBdr>
                  <w:divsChild>
                    <w:div w:id="378938537">
                      <w:marLeft w:val="0"/>
                      <w:marRight w:val="0"/>
                      <w:marTop w:val="0"/>
                      <w:marBottom w:val="0"/>
                      <w:divBdr>
                        <w:top w:val="none" w:sz="0" w:space="0" w:color="auto"/>
                        <w:left w:val="none" w:sz="0" w:space="0" w:color="auto"/>
                        <w:bottom w:val="none" w:sz="0" w:space="0" w:color="auto"/>
                        <w:right w:val="none" w:sz="0" w:space="0" w:color="auto"/>
                      </w:divBdr>
                    </w:div>
                  </w:divsChild>
                </w:div>
                <w:div w:id="1445415715">
                  <w:marLeft w:val="0"/>
                  <w:marRight w:val="0"/>
                  <w:marTop w:val="0"/>
                  <w:marBottom w:val="0"/>
                  <w:divBdr>
                    <w:top w:val="single" w:sz="2" w:space="1" w:color="FFFFFF"/>
                    <w:left w:val="single" w:sz="2" w:space="11" w:color="FFFFFF"/>
                    <w:bottom w:val="single" w:sz="2" w:space="1" w:color="FFFFFF"/>
                    <w:right w:val="single" w:sz="2" w:space="4" w:color="FFFFFF"/>
                  </w:divBdr>
                  <w:divsChild>
                    <w:div w:id="886449894">
                      <w:marLeft w:val="0"/>
                      <w:marRight w:val="0"/>
                      <w:marTop w:val="0"/>
                      <w:marBottom w:val="0"/>
                      <w:divBdr>
                        <w:top w:val="none" w:sz="0" w:space="0" w:color="auto"/>
                        <w:left w:val="none" w:sz="0" w:space="0" w:color="auto"/>
                        <w:bottom w:val="none" w:sz="0" w:space="0" w:color="auto"/>
                        <w:right w:val="none" w:sz="0" w:space="0" w:color="auto"/>
                      </w:divBdr>
                    </w:div>
                  </w:divsChild>
                </w:div>
                <w:div w:id="1897814003">
                  <w:marLeft w:val="0"/>
                  <w:marRight w:val="0"/>
                  <w:marTop w:val="0"/>
                  <w:marBottom w:val="0"/>
                  <w:divBdr>
                    <w:top w:val="single" w:sz="2" w:space="1" w:color="FFFFFF"/>
                    <w:left w:val="single" w:sz="2" w:space="11" w:color="FFFFFF"/>
                    <w:bottom w:val="single" w:sz="2" w:space="1" w:color="FFFFFF"/>
                    <w:right w:val="single" w:sz="2" w:space="4" w:color="FFFFFF"/>
                  </w:divBdr>
                  <w:divsChild>
                    <w:div w:id="309482521">
                      <w:marLeft w:val="0"/>
                      <w:marRight w:val="0"/>
                      <w:marTop w:val="0"/>
                      <w:marBottom w:val="0"/>
                      <w:divBdr>
                        <w:top w:val="none" w:sz="0" w:space="0" w:color="auto"/>
                        <w:left w:val="none" w:sz="0" w:space="0" w:color="auto"/>
                        <w:bottom w:val="none" w:sz="0" w:space="0" w:color="auto"/>
                        <w:right w:val="none" w:sz="0" w:space="0" w:color="auto"/>
                      </w:divBdr>
                    </w:div>
                  </w:divsChild>
                </w:div>
                <w:div w:id="270207478">
                  <w:marLeft w:val="0"/>
                  <w:marRight w:val="0"/>
                  <w:marTop w:val="0"/>
                  <w:marBottom w:val="0"/>
                  <w:divBdr>
                    <w:top w:val="single" w:sz="2" w:space="1" w:color="FFFFFF"/>
                    <w:left w:val="single" w:sz="2" w:space="11" w:color="FFFFFF"/>
                    <w:bottom w:val="single" w:sz="2" w:space="1" w:color="FFFFFF"/>
                    <w:right w:val="single" w:sz="2" w:space="4" w:color="FFFFFF"/>
                  </w:divBdr>
                  <w:divsChild>
                    <w:div w:id="668558186">
                      <w:marLeft w:val="0"/>
                      <w:marRight w:val="0"/>
                      <w:marTop w:val="0"/>
                      <w:marBottom w:val="0"/>
                      <w:divBdr>
                        <w:top w:val="none" w:sz="0" w:space="0" w:color="auto"/>
                        <w:left w:val="none" w:sz="0" w:space="0" w:color="auto"/>
                        <w:bottom w:val="none" w:sz="0" w:space="0" w:color="auto"/>
                        <w:right w:val="none" w:sz="0" w:space="0" w:color="auto"/>
                      </w:divBdr>
                    </w:div>
                  </w:divsChild>
                </w:div>
                <w:div w:id="2058311924">
                  <w:marLeft w:val="0"/>
                  <w:marRight w:val="0"/>
                  <w:marTop w:val="0"/>
                  <w:marBottom w:val="0"/>
                  <w:divBdr>
                    <w:top w:val="single" w:sz="2" w:space="1" w:color="FFFFFF"/>
                    <w:left w:val="single" w:sz="2" w:space="11" w:color="FFFFFF"/>
                    <w:bottom w:val="single" w:sz="2" w:space="1" w:color="FFFFFF"/>
                    <w:right w:val="single" w:sz="2" w:space="4" w:color="FFFFFF"/>
                  </w:divBdr>
                  <w:divsChild>
                    <w:div w:id="730881697">
                      <w:marLeft w:val="0"/>
                      <w:marRight w:val="0"/>
                      <w:marTop w:val="0"/>
                      <w:marBottom w:val="0"/>
                      <w:divBdr>
                        <w:top w:val="none" w:sz="0" w:space="0" w:color="auto"/>
                        <w:left w:val="none" w:sz="0" w:space="0" w:color="auto"/>
                        <w:bottom w:val="none" w:sz="0" w:space="0" w:color="auto"/>
                        <w:right w:val="none" w:sz="0" w:space="0" w:color="auto"/>
                      </w:divBdr>
                    </w:div>
                  </w:divsChild>
                </w:div>
                <w:div w:id="1470586164">
                  <w:marLeft w:val="0"/>
                  <w:marRight w:val="0"/>
                  <w:marTop w:val="0"/>
                  <w:marBottom w:val="0"/>
                  <w:divBdr>
                    <w:top w:val="single" w:sz="2" w:space="1" w:color="FFFFFF"/>
                    <w:left w:val="single" w:sz="2" w:space="11" w:color="FFFFFF"/>
                    <w:bottom w:val="single" w:sz="2" w:space="1" w:color="FFFFFF"/>
                    <w:right w:val="single" w:sz="2" w:space="4" w:color="FFFFFF"/>
                  </w:divBdr>
                  <w:divsChild>
                    <w:div w:id="673849522">
                      <w:marLeft w:val="0"/>
                      <w:marRight w:val="0"/>
                      <w:marTop w:val="0"/>
                      <w:marBottom w:val="0"/>
                      <w:divBdr>
                        <w:top w:val="none" w:sz="0" w:space="0" w:color="auto"/>
                        <w:left w:val="none" w:sz="0" w:space="0" w:color="auto"/>
                        <w:bottom w:val="none" w:sz="0" w:space="0" w:color="auto"/>
                        <w:right w:val="none" w:sz="0" w:space="0" w:color="auto"/>
                      </w:divBdr>
                    </w:div>
                  </w:divsChild>
                </w:div>
                <w:div w:id="445538436">
                  <w:marLeft w:val="0"/>
                  <w:marRight w:val="0"/>
                  <w:marTop w:val="0"/>
                  <w:marBottom w:val="0"/>
                  <w:divBdr>
                    <w:top w:val="single" w:sz="2" w:space="1" w:color="FFFFFF"/>
                    <w:left w:val="single" w:sz="2" w:space="11" w:color="FFFFFF"/>
                    <w:bottom w:val="single" w:sz="2" w:space="1" w:color="FFFFFF"/>
                    <w:right w:val="single" w:sz="2" w:space="4" w:color="FFFFFF"/>
                  </w:divBdr>
                  <w:divsChild>
                    <w:div w:id="1234196323">
                      <w:marLeft w:val="0"/>
                      <w:marRight w:val="0"/>
                      <w:marTop w:val="0"/>
                      <w:marBottom w:val="0"/>
                      <w:divBdr>
                        <w:top w:val="none" w:sz="0" w:space="0" w:color="auto"/>
                        <w:left w:val="none" w:sz="0" w:space="0" w:color="auto"/>
                        <w:bottom w:val="none" w:sz="0" w:space="0" w:color="auto"/>
                        <w:right w:val="none" w:sz="0" w:space="0" w:color="auto"/>
                      </w:divBdr>
                    </w:div>
                  </w:divsChild>
                </w:div>
                <w:div w:id="2013756831">
                  <w:marLeft w:val="0"/>
                  <w:marRight w:val="0"/>
                  <w:marTop w:val="0"/>
                  <w:marBottom w:val="0"/>
                  <w:divBdr>
                    <w:top w:val="single" w:sz="2" w:space="1" w:color="FFFFFF"/>
                    <w:left w:val="single" w:sz="2" w:space="11" w:color="FFFFFF"/>
                    <w:bottom w:val="single" w:sz="2" w:space="1" w:color="FFFFFF"/>
                    <w:right w:val="single" w:sz="2" w:space="4" w:color="FFFFFF"/>
                  </w:divBdr>
                  <w:divsChild>
                    <w:div w:id="1557738766">
                      <w:marLeft w:val="0"/>
                      <w:marRight w:val="0"/>
                      <w:marTop w:val="0"/>
                      <w:marBottom w:val="0"/>
                      <w:divBdr>
                        <w:top w:val="none" w:sz="0" w:space="0" w:color="auto"/>
                        <w:left w:val="none" w:sz="0" w:space="0" w:color="auto"/>
                        <w:bottom w:val="none" w:sz="0" w:space="0" w:color="auto"/>
                        <w:right w:val="none" w:sz="0" w:space="0" w:color="auto"/>
                      </w:divBdr>
                    </w:div>
                  </w:divsChild>
                </w:div>
                <w:div w:id="2130931369">
                  <w:marLeft w:val="0"/>
                  <w:marRight w:val="0"/>
                  <w:marTop w:val="0"/>
                  <w:marBottom w:val="0"/>
                  <w:divBdr>
                    <w:top w:val="single" w:sz="2" w:space="1" w:color="FFFFFF"/>
                    <w:left w:val="single" w:sz="2" w:space="11" w:color="FFFFFF"/>
                    <w:bottom w:val="single" w:sz="2" w:space="1" w:color="FFFFFF"/>
                    <w:right w:val="single" w:sz="2" w:space="4" w:color="FFFFFF"/>
                  </w:divBdr>
                  <w:divsChild>
                    <w:div w:id="2010978662">
                      <w:marLeft w:val="0"/>
                      <w:marRight w:val="0"/>
                      <w:marTop w:val="0"/>
                      <w:marBottom w:val="0"/>
                      <w:divBdr>
                        <w:top w:val="none" w:sz="0" w:space="0" w:color="auto"/>
                        <w:left w:val="none" w:sz="0" w:space="0" w:color="auto"/>
                        <w:bottom w:val="none" w:sz="0" w:space="0" w:color="auto"/>
                        <w:right w:val="none" w:sz="0" w:space="0" w:color="auto"/>
                      </w:divBdr>
                    </w:div>
                  </w:divsChild>
                </w:div>
                <w:div w:id="705524060">
                  <w:marLeft w:val="0"/>
                  <w:marRight w:val="0"/>
                  <w:marTop w:val="0"/>
                  <w:marBottom w:val="0"/>
                  <w:divBdr>
                    <w:top w:val="single" w:sz="2" w:space="1" w:color="FFFFFF"/>
                    <w:left w:val="single" w:sz="2" w:space="11" w:color="FFFFFF"/>
                    <w:bottom w:val="single" w:sz="2" w:space="1" w:color="FFFFFF"/>
                    <w:right w:val="single" w:sz="2" w:space="4" w:color="FFFFFF"/>
                  </w:divBdr>
                  <w:divsChild>
                    <w:div w:id="1775322038">
                      <w:marLeft w:val="0"/>
                      <w:marRight w:val="0"/>
                      <w:marTop w:val="0"/>
                      <w:marBottom w:val="0"/>
                      <w:divBdr>
                        <w:top w:val="none" w:sz="0" w:space="0" w:color="auto"/>
                        <w:left w:val="none" w:sz="0" w:space="0" w:color="auto"/>
                        <w:bottom w:val="none" w:sz="0" w:space="0" w:color="auto"/>
                        <w:right w:val="none" w:sz="0" w:space="0" w:color="auto"/>
                      </w:divBdr>
                    </w:div>
                  </w:divsChild>
                </w:div>
                <w:div w:id="1898859612">
                  <w:marLeft w:val="0"/>
                  <w:marRight w:val="0"/>
                  <w:marTop w:val="0"/>
                  <w:marBottom w:val="0"/>
                  <w:divBdr>
                    <w:top w:val="single" w:sz="2" w:space="1" w:color="FFFFFF"/>
                    <w:left w:val="single" w:sz="2" w:space="11" w:color="FFFFFF"/>
                    <w:bottom w:val="single" w:sz="2" w:space="1" w:color="FFFFFF"/>
                    <w:right w:val="single" w:sz="2" w:space="4" w:color="FFFFFF"/>
                  </w:divBdr>
                  <w:divsChild>
                    <w:div w:id="61219618">
                      <w:marLeft w:val="0"/>
                      <w:marRight w:val="0"/>
                      <w:marTop w:val="0"/>
                      <w:marBottom w:val="0"/>
                      <w:divBdr>
                        <w:top w:val="none" w:sz="0" w:space="0" w:color="auto"/>
                        <w:left w:val="none" w:sz="0" w:space="0" w:color="auto"/>
                        <w:bottom w:val="none" w:sz="0" w:space="0" w:color="auto"/>
                        <w:right w:val="none" w:sz="0" w:space="0" w:color="auto"/>
                      </w:divBdr>
                    </w:div>
                  </w:divsChild>
                </w:div>
                <w:div w:id="295457078">
                  <w:marLeft w:val="0"/>
                  <w:marRight w:val="0"/>
                  <w:marTop w:val="0"/>
                  <w:marBottom w:val="0"/>
                  <w:divBdr>
                    <w:top w:val="single" w:sz="2" w:space="1" w:color="FFFFFF"/>
                    <w:left w:val="single" w:sz="2" w:space="11" w:color="FFFFFF"/>
                    <w:bottom w:val="single" w:sz="2" w:space="1" w:color="FFFFFF"/>
                    <w:right w:val="single" w:sz="2" w:space="4" w:color="FFFFFF"/>
                  </w:divBdr>
                  <w:divsChild>
                    <w:div w:id="184711270">
                      <w:marLeft w:val="0"/>
                      <w:marRight w:val="0"/>
                      <w:marTop w:val="0"/>
                      <w:marBottom w:val="0"/>
                      <w:divBdr>
                        <w:top w:val="none" w:sz="0" w:space="0" w:color="auto"/>
                        <w:left w:val="none" w:sz="0" w:space="0" w:color="auto"/>
                        <w:bottom w:val="none" w:sz="0" w:space="0" w:color="auto"/>
                        <w:right w:val="none" w:sz="0" w:space="0" w:color="auto"/>
                      </w:divBdr>
                    </w:div>
                  </w:divsChild>
                </w:div>
                <w:div w:id="2097480529">
                  <w:marLeft w:val="0"/>
                  <w:marRight w:val="0"/>
                  <w:marTop w:val="0"/>
                  <w:marBottom w:val="0"/>
                  <w:divBdr>
                    <w:top w:val="single" w:sz="2" w:space="1" w:color="FFFFFF"/>
                    <w:left w:val="single" w:sz="2" w:space="11" w:color="FFFFFF"/>
                    <w:bottom w:val="single" w:sz="2" w:space="4" w:color="FFFFFF"/>
                    <w:right w:val="single" w:sz="2" w:space="4" w:color="FFFFFF"/>
                  </w:divBdr>
                  <w:divsChild>
                    <w:div w:id="33013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627444">
          <w:marLeft w:val="0"/>
          <w:marRight w:val="0"/>
          <w:marTop w:val="0"/>
          <w:marBottom w:val="300"/>
          <w:divBdr>
            <w:top w:val="none" w:sz="0" w:space="0" w:color="auto"/>
            <w:left w:val="none" w:sz="0" w:space="0" w:color="auto"/>
            <w:bottom w:val="none" w:sz="0" w:space="0" w:color="auto"/>
            <w:right w:val="none" w:sz="0" w:space="0" w:color="auto"/>
          </w:divBdr>
          <w:divsChild>
            <w:div w:id="2008942385">
              <w:marLeft w:val="0"/>
              <w:marRight w:val="0"/>
              <w:marTop w:val="0"/>
              <w:marBottom w:val="0"/>
              <w:divBdr>
                <w:top w:val="none" w:sz="0" w:space="0" w:color="auto"/>
                <w:left w:val="none" w:sz="0" w:space="0" w:color="auto"/>
                <w:bottom w:val="none" w:sz="0" w:space="0" w:color="auto"/>
                <w:right w:val="none" w:sz="0" w:space="0" w:color="auto"/>
              </w:divBdr>
              <w:divsChild>
                <w:div w:id="628895592">
                  <w:marLeft w:val="0"/>
                  <w:marRight w:val="0"/>
                  <w:marTop w:val="0"/>
                  <w:marBottom w:val="0"/>
                  <w:divBdr>
                    <w:top w:val="single" w:sz="2" w:space="4" w:color="FFFFFF"/>
                    <w:left w:val="single" w:sz="2" w:space="11" w:color="FFFFFF"/>
                    <w:bottom w:val="single" w:sz="2" w:space="1" w:color="FFFFFF"/>
                    <w:right w:val="single" w:sz="2" w:space="4" w:color="FFFFFF"/>
                  </w:divBdr>
                  <w:divsChild>
                    <w:div w:id="645744626">
                      <w:marLeft w:val="0"/>
                      <w:marRight w:val="0"/>
                      <w:marTop w:val="0"/>
                      <w:marBottom w:val="0"/>
                      <w:divBdr>
                        <w:top w:val="none" w:sz="0" w:space="0" w:color="auto"/>
                        <w:left w:val="none" w:sz="0" w:space="0" w:color="auto"/>
                        <w:bottom w:val="none" w:sz="0" w:space="0" w:color="auto"/>
                        <w:right w:val="none" w:sz="0" w:space="0" w:color="auto"/>
                      </w:divBdr>
                    </w:div>
                  </w:divsChild>
                </w:div>
                <w:div w:id="331301026">
                  <w:marLeft w:val="0"/>
                  <w:marRight w:val="0"/>
                  <w:marTop w:val="0"/>
                  <w:marBottom w:val="0"/>
                  <w:divBdr>
                    <w:top w:val="single" w:sz="2" w:space="1" w:color="FFFFFF"/>
                    <w:left w:val="single" w:sz="2" w:space="11" w:color="FFFFFF"/>
                    <w:bottom w:val="single" w:sz="2" w:space="1" w:color="FFFFFF"/>
                    <w:right w:val="single" w:sz="2" w:space="4" w:color="FFFFFF"/>
                  </w:divBdr>
                  <w:divsChild>
                    <w:div w:id="1016228201">
                      <w:marLeft w:val="0"/>
                      <w:marRight w:val="0"/>
                      <w:marTop w:val="0"/>
                      <w:marBottom w:val="0"/>
                      <w:divBdr>
                        <w:top w:val="none" w:sz="0" w:space="0" w:color="auto"/>
                        <w:left w:val="none" w:sz="0" w:space="0" w:color="auto"/>
                        <w:bottom w:val="none" w:sz="0" w:space="0" w:color="auto"/>
                        <w:right w:val="none" w:sz="0" w:space="0" w:color="auto"/>
                      </w:divBdr>
                    </w:div>
                  </w:divsChild>
                </w:div>
                <w:div w:id="1401975097">
                  <w:marLeft w:val="0"/>
                  <w:marRight w:val="0"/>
                  <w:marTop w:val="0"/>
                  <w:marBottom w:val="0"/>
                  <w:divBdr>
                    <w:top w:val="single" w:sz="2" w:space="1" w:color="FFFFFF"/>
                    <w:left w:val="single" w:sz="2" w:space="11" w:color="FFFFFF"/>
                    <w:bottom w:val="single" w:sz="2" w:space="1" w:color="FFFFFF"/>
                    <w:right w:val="single" w:sz="2" w:space="4" w:color="FFFFFF"/>
                  </w:divBdr>
                  <w:divsChild>
                    <w:div w:id="445586770">
                      <w:marLeft w:val="0"/>
                      <w:marRight w:val="0"/>
                      <w:marTop w:val="0"/>
                      <w:marBottom w:val="0"/>
                      <w:divBdr>
                        <w:top w:val="none" w:sz="0" w:space="0" w:color="auto"/>
                        <w:left w:val="none" w:sz="0" w:space="0" w:color="auto"/>
                        <w:bottom w:val="none" w:sz="0" w:space="0" w:color="auto"/>
                        <w:right w:val="none" w:sz="0" w:space="0" w:color="auto"/>
                      </w:divBdr>
                    </w:div>
                  </w:divsChild>
                </w:div>
                <w:div w:id="247885514">
                  <w:marLeft w:val="0"/>
                  <w:marRight w:val="0"/>
                  <w:marTop w:val="0"/>
                  <w:marBottom w:val="0"/>
                  <w:divBdr>
                    <w:top w:val="single" w:sz="2" w:space="1" w:color="FFFFFF"/>
                    <w:left w:val="single" w:sz="2" w:space="11" w:color="FFFFFF"/>
                    <w:bottom w:val="single" w:sz="2" w:space="1" w:color="FFFFFF"/>
                    <w:right w:val="single" w:sz="2" w:space="4" w:color="FFFFFF"/>
                  </w:divBdr>
                  <w:divsChild>
                    <w:div w:id="1044527819">
                      <w:marLeft w:val="0"/>
                      <w:marRight w:val="0"/>
                      <w:marTop w:val="0"/>
                      <w:marBottom w:val="0"/>
                      <w:divBdr>
                        <w:top w:val="none" w:sz="0" w:space="0" w:color="auto"/>
                        <w:left w:val="none" w:sz="0" w:space="0" w:color="auto"/>
                        <w:bottom w:val="none" w:sz="0" w:space="0" w:color="auto"/>
                        <w:right w:val="none" w:sz="0" w:space="0" w:color="auto"/>
                      </w:divBdr>
                    </w:div>
                  </w:divsChild>
                </w:div>
                <w:div w:id="550578115">
                  <w:marLeft w:val="0"/>
                  <w:marRight w:val="0"/>
                  <w:marTop w:val="0"/>
                  <w:marBottom w:val="0"/>
                  <w:divBdr>
                    <w:top w:val="single" w:sz="2" w:space="1" w:color="FFFFFF"/>
                    <w:left w:val="single" w:sz="2" w:space="11" w:color="FFFFFF"/>
                    <w:bottom w:val="single" w:sz="2" w:space="1" w:color="FFFFFF"/>
                    <w:right w:val="single" w:sz="2" w:space="4" w:color="FFFFFF"/>
                  </w:divBdr>
                  <w:divsChild>
                    <w:div w:id="1669283612">
                      <w:marLeft w:val="0"/>
                      <w:marRight w:val="0"/>
                      <w:marTop w:val="0"/>
                      <w:marBottom w:val="0"/>
                      <w:divBdr>
                        <w:top w:val="none" w:sz="0" w:space="0" w:color="auto"/>
                        <w:left w:val="none" w:sz="0" w:space="0" w:color="auto"/>
                        <w:bottom w:val="none" w:sz="0" w:space="0" w:color="auto"/>
                        <w:right w:val="none" w:sz="0" w:space="0" w:color="auto"/>
                      </w:divBdr>
                    </w:div>
                  </w:divsChild>
                </w:div>
                <w:div w:id="116218544">
                  <w:marLeft w:val="0"/>
                  <w:marRight w:val="0"/>
                  <w:marTop w:val="0"/>
                  <w:marBottom w:val="0"/>
                  <w:divBdr>
                    <w:top w:val="single" w:sz="2" w:space="1" w:color="FFFFFF"/>
                    <w:left w:val="single" w:sz="2" w:space="11" w:color="FFFFFF"/>
                    <w:bottom w:val="single" w:sz="2" w:space="1" w:color="FFFFFF"/>
                    <w:right w:val="single" w:sz="2" w:space="4" w:color="FFFFFF"/>
                  </w:divBdr>
                  <w:divsChild>
                    <w:div w:id="2037651181">
                      <w:marLeft w:val="0"/>
                      <w:marRight w:val="0"/>
                      <w:marTop w:val="0"/>
                      <w:marBottom w:val="0"/>
                      <w:divBdr>
                        <w:top w:val="none" w:sz="0" w:space="0" w:color="auto"/>
                        <w:left w:val="none" w:sz="0" w:space="0" w:color="auto"/>
                        <w:bottom w:val="none" w:sz="0" w:space="0" w:color="auto"/>
                        <w:right w:val="none" w:sz="0" w:space="0" w:color="auto"/>
                      </w:divBdr>
                    </w:div>
                  </w:divsChild>
                </w:div>
                <w:div w:id="168253661">
                  <w:marLeft w:val="0"/>
                  <w:marRight w:val="0"/>
                  <w:marTop w:val="0"/>
                  <w:marBottom w:val="0"/>
                  <w:divBdr>
                    <w:top w:val="single" w:sz="2" w:space="1" w:color="FFFFFF"/>
                    <w:left w:val="single" w:sz="2" w:space="11" w:color="FFFFFF"/>
                    <w:bottom w:val="single" w:sz="2" w:space="1" w:color="FFFFFF"/>
                    <w:right w:val="single" w:sz="2" w:space="4" w:color="FFFFFF"/>
                  </w:divBdr>
                  <w:divsChild>
                    <w:div w:id="1199470490">
                      <w:marLeft w:val="0"/>
                      <w:marRight w:val="0"/>
                      <w:marTop w:val="0"/>
                      <w:marBottom w:val="0"/>
                      <w:divBdr>
                        <w:top w:val="none" w:sz="0" w:space="0" w:color="auto"/>
                        <w:left w:val="none" w:sz="0" w:space="0" w:color="auto"/>
                        <w:bottom w:val="none" w:sz="0" w:space="0" w:color="auto"/>
                        <w:right w:val="none" w:sz="0" w:space="0" w:color="auto"/>
                      </w:divBdr>
                    </w:div>
                  </w:divsChild>
                </w:div>
                <w:div w:id="744843930">
                  <w:marLeft w:val="0"/>
                  <w:marRight w:val="0"/>
                  <w:marTop w:val="0"/>
                  <w:marBottom w:val="0"/>
                  <w:divBdr>
                    <w:top w:val="single" w:sz="2" w:space="1" w:color="FFFFFF"/>
                    <w:left w:val="single" w:sz="2" w:space="11" w:color="FFFFFF"/>
                    <w:bottom w:val="single" w:sz="2" w:space="1" w:color="FFFFFF"/>
                    <w:right w:val="single" w:sz="2" w:space="4" w:color="FFFFFF"/>
                  </w:divBdr>
                  <w:divsChild>
                    <w:div w:id="676227721">
                      <w:marLeft w:val="0"/>
                      <w:marRight w:val="0"/>
                      <w:marTop w:val="0"/>
                      <w:marBottom w:val="0"/>
                      <w:divBdr>
                        <w:top w:val="none" w:sz="0" w:space="0" w:color="auto"/>
                        <w:left w:val="none" w:sz="0" w:space="0" w:color="auto"/>
                        <w:bottom w:val="none" w:sz="0" w:space="0" w:color="auto"/>
                        <w:right w:val="none" w:sz="0" w:space="0" w:color="auto"/>
                      </w:divBdr>
                    </w:div>
                  </w:divsChild>
                </w:div>
                <w:div w:id="404573133">
                  <w:marLeft w:val="0"/>
                  <w:marRight w:val="0"/>
                  <w:marTop w:val="0"/>
                  <w:marBottom w:val="0"/>
                  <w:divBdr>
                    <w:top w:val="single" w:sz="2" w:space="1" w:color="FFFFFF"/>
                    <w:left w:val="single" w:sz="2" w:space="11" w:color="FFFFFF"/>
                    <w:bottom w:val="single" w:sz="2" w:space="1" w:color="FFFFFF"/>
                    <w:right w:val="single" w:sz="2" w:space="4" w:color="FFFFFF"/>
                  </w:divBdr>
                  <w:divsChild>
                    <w:div w:id="1198274064">
                      <w:marLeft w:val="0"/>
                      <w:marRight w:val="0"/>
                      <w:marTop w:val="0"/>
                      <w:marBottom w:val="0"/>
                      <w:divBdr>
                        <w:top w:val="none" w:sz="0" w:space="0" w:color="auto"/>
                        <w:left w:val="none" w:sz="0" w:space="0" w:color="auto"/>
                        <w:bottom w:val="none" w:sz="0" w:space="0" w:color="auto"/>
                        <w:right w:val="none" w:sz="0" w:space="0" w:color="auto"/>
                      </w:divBdr>
                    </w:div>
                  </w:divsChild>
                </w:div>
                <w:div w:id="320741319">
                  <w:marLeft w:val="0"/>
                  <w:marRight w:val="0"/>
                  <w:marTop w:val="0"/>
                  <w:marBottom w:val="0"/>
                  <w:divBdr>
                    <w:top w:val="single" w:sz="2" w:space="1" w:color="FFFFFF"/>
                    <w:left w:val="single" w:sz="2" w:space="11" w:color="FFFFFF"/>
                    <w:bottom w:val="single" w:sz="2" w:space="1" w:color="FFFFFF"/>
                    <w:right w:val="single" w:sz="2" w:space="4" w:color="FFFFFF"/>
                  </w:divBdr>
                  <w:divsChild>
                    <w:div w:id="348337113">
                      <w:marLeft w:val="0"/>
                      <w:marRight w:val="0"/>
                      <w:marTop w:val="0"/>
                      <w:marBottom w:val="0"/>
                      <w:divBdr>
                        <w:top w:val="none" w:sz="0" w:space="0" w:color="auto"/>
                        <w:left w:val="none" w:sz="0" w:space="0" w:color="auto"/>
                        <w:bottom w:val="none" w:sz="0" w:space="0" w:color="auto"/>
                        <w:right w:val="none" w:sz="0" w:space="0" w:color="auto"/>
                      </w:divBdr>
                    </w:div>
                  </w:divsChild>
                </w:div>
                <w:div w:id="1795559317">
                  <w:marLeft w:val="0"/>
                  <w:marRight w:val="0"/>
                  <w:marTop w:val="0"/>
                  <w:marBottom w:val="0"/>
                  <w:divBdr>
                    <w:top w:val="single" w:sz="2" w:space="1" w:color="FFFFFF"/>
                    <w:left w:val="single" w:sz="2" w:space="11" w:color="FFFFFF"/>
                    <w:bottom w:val="single" w:sz="2" w:space="1" w:color="FFFFFF"/>
                    <w:right w:val="single" w:sz="2" w:space="4" w:color="FFFFFF"/>
                  </w:divBdr>
                  <w:divsChild>
                    <w:div w:id="577594594">
                      <w:marLeft w:val="0"/>
                      <w:marRight w:val="0"/>
                      <w:marTop w:val="0"/>
                      <w:marBottom w:val="0"/>
                      <w:divBdr>
                        <w:top w:val="none" w:sz="0" w:space="0" w:color="auto"/>
                        <w:left w:val="none" w:sz="0" w:space="0" w:color="auto"/>
                        <w:bottom w:val="none" w:sz="0" w:space="0" w:color="auto"/>
                        <w:right w:val="none" w:sz="0" w:space="0" w:color="auto"/>
                      </w:divBdr>
                    </w:div>
                  </w:divsChild>
                </w:div>
                <w:div w:id="1149781971">
                  <w:marLeft w:val="0"/>
                  <w:marRight w:val="0"/>
                  <w:marTop w:val="0"/>
                  <w:marBottom w:val="0"/>
                  <w:divBdr>
                    <w:top w:val="single" w:sz="2" w:space="1" w:color="FFFFFF"/>
                    <w:left w:val="single" w:sz="2" w:space="11" w:color="FFFFFF"/>
                    <w:bottom w:val="single" w:sz="2" w:space="1" w:color="FFFFFF"/>
                    <w:right w:val="single" w:sz="2" w:space="4" w:color="FFFFFF"/>
                  </w:divBdr>
                  <w:divsChild>
                    <w:div w:id="1113864401">
                      <w:marLeft w:val="0"/>
                      <w:marRight w:val="0"/>
                      <w:marTop w:val="0"/>
                      <w:marBottom w:val="0"/>
                      <w:divBdr>
                        <w:top w:val="none" w:sz="0" w:space="0" w:color="auto"/>
                        <w:left w:val="none" w:sz="0" w:space="0" w:color="auto"/>
                        <w:bottom w:val="none" w:sz="0" w:space="0" w:color="auto"/>
                        <w:right w:val="none" w:sz="0" w:space="0" w:color="auto"/>
                      </w:divBdr>
                    </w:div>
                  </w:divsChild>
                </w:div>
                <w:div w:id="874345604">
                  <w:marLeft w:val="0"/>
                  <w:marRight w:val="0"/>
                  <w:marTop w:val="0"/>
                  <w:marBottom w:val="0"/>
                  <w:divBdr>
                    <w:top w:val="single" w:sz="2" w:space="1" w:color="FFFFFF"/>
                    <w:left w:val="single" w:sz="2" w:space="11" w:color="FFFFFF"/>
                    <w:bottom w:val="single" w:sz="2" w:space="1" w:color="FFFFFF"/>
                    <w:right w:val="single" w:sz="2" w:space="4" w:color="FFFFFF"/>
                  </w:divBdr>
                  <w:divsChild>
                    <w:div w:id="127170670">
                      <w:marLeft w:val="0"/>
                      <w:marRight w:val="0"/>
                      <w:marTop w:val="0"/>
                      <w:marBottom w:val="0"/>
                      <w:divBdr>
                        <w:top w:val="none" w:sz="0" w:space="0" w:color="auto"/>
                        <w:left w:val="none" w:sz="0" w:space="0" w:color="auto"/>
                        <w:bottom w:val="none" w:sz="0" w:space="0" w:color="auto"/>
                        <w:right w:val="none" w:sz="0" w:space="0" w:color="auto"/>
                      </w:divBdr>
                    </w:div>
                  </w:divsChild>
                </w:div>
                <w:div w:id="1735817434">
                  <w:marLeft w:val="0"/>
                  <w:marRight w:val="0"/>
                  <w:marTop w:val="0"/>
                  <w:marBottom w:val="0"/>
                  <w:divBdr>
                    <w:top w:val="single" w:sz="2" w:space="1" w:color="FFFFFF"/>
                    <w:left w:val="single" w:sz="2" w:space="11" w:color="FFFFFF"/>
                    <w:bottom w:val="single" w:sz="2" w:space="1" w:color="FFFFFF"/>
                    <w:right w:val="single" w:sz="2" w:space="4" w:color="FFFFFF"/>
                  </w:divBdr>
                  <w:divsChild>
                    <w:div w:id="382412932">
                      <w:marLeft w:val="0"/>
                      <w:marRight w:val="0"/>
                      <w:marTop w:val="0"/>
                      <w:marBottom w:val="0"/>
                      <w:divBdr>
                        <w:top w:val="none" w:sz="0" w:space="0" w:color="auto"/>
                        <w:left w:val="none" w:sz="0" w:space="0" w:color="auto"/>
                        <w:bottom w:val="none" w:sz="0" w:space="0" w:color="auto"/>
                        <w:right w:val="none" w:sz="0" w:space="0" w:color="auto"/>
                      </w:divBdr>
                    </w:div>
                  </w:divsChild>
                </w:div>
                <w:div w:id="743112758">
                  <w:marLeft w:val="0"/>
                  <w:marRight w:val="0"/>
                  <w:marTop w:val="0"/>
                  <w:marBottom w:val="0"/>
                  <w:divBdr>
                    <w:top w:val="single" w:sz="2" w:space="1" w:color="FFFFFF"/>
                    <w:left w:val="single" w:sz="2" w:space="11" w:color="FFFFFF"/>
                    <w:bottom w:val="single" w:sz="2" w:space="1" w:color="FFFFFF"/>
                    <w:right w:val="single" w:sz="2" w:space="4" w:color="FFFFFF"/>
                  </w:divBdr>
                  <w:divsChild>
                    <w:div w:id="1683622547">
                      <w:marLeft w:val="0"/>
                      <w:marRight w:val="0"/>
                      <w:marTop w:val="0"/>
                      <w:marBottom w:val="0"/>
                      <w:divBdr>
                        <w:top w:val="none" w:sz="0" w:space="0" w:color="auto"/>
                        <w:left w:val="none" w:sz="0" w:space="0" w:color="auto"/>
                        <w:bottom w:val="none" w:sz="0" w:space="0" w:color="auto"/>
                        <w:right w:val="none" w:sz="0" w:space="0" w:color="auto"/>
                      </w:divBdr>
                    </w:div>
                  </w:divsChild>
                </w:div>
                <w:div w:id="82996981">
                  <w:marLeft w:val="0"/>
                  <w:marRight w:val="0"/>
                  <w:marTop w:val="0"/>
                  <w:marBottom w:val="0"/>
                  <w:divBdr>
                    <w:top w:val="single" w:sz="2" w:space="1" w:color="FFFFFF"/>
                    <w:left w:val="single" w:sz="2" w:space="11" w:color="FFFFFF"/>
                    <w:bottom w:val="single" w:sz="2" w:space="1" w:color="FFFFFF"/>
                    <w:right w:val="single" w:sz="2" w:space="4" w:color="FFFFFF"/>
                  </w:divBdr>
                  <w:divsChild>
                    <w:div w:id="556087073">
                      <w:marLeft w:val="0"/>
                      <w:marRight w:val="0"/>
                      <w:marTop w:val="0"/>
                      <w:marBottom w:val="0"/>
                      <w:divBdr>
                        <w:top w:val="none" w:sz="0" w:space="0" w:color="auto"/>
                        <w:left w:val="none" w:sz="0" w:space="0" w:color="auto"/>
                        <w:bottom w:val="none" w:sz="0" w:space="0" w:color="auto"/>
                        <w:right w:val="none" w:sz="0" w:space="0" w:color="auto"/>
                      </w:divBdr>
                    </w:div>
                  </w:divsChild>
                </w:div>
                <w:div w:id="2705273">
                  <w:marLeft w:val="0"/>
                  <w:marRight w:val="0"/>
                  <w:marTop w:val="0"/>
                  <w:marBottom w:val="0"/>
                  <w:divBdr>
                    <w:top w:val="single" w:sz="2" w:space="1" w:color="FFFFFF"/>
                    <w:left w:val="single" w:sz="2" w:space="11" w:color="FFFFFF"/>
                    <w:bottom w:val="single" w:sz="2" w:space="1" w:color="FFFFFF"/>
                    <w:right w:val="single" w:sz="2" w:space="4" w:color="FFFFFF"/>
                  </w:divBdr>
                  <w:divsChild>
                    <w:div w:id="1509178652">
                      <w:marLeft w:val="0"/>
                      <w:marRight w:val="0"/>
                      <w:marTop w:val="0"/>
                      <w:marBottom w:val="0"/>
                      <w:divBdr>
                        <w:top w:val="none" w:sz="0" w:space="0" w:color="auto"/>
                        <w:left w:val="none" w:sz="0" w:space="0" w:color="auto"/>
                        <w:bottom w:val="none" w:sz="0" w:space="0" w:color="auto"/>
                        <w:right w:val="none" w:sz="0" w:space="0" w:color="auto"/>
                      </w:divBdr>
                    </w:div>
                  </w:divsChild>
                </w:div>
                <w:div w:id="174076998">
                  <w:marLeft w:val="0"/>
                  <w:marRight w:val="0"/>
                  <w:marTop w:val="0"/>
                  <w:marBottom w:val="0"/>
                  <w:divBdr>
                    <w:top w:val="single" w:sz="2" w:space="1" w:color="FFFFFF"/>
                    <w:left w:val="single" w:sz="2" w:space="11" w:color="FFFFFF"/>
                    <w:bottom w:val="single" w:sz="2" w:space="1" w:color="FFFFFF"/>
                    <w:right w:val="single" w:sz="2" w:space="4" w:color="FFFFFF"/>
                  </w:divBdr>
                  <w:divsChild>
                    <w:div w:id="113211597">
                      <w:marLeft w:val="0"/>
                      <w:marRight w:val="0"/>
                      <w:marTop w:val="0"/>
                      <w:marBottom w:val="0"/>
                      <w:divBdr>
                        <w:top w:val="none" w:sz="0" w:space="0" w:color="auto"/>
                        <w:left w:val="none" w:sz="0" w:space="0" w:color="auto"/>
                        <w:bottom w:val="none" w:sz="0" w:space="0" w:color="auto"/>
                        <w:right w:val="none" w:sz="0" w:space="0" w:color="auto"/>
                      </w:divBdr>
                    </w:div>
                  </w:divsChild>
                </w:div>
                <w:div w:id="66348389">
                  <w:marLeft w:val="0"/>
                  <w:marRight w:val="0"/>
                  <w:marTop w:val="0"/>
                  <w:marBottom w:val="0"/>
                  <w:divBdr>
                    <w:top w:val="single" w:sz="2" w:space="1" w:color="FFFFFF"/>
                    <w:left w:val="single" w:sz="2" w:space="11" w:color="FFFFFF"/>
                    <w:bottom w:val="single" w:sz="2" w:space="1" w:color="FFFFFF"/>
                    <w:right w:val="single" w:sz="2" w:space="4" w:color="FFFFFF"/>
                  </w:divBdr>
                  <w:divsChild>
                    <w:div w:id="2031754746">
                      <w:marLeft w:val="0"/>
                      <w:marRight w:val="0"/>
                      <w:marTop w:val="0"/>
                      <w:marBottom w:val="0"/>
                      <w:divBdr>
                        <w:top w:val="none" w:sz="0" w:space="0" w:color="auto"/>
                        <w:left w:val="none" w:sz="0" w:space="0" w:color="auto"/>
                        <w:bottom w:val="none" w:sz="0" w:space="0" w:color="auto"/>
                        <w:right w:val="none" w:sz="0" w:space="0" w:color="auto"/>
                      </w:divBdr>
                    </w:div>
                  </w:divsChild>
                </w:div>
                <w:div w:id="972170619">
                  <w:marLeft w:val="0"/>
                  <w:marRight w:val="0"/>
                  <w:marTop w:val="0"/>
                  <w:marBottom w:val="0"/>
                  <w:divBdr>
                    <w:top w:val="single" w:sz="2" w:space="1" w:color="FFFFFF"/>
                    <w:left w:val="single" w:sz="2" w:space="11" w:color="FFFFFF"/>
                    <w:bottom w:val="single" w:sz="2" w:space="1" w:color="FFFFFF"/>
                    <w:right w:val="single" w:sz="2" w:space="4" w:color="FFFFFF"/>
                  </w:divBdr>
                  <w:divsChild>
                    <w:div w:id="171262428">
                      <w:marLeft w:val="0"/>
                      <w:marRight w:val="0"/>
                      <w:marTop w:val="0"/>
                      <w:marBottom w:val="0"/>
                      <w:divBdr>
                        <w:top w:val="none" w:sz="0" w:space="0" w:color="auto"/>
                        <w:left w:val="none" w:sz="0" w:space="0" w:color="auto"/>
                        <w:bottom w:val="none" w:sz="0" w:space="0" w:color="auto"/>
                        <w:right w:val="none" w:sz="0" w:space="0" w:color="auto"/>
                      </w:divBdr>
                    </w:div>
                  </w:divsChild>
                </w:div>
                <w:div w:id="508644531">
                  <w:marLeft w:val="0"/>
                  <w:marRight w:val="0"/>
                  <w:marTop w:val="0"/>
                  <w:marBottom w:val="0"/>
                  <w:divBdr>
                    <w:top w:val="single" w:sz="2" w:space="1" w:color="FFFFFF"/>
                    <w:left w:val="single" w:sz="2" w:space="11" w:color="FFFFFF"/>
                    <w:bottom w:val="single" w:sz="2" w:space="1" w:color="FFFFFF"/>
                    <w:right w:val="single" w:sz="2" w:space="4" w:color="FFFFFF"/>
                  </w:divBdr>
                  <w:divsChild>
                    <w:div w:id="2129081882">
                      <w:marLeft w:val="0"/>
                      <w:marRight w:val="0"/>
                      <w:marTop w:val="0"/>
                      <w:marBottom w:val="0"/>
                      <w:divBdr>
                        <w:top w:val="none" w:sz="0" w:space="0" w:color="auto"/>
                        <w:left w:val="none" w:sz="0" w:space="0" w:color="auto"/>
                        <w:bottom w:val="none" w:sz="0" w:space="0" w:color="auto"/>
                        <w:right w:val="none" w:sz="0" w:space="0" w:color="auto"/>
                      </w:divBdr>
                    </w:div>
                  </w:divsChild>
                </w:div>
                <w:div w:id="283119106">
                  <w:marLeft w:val="0"/>
                  <w:marRight w:val="0"/>
                  <w:marTop w:val="0"/>
                  <w:marBottom w:val="0"/>
                  <w:divBdr>
                    <w:top w:val="single" w:sz="2" w:space="1" w:color="FFFFFF"/>
                    <w:left w:val="single" w:sz="2" w:space="11" w:color="FFFFFF"/>
                    <w:bottom w:val="single" w:sz="2" w:space="1" w:color="FFFFFF"/>
                    <w:right w:val="single" w:sz="2" w:space="4" w:color="FFFFFF"/>
                  </w:divBdr>
                  <w:divsChild>
                    <w:div w:id="297147001">
                      <w:marLeft w:val="0"/>
                      <w:marRight w:val="0"/>
                      <w:marTop w:val="0"/>
                      <w:marBottom w:val="0"/>
                      <w:divBdr>
                        <w:top w:val="none" w:sz="0" w:space="0" w:color="auto"/>
                        <w:left w:val="none" w:sz="0" w:space="0" w:color="auto"/>
                        <w:bottom w:val="none" w:sz="0" w:space="0" w:color="auto"/>
                        <w:right w:val="none" w:sz="0" w:space="0" w:color="auto"/>
                      </w:divBdr>
                    </w:div>
                  </w:divsChild>
                </w:div>
                <w:div w:id="1835027964">
                  <w:marLeft w:val="0"/>
                  <w:marRight w:val="0"/>
                  <w:marTop w:val="0"/>
                  <w:marBottom w:val="0"/>
                  <w:divBdr>
                    <w:top w:val="single" w:sz="2" w:space="1" w:color="FFFFFF"/>
                    <w:left w:val="single" w:sz="2" w:space="11" w:color="FFFFFF"/>
                    <w:bottom w:val="single" w:sz="2" w:space="1" w:color="FFFFFF"/>
                    <w:right w:val="single" w:sz="2" w:space="4" w:color="FFFFFF"/>
                  </w:divBdr>
                  <w:divsChild>
                    <w:div w:id="1884712220">
                      <w:marLeft w:val="0"/>
                      <w:marRight w:val="0"/>
                      <w:marTop w:val="0"/>
                      <w:marBottom w:val="0"/>
                      <w:divBdr>
                        <w:top w:val="none" w:sz="0" w:space="0" w:color="auto"/>
                        <w:left w:val="none" w:sz="0" w:space="0" w:color="auto"/>
                        <w:bottom w:val="none" w:sz="0" w:space="0" w:color="auto"/>
                        <w:right w:val="none" w:sz="0" w:space="0" w:color="auto"/>
                      </w:divBdr>
                    </w:div>
                  </w:divsChild>
                </w:div>
                <w:div w:id="1264260410">
                  <w:marLeft w:val="0"/>
                  <w:marRight w:val="0"/>
                  <w:marTop w:val="0"/>
                  <w:marBottom w:val="0"/>
                  <w:divBdr>
                    <w:top w:val="single" w:sz="2" w:space="1" w:color="FFFFFF"/>
                    <w:left w:val="single" w:sz="2" w:space="11" w:color="FFFFFF"/>
                    <w:bottom w:val="single" w:sz="2" w:space="1" w:color="FFFFFF"/>
                    <w:right w:val="single" w:sz="2" w:space="4" w:color="FFFFFF"/>
                  </w:divBdr>
                  <w:divsChild>
                    <w:div w:id="1365717131">
                      <w:marLeft w:val="0"/>
                      <w:marRight w:val="0"/>
                      <w:marTop w:val="0"/>
                      <w:marBottom w:val="0"/>
                      <w:divBdr>
                        <w:top w:val="none" w:sz="0" w:space="0" w:color="auto"/>
                        <w:left w:val="none" w:sz="0" w:space="0" w:color="auto"/>
                        <w:bottom w:val="none" w:sz="0" w:space="0" w:color="auto"/>
                        <w:right w:val="none" w:sz="0" w:space="0" w:color="auto"/>
                      </w:divBdr>
                    </w:div>
                  </w:divsChild>
                </w:div>
                <w:div w:id="1185094708">
                  <w:marLeft w:val="0"/>
                  <w:marRight w:val="0"/>
                  <w:marTop w:val="0"/>
                  <w:marBottom w:val="0"/>
                  <w:divBdr>
                    <w:top w:val="single" w:sz="2" w:space="1" w:color="FFFFFF"/>
                    <w:left w:val="single" w:sz="2" w:space="11" w:color="FFFFFF"/>
                    <w:bottom w:val="single" w:sz="2" w:space="1" w:color="FFFFFF"/>
                    <w:right w:val="single" w:sz="2" w:space="4" w:color="FFFFFF"/>
                  </w:divBdr>
                  <w:divsChild>
                    <w:div w:id="1796950597">
                      <w:marLeft w:val="0"/>
                      <w:marRight w:val="0"/>
                      <w:marTop w:val="0"/>
                      <w:marBottom w:val="0"/>
                      <w:divBdr>
                        <w:top w:val="none" w:sz="0" w:space="0" w:color="auto"/>
                        <w:left w:val="none" w:sz="0" w:space="0" w:color="auto"/>
                        <w:bottom w:val="none" w:sz="0" w:space="0" w:color="auto"/>
                        <w:right w:val="none" w:sz="0" w:space="0" w:color="auto"/>
                      </w:divBdr>
                    </w:div>
                  </w:divsChild>
                </w:div>
                <w:div w:id="1360814003">
                  <w:marLeft w:val="0"/>
                  <w:marRight w:val="0"/>
                  <w:marTop w:val="0"/>
                  <w:marBottom w:val="0"/>
                  <w:divBdr>
                    <w:top w:val="single" w:sz="2" w:space="1" w:color="FFFFFF"/>
                    <w:left w:val="single" w:sz="2" w:space="11" w:color="FFFFFF"/>
                    <w:bottom w:val="single" w:sz="2" w:space="1" w:color="FFFFFF"/>
                    <w:right w:val="single" w:sz="2" w:space="4" w:color="FFFFFF"/>
                  </w:divBdr>
                  <w:divsChild>
                    <w:div w:id="2008170049">
                      <w:marLeft w:val="0"/>
                      <w:marRight w:val="0"/>
                      <w:marTop w:val="0"/>
                      <w:marBottom w:val="0"/>
                      <w:divBdr>
                        <w:top w:val="none" w:sz="0" w:space="0" w:color="auto"/>
                        <w:left w:val="none" w:sz="0" w:space="0" w:color="auto"/>
                        <w:bottom w:val="none" w:sz="0" w:space="0" w:color="auto"/>
                        <w:right w:val="none" w:sz="0" w:space="0" w:color="auto"/>
                      </w:divBdr>
                    </w:div>
                  </w:divsChild>
                </w:div>
                <w:div w:id="1852913687">
                  <w:marLeft w:val="0"/>
                  <w:marRight w:val="0"/>
                  <w:marTop w:val="0"/>
                  <w:marBottom w:val="0"/>
                  <w:divBdr>
                    <w:top w:val="single" w:sz="2" w:space="1" w:color="FFFFFF"/>
                    <w:left w:val="single" w:sz="2" w:space="11" w:color="FFFFFF"/>
                    <w:bottom w:val="single" w:sz="2" w:space="1" w:color="FFFFFF"/>
                    <w:right w:val="single" w:sz="2" w:space="4" w:color="FFFFFF"/>
                  </w:divBdr>
                  <w:divsChild>
                    <w:div w:id="155417518">
                      <w:marLeft w:val="0"/>
                      <w:marRight w:val="0"/>
                      <w:marTop w:val="0"/>
                      <w:marBottom w:val="0"/>
                      <w:divBdr>
                        <w:top w:val="none" w:sz="0" w:space="0" w:color="auto"/>
                        <w:left w:val="none" w:sz="0" w:space="0" w:color="auto"/>
                        <w:bottom w:val="none" w:sz="0" w:space="0" w:color="auto"/>
                        <w:right w:val="none" w:sz="0" w:space="0" w:color="auto"/>
                      </w:divBdr>
                    </w:div>
                  </w:divsChild>
                </w:div>
                <w:div w:id="1857845735">
                  <w:marLeft w:val="0"/>
                  <w:marRight w:val="0"/>
                  <w:marTop w:val="0"/>
                  <w:marBottom w:val="0"/>
                  <w:divBdr>
                    <w:top w:val="single" w:sz="2" w:space="1" w:color="FFFFFF"/>
                    <w:left w:val="single" w:sz="2" w:space="11" w:color="FFFFFF"/>
                    <w:bottom w:val="single" w:sz="2" w:space="1" w:color="FFFFFF"/>
                    <w:right w:val="single" w:sz="2" w:space="4" w:color="FFFFFF"/>
                  </w:divBdr>
                  <w:divsChild>
                    <w:div w:id="1808621067">
                      <w:marLeft w:val="0"/>
                      <w:marRight w:val="0"/>
                      <w:marTop w:val="0"/>
                      <w:marBottom w:val="0"/>
                      <w:divBdr>
                        <w:top w:val="none" w:sz="0" w:space="0" w:color="auto"/>
                        <w:left w:val="none" w:sz="0" w:space="0" w:color="auto"/>
                        <w:bottom w:val="none" w:sz="0" w:space="0" w:color="auto"/>
                        <w:right w:val="none" w:sz="0" w:space="0" w:color="auto"/>
                      </w:divBdr>
                    </w:div>
                  </w:divsChild>
                </w:div>
                <w:div w:id="938441559">
                  <w:marLeft w:val="0"/>
                  <w:marRight w:val="0"/>
                  <w:marTop w:val="0"/>
                  <w:marBottom w:val="0"/>
                  <w:divBdr>
                    <w:top w:val="single" w:sz="2" w:space="1" w:color="FFFFFF"/>
                    <w:left w:val="single" w:sz="2" w:space="11" w:color="FFFFFF"/>
                    <w:bottom w:val="single" w:sz="2" w:space="1" w:color="FFFFFF"/>
                    <w:right w:val="single" w:sz="2" w:space="4" w:color="FFFFFF"/>
                  </w:divBdr>
                  <w:divsChild>
                    <w:div w:id="1176385731">
                      <w:marLeft w:val="0"/>
                      <w:marRight w:val="0"/>
                      <w:marTop w:val="0"/>
                      <w:marBottom w:val="0"/>
                      <w:divBdr>
                        <w:top w:val="none" w:sz="0" w:space="0" w:color="auto"/>
                        <w:left w:val="none" w:sz="0" w:space="0" w:color="auto"/>
                        <w:bottom w:val="none" w:sz="0" w:space="0" w:color="auto"/>
                        <w:right w:val="none" w:sz="0" w:space="0" w:color="auto"/>
                      </w:divBdr>
                    </w:div>
                  </w:divsChild>
                </w:div>
                <w:div w:id="1559196873">
                  <w:marLeft w:val="0"/>
                  <w:marRight w:val="0"/>
                  <w:marTop w:val="0"/>
                  <w:marBottom w:val="0"/>
                  <w:divBdr>
                    <w:top w:val="single" w:sz="2" w:space="1" w:color="FFFFFF"/>
                    <w:left w:val="single" w:sz="2" w:space="11" w:color="FFFFFF"/>
                    <w:bottom w:val="single" w:sz="2" w:space="1" w:color="FFFFFF"/>
                    <w:right w:val="single" w:sz="2" w:space="4" w:color="FFFFFF"/>
                  </w:divBdr>
                  <w:divsChild>
                    <w:div w:id="1772583884">
                      <w:marLeft w:val="0"/>
                      <w:marRight w:val="0"/>
                      <w:marTop w:val="0"/>
                      <w:marBottom w:val="0"/>
                      <w:divBdr>
                        <w:top w:val="none" w:sz="0" w:space="0" w:color="auto"/>
                        <w:left w:val="none" w:sz="0" w:space="0" w:color="auto"/>
                        <w:bottom w:val="none" w:sz="0" w:space="0" w:color="auto"/>
                        <w:right w:val="none" w:sz="0" w:space="0" w:color="auto"/>
                      </w:divBdr>
                    </w:div>
                  </w:divsChild>
                </w:div>
                <w:div w:id="1769110642">
                  <w:marLeft w:val="0"/>
                  <w:marRight w:val="0"/>
                  <w:marTop w:val="0"/>
                  <w:marBottom w:val="0"/>
                  <w:divBdr>
                    <w:top w:val="single" w:sz="2" w:space="1" w:color="FFFFFF"/>
                    <w:left w:val="single" w:sz="2" w:space="11" w:color="FFFFFF"/>
                    <w:bottom w:val="single" w:sz="2" w:space="1" w:color="FFFFFF"/>
                    <w:right w:val="single" w:sz="2" w:space="4" w:color="FFFFFF"/>
                  </w:divBdr>
                  <w:divsChild>
                    <w:div w:id="1700861496">
                      <w:marLeft w:val="0"/>
                      <w:marRight w:val="0"/>
                      <w:marTop w:val="0"/>
                      <w:marBottom w:val="0"/>
                      <w:divBdr>
                        <w:top w:val="none" w:sz="0" w:space="0" w:color="auto"/>
                        <w:left w:val="none" w:sz="0" w:space="0" w:color="auto"/>
                        <w:bottom w:val="none" w:sz="0" w:space="0" w:color="auto"/>
                        <w:right w:val="none" w:sz="0" w:space="0" w:color="auto"/>
                      </w:divBdr>
                    </w:div>
                  </w:divsChild>
                </w:div>
                <w:div w:id="1525054420">
                  <w:marLeft w:val="0"/>
                  <w:marRight w:val="0"/>
                  <w:marTop w:val="0"/>
                  <w:marBottom w:val="0"/>
                  <w:divBdr>
                    <w:top w:val="single" w:sz="2" w:space="1" w:color="FFFFFF"/>
                    <w:left w:val="single" w:sz="2" w:space="11" w:color="FFFFFF"/>
                    <w:bottom w:val="single" w:sz="2" w:space="1" w:color="FFFFFF"/>
                    <w:right w:val="single" w:sz="2" w:space="4" w:color="FFFFFF"/>
                  </w:divBdr>
                  <w:divsChild>
                    <w:div w:id="1105887016">
                      <w:marLeft w:val="0"/>
                      <w:marRight w:val="0"/>
                      <w:marTop w:val="0"/>
                      <w:marBottom w:val="0"/>
                      <w:divBdr>
                        <w:top w:val="none" w:sz="0" w:space="0" w:color="auto"/>
                        <w:left w:val="none" w:sz="0" w:space="0" w:color="auto"/>
                        <w:bottom w:val="none" w:sz="0" w:space="0" w:color="auto"/>
                        <w:right w:val="none" w:sz="0" w:space="0" w:color="auto"/>
                      </w:divBdr>
                    </w:div>
                  </w:divsChild>
                </w:div>
                <w:div w:id="1698040178">
                  <w:marLeft w:val="0"/>
                  <w:marRight w:val="0"/>
                  <w:marTop w:val="0"/>
                  <w:marBottom w:val="0"/>
                  <w:divBdr>
                    <w:top w:val="single" w:sz="2" w:space="1" w:color="FFFFFF"/>
                    <w:left w:val="single" w:sz="2" w:space="11" w:color="FFFFFF"/>
                    <w:bottom w:val="single" w:sz="2" w:space="1" w:color="FFFFFF"/>
                    <w:right w:val="single" w:sz="2" w:space="4" w:color="FFFFFF"/>
                  </w:divBdr>
                  <w:divsChild>
                    <w:div w:id="770319582">
                      <w:marLeft w:val="0"/>
                      <w:marRight w:val="0"/>
                      <w:marTop w:val="0"/>
                      <w:marBottom w:val="0"/>
                      <w:divBdr>
                        <w:top w:val="none" w:sz="0" w:space="0" w:color="auto"/>
                        <w:left w:val="none" w:sz="0" w:space="0" w:color="auto"/>
                        <w:bottom w:val="none" w:sz="0" w:space="0" w:color="auto"/>
                        <w:right w:val="none" w:sz="0" w:space="0" w:color="auto"/>
                      </w:divBdr>
                    </w:div>
                  </w:divsChild>
                </w:div>
                <w:div w:id="239798084">
                  <w:marLeft w:val="0"/>
                  <w:marRight w:val="0"/>
                  <w:marTop w:val="0"/>
                  <w:marBottom w:val="0"/>
                  <w:divBdr>
                    <w:top w:val="single" w:sz="2" w:space="1" w:color="FFFFFF"/>
                    <w:left w:val="single" w:sz="2" w:space="11" w:color="FFFFFF"/>
                    <w:bottom w:val="single" w:sz="2" w:space="1" w:color="FFFFFF"/>
                    <w:right w:val="single" w:sz="2" w:space="4" w:color="FFFFFF"/>
                  </w:divBdr>
                  <w:divsChild>
                    <w:div w:id="1812939768">
                      <w:marLeft w:val="0"/>
                      <w:marRight w:val="0"/>
                      <w:marTop w:val="0"/>
                      <w:marBottom w:val="0"/>
                      <w:divBdr>
                        <w:top w:val="none" w:sz="0" w:space="0" w:color="auto"/>
                        <w:left w:val="none" w:sz="0" w:space="0" w:color="auto"/>
                        <w:bottom w:val="none" w:sz="0" w:space="0" w:color="auto"/>
                        <w:right w:val="none" w:sz="0" w:space="0" w:color="auto"/>
                      </w:divBdr>
                    </w:div>
                  </w:divsChild>
                </w:div>
                <w:div w:id="719474123">
                  <w:marLeft w:val="0"/>
                  <w:marRight w:val="0"/>
                  <w:marTop w:val="0"/>
                  <w:marBottom w:val="0"/>
                  <w:divBdr>
                    <w:top w:val="single" w:sz="2" w:space="1" w:color="FFFFFF"/>
                    <w:left w:val="single" w:sz="2" w:space="11" w:color="FFFFFF"/>
                    <w:bottom w:val="single" w:sz="2" w:space="1" w:color="FFFFFF"/>
                    <w:right w:val="single" w:sz="2" w:space="4" w:color="FFFFFF"/>
                  </w:divBdr>
                  <w:divsChild>
                    <w:div w:id="1049306643">
                      <w:marLeft w:val="0"/>
                      <w:marRight w:val="0"/>
                      <w:marTop w:val="0"/>
                      <w:marBottom w:val="0"/>
                      <w:divBdr>
                        <w:top w:val="none" w:sz="0" w:space="0" w:color="auto"/>
                        <w:left w:val="none" w:sz="0" w:space="0" w:color="auto"/>
                        <w:bottom w:val="none" w:sz="0" w:space="0" w:color="auto"/>
                        <w:right w:val="none" w:sz="0" w:space="0" w:color="auto"/>
                      </w:divBdr>
                    </w:div>
                  </w:divsChild>
                </w:div>
                <w:div w:id="146827689">
                  <w:marLeft w:val="0"/>
                  <w:marRight w:val="0"/>
                  <w:marTop w:val="0"/>
                  <w:marBottom w:val="0"/>
                  <w:divBdr>
                    <w:top w:val="single" w:sz="2" w:space="1" w:color="FFFFFF"/>
                    <w:left w:val="single" w:sz="2" w:space="11" w:color="FFFFFF"/>
                    <w:bottom w:val="single" w:sz="2" w:space="1" w:color="FFFFFF"/>
                    <w:right w:val="single" w:sz="2" w:space="4" w:color="FFFFFF"/>
                  </w:divBdr>
                  <w:divsChild>
                    <w:div w:id="319969260">
                      <w:marLeft w:val="0"/>
                      <w:marRight w:val="0"/>
                      <w:marTop w:val="0"/>
                      <w:marBottom w:val="0"/>
                      <w:divBdr>
                        <w:top w:val="none" w:sz="0" w:space="0" w:color="auto"/>
                        <w:left w:val="none" w:sz="0" w:space="0" w:color="auto"/>
                        <w:bottom w:val="none" w:sz="0" w:space="0" w:color="auto"/>
                        <w:right w:val="none" w:sz="0" w:space="0" w:color="auto"/>
                      </w:divBdr>
                    </w:div>
                  </w:divsChild>
                </w:div>
                <w:div w:id="1918904041">
                  <w:marLeft w:val="0"/>
                  <w:marRight w:val="0"/>
                  <w:marTop w:val="0"/>
                  <w:marBottom w:val="0"/>
                  <w:divBdr>
                    <w:top w:val="single" w:sz="2" w:space="1" w:color="FFFFFF"/>
                    <w:left w:val="single" w:sz="2" w:space="11" w:color="FFFFFF"/>
                    <w:bottom w:val="single" w:sz="2" w:space="1" w:color="FFFFFF"/>
                    <w:right w:val="single" w:sz="2" w:space="4" w:color="FFFFFF"/>
                  </w:divBdr>
                  <w:divsChild>
                    <w:div w:id="693845293">
                      <w:marLeft w:val="0"/>
                      <w:marRight w:val="0"/>
                      <w:marTop w:val="0"/>
                      <w:marBottom w:val="0"/>
                      <w:divBdr>
                        <w:top w:val="none" w:sz="0" w:space="0" w:color="auto"/>
                        <w:left w:val="none" w:sz="0" w:space="0" w:color="auto"/>
                        <w:bottom w:val="none" w:sz="0" w:space="0" w:color="auto"/>
                        <w:right w:val="none" w:sz="0" w:space="0" w:color="auto"/>
                      </w:divBdr>
                    </w:div>
                  </w:divsChild>
                </w:div>
                <w:div w:id="426654708">
                  <w:marLeft w:val="0"/>
                  <w:marRight w:val="0"/>
                  <w:marTop w:val="0"/>
                  <w:marBottom w:val="0"/>
                  <w:divBdr>
                    <w:top w:val="single" w:sz="2" w:space="1" w:color="FFFFFF"/>
                    <w:left w:val="single" w:sz="2" w:space="11" w:color="FFFFFF"/>
                    <w:bottom w:val="single" w:sz="2" w:space="1" w:color="FFFFFF"/>
                    <w:right w:val="single" w:sz="2" w:space="4" w:color="FFFFFF"/>
                  </w:divBdr>
                  <w:divsChild>
                    <w:div w:id="1283145039">
                      <w:marLeft w:val="0"/>
                      <w:marRight w:val="0"/>
                      <w:marTop w:val="0"/>
                      <w:marBottom w:val="0"/>
                      <w:divBdr>
                        <w:top w:val="none" w:sz="0" w:space="0" w:color="auto"/>
                        <w:left w:val="none" w:sz="0" w:space="0" w:color="auto"/>
                        <w:bottom w:val="none" w:sz="0" w:space="0" w:color="auto"/>
                        <w:right w:val="none" w:sz="0" w:space="0" w:color="auto"/>
                      </w:divBdr>
                    </w:div>
                  </w:divsChild>
                </w:div>
                <w:div w:id="1443572651">
                  <w:marLeft w:val="0"/>
                  <w:marRight w:val="0"/>
                  <w:marTop w:val="0"/>
                  <w:marBottom w:val="0"/>
                  <w:divBdr>
                    <w:top w:val="single" w:sz="2" w:space="1" w:color="FFFFFF"/>
                    <w:left w:val="single" w:sz="2" w:space="11" w:color="FFFFFF"/>
                    <w:bottom w:val="single" w:sz="2" w:space="1" w:color="FFFFFF"/>
                    <w:right w:val="single" w:sz="2" w:space="4" w:color="FFFFFF"/>
                  </w:divBdr>
                  <w:divsChild>
                    <w:div w:id="146673557">
                      <w:marLeft w:val="0"/>
                      <w:marRight w:val="0"/>
                      <w:marTop w:val="0"/>
                      <w:marBottom w:val="0"/>
                      <w:divBdr>
                        <w:top w:val="none" w:sz="0" w:space="0" w:color="auto"/>
                        <w:left w:val="none" w:sz="0" w:space="0" w:color="auto"/>
                        <w:bottom w:val="none" w:sz="0" w:space="0" w:color="auto"/>
                        <w:right w:val="none" w:sz="0" w:space="0" w:color="auto"/>
                      </w:divBdr>
                    </w:div>
                  </w:divsChild>
                </w:div>
                <w:div w:id="2110001679">
                  <w:marLeft w:val="0"/>
                  <w:marRight w:val="0"/>
                  <w:marTop w:val="0"/>
                  <w:marBottom w:val="0"/>
                  <w:divBdr>
                    <w:top w:val="single" w:sz="2" w:space="1" w:color="FFFFFF"/>
                    <w:left w:val="single" w:sz="2" w:space="11" w:color="FFFFFF"/>
                    <w:bottom w:val="single" w:sz="2" w:space="1" w:color="FFFFFF"/>
                    <w:right w:val="single" w:sz="2" w:space="4" w:color="FFFFFF"/>
                  </w:divBdr>
                  <w:divsChild>
                    <w:div w:id="1527476922">
                      <w:marLeft w:val="0"/>
                      <w:marRight w:val="0"/>
                      <w:marTop w:val="0"/>
                      <w:marBottom w:val="0"/>
                      <w:divBdr>
                        <w:top w:val="none" w:sz="0" w:space="0" w:color="auto"/>
                        <w:left w:val="none" w:sz="0" w:space="0" w:color="auto"/>
                        <w:bottom w:val="none" w:sz="0" w:space="0" w:color="auto"/>
                        <w:right w:val="none" w:sz="0" w:space="0" w:color="auto"/>
                      </w:divBdr>
                    </w:div>
                  </w:divsChild>
                </w:div>
                <w:div w:id="1116363148">
                  <w:marLeft w:val="0"/>
                  <w:marRight w:val="0"/>
                  <w:marTop w:val="0"/>
                  <w:marBottom w:val="0"/>
                  <w:divBdr>
                    <w:top w:val="single" w:sz="2" w:space="1" w:color="FFFFFF"/>
                    <w:left w:val="single" w:sz="2" w:space="11" w:color="FFFFFF"/>
                    <w:bottom w:val="single" w:sz="2" w:space="1" w:color="FFFFFF"/>
                    <w:right w:val="single" w:sz="2" w:space="4" w:color="FFFFFF"/>
                  </w:divBdr>
                  <w:divsChild>
                    <w:div w:id="1380743875">
                      <w:marLeft w:val="0"/>
                      <w:marRight w:val="0"/>
                      <w:marTop w:val="0"/>
                      <w:marBottom w:val="0"/>
                      <w:divBdr>
                        <w:top w:val="none" w:sz="0" w:space="0" w:color="auto"/>
                        <w:left w:val="none" w:sz="0" w:space="0" w:color="auto"/>
                        <w:bottom w:val="none" w:sz="0" w:space="0" w:color="auto"/>
                        <w:right w:val="none" w:sz="0" w:space="0" w:color="auto"/>
                      </w:divBdr>
                    </w:div>
                  </w:divsChild>
                </w:div>
                <w:div w:id="874000926">
                  <w:marLeft w:val="0"/>
                  <w:marRight w:val="0"/>
                  <w:marTop w:val="0"/>
                  <w:marBottom w:val="0"/>
                  <w:divBdr>
                    <w:top w:val="single" w:sz="2" w:space="1" w:color="FFFFFF"/>
                    <w:left w:val="single" w:sz="2" w:space="11" w:color="FFFFFF"/>
                    <w:bottom w:val="single" w:sz="2" w:space="1" w:color="FFFFFF"/>
                    <w:right w:val="single" w:sz="2" w:space="4" w:color="FFFFFF"/>
                  </w:divBdr>
                  <w:divsChild>
                    <w:div w:id="1894851287">
                      <w:marLeft w:val="0"/>
                      <w:marRight w:val="0"/>
                      <w:marTop w:val="0"/>
                      <w:marBottom w:val="0"/>
                      <w:divBdr>
                        <w:top w:val="none" w:sz="0" w:space="0" w:color="auto"/>
                        <w:left w:val="none" w:sz="0" w:space="0" w:color="auto"/>
                        <w:bottom w:val="none" w:sz="0" w:space="0" w:color="auto"/>
                        <w:right w:val="none" w:sz="0" w:space="0" w:color="auto"/>
                      </w:divBdr>
                    </w:div>
                  </w:divsChild>
                </w:div>
                <w:div w:id="1379358136">
                  <w:marLeft w:val="0"/>
                  <w:marRight w:val="0"/>
                  <w:marTop w:val="0"/>
                  <w:marBottom w:val="0"/>
                  <w:divBdr>
                    <w:top w:val="single" w:sz="2" w:space="1" w:color="FFFFFF"/>
                    <w:left w:val="single" w:sz="2" w:space="11" w:color="FFFFFF"/>
                    <w:bottom w:val="single" w:sz="2" w:space="1" w:color="FFFFFF"/>
                    <w:right w:val="single" w:sz="2" w:space="4" w:color="FFFFFF"/>
                  </w:divBdr>
                  <w:divsChild>
                    <w:div w:id="1017577484">
                      <w:marLeft w:val="0"/>
                      <w:marRight w:val="0"/>
                      <w:marTop w:val="0"/>
                      <w:marBottom w:val="0"/>
                      <w:divBdr>
                        <w:top w:val="none" w:sz="0" w:space="0" w:color="auto"/>
                        <w:left w:val="none" w:sz="0" w:space="0" w:color="auto"/>
                        <w:bottom w:val="none" w:sz="0" w:space="0" w:color="auto"/>
                        <w:right w:val="none" w:sz="0" w:space="0" w:color="auto"/>
                      </w:divBdr>
                    </w:div>
                  </w:divsChild>
                </w:div>
                <w:div w:id="483818060">
                  <w:marLeft w:val="0"/>
                  <w:marRight w:val="0"/>
                  <w:marTop w:val="0"/>
                  <w:marBottom w:val="0"/>
                  <w:divBdr>
                    <w:top w:val="single" w:sz="2" w:space="1" w:color="FFFFFF"/>
                    <w:left w:val="single" w:sz="2" w:space="11" w:color="FFFFFF"/>
                    <w:bottom w:val="single" w:sz="2" w:space="1" w:color="FFFFFF"/>
                    <w:right w:val="single" w:sz="2" w:space="4" w:color="FFFFFF"/>
                  </w:divBdr>
                  <w:divsChild>
                    <w:div w:id="142428803">
                      <w:marLeft w:val="0"/>
                      <w:marRight w:val="0"/>
                      <w:marTop w:val="0"/>
                      <w:marBottom w:val="0"/>
                      <w:divBdr>
                        <w:top w:val="none" w:sz="0" w:space="0" w:color="auto"/>
                        <w:left w:val="none" w:sz="0" w:space="0" w:color="auto"/>
                        <w:bottom w:val="none" w:sz="0" w:space="0" w:color="auto"/>
                        <w:right w:val="none" w:sz="0" w:space="0" w:color="auto"/>
                      </w:divBdr>
                    </w:div>
                  </w:divsChild>
                </w:div>
                <w:div w:id="2136216326">
                  <w:marLeft w:val="0"/>
                  <w:marRight w:val="0"/>
                  <w:marTop w:val="0"/>
                  <w:marBottom w:val="0"/>
                  <w:divBdr>
                    <w:top w:val="single" w:sz="2" w:space="1" w:color="FFFFFF"/>
                    <w:left w:val="single" w:sz="2" w:space="11" w:color="FFFFFF"/>
                    <w:bottom w:val="single" w:sz="2" w:space="1" w:color="FFFFFF"/>
                    <w:right w:val="single" w:sz="2" w:space="4" w:color="FFFFFF"/>
                  </w:divBdr>
                  <w:divsChild>
                    <w:div w:id="1684821842">
                      <w:marLeft w:val="0"/>
                      <w:marRight w:val="0"/>
                      <w:marTop w:val="0"/>
                      <w:marBottom w:val="0"/>
                      <w:divBdr>
                        <w:top w:val="none" w:sz="0" w:space="0" w:color="auto"/>
                        <w:left w:val="none" w:sz="0" w:space="0" w:color="auto"/>
                        <w:bottom w:val="none" w:sz="0" w:space="0" w:color="auto"/>
                        <w:right w:val="none" w:sz="0" w:space="0" w:color="auto"/>
                      </w:divBdr>
                    </w:div>
                  </w:divsChild>
                </w:div>
                <w:div w:id="1690371990">
                  <w:marLeft w:val="0"/>
                  <w:marRight w:val="0"/>
                  <w:marTop w:val="0"/>
                  <w:marBottom w:val="0"/>
                  <w:divBdr>
                    <w:top w:val="single" w:sz="2" w:space="1" w:color="FFFFFF"/>
                    <w:left w:val="single" w:sz="2" w:space="11" w:color="FFFFFF"/>
                    <w:bottom w:val="single" w:sz="2" w:space="1" w:color="FFFFFF"/>
                    <w:right w:val="single" w:sz="2" w:space="4" w:color="FFFFFF"/>
                  </w:divBdr>
                  <w:divsChild>
                    <w:div w:id="1609193284">
                      <w:marLeft w:val="0"/>
                      <w:marRight w:val="0"/>
                      <w:marTop w:val="0"/>
                      <w:marBottom w:val="0"/>
                      <w:divBdr>
                        <w:top w:val="none" w:sz="0" w:space="0" w:color="auto"/>
                        <w:left w:val="none" w:sz="0" w:space="0" w:color="auto"/>
                        <w:bottom w:val="none" w:sz="0" w:space="0" w:color="auto"/>
                        <w:right w:val="none" w:sz="0" w:space="0" w:color="auto"/>
                      </w:divBdr>
                    </w:div>
                  </w:divsChild>
                </w:div>
                <w:div w:id="512497764">
                  <w:marLeft w:val="0"/>
                  <w:marRight w:val="0"/>
                  <w:marTop w:val="0"/>
                  <w:marBottom w:val="0"/>
                  <w:divBdr>
                    <w:top w:val="single" w:sz="2" w:space="1" w:color="FFFFFF"/>
                    <w:left w:val="single" w:sz="2" w:space="11" w:color="FFFFFF"/>
                    <w:bottom w:val="single" w:sz="2" w:space="1" w:color="FFFFFF"/>
                    <w:right w:val="single" w:sz="2" w:space="4" w:color="FFFFFF"/>
                  </w:divBdr>
                  <w:divsChild>
                    <w:div w:id="271783788">
                      <w:marLeft w:val="0"/>
                      <w:marRight w:val="0"/>
                      <w:marTop w:val="0"/>
                      <w:marBottom w:val="0"/>
                      <w:divBdr>
                        <w:top w:val="none" w:sz="0" w:space="0" w:color="auto"/>
                        <w:left w:val="none" w:sz="0" w:space="0" w:color="auto"/>
                        <w:bottom w:val="none" w:sz="0" w:space="0" w:color="auto"/>
                        <w:right w:val="none" w:sz="0" w:space="0" w:color="auto"/>
                      </w:divBdr>
                    </w:div>
                  </w:divsChild>
                </w:div>
                <w:div w:id="167838513">
                  <w:marLeft w:val="0"/>
                  <w:marRight w:val="0"/>
                  <w:marTop w:val="0"/>
                  <w:marBottom w:val="0"/>
                  <w:divBdr>
                    <w:top w:val="single" w:sz="2" w:space="1" w:color="FFFFFF"/>
                    <w:left w:val="single" w:sz="2" w:space="11" w:color="FFFFFF"/>
                    <w:bottom w:val="single" w:sz="2" w:space="1" w:color="FFFFFF"/>
                    <w:right w:val="single" w:sz="2" w:space="4" w:color="FFFFFF"/>
                  </w:divBdr>
                  <w:divsChild>
                    <w:div w:id="960722739">
                      <w:marLeft w:val="0"/>
                      <w:marRight w:val="0"/>
                      <w:marTop w:val="0"/>
                      <w:marBottom w:val="0"/>
                      <w:divBdr>
                        <w:top w:val="none" w:sz="0" w:space="0" w:color="auto"/>
                        <w:left w:val="none" w:sz="0" w:space="0" w:color="auto"/>
                        <w:bottom w:val="none" w:sz="0" w:space="0" w:color="auto"/>
                        <w:right w:val="none" w:sz="0" w:space="0" w:color="auto"/>
                      </w:divBdr>
                    </w:div>
                  </w:divsChild>
                </w:div>
                <w:div w:id="1592817155">
                  <w:marLeft w:val="0"/>
                  <w:marRight w:val="0"/>
                  <w:marTop w:val="0"/>
                  <w:marBottom w:val="0"/>
                  <w:divBdr>
                    <w:top w:val="single" w:sz="2" w:space="1" w:color="FFFFFF"/>
                    <w:left w:val="single" w:sz="2" w:space="11" w:color="FFFFFF"/>
                    <w:bottom w:val="single" w:sz="2" w:space="1" w:color="FFFFFF"/>
                    <w:right w:val="single" w:sz="2" w:space="4" w:color="FFFFFF"/>
                  </w:divBdr>
                  <w:divsChild>
                    <w:div w:id="1976790083">
                      <w:marLeft w:val="0"/>
                      <w:marRight w:val="0"/>
                      <w:marTop w:val="0"/>
                      <w:marBottom w:val="0"/>
                      <w:divBdr>
                        <w:top w:val="none" w:sz="0" w:space="0" w:color="auto"/>
                        <w:left w:val="none" w:sz="0" w:space="0" w:color="auto"/>
                        <w:bottom w:val="none" w:sz="0" w:space="0" w:color="auto"/>
                        <w:right w:val="none" w:sz="0" w:space="0" w:color="auto"/>
                      </w:divBdr>
                    </w:div>
                  </w:divsChild>
                </w:div>
                <w:div w:id="1259370941">
                  <w:marLeft w:val="0"/>
                  <w:marRight w:val="0"/>
                  <w:marTop w:val="0"/>
                  <w:marBottom w:val="0"/>
                  <w:divBdr>
                    <w:top w:val="single" w:sz="2" w:space="1" w:color="FFFFFF"/>
                    <w:left w:val="single" w:sz="2" w:space="11" w:color="FFFFFF"/>
                    <w:bottom w:val="single" w:sz="2" w:space="1" w:color="FFFFFF"/>
                    <w:right w:val="single" w:sz="2" w:space="4" w:color="FFFFFF"/>
                  </w:divBdr>
                  <w:divsChild>
                    <w:div w:id="2141797232">
                      <w:marLeft w:val="0"/>
                      <w:marRight w:val="0"/>
                      <w:marTop w:val="0"/>
                      <w:marBottom w:val="0"/>
                      <w:divBdr>
                        <w:top w:val="none" w:sz="0" w:space="0" w:color="auto"/>
                        <w:left w:val="none" w:sz="0" w:space="0" w:color="auto"/>
                        <w:bottom w:val="none" w:sz="0" w:space="0" w:color="auto"/>
                        <w:right w:val="none" w:sz="0" w:space="0" w:color="auto"/>
                      </w:divBdr>
                    </w:div>
                  </w:divsChild>
                </w:div>
                <w:div w:id="1239555618">
                  <w:marLeft w:val="0"/>
                  <w:marRight w:val="0"/>
                  <w:marTop w:val="0"/>
                  <w:marBottom w:val="0"/>
                  <w:divBdr>
                    <w:top w:val="single" w:sz="2" w:space="1" w:color="FFFFFF"/>
                    <w:left w:val="single" w:sz="2" w:space="11" w:color="FFFFFF"/>
                    <w:bottom w:val="single" w:sz="2" w:space="1" w:color="FFFFFF"/>
                    <w:right w:val="single" w:sz="2" w:space="4" w:color="FFFFFF"/>
                  </w:divBdr>
                  <w:divsChild>
                    <w:div w:id="1713844389">
                      <w:marLeft w:val="0"/>
                      <w:marRight w:val="0"/>
                      <w:marTop w:val="0"/>
                      <w:marBottom w:val="0"/>
                      <w:divBdr>
                        <w:top w:val="none" w:sz="0" w:space="0" w:color="auto"/>
                        <w:left w:val="none" w:sz="0" w:space="0" w:color="auto"/>
                        <w:bottom w:val="none" w:sz="0" w:space="0" w:color="auto"/>
                        <w:right w:val="none" w:sz="0" w:space="0" w:color="auto"/>
                      </w:divBdr>
                    </w:div>
                  </w:divsChild>
                </w:div>
                <w:div w:id="1795907934">
                  <w:marLeft w:val="0"/>
                  <w:marRight w:val="0"/>
                  <w:marTop w:val="0"/>
                  <w:marBottom w:val="0"/>
                  <w:divBdr>
                    <w:top w:val="single" w:sz="2" w:space="1" w:color="FFFFFF"/>
                    <w:left w:val="single" w:sz="2" w:space="11" w:color="FFFFFF"/>
                    <w:bottom w:val="single" w:sz="2" w:space="1" w:color="FFFFFF"/>
                    <w:right w:val="single" w:sz="2" w:space="4" w:color="FFFFFF"/>
                  </w:divBdr>
                  <w:divsChild>
                    <w:div w:id="170612708">
                      <w:marLeft w:val="0"/>
                      <w:marRight w:val="0"/>
                      <w:marTop w:val="0"/>
                      <w:marBottom w:val="0"/>
                      <w:divBdr>
                        <w:top w:val="none" w:sz="0" w:space="0" w:color="auto"/>
                        <w:left w:val="none" w:sz="0" w:space="0" w:color="auto"/>
                        <w:bottom w:val="none" w:sz="0" w:space="0" w:color="auto"/>
                        <w:right w:val="none" w:sz="0" w:space="0" w:color="auto"/>
                      </w:divBdr>
                    </w:div>
                  </w:divsChild>
                </w:div>
                <w:div w:id="780684847">
                  <w:marLeft w:val="0"/>
                  <w:marRight w:val="0"/>
                  <w:marTop w:val="0"/>
                  <w:marBottom w:val="0"/>
                  <w:divBdr>
                    <w:top w:val="single" w:sz="2" w:space="1" w:color="FFFFFF"/>
                    <w:left w:val="single" w:sz="2" w:space="11" w:color="FFFFFF"/>
                    <w:bottom w:val="single" w:sz="2" w:space="1" w:color="FFFFFF"/>
                    <w:right w:val="single" w:sz="2" w:space="4" w:color="FFFFFF"/>
                  </w:divBdr>
                  <w:divsChild>
                    <w:div w:id="29038224">
                      <w:marLeft w:val="0"/>
                      <w:marRight w:val="0"/>
                      <w:marTop w:val="0"/>
                      <w:marBottom w:val="0"/>
                      <w:divBdr>
                        <w:top w:val="none" w:sz="0" w:space="0" w:color="auto"/>
                        <w:left w:val="none" w:sz="0" w:space="0" w:color="auto"/>
                        <w:bottom w:val="none" w:sz="0" w:space="0" w:color="auto"/>
                        <w:right w:val="none" w:sz="0" w:space="0" w:color="auto"/>
                      </w:divBdr>
                    </w:div>
                  </w:divsChild>
                </w:div>
                <w:div w:id="1968587838">
                  <w:marLeft w:val="0"/>
                  <w:marRight w:val="0"/>
                  <w:marTop w:val="0"/>
                  <w:marBottom w:val="0"/>
                  <w:divBdr>
                    <w:top w:val="single" w:sz="2" w:space="1" w:color="FFFFFF"/>
                    <w:left w:val="single" w:sz="2" w:space="11" w:color="FFFFFF"/>
                    <w:bottom w:val="single" w:sz="2" w:space="1" w:color="FFFFFF"/>
                    <w:right w:val="single" w:sz="2" w:space="4" w:color="FFFFFF"/>
                  </w:divBdr>
                  <w:divsChild>
                    <w:div w:id="1846018705">
                      <w:marLeft w:val="0"/>
                      <w:marRight w:val="0"/>
                      <w:marTop w:val="0"/>
                      <w:marBottom w:val="0"/>
                      <w:divBdr>
                        <w:top w:val="none" w:sz="0" w:space="0" w:color="auto"/>
                        <w:left w:val="none" w:sz="0" w:space="0" w:color="auto"/>
                        <w:bottom w:val="none" w:sz="0" w:space="0" w:color="auto"/>
                        <w:right w:val="none" w:sz="0" w:space="0" w:color="auto"/>
                      </w:divBdr>
                    </w:div>
                  </w:divsChild>
                </w:div>
                <w:div w:id="1684361264">
                  <w:marLeft w:val="0"/>
                  <w:marRight w:val="0"/>
                  <w:marTop w:val="0"/>
                  <w:marBottom w:val="0"/>
                  <w:divBdr>
                    <w:top w:val="single" w:sz="2" w:space="1" w:color="FFFFFF"/>
                    <w:left w:val="single" w:sz="2" w:space="11" w:color="FFFFFF"/>
                    <w:bottom w:val="single" w:sz="2" w:space="1" w:color="FFFFFF"/>
                    <w:right w:val="single" w:sz="2" w:space="4" w:color="FFFFFF"/>
                  </w:divBdr>
                  <w:divsChild>
                    <w:div w:id="483855880">
                      <w:marLeft w:val="0"/>
                      <w:marRight w:val="0"/>
                      <w:marTop w:val="0"/>
                      <w:marBottom w:val="0"/>
                      <w:divBdr>
                        <w:top w:val="none" w:sz="0" w:space="0" w:color="auto"/>
                        <w:left w:val="none" w:sz="0" w:space="0" w:color="auto"/>
                        <w:bottom w:val="none" w:sz="0" w:space="0" w:color="auto"/>
                        <w:right w:val="none" w:sz="0" w:space="0" w:color="auto"/>
                      </w:divBdr>
                    </w:div>
                  </w:divsChild>
                </w:div>
                <w:div w:id="1928806301">
                  <w:marLeft w:val="0"/>
                  <w:marRight w:val="0"/>
                  <w:marTop w:val="0"/>
                  <w:marBottom w:val="0"/>
                  <w:divBdr>
                    <w:top w:val="single" w:sz="2" w:space="1" w:color="FFFFFF"/>
                    <w:left w:val="single" w:sz="2" w:space="11" w:color="FFFFFF"/>
                    <w:bottom w:val="single" w:sz="2" w:space="1" w:color="FFFFFF"/>
                    <w:right w:val="single" w:sz="2" w:space="4" w:color="FFFFFF"/>
                  </w:divBdr>
                  <w:divsChild>
                    <w:div w:id="1707362892">
                      <w:marLeft w:val="0"/>
                      <w:marRight w:val="0"/>
                      <w:marTop w:val="0"/>
                      <w:marBottom w:val="0"/>
                      <w:divBdr>
                        <w:top w:val="none" w:sz="0" w:space="0" w:color="auto"/>
                        <w:left w:val="none" w:sz="0" w:space="0" w:color="auto"/>
                        <w:bottom w:val="none" w:sz="0" w:space="0" w:color="auto"/>
                        <w:right w:val="none" w:sz="0" w:space="0" w:color="auto"/>
                      </w:divBdr>
                    </w:div>
                  </w:divsChild>
                </w:div>
                <w:div w:id="511338426">
                  <w:marLeft w:val="0"/>
                  <w:marRight w:val="0"/>
                  <w:marTop w:val="0"/>
                  <w:marBottom w:val="0"/>
                  <w:divBdr>
                    <w:top w:val="single" w:sz="2" w:space="1" w:color="FFFFFF"/>
                    <w:left w:val="single" w:sz="2" w:space="11" w:color="FFFFFF"/>
                    <w:bottom w:val="single" w:sz="2" w:space="4" w:color="FFFFFF"/>
                    <w:right w:val="single" w:sz="2" w:space="4" w:color="FFFFFF"/>
                  </w:divBdr>
                  <w:divsChild>
                    <w:div w:id="33103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815537">
          <w:marLeft w:val="0"/>
          <w:marRight w:val="0"/>
          <w:marTop w:val="0"/>
          <w:marBottom w:val="300"/>
          <w:divBdr>
            <w:top w:val="none" w:sz="0" w:space="0" w:color="auto"/>
            <w:left w:val="none" w:sz="0" w:space="0" w:color="auto"/>
            <w:bottom w:val="none" w:sz="0" w:space="0" w:color="auto"/>
            <w:right w:val="none" w:sz="0" w:space="0" w:color="auto"/>
          </w:divBdr>
          <w:divsChild>
            <w:div w:id="2026983073">
              <w:marLeft w:val="0"/>
              <w:marRight w:val="0"/>
              <w:marTop w:val="0"/>
              <w:marBottom w:val="0"/>
              <w:divBdr>
                <w:top w:val="none" w:sz="0" w:space="0" w:color="auto"/>
                <w:left w:val="none" w:sz="0" w:space="0" w:color="auto"/>
                <w:bottom w:val="none" w:sz="0" w:space="0" w:color="auto"/>
                <w:right w:val="none" w:sz="0" w:space="0" w:color="auto"/>
              </w:divBdr>
              <w:divsChild>
                <w:div w:id="145557775">
                  <w:marLeft w:val="0"/>
                  <w:marRight w:val="0"/>
                  <w:marTop w:val="0"/>
                  <w:marBottom w:val="0"/>
                  <w:divBdr>
                    <w:top w:val="single" w:sz="2" w:space="4" w:color="FFFFFF"/>
                    <w:left w:val="single" w:sz="2" w:space="11" w:color="FFFFFF"/>
                    <w:bottom w:val="single" w:sz="2" w:space="1" w:color="FFFFFF"/>
                    <w:right w:val="single" w:sz="2" w:space="4" w:color="FFFFFF"/>
                  </w:divBdr>
                  <w:divsChild>
                    <w:div w:id="1128741529">
                      <w:marLeft w:val="0"/>
                      <w:marRight w:val="0"/>
                      <w:marTop w:val="0"/>
                      <w:marBottom w:val="0"/>
                      <w:divBdr>
                        <w:top w:val="none" w:sz="0" w:space="0" w:color="auto"/>
                        <w:left w:val="none" w:sz="0" w:space="0" w:color="auto"/>
                        <w:bottom w:val="none" w:sz="0" w:space="0" w:color="auto"/>
                        <w:right w:val="none" w:sz="0" w:space="0" w:color="auto"/>
                      </w:divBdr>
                    </w:div>
                  </w:divsChild>
                </w:div>
                <w:div w:id="1623076939">
                  <w:marLeft w:val="0"/>
                  <w:marRight w:val="0"/>
                  <w:marTop w:val="0"/>
                  <w:marBottom w:val="0"/>
                  <w:divBdr>
                    <w:top w:val="single" w:sz="2" w:space="1" w:color="FFFFFF"/>
                    <w:left w:val="single" w:sz="2" w:space="11" w:color="FFFFFF"/>
                    <w:bottom w:val="single" w:sz="2" w:space="1" w:color="FFFFFF"/>
                    <w:right w:val="single" w:sz="2" w:space="4" w:color="FFFFFF"/>
                  </w:divBdr>
                  <w:divsChild>
                    <w:div w:id="2116904553">
                      <w:marLeft w:val="0"/>
                      <w:marRight w:val="0"/>
                      <w:marTop w:val="0"/>
                      <w:marBottom w:val="0"/>
                      <w:divBdr>
                        <w:top w:val="none" w:sz="0" w:space="0" w:color="auto"/>
                        <w:left w:val="none" w:sz="0" w:space="0" w:color="auto"/>
                        <w:bottom w:val="none" w:sz="0" w:space="0" w:color="auto"/>
                        <w:right w:val="none" w:sz="0" w:space="0" w:color="auto"/>
                      </w:divBdr>
                    </w:div>
                  </w:divsChild>
                </w:div>
                <w:div w:id="1158808854">
                  <w:marLeft w:val="0"/>
                  <w:marRight w:val="0"/>
                  <w:marTop w:val="0"/>
                  <w:marBottom w:val="0"/>
                  <w:divBdr>
                    <w:top w:val="single" w:sz="2" w:space="1" w:color="FFFFFF"/>
                    <w:left w:val="single" w:sz="2" w:space="11" w:color="FFFFFF"/>
                    <w:bottom w:val="single" w:sz="2" w:space="1" w:color="FFFFFF"/>
                    <w:right w:val="single" w:sz="2" w:space="4" w:color="FFFFFF"/>
                  </w:divBdr>
                  <w:divsChild>
                    <w:div w:id="1237546194">
                      <w:marLeft w:val="0"/>
                      <w:marRight w:val="0"/>
                      <w:marTop w:val="0"/>
                      <w:marBottom w:val="0"/>
                      <w:divBdr>
                        <w:top w:val="none" w:sz="0" w:space="0" w:color="auto"/>
                        <w:left w:val="none" w:sz="0" w:space="0" w:color="auto"/>
                        <w:bottom w:val="none" w:sz="0" w:space="0" w:color="auto"/>
                        <w:right w:val="none" w:sz="0" w:space="0" w:color="auto"/>
                      </w:divBdr>
                    </w:div>
                  </w:divsChild>
                </w:div>
                <w:div w:id="158738289">
                  <w:marLeft w:val="0"/>
                  <w:marRight w:val="0"/>
                  <w:marTop w:val="0"/>
                  <w:marBottom w:val="0"/>
                  <w:divBdr>
                    <w:top w:val="single" w:sz="2" w:space="1" w:color="FFFFFF"/>
                    <w:left w:val="single" w:sz="2" w:space="11" w:color="FFFFFF"/>
                    <w:bottom w:val="single" w:sz="2" w:space="1" w:color="FFFFFF"/>
                    <w:right w:val="single" w:sz="2" w:space="4" w:color="FFFFFF"/>
                  </w:divBdr>
                  <w:divsChild>
                    <w:div w:id="945120830">
                      <w:marLeft w:val="0"/>
                      <w:marRight w:val="0"/>
                      <w:marTop w:val="0"/>
                      <w:marBottom w:val="0"/>
                      <w:divBdr>
                        <w:top w:val="none" w:sz="0" w:space="0" w:color="auto"/>
                        <w:left w:val="none" w:sz="0" w:space="0" w:color="auto"/>
                        <w:bottom w:val="none" w:sz="0" w:space="0" w:color="auto"/>
                        <w:right w:val="none" w:sz="0" w:space="0" w:color="auto"/>
                      </w:divBdr>
                    </w:div>
                  </w:divsChild>
                </w:div>
                <w:div w:id="981081143">
                  <w:marLeft w:val="0"/>
                  <w:marRight w:val="0"/>
                  <w:marTop w:val="0"/>
                  <w:marBottom w:val="0"/>
                  <w:divBdr>
                    <w:top w:val="single" w:sz="2" w:space="1" w:color="FFFFFF"/>
                    <w:left w:val="single" w:sz="2" w:space="11" w:color="FFFFFF"/>
                    <w:bottom w:val="single" w:sz="2" w:space="1" w:color="FFFFFF"/>
                    <w:right w:val="single" w:sz="2" w:space="4" w:color="FFFFFF"/>
                  </w:divBdr>
                  <w:divsChild>
                    <w:div w:id="654602416">
                      <w:marLeft w:val="0"/>
                      <w:marRight w:val="0"/>
                      <w:marTop w:val="0"/>
                      <w:marBottom w:val="0"/>
                      <w:divBdr>
                        <w:top w:val="none" w:sz="0" w:space="0" w:color="auto"/>
                        <w:left w:val="none" w:sz="0" w:space="0" w:color="auto"/>
                        <w:bottom w:val="none" w:sz="0" w:space="0" w:color="auto"/>
                        <w:right w:val="none" w:sz="0" w:space="0" w:color="auto"/>
                      </w:divBdr>
                    </w:div>
                  </w:divsChild>
                </w:div>
                <w:div w:id="1333025077">
                  <w:marLeft w:val="0"/>
                  <w:marRight w:val="0"/>
                  <w:marTop w:val="0"/>
                  <w:marBottom w:val="0"/>
                  <w:divBdr>
                    <w:top w:val="single" w:sz="2" w:space="1" w:color="FFFFFF"/>
                    <w:left w:val="single" w:sz="2" w:space="11" w:color="FFFFFF"/>
                    <w:bottom w:val="single" w:sz="2" w:space="1" w:color="FFFFFF"/>
                    <w:right w:val="single" w:sz="2" w:space="4" w:color="FFFFFF"/>
                  </w:divBdr>
                  <w:divsChild>
                    <w:div w:id="2018728041">
                      <w:marLeft w:val="0"/>
                      <w:marRight w:val="0"/>
                      <w:marTop w:val="0"/>
                      <w:marBottom w:val="0"/>
                      <w:divBdr>
                        <w:top w:val="none" w:sz="0" w:space="0" w:color="auto"/>
                        <w:left w:val="none" w:sz="0" w:space="0" w:color="auto"/>
                        <w:bottom w:val="none" w:sz="0" w:space="0" w:color="auto"/>
                        <w:right w:val="none" w:sz="0" w:space="0" w:color="auto"/>
                      </w:divBdr>
                    </w:div>
                  </w:divsChild>
                </w:div>
                <w:div w:id="1677925494">
                  <w:marLeft w:val="0"/>
                  <w:marRight w:val="0"/>
                  <w:marTop w:val="0"/>
                  <w:marBottom w:val="0"/>
                  <w:divBdr>
                    <w:top w:val="single" w:sz="2" w:space="1" w:color="FFFFFF"/>
                    <w:left w:val="single" w:sz="2" w:space="11" w:color="FFFFFF"/>
                    <w:bottom w:val="single" w:sz="2" w:space="1" w:color="FFFFFF"/>
                    <w:right w:val="single" w:sz="2" w:space="4" w:color="FFFFFF"/>
                  </w:divBdr>
                  <w:divsChild>
                    <w:div w:id="2019766098">
                      <w:marLeft w:val="0"/>
                      <w:marRight w:val="0"/>
                      <w:marTop w:val="0"/>
                      <w:marBottom w:val="0"/>
                      <w:divBdr>
                        <w:top w:val="none" w:sz="0" w:space="0" w:color="auto"/>
                        <w:left w:val="none" w:sz="0" w:space="0" w:color="auto"/>
                        <w:bottom w:val="none" w:sz="0" w:space="0" w:color="auto"/>
                        <w:right w:val="none" w:sz="0" w:space="0" w:color="auto"/>
                      </w:divBdr>
                    </w:div>
                  </w:divsChild>
                </w:div>
                <w:div w:id="416443360">
                  <w:marLeft w:val="0"/>
                  <w:marRight w:val="0"/>
                  <w:marTop w:val="0"/>
                  <w:marBottom w:val="0"/>
                  <w:divBdr>
                    <w:top w:val="single" w:sz="2" w:space="1" w:color="FFFFFF"/>
                    <w:left w:val="single" w:sz="2" w:space="11" w:color="FFFFFF"/>
                    <w:bottom w:val="single" w:sz="2" w:space="1" w:color="FFFFFF"/>
                    <w:right w:val="single" w:sz="2" w:space="4" w:color="FFFFFF"/>
                  </w:divBdr>
                  <w:divsChild>
                    <w:div w:id="2069113049">
                      <w:marLeft w:val="0"/>
                      <w:marRight w:val="0"/>
                      <w:marTop w:val="0"/>
                      <w:marBottom w:val="0"/>
                      <w:divBdr>
                        <w:top w:val="none" w:sz="0" w:space="0" w:color="auto"/>
                        <w:left w:val="none" w:sz="0" w:space="0" w:color="auto"/>
                        <w:bottom w:val="none" w:sz="0" w:space="0" w:color="auto"/>
                        <w:right w:val="none" w:sz="0" w:space="0" w:color="auto"/>
                      </w:divBdr>
                    </w:div>
                  </w:divsChild>
                </w:div>
                <w:div w:id="465897088">
                  <w:marLeft w:val="0"/>
                  <w:marRight w:val="0"/>
                  <w:marTop w:val="0"/>
                  <w:marBottom w:val="0"/>
                  <w:divBdr>
                    <w:top w:val="single" w:sz="2" w:space="1" w:color="FFFFFF"/>
                    <w:left w:val="single" w:sz="2" w:space="11" w:color="FFFFFF"/>
                    <w:bottom w:val="single" w:sz="2" w:space="1" w:color="FFFFFF"/>
                    <w:right w:val="single" w:sz="2" w:space="4" w:color="FFFFFF"/>
                  </w:divBdr>
                  <w:divsChild>
                    <w:div w:id="247662473">
                      <w:marLeft w:val="0"/>
                      <w:marRight w:val="0"/>
                      <w:marTop w:val="0"/>
                      <w:marBottom w:val="0"/>
                      <w:divBdr>
                        <w:top w:val="none" w:sz="0" w:space="0" w:color="auto"/>
                        <w:left w:val="none" w:sz="0" w:space="0" w:color="auto"/>
                        <w:bottom w:val="none" w:sz="0" w:space="0" w:color="auto"/>
                        <w:right w:val="none" w:sz="0" w:space="0" w:color="auto"/>
                      </w:divBdr>
                    </w:div>
                  </w:divsChild>
                </w:div>
                <w:div w:id="120416214">
                  <w:marLeft w:val="0"/>
                  <w:marRight w:val="0"/>
                  <w:marTop w:val="0"/>
                  <w:marBottom w:val="0"/>
                  <w:divBdr>
                    <w:top w:val="single" w:sz="2" w:space="1" w:color="FFFFFF"/>
                    <w:left w:val="single" w:sz="2" w:space="11" w:color="FFFFFF"/>
                    <w:bottom w:val="single" w:sz="2" w:space="1" w:color="FFFFFF"/>
                    <w:right w:val="single" w:sz="2" w:space="4" w:color="FFFFFF"/>
                  </w:divBdr>
                  <w:divsChild>
                    <w:div w:id="1865827156">
                      <w:marLeft w:val="0"/>
                      <w:marRight w:val="0"/>
                      <w:marTop w:val="0"/>
                      <w:marBottom w:val="0"/>
                      <w:divBdr>
                        <w:top w:val="none" w:sz="0" w:space="0" w:color="auto"/>
                        <w:left w:val="none" w:sz="0" w:space="0" w:color="auto"/>
                        <w:bottom w:val="none" w:sz="0" w:space="0" w:color="auto"/>
                        <w:right w:val="none" w:sz="0" w:space="0" w:color="auto"/>
                      </w:divBdr>
                    </w:div>
                  </w:divsChild>
                </w:div>
                <w:div w:id="1919516484">
                  <w:marLeft w:val="0"/>
                  <w:marRight w:val="0"/>
                  <w:marTop w:val="0"/>
                  <w:marBottom w:val="0"/>
                  <w:divBdr>
                    <w:top w:val="single" w:sz="2" w:space="1" w:color="FFFFFF"/>
                    <w:left w:val="single" w:sz="2" w:space="11" w:color="FFFFFF"/>
                    <w:bottom w:val="single" w:sz="2" w:space="1" w:color="FFFFFF"/>
                    <w:right w:val="single" w:sz="2" w:space="4" w:color="FFFFFF"/>
                  </w:divBdr>
                  <w:divsChild>
                    <w:div w:id="825514010">
                      <w:marLeft w:val="0"/>
                      <w:marRight w:val="0"/>
                      <w:marTop w:val="0"/>
                      <w:marBottom w:val="0"/>
                      <w:divBdr>
                        <w:top w:val="none" w:sz="0" w:space="0" w:color="auto"/>
                        <w:left w:val="none" w:sz="0" w:space="0" w:color="auto"/>
                        <w:bottom w:val="none" w:sz="0" w:space="0" w:color="auto"/>
                        <w:right w:val="none" w:sz="0" w:space="0" w:color="auto"/>
                      </w:divBdr>
                    </w:div>
                  </w:divsChild>
                </w:div>
                <w:div w:id="1165852014">
                  <w:marLeft w:val="0"/>
                  <w:marRight w:val="0"/>
                  <w:marTop w:val="0"/>
                  <w:marBottom w:val="0"/>
                  <w:divBdr>
                    <w:top w:val="single" w:sz="2" w:space="1" w:color="FFFFFF"/>
                    <w:left w:val="single" w:sz="2" w:space="11" w:color="FFFFFF"/>
                    <w:bottom w:val="single" w:sz="2" w:space="1" w:color="FFFFFF"/>
                    <w:right w:val="single" w:sz="2" w:space="4" w:color="FFFFFF"/>
                  </w:divBdr>
                  <w:divsChild>
                    <w:div w:id="1968119295">
                      <w:marLeft w:val="0"/>
                      <w:marRight w:val="0"/>
                      <w:marTop w:val="0"/>
                      <w:marBottom w:val="0"/>
                      <w:divBdr>
                        <w:top w:val="none" w:sz="0" w:space="0" w:color="auto"/>
                        <w:left w:val="none" w:sz="0" w:space="0" w:color="auto"/>
                        <w:bottom w:val="none" w:sz="0" w:space="0" w:color="auto"/>
                        <w:right w:val="none" w:sz="0" w:space="0" w:color="auto"/>
                      </w:divBdr>
                    </w:div>
                  </w:divsChild>
                </w:div>
                <w:div w:id="929000111">
                  <w:marLeft w:val="0"/>
                  <w:marRight w:val="0"/>
                  <w:marTop w:val="0"/>
                  <w:marBottom w:val="0"/>
                  <w:divBdr>
                    <w:top w:val="single" w:sz="2" w:space="1" w:color="FFFFFF"/>
                    <w:left w:val="single" w:sz="2" w:space="11" w:color="FFFFFF"/>
                    <w:bottom w:val="single" w:sz="2" w:space="1" w:color="FFFFFF"/>
                    <w:right w:val="single" w:sz="2" w:space="4" w:color="FFFFFF"/>
                  </w:divBdr>
                  <w:divsChild>
                    <w:div w:id="386992644">
                      <w:marLeft w:val="0"/>
                      <w:marRight w:val="0"/>
                      <w:marTop w:val="0"/>
                      <w:marBottom w:val="0"/>
                      <w:divBdr>
                        <w:top w:val="none" w:sz="0" w:space="0" w:color="auto"/>
                        <w:left w:val="none" w:sz="0" w:space="0" w:color="auto"/>
                        <w:bottom w:val="none" w:sz="0" w:space="0" w:color="auto"/>
                        <w:right w:val="none" w:sz="0" w:space="0" w:color="auto"/>
                      </w:divBdr>
                    </w:div>
                  </w:divsChild>
                </w:div>
                <w:div w:id="650406183">
                  <w:marLeft w:val="0"/>
                  <w:marRight w:val="0"/>
                  <w:marTop w:val="0"/>
                  <w:marBottom w:val="0"/>
                  <w:divBdr>
                    <w:top w:val="single" w:sz="2" w:space="1" w:color="FFFFFF"/>
                    <w:left w:val="single" w:sz="2" w:space="11" w:color="FFFFFF"/>
                    <w:bottom w:val="single" w:sz="2" w:space="1" w:color="FFFFFF"/>
                    <w:right w:val="single" w:sz="2" w:space="4" w:color="FFFFFF"/>
                  </w:divBdr>
                  <w:divsChild>
                    <w:div w:id="1829905221">
                      <w:marLeft w:val="0"/>
                      <w:marRight w:val="0"/>
                      <w:marTop w:val="0"/>
                      <w:marBottom w:val="0"/>
                      <w:divBdr>
                        <w:top w:val="none" w:sz="0" w:space="0" w:color="auto"/>
                        <w:left w:val="none" w:sz="0" w:space="0" w:color="auto"/>
                        <w:bottom w:val="none" w:sz="0" w:space="0" w:color="auto"/>
                        <w:right w:val="none" w:sz="0" w:space="0" w:color="auto"/>
                      </w:divBdr>
                    </w:div>
                  </w:divsChild>
                </w:div>
                <w:div w:id="412625812">
                  <w:marLeft w:val="0"/>
                  <w:marRight w:val="0"/>
                  <w:marTop w:val="0"/>
                  <w:marBottom w:val="0"/>
                  <w:divBdr>
                    <w:top w:val="single" w:sz="2" w:space="1" w:color="FFFFFF"/>
                    <w:left w:val="single" w:sz="2" w:space="11" w:color="FFFFFF"/>
                    <w:bottom w:val="single" w:sz="2" w:space="1" w:color="FFFFFF"/>
                    <w:right w:val="single" w:sz="2" w:space="4" w:color="FFFFFF"/>
                  </w:divBdr>
                  <w:divsChild>
                    <w:div w:id="684282316">
                      <w:marLeft w:val="0"/>
                      <w:marRight w:val="0"/>
                      <w:marTop w:val="0"/>
                      <w:marBottom w:val="0"/>
                      <w:divBdr>
                        <w:top w:val="none" w:sz="0" w:space="0" w:color="auto"/>
                        <w:left w:val="none" w:sz="0" w:space="0" w:color="auto"/>
                        <w:bottom w:val="none" w:sz="0" w:space="0" w:color="auto"/>
                        <w:right w:val="none" w:sz="0" w:space="0" w:color="auto"/>
                      </w:divBdr>
                    </w:div>
                  </w:divsChild>
                </w:div>
                <w:div w:id="709914312">
                  <w:marLeft w:val="0"/>
                  <w:marRight w:val="0"/>
                  <w:marTop w:val="0"/>
                  <w:marBottom w:val="0"/>
                  <w:divBdr>
                    <w:top w:val="single" w:sz="2" w:space="1" w:color="FFFFFF"/>
                    <w:left w:val="single" w:sz="2" w:space="11" w:color="FFFFFF"/>
                    <w:bottom w:val="single" w:sz="2" w:space="1" w:color="FFFFFF"/>
                    <w:right w:val="single" w:sz="2" w:space="4" w:color="FFFFFF"/>
                  </w:divBdr>
                  <w:divsChild>
                    <w:div w:id="1553930349">
                      <w:marLeft w:val="0"/>
                      <w:marRight w:val="0"/>
                      <w:marTop w:val="0"/>
                      <w:marBottom w:val="0"/>
                      <w:divBdr>
                        <w:top w:val="none" w:sz="0" w:space="0" w:color="auto"/>
                        <w:left w:val="none" w:sz="0" w:space="0" w:color="auto"/>
                        <w:bottom w:val="none" w:sz="0" w:space="0" w:color="auto"/>
                        <w:right w:val="none" w:sz="0" w:space="0" w:color="auto"/>
                      </w:divBdr>
                    </w:div>
                  </w:divsChild>
                </w:div>
                <w:div w:id="1716392844">
                  <w:marLeft w:val="0"/>
                  <w:marRight w:val="0"/>
                  <w:marTop w:val="0"/>
                  <w:marBottom w:val="0"/>
                  <w:divBdr>
                    <w:top w:val="single" w:sz="2" w:space="1" w:color="FFFFFF"/>
                    <w:left w:val="single" w:sz="2" w:space="11" w:color="FFFFFF"/>
                    <w:bottom w:val="single" w:sz="2" w:space="1" w:color="FFFFFF"/>
                    <w:right w:val="single" w:sz="2" w:space="4" w:color="FFFFFF"/>
                  </w:divBdr>
                  <w:divsChild>
                    <w:div w:id="586890444">
                      <w:marLeft w:val="0"/>
                      <w:marRight w:val="0"/>
                      <w:marTop w:val="0"/>
                      <w:marBottom w:val="0"/>
                      <w:divBdr>
                        <w:top w:val="none" w:sz="0" w:space="0" w:color="auto"/>
                        <w:left w:val="none" w:sz="0" w:space="0" w:color="auto"/>
                        <w:bottom w:val="none" w:sz="0" w:space="0" w:color="auto"/>
                        <w:right w:val="none" w:sz="0" w:space="0" w:color="auto"/>
                      </w:divBdr>
                    </w:div>
                  </w:divsChild>
                </w:div>
                <w:div w:id="1138034599">
                  <w:marLeft w:val="0"/>
                  <w:marRight w:val="0"/>
                  <w:marTop w:val="0"/>
                  <w:marBottom w:val="0"/>
                  <w:divBdr>
                    <w:top w:val="single" w:sz="2" w:space="1" w:color="FFFFFF"/>
                    <w:left w:val="single" w:sz="2" w:space="11" w:color="FFFFFF"/>
                    <w:bottom w:val="single" w:sz="2" w:space="1" w:color="FFFFFF"/>
                    <w:right w:val="single" w:sz="2" w:space="4" w:color="FFFFFF"/>
                  </w:divBdr>
                  <w:divsChild>
                    <w:div w:id="1774205634">
                      <w:marLeft w:val="0"/>
                      <w:marRight w:val="0"/>
                      <w:marTop w:val="0"/>
                      <w:marBottom w:val="0"/>
                      <w:divBdr>
                        <w:top w:val="none" w:sz="0" w:space="0" w:color="auto"/>
                        <w:left w:val="none" w:sz="0" w:space="0" w:color="auto"/>
                        <w:bottom w:val="none" w:sz="0" w:space="0" w:color="auto"/>
                        <w:right w:val="none" w:sz="0" w:space="0" w:color="auto"/>
                      </w:divBdr>
                    </w:div>
                  </w:divsChild>
                </w:div>
                <w:div w:id="1853185041">
                  <w:marLeft w:val="0"/>
                  <w:marRight w:val="0"/>
                  <w:marTop w:val="0"/>
                  <w:marBottom w:val="0"/>
                  <w:divBdr>
                    <w:top w:val="single" w:sz="2" w:space="1" w:color="FFFFFF"/>
                    <w:left w:val="single" w:sz="2" w:space="11" w:color="FFFFFF"/>
                    <w:bottom w:val="single" w:sz="2" w:space="1" w:color="FFFFFF"/>
                    <w:right w:val="single" w:sz="2" w:space="4" w:color="FFFFFF"/>
                  </w:divBdr>
                  <w:divsChild>
                    <w:div w:id="294257096">
                      <w:marLeft w:val="0"/>
                      <w:marRight w:val="0"/>
                      <w:marTop w:val="0"/>
                      <w:marBottom w:val="0"/>
                      <w:divBdr>
                        <w:top w:val="none" w:sz="0" w:space="0" w:color="auto"/>
                        <w:left w:val="none" w:sz="0" w:space="0" w:color="auto"/>
                        <w:bottom w:val="none" w:sz="0" w:space="0" w:color="auto"/>
                        <w:right w:val="none" w:sz="0" w:space="0" w:color="auto"/>
                      </w:divBdr>
                    </w:div>
                  </w:divsChild>
                </w:div>
                <w:div w:id="213080871">
                  <w:marLeft w:val="0"/>
                  <w:marRight w:val="0"/>
                  <w:marTop w:val="0"/>
                  <w:marBottom w:val="0"/>
                  <w:divBdr>
                    <w:top w:val="single" w:sz="2" w:space="1" w:color="FFFFFF"/>
                    <w:left w:val="single" w:sz="2" w:space="11" w:color="FFFFFF"/>
                    <w:bottom w:val="single" w:sz="2" w:space="1" w:color="FFFFFF"/>
                    <w:right w:val="single" w:sz="2" w:space="4" w:color="FFFFFF"/>
                  </w:divBdr>
                  <w:divsChild>
                    <w:div w:id="270283550">
                      <w:marLeft w:val="0"/>
                      <w:marRight w:val="0"/>
                      <w:marTop w:val="0"/>
                      <w:marBottom w:val="0"/>
                      <w:divBdr>
                        <w:top w:val="none" w:sz="0" w:space="0" w:color="auto"/>
                        <w:left w:val="none" w:sz="0" w:space="0" w:color="auto"/>
                        <w:bottom w:val="none" w:sz="0" w:space="0" w:color="auto"/>
                        <w:right w:val="none" w:sz="0" w:space="0" w:color="auto"/>
                      </w:divBdr>
                    </w:div>
                  </w:divsChild>
                </w:div>
                <w:div w:id="1941912123">
                  <w:marLeft w:val="0"/>
                  <w:marRight w:val="0"/>
                  <w:marTop w:val="0"/>
                  <w:marBottom w:val="0"/>
                  <w:divBdr>
                    <w:top w:val="single" w:sz="2" w:space="1" w:color="FFFFFF"/>
                    <w:left w:val="single" w:sz="2" w:space="11" w:color="FFFFFF"/>
                    <w:bottom w:val="single" w:sz="2" w:space="1" w:color="FFFFFF"/>
                    <w:right w:val="single" w:sz="2" w:space="4" w:color="FFFFFF"/>
                  </w:divBdr>
                  <w:divsChild>
                    <w:div w:id="458306843">
                      <w:marLeft w:val="0"/>
                      <w:marRight w:val="0"/>
                      <w:marTop w:val="0"/>
                      <w:marBottom w:val="0"/>
                      <w:divBdr>
                        <w:top w:val="none" w:sz="0" w:space="0" w:color="auto"/>
                        <w:left w:val="none" w:sz="0" w:space="0" w:color="auto"/>
                        <w:bottom w:val="none" w:sz="0" w:space="0" w:color="auto"/>
                        <w:right w:val="none" w:sz="0" w:space="0" w:color="auto"/>
                      </w:divBdr>
                    </w:div>
                  </w:divsChild>
                </w:div>
                <w:div w:id="1691057680">
                  <w:marLeft w:val="0"/>
                  <w:marRight w:val="0"/>
                  <w:marTop w:val="0"/>
                  <w:marBottom w:val="0"/>
                  <w:divBdr>
                    <w:top w:val="single" w:sz="2" w:space="1" w:color="FFFFFF"/>
                    <w:left w:val="single" w:sz="2" w:space="11" w:color="FFFFFF"/>
                    <w:bottom w:val="single" w:sz="2" w:space="1" w:color="FFFFFF"/>
                    <w:right w:val="single" w:sz="2" w:space="4" w:color="FFFFFF"/>
                  </w:divBdr>
                  <w:divsChild>
                    <w:div w:id="1967810973">
                      <w:marLeft w:val="0"/>
                      <w:marRight w:val="0"/>
                      <w:marTop w:val="0"/>
                      <w:marBottom w:val="0"/>
                      <w:divBdr>
                        <w:top w:val="none" w:sz="0" w:space="0" w:color="auto"/>
                        <w:left w:val="none" w:sz="0" w:space="0" w:color="auto"/>
                        <w:bottom w:val="none" w:sz="0" w:space="0" w:color="auto"/>
                        <w:right w:val="none" w:sz="0" w:space="0" w:color="auto"/>
                      </w:divBdr>
                    </w:div>
                  </w:divsChild>
                </w:div>
                <w:div w:id="1277712937">
                  <w:marLeft w:val="0"/>
                  <w:marRight w:val="0"/>
                  <w:marTop w:val="0"/>
                  <w:marBottom w:val="0"/>
                  <w:divBdr>
                    <w:top w:val="single" w:sz="2" w:space="1" w:color="FFFFFF"/>
                    <w:left w:val="single" w:sz="2" w:space="11" w:color="FFFFFF"/>
                    <w:bottom w:val="single" w:sz="2" w:space="1" w:color="FFFFFF"/>
                    <w:right w:val="single" w:sz="2" w:space="4" w:color="FFFFFF"/>
                  </w:divBdr>
                  <w:divsChild>
                    <w:div w:id="1724138096">
                      <w:marLeft w:val="0"/>
                      <w:marRight w:val="0"/>
                      <w:marTop w:val="0"/>
                      <w:marBottom w:val="0"/>
                      <w:divBdr>
                        <w:top w:val="none" w:sz="0" w:space="0" w:color="auto"/>
                        <w:left w:val="none" w:sz="0" w:space="0" w:color="auto"/>
                        <w:bottom w:val="none" w:sz="0" w:space="0" w:color="auto"/>
                        <w:right w:val="none" w:sz="0" w:space="0" w:color="auto"/>
                      </w:divBdr>
                    </w:div>
                  </w:divsChild>
                </w:div>
                <w:div w:id="836918906">
                  <w:marLeft w:val="0"/>
                  <w:marRight w:val="0"/>
                  <w:marTop w:val="0"/>
                  <w:marBottom w:val="0"/>
                  <w:divBdr>
                    <w:top w:val="single" w:sz="2" w:space="1" w:color="FFFFFF"/>
                    <w:left w:val="single" w:sz="2" w:space="11" w:color="FFFFFF"/>
                    <w:bottom w:val="single" w:sz="2" w:space="1" w:color="FFFFFF"/>
                    <w:right w:val="single" w:sz="2" w:space="4" w:color="FFFFFF"/>
                  </w:divBdr>
                  <w:divsChild>
                    <w:div w:id="116262073">
                      <w:marLeft w:val="0"/>
                      <w:marRight w:val="0"/>
                      <w:marTop w:val="0"/>
                      <w:marBottom w:val="0"/>
                      <w:divBdr>
                        <w:top w:val="none" w:sz="0" w:space="0" w:color="auto"/>
                        <w:left w:val="none" w:sz="0" w:space="0" w:color="auto"/>
                        <w:bottom w:val="none" w:sz="0" w:space="0" w:color="auto"/>
                        <w:right w:val="none" w:sz="0" w:space="0" w:color="auto"/>
                      </w:divBdr>
                    </w:div>
                  </w:divsChild>
                </w:div>
                <w:div w:id="1539780257">
                  <w:marLeft w:val="0"/>
                  <w:marRight w:val="0"/>
                  <w:marTop w:val="0"/>
                  <w:marBottom w:val="0"/>
                  <w:divBdr>
                    <w:top w:val="single" w:sz="2" w:space="1" w:color="FFFFFF"/>
                    <w:left w:val="single" w:sz="2" w:space="11" w:color="FFFFFF"/>
                    <w:bottom w:val="single" w:sz="2" w:space="1" w:color="FFFFFF"/>
                    <w:right w:val="single" w:sz="2" w:space="4" w:color="FFFFFF"/>
                  </w:divBdr>
                  <w:divsChild>
                    <w:div w:id="411199374">
                      <w:marLeft w:val="0"/>
                      <w:marRight w:val="0"/>
                      <w:marTop w:val="0"/>
                      <w:marBottom w:val="0"/>
                      <w:divBdr>
                        <w:top w:val="none" w:sz="0" w:space="0" w:color="auto"/>
                        <w:left w:val="none" w:sz="0" w:space="0" w:color="auto"/>
                        <w:bottom w:val="none" w:sz="0" w:space="0" w:color="auto"/>
                        <w:right w:val="none" w:sz="0" w:space="0" w:color="auto"/>
                      </w:divBdr>
                    </w:div>
                  </w:divsChild>
                </w:div>
                <w:div w:id="2033534854">
                  <w:marLeft w:val="0"/>
                  <w:marRight w:val="0"/>
                  <w:marTop w:val="0"/>
                  <w:marBottom w:val="0"/>
                  <w:divBdr>
                    <w:top w:val="single" w:sz="2" w:space="1" w:color="FFFFFF"/>
                    <w:left w:val="single" w:sz="2" w:space="11" w:color="FFFFFF"/>
                    <w:bottom w:val="single" w:sz="2" w:space="1" w:color="FFFFFF"/>
                    <w:right w:val="single" w:sz="2" w:space="4" w:color="FFFFFF"/>
                  </w:divBdr>
                  <w:divsChild>
                    <w:div w:id="1983582289">
                      <w:marLeft w:val="0"/>
                      <w:marRight w:val="0"/>
                      <w:marTop w:val="0"/>
                      <w:marBottom w:val="0"/>
                      <w:divBdr>
                        <w:top w:val="none" w:sz="0" w:space="0" w:color="auto"/>
                        <w:left w:val="none" w:sz="0" w:space="0" w:color="auto"/>
                        <w:bottom w:val="none" w:sz="0" w:space="0" w:color="auto"/>
                        <w:right w:val="none" w:sz="0" w:space="0" w:color="auto"/>
                      </w:divBdr>
                    </w:div>
                  </w:divsChild>
                </w:div>
                <w:div w:id="906720415">
                  <w:marLeft w:val="0"/>
                  <w:marRight w:val="0"/>
                  <w:marTop w:val="0"/>
                  <w:marBottom w:val="0"/>
                  <w:divBdr>
                    <w:top w:val="single" w:sz="2" w:space="1" w:color="FFFFFF"/>
                    <w:left w:val="single" w:sz="2" w:space="11" w:color="FFFFFF"/>
                    <w:bottom w:val="single" w:sz="2" w:space="1" w:color="FFFFFF"/>
                    <w:right w:val="single" w:sz="2" w:space="4" w:color="FFFFFF"/>
                  </w:divBdr>
                  <w:divsChild>
                    <w:div w:id="1896966940">
                      <w:marLeft w:val="0"/>
                      <w:marRight w:val="0"/>
                      <w:marTop w:val="0"/>
                      <w:marBottom w:val="0"/>
                      <w:divBdr>
                        <w:top w:val="none" w:sz="0" w:space="0" w:color="auto"/>
                        <w:left w:val="none" w:sz="0" w:space="0" w:color="auto"/>
                        <w:bottom w:val="none" w:sz="0" w:space="0" w:color="auto"/>
                        <w:right w:val="none" w:sz="0" w:space="0" w:color="auto"/>
                      </w:divBdr>
                    </w:div>
                  </w:divsChild>
                </w:div>
                <w:div w:id="728771757">
                  <w:marLeft w:val="0"/>
                  <w:marRight w:val="0"/>
                  <w:marTop w:val="0"/>
                  <w:marBottom w:val="0"/>
                  <w:divBdr>
                    <w:top w:val="single" w:sz="2" w:space="1" w:color="FFFFFF"/>
                    <w:left w:val="single" w:sz="2" w:space="11" w:color="FFFFFF"/>
                    <w:bottom w:val="single" w:sz="2" w:space="1" w:color="FFFFFF"/>
                    <w:right w:val="single" w:sz="2" w:space="4" w:color="FFFFFF"/>
                  </w:divBdr>
                  <w:divsChild>
                    <w:div w:id="309334649">
                      <w:marLeft w:val="0"/>
                      <w:marRight w:val="0"/>
                      <w:marTop w:val="0"/>
                      <w:marBottom w:val="0"/>
                      <w:divBdr>
                        <w:top w:val="none" w:sz="0" w:space="0" w:color="auto"/>
                        <w:left w:val="none" w:sz="0" w:space="0" w:color="auto"/>
                        <w:bottom w:val="none" w:sz="0" w:space="0" w:color="auto"/>
                        <w:right w:val="none" w:sz="0" w:space="0" w:color="auto"/>
                      </w:divBdr>
                    </w:div>
                  </w:divsChild>
                </w:div>
                <w:div w:id="366806670">
                  <w:marLeft w:val="0"/>
                  <w:marRight w:val="0"/>
                  <w:marTop w:val="0"/>
                  <w:marBottom w:val="0"/>
                  <w:divBdr>
                    <w:top w:val="single" w:sz="2" w:space="1" w:color="FFFFFF"/>
                    <w:left w:val="single" w:sz="2" w:space="11" w:color="FFFFFF"/>
                    <w:bottom w:val="single" w:sz="2" w:space="1" w:color="FFFFFF"/>
                    <w:right w:val="single" w:sz="2" w:space="4" w:color="FFFFFF"/>
                  </w:divBdr>
                  <w:divsChild>
                    <w:div w:id="17781386">
                      <w:marLeft w:val="0"/>
                      <w:marRight w:val="0"/>
                      <w:marTop w:val="0"/>
                      <w:marBottom w:val="0"/>
                      <w:divBdr>
                        <w:top w:val="none" w:sz="0" w:space="0" w:color="auto"/>
                        <w:left w:val="none" w:sz="0" w:space="0" w:color="auto"/>
                        <w:bottom w:val="none" w:sz="0" w:space="0" w:color="auto"/>
                        <w:right w:val="none" w:sz="0" w:space="0" w:color="auto"/>
                      </w:divBdr>
                    </w:div>
                  </w:divsChild>
                </w:div>
                <w:div w:id="1342464817">
                  <w:marLeft w:val="0"/>
                  <w:marRight w:val="0"/>
                  <w:marTop w:val="0"/>
                  <w:marBottom w:val="0"/>
                  <w:divBdr>
                    <w:top w:val="single" w:sz="2" w:space="1" w:color="FFFFFF"/>
                    <w:left w:val="single" w:sz="2" w:space="11" w:color="FFFFFF"/>
                    <w:bottom w:val="single" w:sz="2" w:space="1" w:color="FFFFFF"/>
                    <w:right w:val="single" w:sz="2" w:space="4" w:color="FFFFFF"/>
                  </w:divBdr>
                  <w:divsChild>
                    <w:div w:id="1950621593">
                      <w:marLeft w:val="0"/>
                      <w:marRight w:val="0"/>
                      <w:marTop w:val="0"/>
                      <w:marBottom w:val="0"/>
                      <w:divBdr>
                        <w:top w:val="none" w:sz="0" w:space="0" w:color="auto"/>
                        <w:left w:val="none" w:sz="0" w:space="0" w:color="auto"/>
                        <w:bottom w:val="none" w:sz="0" w:space="0" w:color="auto"/>
                        <w:right w:val="none" w:sz="0" w:space="0" w:color="auto"/>
                      </w:divBdr>
                    </w:div>
                  </w:divsChild>
                </w:div>
                <w:div w:id="1380938396">
                  <w:marLeft w:val="0"/>
                  <w:marRight w:val="0"/>
                  <w:marTop w:val="0"/>
                  <w:marBottom w:val="0"/>
                  <w:divBdr>
                    <w:top w:val="single" w:sz="2" w:space="1" w:color="FFFFFF"/>
                    <w:left w:val="single" w:sz="2" w:space="11" w:color="FFFFFF"/>
                    <w:bottom w:val="single" w:sz="2" w:space="1" w:color="FFFFFF"/>
                    <w:right w:val="single" w:sz="2" w:space="4" w:color="FFFFFF"/>
                  </w:divBdr>
                  <w:divsChild>
                    <w:div w:id="1882353881">
                      <w:marLeft w:val="0"/>
                      <w:marRight w:val="0"/>
                      <w:marTop w:val="0"/>
                      <w:marBottom w:val="0"/>
                      <w:divBdr>
                        <w:top w:val="none" w:sz="0" w:space="0" w:color="auto"/>
                        <w:left w:val="none" w:sz="0" w:space="0" w:color="auto"/>
                        <w:bottom w:val="none" w:sz="0" w:space="0" w:color="auto"/>
                        <w:right w:val="none" w:sz="0" w:space="0" w:color="auto"/>
                      </w:divBdr>
                    </w:div>
                  </w:divsChild>
                </w:div>
                <w:div w:id="1984581973">
                  <w:marLeft w:val="0"/>
                  <w:marRight w:val="0"/>
                  <w:marTop w:val="0"/>
                  <w:marBottom w:val="0"/>
                  <w:divBdr>
                    <w:top w:val="single" w:sz="2" w:space="1" w:color="FFFFFF"/>
                    <w:left w:val="single" w:sz="2" w:space="11" w:color="FFFFFF"/>
                    <w:bottom w:val="single" w:sz="2" w:space="1" w:color="FFFFFF"/>
                    <w:right w:val="single" w:sz="2" w:space="4" w:color="FFFFFF"/>
                  </w:divBdr>
                  <w:divsChild>
                    <w:div w:id="1900825959">
                      <w:marLeft w:val="0"/>
                      <w:marRight w:val="0"/>
                      <w:marTop w:val="0"/>
                      <w:marBottom w:val="0"/>
                      <w:divBdr>
                        <w:top w:val="none" w:sz="0" w:space="0" w:color="auto"/>
                        <w:left w:val="none" w:sz="0" w:space="0" w:color="auto"/>
                        <w:bottom w:val="none" w:sz="0" w:space="0" w:color="auto"/>
                        <w:right w:val="none" w:sz="0" w:space="0" w:color="auto"/>
                      </w:divBdr>
                    </w:div>
                  </w:divsChild>
                </w:div>
                <w:div w:id="1832404586">
                  <w:marLeft w:val="0"/>
                  <w:marRight w:val="0"/>
                  <w:marTop w:val="0"/>
                  <w:marBottom w:val="0"/>
                  <w:divBdr>
                    <w:top w:val="single" w:sz="2" w:space="1" w:color="FFFFFF"/>
                    <w:left w:val="single" w:sz="2" w:space="11" w:color="FFFFFF"/>
                    <w:bottom w:val="single" w:sz="2" w:space="1" w:color="FFFFFF"/>
                    <w:right w:val="single" w:sz="2" w:space="4" w:color="FFFFFF"/>
                  </w:divBdr>
                  <w:divsChild>
                    <w:div w:id="949700459">
                      <w:marLeft w:val="0"/>
                      <w:marRight w:val="0"/>
                      <w:marTop w:val="0"/>
                      <w:marBottom w:val="0"/>
                      <w:divBdr>
                        <w:top w:val="none" w:sz="0" w:space="0" w:color="auto"/>
                        <w:left w:val="none" w:sz="0" w:space="0" w:color="auto"/>
                        <w:bottom w:val="none" w:sz="0" w:space="0" w:color="auto"/>
                        <w:right w:val="none" w:sz="0" w:space="0" w:color="auto"/>
                      </w:divBdr>
                    </w:div>
                  </w:divsChild>
                </w:div>
                <w:div w:id="1576010008">
                  <w:marLeft w:val="0"/>
                  <w:marRight w:val="0"/>
                  <w:marTop w:val="0"/>
                  <w:marBottom w:val="0"/>
                  <w:divBdr>
                    <w:top w:val="single" w:sz="2" w:space="1" w:color="FFFFFF"/>
                    <w:left w:val="single" w:sz="2" w:space="11" w:color="FFFFFF"/>
                    <w:bottom w:val="single" w:sz="2" w:space="1" w:color="FFFFFF"/>
                    <w:right w:val="single" w:sz="2" w:space="4" w:color="FFFFFF"/>
                  </w:divBdr>
                  <w:divsChild>
                    <w:div w:id="1692758917">
                      <w:marLeft w:val="0"/>
                      <w:marRight w:val="0"/>
                      <w:marTop w:val="0"/>
                      <w:marBottom w:val="0"/>
                      <w:divBdr>
                        <w:top w:val="none" w:sz="0" w:space="0" w:color="auto"/>
                        <w:left w:val="none" w:sz="0" w:space="0" w:color="auto"/>
                        <w:bottom w:val="none" w:sz="0" w:space="0" w:color="auto"/>
                        <w:right w:val="none" w:sz="0" w:space="0" w:color="auto"/>
                      </w:divBdr>
                    </w:div>
                  </w:divsChild>
                </w:div>
                <w:div w:id="1583643995">
                  <w:marLeft w:val="0"/>
                  <w:marRight w:val="0"/>
                  <w:marTop w:val="0"/>
                  <w:marBottom w:val="0"/>
                  <w:divBdr>
                    <w:top w:val="single" w:sz="2" w:space="1" w:color="FFFFFF"/>
                    <w:left w:val="single" w:sz="2" w:space="11" w:color="FFFFFF"/>
                    <w:bottom w:val="single" w:sz="2" w:space="1" w:color="FFFFFF"/>
                    <w:right w:val="single" w:sz="2" w:space="4" w:color="FFFFFF"/>
                  </w:divBdr>
                  <w:divsChild>
                    <w:div w:id="1818914409">
                      <w:marLeft w:val="0"/>
                      <w:marRight w:val="0"/>
                      <w:marTop w:val="0"/>
                      <w:marBottom w:val="0"/>
                      <w:divBdr>
                        <w:top w:val="none" w:sz="0" w:space="0" w:color="auto"/>
                        <w:left w:val="none" w:sz="0" w:space="0" w:color="auto"/>
                        <w:bottom w:val="none" w:sz="0" w:space="0" w:color="auto"/>
                        <w:right w:val="none" w:sz="0" w:space="0" w:color="auto"/>
                      </w:divBdr>
                    </w:div>
                  </w:divsChild>
                </w:div>
                <w:div w:id="1360353858">
                  <w:marLeft w:val="0"/>
                  <w:marRight w:val="0"/>
                  <w:marTop w:val="0"/>
                  <w:marBottom w:val="0"/>
                  <w:divBdr>
                    <w:top w:val="single" w:sz="2" w:space="1" w:color="FFFFFF"/>
                    <w:left w:val="single" w:sz="2" w:space="11" w:color="FFFFFF"/>
                    <w:bottom w:val="single" w:sz="2" w:space="1" w:color="FFFFFF"/>
                    <w:right w:val="single" w:sz="2" w:space="4" w:color="FFFFFF"/>
                  </w:divBdr>
                  <w:divsChild>
                    <w:div w:id="1076560324">
                      <w:marLeft w:val="0"/>
                      <w:marRight w:val="0"/>
                      <w:marTop w:val="0"/>
                      <w:marBottom w:val="0"/>
                      <w:divBdr>
                        <w:top w:val="none" w:sz="0" w:space="0" w:color="auto"/>
                        <w:left w:val="none" w:sz="0" w:space="0" w:color="auto"/>
                        <w:bottom w:val="none" w:sz="0" w:space="0" w:color="auto"/>
                        <w:right w:val="none" w:sz="0" w:space="0" w:color="auto"/>
                      </w:divBdr>
                    </w:div>
                  </w:divsChild>
                </w:div>
                <w:div w:id="1883907486">
                  <w:marLeft w:val="0"/>
                  <w:marRight w:val="0"/>
                  <w:marTop w:val="0"/>
                  <w:marBottom w:val="0"/>
                  <w:divBdr>
                    <w:top w:val="single" w:sz="2" w:space="1" w:color="FFFFFF"/>
                    <w:left w:val="single" w:sz="2" w:space="11" w:color="FFFFFF"/>
                    <w:bottom w:val="single" w:sz="2" w:space="1" w:color="FFFFFF"/>
                    <w:right w:val="single" w:sz="2" w:space="4" w:color="FFFFFF"/>
                  </w:divBdr>
                  <w:divsChild>
                    <w:div w:id="1018698546">
                      <w:marLeft w:val="0"/>
                      <w:marRight w:val="0"/>
                      <w:marTop w:val="0"/>
                      <w:marBottom w:val="0"/>
                      <w:divBdr>
                        <w:top w:val="none" w:sz="0" w:space="0" w:color="auto"/>
                        <w:left w:val="none" w:sz="0" w:space="0" w:color="auto"/>
                        <w:bottom w:val="none" w:sz="0" w:space="0" w:color="auto"/>
                        <w:right w:val="none" w:sz="0" w:space="0" w:color="auto"/>
                      </w:divBdr>
                    </w:div>
                  </w:divsChild>
                </w:div>
                <w:div w:id="1088382706">
                  <w:marLeft w:val="0"/>
                  <w:marRight w:val="0"/>
                  <w:marTop w:val="0"/>
                  <w:marBottom w:val="0"/>
                  <w:divBdr>
                    <w:top w:val="single" w:sz="2" w:space="1" w:color="FFFFFF"/>
                    <w:left w:val="single" w:sz="2" w:space="11" w:color="FFFFFF"/>
                    <w:bottom w:val="single" w:sz="2" w:space="1" w:color="FFFFFF"/>
                    <w:right w:val="single" w:sz="2" w:space="4" w:color="FFFFFF"/>
                  </w:divBdr>
                  <w:divsChild>
                    <w:div w:id="761342901">
                      <w:marLeft w:val="0"/>
                      <w:marRight w:val="0"/>
                      <w:marTop w:val="0"/>
                      <w:marBottom w:val="0"/>
                      <w:divBdr>
                        <w:top w:val="none" w:sz="0" w:space="0" w:color="auto"/>
                        <w:left w:val="none" w:sz="0" w:space="0" w:color="auto"/>
                        <w:bottom w:val="none" w:sz="0" w:space="0" w:color="auto"/>
                        <w:right w:val="none" w:sz="0" w:space="0" w:color="auto"/>
                      </w:divBdr>
                    </w:div>
                  </w:divsChild>
                </w:div>
                <w:div w:id="1324549237">
                  <w:marLeft w:val="0"/>
                  <w:marRight w:val="0"/>
                  <w:marTop w:val="0"/>
                  <w:marBottom w:val="0"/>
                  <w:divBdr>
                    <w:top w:val="single" w:sz="2" w:space="1" w:color="FFFFFF"/>
                    <w:left w:val="single" w:sz="2" w:space="11" w:color="FFFFFF"/>
                    <w:bottom w:val="single" w:sz="2" w:space="1" w:color="FFFFFF"/>
                    <w:right w:val="single" w:sz="2" w:space="4" w:color="FFFFFF"/>
                  </w:divBdr>
                  <w:divsChild>
                    <w:div w:id="2092923441">
                      <w:marLeft w:val="0"/>
                      <w:marRight w:val="0"/>
                      <w:marTop w:val="0"/>
                      <w:marBottom w:val="0"/>
                      <w:divBdr>
                        <w:top w:val="none" w:sz="0" w:space="0" w:color="auto"/>
                        <w:left w:val="none" w:sz="0" w:space="0" w:color="auto"/>
                        <w:bottom w:val="none" w:sz="0" w:space="0" w:color="auto"/>
                        <w:right w:val="none" w:sz="0" w:space="0" w:color="auto"/>
                      </w:divBdr>
                    </w:div>
                  </w:divsChild>
                </w:div>
                <w:div w:id="1824658651">
                  <w:marLeft w:val="0"/>
                  <w:marRight w:val="0"/>
                  <w:marTop w:val="0"/>
                  <w:marBottom w:val="0"/>
                  <w:divBdr>
                    <w:top w:val="single" w:sz="2" w:space="1" w:color="FFFFFF"/>
                    <w:left w:val="single" w:sz="2" w:space="11" w:color="FFFFFF"/>
                    <w:bottom w:val="single" w:sz="2" w:space="1" w:color="FFFFFF"/>
                    <w:right w:val="single" w:sz="2" w:space="4" w:color="FFFFFF"/>
                  </w:divBdr>
                  <w:divsChild>
                    <w:div w:id="115176732">
                      <w:marLeft w:val="0"/>
                      <w:marRight w:val="0"/>
                      <w:marTop w:val="0"/>
                      <w:marBottom w:val="0"/>
                      <w:divBdr>
                        <w:top w:val="none" w:sz="0" w:space="0" w:color="auto"/>
                        <w:left w:val="none" w:sz="0" w:space="0" w:color="auto"/>
                        <w:bottom w:val="none" w:sz="0" w:space="0" w:color="auto"/>
                        <w:right w:val="none" w:sz="0" w:space="0" w:color="auto"/>
                      </w:divBdr>
                    </w:div>
                  </w:divsChild>
                </w:div>
                <w:div w:id="466238647">
                  <w:marLeft w:val="0"/>
                  <w:marRight w:val="0"/>
                  <w:marTop w:val="0"/>
                  <w:marBottom w:val="0"/>
                  <w:divBdr>
                    <w:top w:val="single" w:sz="2" w:space="1" w:color="FFFFFF"/>
                    <w:left w:val="single" w:sz="2" w:space="11" w:color="FFFFFF"/>
                    <w:bottom w:val="single" w:sz="2" w:space="1" w:color="FFFFFF"/>
                    <w:right w:val="single" w:sz="2" w:space="4" w:color="FFFFFF"/>
                  </w:divBdr>
                  <w:divsChild>
                    <w:div w:id="772475338">
                      <w:marLeft w:val="0"/>
                      <w:marRight w:val="0"/>
                      <w:marTop w:val="0"/>
                      <w:marBottom w:val="0"/>
                      <w:divBdr>
                        <w:top w:val="none" w:sz="0" w:space="0" w:color="auto"/>
                        <w:left w:val="none" w:sz="0" w:space="0" w:color="auto"/>
                        <w:bottom w:val="none" w:sz="0" w:space="0" w:color="auto"/>
                        <w:right w:val="none" w:sz="0" w:space="0" w:color="auto"/>
                      </w:divBdr>
                    </w:div>
                  </w:divsChild>
                </w:div>
                <w:div w:id="1611351602">
                  <w:marLeft w:val="0"/>
                  <w:marRight w:val="0"/>
                  <w:marTop w:val="0"/>
                  <w:marBottom w:val="0"/>
                  <w:divBdr>
                    <w:top w:val="single" w:sz="2" w:space="1" w:color="FFFFFF"/>
                    <w:left w:val="single" w:sz="2" w:space="11" w:color="FFFFFF"/>
                    <w:bottom w:val="single" w:sz="2" w:space="4" w:color="FFFFFF"/>
                    <w:right w:val="single" w:sz="2" w:space="4" w:color="FFFFFF"/>
                  </w:divBdr>
                  <w:divsChild>
                    <w:div w:id="156082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408488">
      <w:bodyDiv w:val="1"/>
      <w:marLeft w:val="0"/>
      <w:marRight w:val="0"/>
      <w:marTop w:val="0"/>
      <w:marBottom w:val="0"/>
      <w:divBdr>
        <w:top w:val="none" w:sz="0" w:space="0" w:color="auto"/>
        <w:left w:val="none" w:sz="0" w:space="0" w:color="auto"/>
        <w:bottom w:val="none" w:sz="0" w:space="0" w:color="auto"/>
        <w:right w:val="none" w:sz="0" w:space="0" w:color="auto"/>
      </w:divBdr>
      <w:divsChild>
        <w:div w:id="1158493099">
          <w:marLeft w:val="0"/>
          <w:marRight w:val="0"/>
          <w:marTop w:val="0"/>
          <w:marBottom w:val="0"/>
          <w:divBdr>
            <w:top w:val="none" w:sz="0" w:space="0" w:color="auto"/>
            <w:left w:val="none" w:sz="0" w:space="0" w:color="auto"/>
            <w:bottom w:val="none" w:sz="0" w:space="0" w:color="auto"/>
            <w:right w:val="none" w:sz="0" w:space="0" w:color="auto"/>
          </w:divBdr>
        </w:div>
        <w:div w:id="969016246">
          <w:marLeft w:val="0"/>
          <w:marRight w:val="0"/>
          <w:marTop w:val="0"/>
          <w:marBottom w:val="300"/>
          <w:divBdr>
            <w:top w:val="none" w:sz="0" w:space="0" w:color="auto"/>
            <w:left w:val="none" w:sz="0" w:space="0" w:color="auto"/>
            <w:bottom w:val="none" w:sz="0" w:space="0" w:color="auto"/>
            <w:right w:val="none" w:sz="0" w:space="0" w:color="auto"/>
          </w:divBdr>
          <w:divsChild>
            <w:div w:id="214127360">
              <w:marLeft w:val="0"/>
              <w:marRight w:val="0"/>
              <w:marTop w:val="0"/>
              <w:marBottom w:val="0"/>
              <w:divBdr>
                <w:top w:val="none" w:sz="0" w:space="0" w:color="auto"/>
                <w:left w:val="none" w:sz="0" w:space="0" w:color="auto"/>
                <w:bottom w:val="none" w:sz="0" w:space="0" w:color="auto"/>
                <w:right w:val="none" w:sz="0" w:space="0" w:color="auto"/>
              </w:divBdr>
              <w:divsChild>
                <w:div w:id="1227911996">
                  <w:marLeft w:val="0"/>
                  <w:marRight w:val="0"/>
                  <w:marTop w:val="0"/>
                  <w:marBottom w:val="0"/>
                  <w:divBdr>
                    <w:top w:val="single" w:sz="2" w:space="4" w:color="FFFFFF"/>
                    <w:left w:val="single" w:sz="2" w:space="11" w:color="FFFFFF"/>
                    <w:bottom w:val="single" w:sz="2" w:space="1" w:color="FFFFFF"/>
                    <w:right w:val="single" w:sz="2" w:space="4" w:color="FFFFFF"/>
                  </w:divBdr>
                  <w:divsChild>
                    <w:div w:id="553347838">
                      <w:marLeft w:val="0"/>
                      <w:marRight w:val="0"/>
                      <w:marTop w:val="0"/>
                      <w:marBottom w:val="0"/>
                      <w:divBdr>
                        <w:top w:val="none" w:sz="0" w:space="0" w:color="auto"/>
                        <w:left w:val="none" w:sz="0" w:space="0" w:color="auto"/>
                        <w:bottom w:val="none" w:sz="0" w:space="0" w:color="auto"/>
                        <w:right w:val="none" w:sz="0" w:space="0" w:color="auto"/>
                      </w:divBdr>
                    </w:div>
                  </w:divsChild>
                </w:div>
                <w:div w:id="1528256504">
                  <w:marLeft w:val="0"/>
                  <w:marRight w:val="0"/>
                  <w:marTop w:val="0"/>
                  <w:marBottom w:val="0"/>
                  <w:divBdr>
                    <w:top w:val="single" w:sz="2" w:space="1" w:color="FFFFFF"/>
                    <w:left w:val="single" w:sz="2" w:space="11" w:color="FFFFFF"/>
                    <w:bottom w:val="single" w:sz="2" w:space="1" w:color="FFFFFF"/>
                    <w:right w:val="single" w:sz="2" w:space="4" w:color="FFFFFF"/>
                  </w:divBdr>
                  <w:divsChild>
                    <w:div w:id="1572619144">
                      <w:marLeft w:val="0"/>
                      <w:marRight w:val="0"/>
                      <w:marTop w:val="0"/>
                      <w:marBottom w:val="0"/>
                      <w:divBdr>
                        <w:top w:val="none" w:sz="0" w:space="0" w:color="auto"/>
                        <w:left w:val="none" w:sz="0" w:space="0" w:color="auto"/>
                        <w:bottom w:val="none" w:sz="0" w:space="0" w:color="auto"/>
                        <w:right w:val="none" w:sz="0" w:space="0" w:color="auto"/>
                      </w:divBdr>
                    </w:div>
                  </w:divsChild>
                </w:div>
                <w:div w:id="1509716283">
                  <w:marLeft w:val="0"/>
                  <w:marRight w:val="0"/>
                  <w:marTop w:val="0"/>
                  <w:marBottom w:val="0"/>
                  <w:divBdr>
                    <w:top w:val="single" w:sz="2" w:space="1" w:color="FFFFFF"/>
                    <w:left w:val="single" w:sz="2" w:space="11" w:color="FFFFFF"/>
                    <w:bottom w:val="single" w:sz="2" w:space="1" w:color="FFFFFF"/>
                    <w:right w:val="single" w:sz="2" w:space="4" w:color="FFFFFF"/>
                  </w:divBdr>
                  <w:divsChild>
                    <w:div w:id="1589345945">
                      <w:marLeft w:val="0"/>
                      <w:marRight w:val="0"/>
                      <w:marTop w:val="0"/>
                      <w:marBottom w:val="0"/>
                      <w:divBdr>
                        <w:top w:val="none" w:sz="0" w:space="0" w:color="auto"/>
                        <w:left w:val="none" w:sz="0" w:space="0" w:color="auto"/>
                        <w:bottom w:val="none" w:sz="0" w:space="0" w:color="auto"/>
                        <w:right w:val="none" w:sz="0" w:space="0" w:color="auto"/>
                      </w:divBdr>
                    </w:div>
                  </w:divsChild>
                </w:div>
                <w:div w:id="1700931898">
                  <w:marLeft w:val="0"/>
                  <w:marRight w:val="0"/>
                  <w:marTop w:val="0"/>
                  <w:marBottom w:val="0"/>
                  <w:divBdr>
                    <w:top w:val="single" w:sz="2" w:space="1" w:color="FFFFFF"/>
                    <w:left w:val="single" w:sz="2" w:space="11" w:color="FFFFFF"/>
                    <w:bottom w:val="single" w:sz="2" w:space="1" w:color="FFFFFF"/>
                    <w:right w:val="single" w:sz="2" w:space="4" w:color="FFFFFF"/>
                  </w:divBdr>
                  <w:divsChild>
                    <w:div w:id="134953784">
                      <w:marLeft w:val="0"/>
                      <w:marRight w:val="0"/>
                      <w:marTop w:val="0"/>
                      <w:marBottom w:val="0"/>
                      <w:divBdr>
                        <w:top w:val="none" w:sz="0" w:space="0" w:color="auto"/>
                        <w:left w:val="none" w:sz="0" w:space="0" w:color="auto"/>
                        <w:bottom w:val="none" w:sz="0" w:space="0" w:color="auto"/>
                        <w:right w:val="none" w:sz="0" w:space="0" w:color="auto"/>
                      </w:divBdr>
                    </w:div>
                  </w:divsChild>
                </w:div>
                <w:div w:id="761218717">
                  <w:marLeft w:val="0"/>
                  <w:marRight w:val="0"/>
                  <w:marTop w:val="0"/>
                  <w:marBottom w:val="0"/>
                  <w:divBdr>
                    <w:top w:val="single" w:sz="2" w:space="1" w:color="FFFFFF"/>
                    <w:left w:val="single" w:sz="2" w:space="11" w:color="FFFFFF"/>
                    <w:bottom w:val="single" w:sz="2" w:space="1" w:color="FFFFFF"/>
                    <w:right w:val="single" w:sz="2" w:space="4" w:color="FFFFFF"/>
                  </w:divBdr>
                  <w:divsChild>
                    <w:div w:id="540091295">
                      <w:marLeft w:val="0"/>
                      <w:marRight w:val="0"/>
                      <w:marTop w:val="0"/>
                      <w:marBottom w:val="0"/>
                      <w:divBdr>
                        <w:top w:val="none" w:sz="0" w:space="0" w:color="auto"/>
                        <w:left w:val="none" w:sz="0" w:space="0" w:color="auto"/>
                        <w:bottom w:val="none" w:sz="0" w:space="0" w:color="auto"/>
                        <w:right w:val="none" w:sz="0" w:space="0" w:color="auto"/>
                      </w:divBdr>
                    </w:div>
                  </w:divsChild>
                </w:div>
                <w:div w:id="1861747212">
                  <w:marLeft w:val="0"/>
                  <w:marRight w:val="0"/>
                  <w:marTop w:val="0"/>
                  <w:marBottom w:val="0"/>
                  <w:divBdr>
                    <w:top w:val="single" w:sz="2" w:space="1" w:color="FFFFFF"/>
                    <w:left w:val="single" w:sz="2" w:space="11" w:color="FFFFFF"/>
                    <w:bottom w:val="single" w:sz="2" w:space="1" w:color="FFFFFF"/>
                    <w:right w:val="single" w:sz="2" w:space="4" w:color="FFFFFF"/>
                  </w:divBdr>
                  <w:divsChild>
                    <w:div w:id="556160856">
                      <w:marLeft w:val="0"/>
                      <w:marRight w:val="0"/>
                      <w:marTop w:val="0"/>
                      <w:marBottom w:val="0"/>
                      <w:divBdr>
                        <w:top w:val="none" w:sz="0" w:space="0" w:color="auto"/>
                        <w:left w:val="none" w:sz="0" w:space="0" w:color="auto"/>
                        <w:bottom w:val="none" w:sz="0" w:space="0" w:color="auto"/>
                        <w:right w:val="none" w:sz="0" w:space="0" w:color="auto"/>
                      </w:divBdr>
                    </w:div>
                  </w:divsChild>
                </w:div>
                <w:div w:id="527448258">
                  <w:marLeft w:val="0"/>
                  <w:marRight w:val="0"/>
                  <w:marTop w:val="0"/>
                  <w:marBottom w:val="0"/>
                  <w:divBdr>
                    <w:top w:val="single" w:sz="2" w:space="1" w:color="FFFFFF"/>
                    <w:left w:val="single" w:sz="2" w:space="11" w:color="FFFFFF"/>
                    <w:bottom w:val="single" w:sz="2" w:space="1" w:color="FFFFFF"/>
                    <w:right w:val="single" w:sz="2" w:space="4" w:color="FFFFFF"/>
                  </w:divBdr>
                  <w:divsChild>
                    <w:div w:id="105316780">
                      <w:marLeft w:val="0"/>
                      <w:marRight w:val="0"/>
                      <w:marTop w:val="0"/>
                      <w:marBottom w:val="0"/>
                      <w:divBdr>
                        <w:top w:val="none" w:sz="0" w:space="0" w:color="auto"/>
                        <w:left w:val="none" w:sz="0" w:space="0" w:color="auto"/>
                        <w:bottom w:val="none" w:sz="0" w:space="0" w:color="auto"/>
                        <w:right w:val="none" w:sz="0" w:space="0" w:color="auto"/>
                      </w:divBdr>
                    </w:div>
                  </w:divsChild>
                </w:div>
                <w:div w:id="1320502904">
                  <w:marLeft w:val="0"/>
                  <w:marRight w:val="0"/>
                  <w:marTop w:val="0"/>
                  <w:marBottom w:val="0"/>
                  <w:divBdr>
                    <w:top w:val="single" w:sz="2" w:space="1" w:color="FFFFFF"/>
                    <w:left w:val="single" w:sz="2" w:space="11" w:color="FFFFFF"/>
                    <w:bottom w:val="single" w:sz="2" w:space="1" w:color="FFFFFF"/>
                    <w:right w:val="single" w:sz="2" w:space="4" w:color="FFFFFF"/>
                  </w:divBdr>
                  <w:divsChild>
                    <w:div w:id="232080597">
                      <w:marLeft w:val="0"/>
                      <w:marRight w:val="0"/>
                      <w:marTop w:val="0"/>
                      <w:marBottom w:val="0"/>
                      <w:divBdr>
                        <w:top w:val="none" w:sz="0" w:space="0" w:color="auto"/>
                        <w:left w:val="none" w:sz="0" w:space="0" w:color="auto"/>
                        <w:bottom w:val="none" w:sz="0" w:space="0" w:color="auto"/>
                        <w:right w:val="none" w:sz="0" w:space="0" w:color="auto"/>
                      </w:divBdr>
                    </w:div>
                  </w:divsChild>
                </w:div>
                <w:div w:id="644546641">
                  <w:marLeft w:val="0"/>
                  <w:marRight w:val="0"/>
                  <w:marTop w:val="0"/>
                  <w:marBottom w:val="0"/>
                  <w:divBdr>
                    <w:top w:val="single" w:sz="2" w:space="1" w:color="FFFFFF"/>
                    <w:left w:val="single" w:sz="2" w:space="11" w:color="FFFFFF"/>
                    <w:bottom w:val="single" w:sz="2" w:space="1" w:color="FFFFFF"/>
                    <w:right w:val="single" w:sz="2" w:space="4" w:color="FFFFFF"/>
                  </w:divBdr>
                  <w:divsChild>
                    <w:div w:id="34043146">
                      <w:marLeft w:val="0"/>
                      <w:marRight w:val="0"/>
                      <w:marTop w:val="0"/>
                      <w:marBottom w:val="0"/>
                      <w:divBdr>
                        <w:top w:val="none" w:sz="0" w:space="0" w:color="auto"/>
                        <w:left w:val="none" w:sz="0" w:space="0" w:color="auto"/>
                        <w:bottom w:val="none" w:sz="0" w:space="0" w:color="auto"/>
                        <w:right w:val="none" w:sz="0" w:space="0" w:color="auto"/>
                      </w:divBdr>
                    </w:div>
                  </w:divsChild>
                </w:div>
                <w:div w:id="379406019">
                  <w:marLeft w:val="0"/>
                  <w:marRight w:val="0"/>
                  <w:marTop w:val="0"/>
                  <w:marBottom w:val="0"/>
                  <w:divBdr>
                    <w:top w:val="single" w:sz="2" w:space="1" w:color="FFFFFF"/>
                    <w:left w:val="single" w:sz="2" w:space="11" w:color="FFFFFF"/>
                    <w:bottom w:val="single" w:sz="2" w:space="1" w:color="FFFFFF"/>
                    <w:right w:val="single" w:sz="2" w:space="4" w:color="FFFFFF"/>
                  </w:divBdr>
                  <w:divsChild>
                    <w:div w:id="980769779">
                      <w:marLeft w:val="0"/>
                      <w:marRight w:val="0"/>
                      <w:marTop w:val="0"/>
                      <w:marBottom w:val="0"/>
                      <w:divBdr>
                        <w:top w:val="none" w:sz="0" w:space="0" w:color="auto"/>
                        <w:left w:val="none" w:sz="0" w:space="0" w:color="auto"/>
                        <w:bottom w:val="none" w:sz="0" w:space="0" w:color="auto"/>
                        <w:right w:val="none" w:sz="0" w:space="0" w:color="auto"/>
                      </w:divBdr>
                    </w:div>
                  </w:divsChild>
                </w:div>
                <w:div w:id="1085955961">
                  <w:marLeft w:val="0"/>
                  <w:marRight w:val="0"/>
                  <w:marTop w:val="0"/>
                  <w:marBottom w:val="0"/>
                  <w:divBdr>
                    <w:top w:val="single" w:sz="2" w:space="1" w:color="FFFFFF"/>
                    <w:left w:val="single" w:sz="2" w:space="11" w:color="FFFFFF"/>
                    <w:bottom w:val="single" w:sz="2" w:space="1" w:color="FFFFFF"/>
                    <w:right w:val="single" w:sz="2" w:space="4" w:color="FFFFFF"/>
                  </w:divBdr>
                  <w:divsChild>
                    <w:div w:id="1131485501">
                      <w:marLeft w:val="0"/>
                      <w:marRight w:val="0"/>
                      <w:marTop w:val="0"/>
                      <w:marBottom w:val="0"/>
                      <w:divBdr>
                        <w:top w:val="none" w:sz="0" w:space="0" w:color="auto"/>
                        <w:left w:val="none" w:sz="0" w:space="0" w:color="auto"/>
                        <w:bottom w:val="none" w:sz="0" w:space="0" w:color="auto"/>
                        <w:right w:val="none" w:sz="0" w:space="0" w:color="auto"/>
                      </w:divBdr>
                    </w:div>
                  </w:divsChild>
                </w:div>
                <w:div w:id="1564870049">
                  <w:marLeft w:val="0"/>
                  <w:marRight w:val="0"/>
                  <w:marTop w:val="0"/>
                  <w:marBottom w:val="0"/>
                  <w:divBdr>
                    <w:top w:val="single" w:sz="2" w:space="1" w:color="FFFFFF"/>
                    <w:left w:val="single" w:sz="2" w:space="11" w:color="FFFFFF"/>
                    <w:bottom w:val="single" w:sz="2" w:space="1" w:color="FFFFFF"/>
                    <w:right w:val="single" w:sz="2" w:space="4" w:color="FFFFFF"/>
                  </w:divBdr>
                  <w:divsChild>
                    <w:div w:id="1456408172">
                      <w:marLeft w:val="0"/>
                      <w:marRight w:val="0"/>
                      <w:marTop w:val="0"/>
                      <w:marBottom w:val="0"/>
                      <w:divBdr>
                        <w:top w:val="none" w:sz="0" w:space="0" w:color="auto"/>
                        <w:left w:val="none" w:sz="0" w:space="0" w:color="auto"/>
                        <w:bottom w:val="none" w:sz="0" w:space="0" w:color="auto"/>
                        <w:right w:val="none" w:sz="0" w:space="0" w:color="auto"/>
                      </w:divBdr>
                    </w:div>
                  </w:divsChild>
                </w:div>
                <w:div w:id="234367016">
                  <w:marLeft w:val="0"/>
                  <w:marRight w:val="0"/>
                  <w:marTop w:val="0"/>
                  <w:marBottom w:val="0"/>
                  <w:divBdr>
                    <w:top w:val="single" w:sz="2" w:space="1" w:color="FFFFFF"/>
                    <w:left w:val="single" w:sz="2" w:space="11" w:color="FFFFFF"/>
                    <w:bottom w:val="single" w:sz="2" w:space="1" w:color="FFFFFF"/>
                    <w:right w:val="single" w:sz="2" w:space="4" w:color="FFFFFF"/>
                  </w:divBdr>
                  <w:divsChild>
                    <w:div w:id="1790902382">
                      <w:marLeft w:val="0"/>
                      <w:marRight w:val="0"/>
                      <w:marTop w:val="0"/>
                      <w:marBottom w:val="0"/>
                      <w:divBdr>
                        <w:top w:val="none" w:sz="0" w:space="0" w:color="auto"/>
                        <w:left w:val="none" w:sz="0" w:space="0" w:color="auto"/>
                        <w:bottom w:val="none" w:sz="0" w:space="0" w:color="auto"/>
                        <w:right w:val="none" w:sz="0" w:space="0" w:color="auto"/>
                      </w:divBdr>
                    </w:div>
                  </w:divsChild>
                </w:div>
                <w:div w:id="527986207">
                  <w:marLeft w:val="0"/>
                  <w:marRight w:val="0"/>
                  <w:marTop w:val="0"/>
                  <w:marBottom w:val="0"/>
                  <w:divBdr>
                    <w:top w:val="single" w:sz="2" w:space="1" w:color="FFFFFF"/>
                    <w:left w:val="single" w:sz="2" w:space="11" w:color="FFFFFF"/>
                    <w:bottom w:val="single" w:sz="2" w:space="1" w:color="FFFFFF"/>
                    <w:right w:val="single" w:sz="2" w:space="4" w:color="FFFFFF"/>
                  </w:divBdr>
                  <w:divsChild>
                    <w:div w:id="419833856">
                      <w:marLeft w:val="0"/>
                      <w:marRight w:val="0"/>
                      <w:marTop w:val="0"/>
                      <w:marBottom w:val="0"/>
                      <w:divBdr>
                        <w:top w:val="none" w:sz="0" w:space="0" w:color="auto"/>
                        <w:left w:val="none" w:sz="0" w:space="0" w:color="auto"/>
                        <w:bottom w:val="none" w:sz="0" w:space="0" w:color="auto"/>
                        <w:right w:val="none" w:sz="0" w:space="0" w:color="auto"/>
                      </w:divBdr>
                    </w:div>
                  </w:divsChild>
                </w:div>
                <w:div w:id="899554880">
                  <w:marLeft w:val="0"/>
                  <w:marRight w:val="0"/>
                  <w:marTop w:val="0"/>
                  <w:marBottom w:val="0"/>
                  <w:divBdr>
                    <w:top w:val="single" w:sz="2" w:space="1" w:color="FFFFFF"/>
                    <w:left w:val="single" w:sz="2" w:space="11" w:color="FFFFFF"/>
                    <w:bottom w:val="single" w:sz="2" w:space="1" w:color="FFFFFF"/>
                    <w:right w:val="single" w:sz="2" w:space="4" w:color="FFFFFF"/>
                  </w:divBdr>
                  <w:divsChild>
                    <w:div w:id="986326157">
                      <w:marLeft w:val="0"/>
                      <w:marRight w:val="0"/>
                      <w:marTop w:val="0"/>
                      <w:marBottom w:val="0"/>
                      <w:divBdr>
                        <w:top w:val="none" w:sz="0" w:space="0" w:color="auto"/>
                        <w:left w:val="none" w:sz="0" w:space="0" w:color="auto"/>
                        <w:bottom w:val="none" w:sz="0" w:space="0" w:color="auto"/>
                        <w:right w:val="none" w:sz="0" w:space="0" w:color="auto"/>
                      </w:divBdr>
                    </w:div>
                  </w:divsChild>
                </w:div>
                <w:div w:id="1355033429">
                  <w:marLeft w:val="0"/>
                  <w:marRight w:val="0"/>
                  <w:marTop w:val="0"/>
                  <w:marBottom w:val="0"/>
                  <w:divBdr>
                    <w:top w:val="single" w:sz="2" w:space="1" w:color="FFFFFF"/>
                    <w:left w:val="single" w:sz="2" w:space="11" w:color="FFFFFF"/>
                    <w:bottom w:val="single" w:sz="2" w:space="1" w:color="FFFFFF"/>
                    <w:right w:val="single" w:sz="2" w:space="4" w:color="FFFFFF"/>
                  </w:divBdr>
                  <w:divsChild>
                    <w:div w:id="243026704">
                      <w:marLeft w:val="0"/>
                      <w:marRight w:val="0"/>
                      <w:marTop w:val="0"/>
                      <w:marBottom w:val="0"/>
                      <w:divBdr>
                        <w:top w:val="none" w:sz="0" w:space="0" w:color="auto"/>
                        <w:left w:val="none" w:sz="0" w:space="0" w:color="auto"/>
                        <w:bottom w:val="none" w:sz="0" w:space="0" w:color="auto"/>
                        <w:right w:val="none" w:sz="0" w:space="0" w:color="auto"/>
                      </w:divBdr>
                    </w:div>
                  </w:divsChild>
                </w:div>
                <w:div w:id="1445004652">
                  <w:marLeft w:val="0"/>
                  <w:marRight w:val="0"/>
                  <w:marTop w:val="0"/>
                  <w:marBottom w:val="0"/>
                  <w:divBdr>
                    <w:top w:val="single" w:sz="2" w:space="1" w:color="FFFFFF"/>
                    <w:left w:val="single" w:sz="2" w:space="11" w:color="FFFFFF"/>
                    <w:bottom w:val="single" w:sz="2" w:space="4" w:color="FFFFFF"/>
                    <w:right w:val="single" w:sz="2" w:space="4" w:color="FFFFFF"/>
                  </w:divBdr>
                  <w:divsChild>
                    <w:div w:id="207114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780612">
          <w:marLeft w:val="0"/>
          <w:marRight w:val="0"/>
          <w:marTop w:val="0"/>
          <w:marBottom w:val="300"/>
          <w:divBdr>
            <w:top w:val="none" w:sz="0" w:space="0" w:color="auto"/>
            <w:left w:val="none" w:sz="0" w:space="0" w:color="auto"/>
            <w:bottom w:val="none" w:sz="0" w:space="0" w:color="auto"/>
            <w:right w:val="none" w:sz="0" w:space="0" w:color="auto"/>
          </w:divBdr>
          <w:divsChild>
            <w:div w:id="1577666591">
              <w:marLeft w:val="0"/>
              <w:marRight w:val="0"/>
              <w:marTop w:val="0"/>
              <w:marBottom w:val="0"/>
              <w:divBdr>
                <w:top w:val="none" w:sz="0" w:space="0" w:color="auto"/>
                <w:left w:val="none" w:sz="0" w:space="0" w:color="auto"/>
                <w:bottom w:val="none" w:sz="0" w:space="0" w:color="auto"/>
                <w:right w:val="none" w:sz="0" w:space="0" w:color="auto"/>
              </w:divBdr>
              <w:divsChild>
                <w:div w:id="738944954">
                  <w:marLeft w:val="0"/>
                  <w:marRight w:val="0"/>
                  <w:marTop w:val="0"/>
                  <w:marBottom w:val="0"/>
                  <w:divBdr>
                    <w:top w:val="single" w:sz="2" w:space="4" w:color="FFFFFF"/>
                    <w:left w:val="single" w:sz="2" w:space="11" w:color="FFFFFF"/>
                    <w:bottom w:val="single" w:sz="2" w:space="1" w:color="FFFFFF"/>
                    <w:right w:val="single" w:sz="2" w:space="4" w:color="FFFFFF"/>
                  </w:divBdr>
                  <w:divsChild>
                    <w:div w:id="25756203">
                      <w:marLeft w:val="0"/>
                      <w:marRight w:val="0"/>
                      <w:marTop w:val="0"/>
                      <w:marBottom w:val="0"/>
                      <w:divBdr>
                        <w:top w:val="none" w:sz="0" w:space="0" w:color="auto"/>
                        <w:left w:val="none" w:sz="0" w:space="0" w:color="auto"/>
                        <w:bottom w:val="none" w:sz="0" w:space="0" w:color="auto"/>
                        <w:right w:val="none" w:sz="0" w:space="0" w:color="auto"/>
                      </w:divBdr>
                    </w:div>
                  </w:divsChild>
                </w:div>
                <w:div w:id="813261195">
                  <w:marLeft w:val="0"/>
                  <w:marRight w:val="0"/>
                  <w:marTop w:val="0"/>
                  <w:marBottom w:val="0"/>
                  <w:divBdr>
                    <w:top w:val="single" w:sz="2" w:space="1" w:color="FFFFFF"/>
                    <w:left w:val="single" w:sz="2" w:space="11" w:color="FFFFFF"/>
                    <w:bottom w:val="single" w:sz="2" w:space="1" w:color="FFFFFF"/>
                    <w:right w:val="single" w:sz="2" w:space="4" w:color="FFFFFF"/>
                  </w:divBdr>
                  <w:divsChild>
                    <w:div w:id="2089426984">
                      <w:marLeft w:val="0"/>
                      <w:marRight w:val="0"/>
                      <w:marTop w:val="0"/>
                      <w:marBottom w:val="0"/>
                      <w:divBdr>
                        <w:top w:val="none" w:sz="0" w:space="0" w:color="auto"/>
                        <w:left w:val="none" w:sz="0" w:space="0" w:color="auto"/>
                        <w:bottom w:val="none" w:sz="0" w:space="0" w:color="auto"/>
                        <w:right w:val="none" w:sz="0" w:space="0" w:color="auto"/>
                      </w:divBdr>
                    </w:div>
                  </w:divsChild>
                </w:div>
                <w:div w:id="1644575226">
                  <w:marLeft w:val="0"/>
                  <w:marRight w:val="0"/>
                  <w:marTop w:val="0"/>
                  <w:marBottom w:val="0"/>
                  <w:divBdr>
                    <w:top w:val="single" w:sz="2" w:space="1" w:color="FFFFFF"/>
                    <w:left w:val="single" w:sz="2" w:space="11" w:color="FFFFFF"/>
                    <w:bottom w:val="single" w:sz="2" w:space="1" w:color="FFFFFF"/>
                    <w:right w:val="single" w:sz="2" w:space="4" w:color="FFFFFF"/>
                  </w:divBdr>
                  <w:divsChild>
                    <w:div w:id="599534918">
                      <w:marLeft w:val="0"/>
                      <w:marRight w:val="0"/>
                      <w:marTop w:val="0"/>
                      <w:marBottom w:val="0"/>
                      <w:divBdr>
                        <w:top w:val="none" w:sz="0" w:space="0" w:color="auto"/>
                        <w:left w:val="none" w:sz="0" w:space="0" w:color="auto"/>
                        <w:bottom w:val="none" w:sz="0" w:space="0" w:color="auto"/>
                        <w:right w:val="none" w:sz="0" w:space="0" w:color="auto"/>
                      </w:divBdr>
                    </w:div>
                  </w:divsChild>
                </w:div>
                <w:div w:id="2107655026">
                  <w:marLeft w:val="0"/>
                  <w:marRight w:val="0"/>
                  <w:marTop w:val="0"/>
                  <w:marBottom w:val="0"/>
                  <w:divBdr>
                    <w:top w:val="single" w:sz="2" w:space="1" w:color="FFFFFF"/>
                    <w:left w:val="single" w:sz="2" w:space="11" w:color="FFFFFF"/>
                    <w:bottom w:val="single" w:sz="2" w:space="1" w:color="FFFFFF"/>
                    <w:right w:val="single" w:sz="2" w:space="4" w:color="FFFFFF"/>
                  </w:divBdr>
                  <w:divsChild>
                    <w:div w:id="1184514326">
                      <w:marLeft w:val="0"/>
                      <w:marRight w:val="0"/>
                      <w:marTop w:val="0"/>
                      <w:marBottom w:val="0"/>
                      <w:divBdr>
                        <w:top w:val="none" w:sz="0" w:space="0" w:color="auto"/>
                        <w:left w:val="none" w:sz="0" w:space="0" w:color="auto"/>
                        <w:bottom w:val="none" w:sz="0" w:space="0" w:color="auto"/>
                        <w:right w:val="none" w:sz="0" w:space="0" w:color="auto"/>
                      </w:divBdr>
                    </w:div>
                  </w:divsChild>
                </w:div>
                <w:div w:id="1020206922">
                  <w:marLeft w:val="0"/>
                  <w:marRight w:val="0"/>
                  <w:marTop w:val="0"/>
                  <w:marBottom w:val="0"/>
                  <w:divBdr>
                    <w:top w:val="single" w:sz="2" w:space="1" w:color="FFFFFF"/>
                    <w:left w:val="single" w:sz="2" w:space="11" w:color="FFFFFF"/>
                    <w:bottom w:val="single" w:sz="2" w:space="1" w:color="FFFFFF"/>
                    <w:right w:val="single" w:sz="2" w:space="4" w:color="FFFFFF"/>
                  </w:divBdr>
                  <w:divsChild>
                    <w:div w:id="789930">
                      <w:marLeft w:val="0"/>
                      <w:marRight w:val="0"/>
                      <w:marTop w:val="0"/>
                      <w:marBottom w:val="0"/>
                      <w:divBdr>
                        <w:top w:val="none" w:sz="0" w:space="0" w:color="auto"/>
                        <w:left w:val="none" w:sz="0" w:space="0" w:color="auto"/>
                        <w:bottom w:val="none" w:sz="0" w:space="0" w:color="auto"/>
                        <w:right w:val="none" w:sz="0" w:space="0" w:color="auto"/>
                      </w:divBdr>
                    </w:div>
                  </w:divsChild>
                </w:div>
                <w:div w:id="1860506194">
                  <w:marLeft w:val="0"/>
                  <w:marRight w:val="0"/>
                  <w:marTop w:val="0"/>
                  <w:marBottom w:val="0"/>
                  <w:divBdr>
                    <w:top w:val="single" w:sz="2" w:space="1" w:color="FFFFFF"/>
                    <w:left w:val="single" w:sz="2" w:space="11" w:color="FFFFFF"/>
                    <w:bottom w:val="single" w:sz="2" w:space="1" w:color="FFFFFF"/>
                    <w:right w:val="single" w:sz="2" w:space="4" w:color="FFFFFF"/>
                  </w:divBdr>
                  <w:divsChild>
                    <w:div w:id="1737513906">
                      <w:marLeft w:val="0"/>
                      <w:marRight w:val="0"/>
                      <w:marTop w:val="0"/>
                      <w:marBottom w:val="0"/>
                      <w:divBdr>
                        <w:top w:val="none" w:sz="0" w:space="0" w:color="auto"/>
                        <w:left w:val="none" w:sz="0" w:space="0" w:color="auto"/>
                        <w:bottom w:val="none" w:sz="0" w:space="0" w:color="auto"/>
                        <w:right w:val="none" w:sz="0" w:space="0" w:color="auto"/>
                      </w:divBdr>
                    </w:div>
                  </w:divsChild>
                </w:div>
                <w:div w:id="1863014739">
                  <w:marLeft w:val="0"/>
                  <w:marRight w:val="0"/>
                  <w:marTop w:val="0"/>
                  <w:marBottom w:val="0"/>
                  <w:divBdr>
                    <w:top w:val="single" w:sz="2" w:space="1" w:color="FFFFFF"/>
                    <w:left w:val="single" w:sz="2" w:space="11" w:color="FFFFFF"/>
                    <w:bottom w:val="single" w:sz="2" w:space="1" w:color="FFFFFF"/>
                    <w:right w:val="single" w:sz="2" w:space="4" w:color="FFFFFF"/>
                  </w:divBdr>
                  <w:divsChild>
                    <w:div w:id="1321425425">
                      <w:marLeft w:val="0"/>
                      <w:marRight w:val="0"/>
                      <w:marTop w:val="0"/>
                      <w:marBottom w:val="0"/>
                      <w:divBdr>
                        <w:top w:val="none" w:sz="0" w:space="0" w:color="auto"/>
                        <w:left w:val="none" w:sz="0" w:space="0" w:color="auto"/>
                        <w:bottom w:val="none" w:sz="0" w:space="0" w:color="auto"/>
                        <w:right w:val="none" w:sz="0" w:space="0" w:color="auto"/>
                      </w:divBdr>
                    </w:div>
                  </w:divsChild>
                </w:div>
                <w:div w:id="683482205">
                  <w:marLeft w:val="0"/>
                  <w:marRight w:val="0"/>
                  <w:marTop w:val="0"/>
                  <w:marBottom w:val="0"/>
                  <w:divBdr>
                    <w:top w:val="single" w:sz="2" w:space="1" w:color="FFFFFF"/>
                    <w:left w:val="single" w:sz="2" w:space="11" w:color="FFFFFF"/>
                    <w:bottom w:val="single" w:sz="2" w:space="1" w:color="FFFFFF"/>
                    <w:right w:val="single" w:sz="2" w:space="4" w:color="FFFFFF"/>
                  </w:divBdr>
                  <w:divsChild>
                    <w:div w:id="1493135722">
                      <w:marLeft w:val="0"/>
                      <w:marRight w:val="0"/>
                      <w:marTop w:val="0"/>
                      <w:marBottom w:val="0"/>
                      <w:divBdr>
                        <w:top w:val="none" w:sz="0" w:space="0" w:color="auto"/>
                        <w:left w:val="none" w:sz="0" w:space="0" w:color="auto"/>
                        <w:bottom w:val="none" w:sz="0" w:space="0" w:color="auto"/>
                        <w:right w:val="none" w:sz="0" w:space="0" w:color="auto"/>
                      </w:divBdr>
                    </w:div>
                  </w:divsChild>
                </w:div>
                <w:div w:id="1082802553">
                  <w:marLeft w:val="0"/>
                  <w:marRight w:val="0"/>
                  <w:marTop w:val="0"/>
                  <w:marBottom w:val="0"/>
                  <w:divBdr>
                    <w:top w:val="single" w:sz="2" w:space="1" w:color="FFFFFF"/>
                    <w:left w:val="single" w:sz="2" w:space="11" w:color="FFFFFF"/>
                    <w:bottom w:val="single" w:sz="2" w:space="1" w:color="FFFFFF"/>
                    <w:right w:val="single" w:sz="2" w:space="4" w:color="FFFFFF"/>
                  </w:divBdr>
                  <w:divsChild>
                    <w:div w:id="974287495">
                      <w:marLeft w:val="0"/>
                      <w:marRight w:val="0"/>
                      <w:marTop w:val="0"/>
                      <w:marBottom w:val="0"/>
                      <w:divBdr>
                        <w:top w:val="none" w:sz="0" w:space="0" w:color="auto"/>
                        <w:left w:val="none" w:sz="0" w:space="0" w:color="auto"/>
                        <w:bottom w:val="none" w:sz="0" w:space="0" w:color="auto"/>
                        <w:right w:val="none" w:sz="0" w:space="0" w:color="auto"/>
                      </w:divBdr>
                    </w:div>
                  </w:divsChild>
                </w:div>
                <w:div w:id="32195554">
                  <w:marLeft w:val="0"/>
                  <w:marRight w:val="0"/>
                  <w:marTop w:val="0"/>
                  <w:marBottom w:val="0"/>
                  <w:divBdr>
                    <w:top w:val="single" w:sz="2" w:space="1" w:color="FFFFFF"/>
                    <w:left w:val="single" w:sz="2" w:space="11" w:color="FFFFFF"/>
                    <w:bottom w:val="single" w:sz="2" w:space="1" w:color="FFFFFF"/>
                    <w:right w:val="single" w:sz="2" w:space="4" w:color="FFFFFF"/>
                  </w:divBdr>
                  <w:divsChild>
                    <w:div w:id="1794786325">
                      <w:marLeft w:val="0"/>
                      <w:marRight w:val="0"/>
                      <w:marTop w:val="0"/>
                      <w:marBottom w:val="0"/>
                      <w:divBdr>
                        <w:top w:val="none" w:sz="0" w:space="0" w:color="auto"/>
                        <w:left w:val="none" w:sz="0" w:space="0" w:color="auto"/>
                        <w:bottom w:val="none" w:sz="0" w:space="0" w:color="auto"/>
                        <w:right w:val="none" w:sz="0" w:space="0" w:color="auto"/>
                      </w:divBdr>
                    </w:div>
                  </w:divsChild>
                </w:div>
                <w:div w:id="1499807646">
                  <w:marLeft w:val="0"/>
                  <w:marRight w:val="0"/>
                  <w:marTop w:val="0"/>
                  <w:marBottom w:val="0"/>
                  <w:divBdr>
                    <w:top w:val="single" w:sz="2" w:space="1" w:color="FFFFFF"/>
                    <w:left w:val="single" w:sz="2" w:space="11" w:color="FFFFFF"/>
                    <w:bottom w:val="single" w:sz="2" w:space="1" w:color="FFFFFF"/>
                    <w:right w:val="single" w:sz="2" w:space="4" w:color="FFFFFF"/>
                  </w:divBdr>
                  <w:divsChild>
                    <w:div w:id="1051415750">
                      <w:marLeft w:val="0"/>
                      <w:marRight w:val="0"/>
                      <w:marTop w:val="0"/>
                      <w:marBottom w:val="0"/>
                      <w:divBdr>
                        <w:top w:val="none" w:sz="0" w:space="0" w:color="auto"/>
                        <w:left w:val="none" w:sz="0" w:space="0" w:color="auto"/>
                        <w:bottom w:val="none" w:sz="0" w:space="0" w:color="auto"/>
                        <w:right w:val="none" w:sz="0" w:space="0" w:color="auto"/>
                      </w:divBdr>
                    </w:div>
                  </w:divsChild>
                </w:div>
                <w:div w:id="225190071">
                  <w:marLeft w:val="0"/>
                  <w:marRight w:val="0"/>
                  <w:marTop w:val="0"/>
                  <w:marBottom w:val="0"/>
                  <w:divBdr>
                    <w:top w:val="single" w:sz="2" w:space="1" w:color="FFFFFF"/>
                    <w:left w:val="single" w:sz="2" w:space="11" w:color="FFFFFF"/>
                    <w:bottom w:val="single" w:sz="2" w:space="1" w:color="FFFFFF"/>
                    <w:right w:val="single" w:sz="2" w:space="4" w:color="FFFFFF"/>
                  </w:divBdr>
                  <w:divsChild>
                    <w:div w:id="436877633">
                      <w:marLeft w:val="0"/>
                      <w:marRight w:val="0"/>
                      <w:marTop w:val="0"/>
                      <w:marBottom w:val="0"/>
                      <w:divBdr>
                        <w:top w:val="none" w:sz="0" w:space="0" w:color="auto"/>
                        <w:left w:val="none" w:sz="0" w:space="0" w:color="auto"/>
                        <w:bottom w:val="none" w:sz="0" w:space="0" w:color="auto"/>
                        <w:right w:val="none" w:sz="0" w:space="0" w:color="auto"/>
                      </w:divBdr>
                    </w:div>
                  </w:divsChild>
                </w:div>
                <w:div w:id="1481386021">
                  <w:marLeft w:val="0"/>
                  <w:marRight w:val="0"/>
                  <w:marTop w:val="0"/>
                  <w:marBottom w:val="0"/>
                  <w:divBdr>
                    <w:top w:val="single" w:sz="2" w:space="1" w:color="FFFFFF"/>
                    <w:left w:val="single" w:sz="2" w:space="11" w:color="FFFFFF"/>
                    <w:bottom w:val="single" w:sz="2" w:space="1" w:color="FFFFFF"/>
                    <w:right w:val="single" w:sz="2" w:space="4" w:color="FFFFFF"/>
                  </w:divBdr>
                  <w:divsChild>
                    <w:div w:id="454375160">
                      <w:marLeft w:val="0"/>
                      <w:marRight w:val="0"/>
                      <w:marTop w:val="0"/>
                      <w:marBottom w:val="0"/>
                      <w:divBdr>
                        <w:top w:val="none" w:sz="0" w:space="0" w:color="auto"/>
                        <w:left w:val="none" w:sz="0" w:space="0" w:color="auto"/>
                        <w:bottom w:val="none" w:sz="0" w:space="0" w:color="auto"/>
                        <w:right w:val="none" w:sz="0" w:space="0" w:color="auto"/>
                      </w:divBdr>
                    </w:div>
                  </w:divsChild>
                </w:div>
                <w:div w:id="1030376515">
                  <w:marLeft w:val="0"/>
                  <w:marRight w:val="0"/>
                  <w:marTop w:val="0"/>
                  <w:marBottom w:val="0"/>
                  <w:divBdr>
                    <w:top w:val="single" w:sz="2" w:space="1" w:color="FFFFFF"/>
                    <w:left w:val="single" w:sz="2" w:space="11" w:color="FFFFFF"/>
                    <w:bottom w:val="single" w:sz="2" w:space="1" w:color="FFFFFF"/>
                    <w:right w:val="single" w:sz="2" w:space="4" w:color="FFFFFF"/>
                  </w:divBdr>
                  <w:divsChild>
                    <w:div w:id="362023288">
                      <w:marLeft w:val="0"/>
                      <w:marRight w:val="0"/>
                      <w:marTop w:val="0"/>
                      <w:marBottom w:val="0"/>
                      <w:divBdr>
                        <w:top w:val="none" w:sz="0" w:space="0" w:color="auto"/>
                        <w:left w:val="none" w:sz="0" w:space="0" w:color="auto"/>
                        <w:bottom w:val="none" w:sz="0" w:space="0" w:color="auto"/>
                        <w:right w:val="none" w:sz="0" w:space="0" w:color="auto"/>
                      </w:divBdr>
                    </w:div>
                  </w:divsChild>
                </w:div>
                <w:div w:id="1313169657">
                  <w:marLeft w:val="0"/>
                  <w:marRight w:val="0"/>
                  <w:marTop w:val="0"/>
                  <w:marBottom w:val="0"/>
                  <w:divBdr>
                    <w:top w:val="single" w:sz="2" w:space="1" w:color="FFFFFF"/>
                    <w:left w:val="single" w:sz="2" w:space="11" w:color="FFFFFF"/>
                    <w:bottom w:val="single" w:sz="2" w:space="1" w:color="FFFFFF"/>
                    <w:right w:val="single" w:sz="2" w:space="4" w:color="FFFFFF"/>
                  </w:divBdr>
                  <w:divsChild>
                    <w:div w:id="948588385">
                      <w:marLeft w:val="0"/>
                      <w:marRight w:val="0"/>
                      <w:marTop w:val="0"/>
                      <w:marBottom w:val="0"/>
                      <w:divBdr>
                        <w:top w:val="none" w:sz="0" w:space="0" w:color="auto"/>
                        <w:left w:val="none" w:sz="0" w:space="0" w:color="auto"/>
                        <w:bottom w:val="none" w:sz="0" w:space="0" w:color="auto"/>
                        <w:right w:val="none" w:sz="0" w:space="0" w:color="auto"/>
                      </w:divBdr>
                    </w:div>
                  </w:divsChild>
                </w:div>
                <w:div w:id="1125078046">
                  <w:marLeft w:val="0"/>
                  <w:marRight w:val="0"/>
                  <w:marTop w:val="0"/>
                  <w:marBottom w:val="0"/>
                  <w:divBdr>
                    <w:top w:val="single" w:sz="2" w:space="1" w:color="FFFFFF"/>
                    <w:left w:val="single" w:sz="2" w:space="11" w:color="FFFFFF"/>
                    <w:bottom w:val="single" w:sz="2" w:space="1" w:color="FFFFFF"/>
                    <w:right w:val="single" w:sz="2" w:space="4" w:color="FFFFFF"/>
                  </w:divBdr>
                  <w:divsChild>
                    <w:div w:id="1712606001">
                      <w:marLeft w:val="0"/>
                      <w:marRight w:val="0"/>
                      <w:marTop w:val="0"/>
                      <w:marBottom w:val="0"/>
                      <w:divBdr>
                        <w:top w:val="none" w:sz="0" w:space="0" w:color="auto"/>
                        <w:left w:val="none" w:sz="0" w:space="0" w:color="auto"/>
                        <w:bottom w:val="none" w:sz="0" w:space="0" w:color="auto"/>
                        <w:right w:val="none" w:sz="0" w:space="0" w:color="auto"/>
                      </w:divBdr>
                    </w:div>
                  </w:divsChild>
                </w:div>
                <w:div w:id="1105732871">
                  <w:marLeft w:val="0"/>
                  <w:marRight w:val="0"/>
                  <w:marTop w:val="0"/>
                  <w:marBottom w:val="0"/>
                  <w:divBdr>
                    <w:top w:val="single" w:sz="2" w:space="1" w:color="FFFFFF"/>
                    <w:left w:val="single" w:sz="2" w:space="11" w:color="FFFFFF"/>
                    <w:bottom w:val="single" w:sz="2" w:space="1" w:color="FFFFFF"/>
                    <w:right w:val="single" w:sz="2" w:space="4" w:color="FFFFFF"/>
                  </w:divBdr>
                  <w:divsChild>
                    <w:div w:id="773400514">
                      <w:marLeft w:val="0"/>
                      <w:marRight w:val="0"/>
                      <w:marTop w:val="0"/>
                      <w:marBottom w:val="0"/>
                      <w:divBdr>
                        <w:top w:val="none" w:sz="0" w:space="0" w:color="auto"/>
                        <w:left w:val="none" w:sz="0" w:space="0" w:color="auto"/>
                        <w:bottom w:val="none" w:sz="0" w:space="0" w:color="auto"/>
                        <w:right w:val="none" w:sz="0" w:space="0" w:color="auto"/>
                      </w:divBdr>
                    </w:div>
                  </w:divsChild>
                </w:div>
                <w:div w:id="252474136">
                  <w:marLeft w:val="0"/>
                  <w:marRight w:val="0"/>
                  <w:marTop w:val="0"/>
                  <w:marBottom w:val="0"/>
                  <w:divBdr>
                    <w:top w:val="single" w:sz="2" w:space="1" w:color="FFFFFF"/>
                    <w:left w:val="single" w:sz="2" w:space="11" w:color="FFFFFF"/>
                    <w:bottom w:val="single" w:sz="2" w:space="1" w:color="FFFFFF"/>
                    <w:right w:val="single" w:sz="2" w:space="4" w:color="FFFFFF"/>
                  </w:divBdr>
                  <w:divsChild>
                    <w:div w:id="345594613">
                      <w:marLeft w:val="0"/>
                      <w:marRight w:val="0"/>
                      <w:marTop w:val="0"/>
                      <w:marBottom w:val="0"/>
                      <w:divBdr>
                        <w:top w:val="none" w:sz="0" w:space="0" w:color="auto"/>
                        <w:left w:val="none" w:sz="0" w:space="0" w:color="auto"/>
                        <w:bottom w:val="none" w:sz="0" w:space="0" w:color="auto"/>
                        <w:right w:val="none" w:sz="0" w:space="0" w:color="auto"/>
                      </w:divBdr>
                    </w:div>
                  </w:divsChild>
                </w:div>
                <w:div w:id="1089353160">
                  <w:marLeft w:val="0"/>
                  <w:marRight w:val="0"/>
                  <w:marTop w:val="0"/>
                  <w:marBottom w:val="0"/>
                  <w:divBdr>
                    <w:top w:val="single" w:sz="2" w:space="1" w:color="FFFFFF"/>
                    <w:left w:val="single" w:sz="2" w:space="11" w:color="FFFFFF"/>
                    <w:bottom w:val="single" w:sz="2" w:space="4" w:color="FFFFFF"/>
                    <w:right w:val="single" w:sz="2" w:space="4" w:color="FFFFFF"/>
                  </w:divBdr>
                  <w:divsChild>
                    <w:div w:id="201237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871686">
          <w:marLeft w:val="0"/>
          <w:marRight w:val="0"/>
          <w:marTop w:val="0"/>
          <w:marBottom w:val="300"/>
          <w:divBdr>
            <w:top w:val="none" w:sz="0" w:space="0" w:color="auto"/>
            <w:left w:val="none" w:sz="0" w:space="0" w:color="auto"/>
            <w:bottom w:val="none" w:sz="0" w:space="0" w:color="auto"/>
            <w:right w:val="none" w:sz="0" w:space="0" w:color="auto"/>
          </w:divBdr>
          <w:divsChild>
            <w:div w:id="1580014930">
              <w:marLeft w:val="0"/>
              <w:marRight w:val="0"/>
              <w:marTop w:val="0"/>
              <w:marBottom w:val="0"/>
              <w:divBdr>
                <w:top w:val="none" w:sz="0" w:space="0" w:color="auto"/>
                <w:left w:val="none" w:sz="0" w:space="0" w:color="auto"/>
                <w:bottom w:val="none" w:sz="0" w:space="0" w:color="auto"/>
                <w:right w:val="none" w:sz="0" w:space="0" w:color="auto"/>
              </w:divBdr>
              <w:divsChild>
                <w:div w:id="155150169">
                  <w:marLeft w:val="0"/>
                  <w:marRight w:val="0"/>
                  <w:marTop w:val="0"/>
                  <w:marBottom w:val="0"/>
                  <w:divBdr>
                    <w:top w:val="single" w:sz="2" w:space="4" w:color="FFFFFF"/>
                    <w:left w:val="single" w:sz="2" w:space="11" w:color="FFFFFF"/>
                    <w:bottom w:val="single" w:sz="2" w:space="1" w:color="FFFFFF"/>
                    <w:right w:val="single" w:sz="2" w:space="4" w:color="FFFFFF"/>
                  </w:divBdr>
                  <w:divsChild>
                    <w:div w:id="1224410803">
                      <w:marLeft w:val="0"/>
                      <w:marRight w:val="0"/>
                      <w:marTop w:val="0"/>
                      <w:marBottom w:val="0"/>
                      <w:divBdr>
                        <w:top w:val="none" w:sz="0" w:space="0" w:color="auto"/>
                        <w:left w:val="none" w:sz="0" w:space="0" w:color="auto"/>
                        <w:bottom w:val="none" w:sz="0" w:space="0" w:color="auto"/>
                        <w:right w:val="none" w:sz="0" w:space="0" w:color="auto"/>
                      </w:divBdr>
                    </w:div>
                  </w:divsChild>
                </w:div>
                <w:div w:id="706221115">
                  <w:marLeft w:val="0"/>
                  <w:marRight w:val="0"/>
                  <w:marTop w:val="0"/>
                  <w:marBottom w:val="0"/>
                  <w:divBdr>
                    <w:top w:val="single" w:sz="2" w:space="1" w:color="FFFFFF"/>
                    <w:left w:val="single" w:sz="2" w:space="11" w:color="FFFFFF"/>
                    <w:bottom w:val="single" w:sz="2" w:space="1" w:color="FFFFFF"/>
                    <w:right w:val="single" w:sz="2" w:space="4" w:color="FFFFFF"/>
                  </w:divBdr>
                  <w:divsChild>
                    <w:div w:id="1712723770">
                      <w:marLeft w:val="0"/>
                      <w:marRight w:val="0"/>
                      <w:marTop w:val="0"/>
                      <w:marBottom w:val="0"/>
                      <w:divBdr>
                        <w:top w:val="none" w:sz="0" w:space="0" w:color="auto"/>
                        <w:left w:val="none" w:sz="0" w:space="0" w:color="auto"/>
                        <w:bottom w:val="none" w:sz="0" w:space="0" w:color="auto"/>
                        <w:right w:val="none" w:sz="0" w:space="0" w:color="auto"/>
                      </w:divBdr>
                    </w:div>
                  </w:divsChild>
                </w:div>
                <w:div w:id="401174562">
                  <w:marLeft w:val="0"/>
                  <w:marRight w:val="0"/>
                  <w:marTop w:val="0"/>
                  <w:marBottom w:val="0"/>
                  <w:divBdr>
                    <w:top w:val="single" w:sz="2" w:space="1" w:color="FFFFFF"/>
                    <w:left w:val="single" w:sz="2" w:space="11" w:color="FFFFFF"/>
                    <w:bottom w:val="single" w:sz="2" w:space="1" w:color="FFFFFF"/>
                    <w:right w:val="single" w:sz="2" w:space="4" w:color="FFFFFF"/>
                  </w:divBdr>
                  <w:divsChild>
                    <w:div w:id="840045660">
                      <w:marLeft w:val="0"/>
                      <w:marRight w:val="0"/>
                      <w:marTop w:val="0"/>
                      <w:marBottom w:val="0"/>
                      <w:divBdr>
                        <w:top w:val="none" w:sz="0" w:space="0" w:color="auto"/>
                        <w:left w:val="none" w:sz="0" w:space="0" w:color="auto"/>
                        <w:bottom w:val="none" w:sz="0" w:space="0" w:color="auto"/>
                        <w:right w:val="none" w:sz="0" w:space="0" w:color="auto"/>
                      </w:divBdr>
                    </w:div>
                  </w:divsChild>
                </w:div>
                <w:div w:id="501706903">
                  <w:marLeft w:val="0"/>
                  <w:marRight w:val="0"/>
                  <w:marTop w:val="0"/>
                  <w:marBottom w:val="0"/>
                  <w:divBdr>
                    <w:top w:val="single" w:sz="2" w:space="1" w:color="FFFFFF"/>
                    <w:left w:val="single" w:sz="2" w:space="11" w:color="FFFFFF"/>
                    <w:bottom w:val="single" w:sz="2" w:space="1" w:color="FFFFFF"/>
                    <w:right w:val="single" w:sz="2" w:space="4" w:color="FFFFFF"/>
                  </w:divBdr>
                  <w:divsChild>
                    <w:div w:id="11499419">
                      <w:marLeft w:val="0"/>
                      <w:marRight w:val="0"/>
                      <w:marTop w:val="0"/>
                      <w:marBottom w:val="0"/>
                      <w:divBdr>
                        <w:top w:val="none" w:sz="0" w:space="0" w:color="auto"/>
                        <w:left w:val="none" w:sz="0" w:space="0" w:color="auto"/>
                        <w:bottom w:val="none" w:sz="0" w:space="0" w:color="auto"/>
                        <w:right w:val="none" w:sz="0" w:space="0" w:color="auto"/>
                      </w:divBdr>
                    </w:div>
                  </w:divsChild>
                </w:div>
                <w:div w:id="1174225657">
                  <w:marLeft w:val="0"/>
                  <w:marRight w:val="0"/>
                  <w:marTop w:val="0"/>
                  <w:marBottom w:val="0"/>
                  <w:divBdr>
                    <w:top w:val="single" w:sz="2" w:space="1" w:color="FFFFFF"/>
                    <w:left w:val="single" w:sz="2" w:space="11" w:color="FFFFFF"/>
                    <w:bottom w:val="single" w:sz="2" w:space="1" w:color="FFFFFF"/>
                    <w:right w:val="single" w:sz="2" w:space="4" w:color="FFFFFF"/>
                  </w:divBdr>
                  <w:divsChild>
                    <w:div w:id="87390448">
                      <w:marLeft w:val="0"/>
                      <w:marRight w:val="0"/>
                      <w:marTop w:val="0"/>
                      <w:marBottom w:val="0"/>
                      <w:divBdr>
                        <w:top w:val="none" w:sz="0" w:space="0" w:color="auto"/>
                        <w:left w:val="none" w:sz="0" w:space="0" w:color="auto"/>
                        <w:bottom w:val="none" w:sz="0" w:space="0" w:color="auto"/>
                        <w:right w:val="none" w:sz="0" w:space="0" w:color="auto"/>
                      </w:divBdr>
                    </w:div>
                  </w:divsChild>
                </w:div>
                <w:div w:id="430246717">
                  <w:marLeft w:val="0"/>
                  <w:marRight w:val="0"/>
                  <w:marTop w:val="0"/>
                  <w:marBottom w:val="0"/>
                  <w:divBdr>
                    <w:top w:val="single" w:sz="2" w:space="1" w:color="FFFFFF"/>
                    <w:left w:val="single" w:sz="2" w:space="11" w:color="FFFFFF"/>
                    <w:bottom w:val="single" w:sz="2" w:space="1" w:color="FFFFFF"/>
                    <w:right w:val="single" w:sz="2" w:space="4" w:color="FFFFFF"/>
                  </w:divBdr>
                  <w:divsChild>
                    <w:div w:id="1859080632">
                      <w:marLeft w:val="0"/>
                      <w:marRight w:val="0"/>
                      <w:marTop w:val="0"/>
                      <w:marBottom w:val="0"/>
                      <w:divBdr>
                        <w:top w:val="none" w:sz="0" w:space="0" w:color="auto"/>
                        <w:left w:val="none" w:sz="0" w:space="0" w:color="auto"/>
                        <w:bottom w:val="none" w:sz="0" w:space="0" w:color="auto"/>
                        <w:right w:val="none" w:sz="0" w:space="0" w:color="auto"/>
                      </w:divBdr>
                    </w:div>
                  </w:divsChild>
                </w:div>
                <w:div w:id="241915848">
                  <w:marLeft w:val="0"/>
                  <w:marRight w:val="0"/>
                  <w:marTop w:val="0"/>
                  <w:marBottom w:val="0"/>
                  <w:divBdr>
                    <w:top w:val="single" w:sz="2" w:space="1" w:color="FFFFFF"/>
                    <w:left w:val="single" w:sz="2" w:space="11" w:color="FFFFFF"/>
                    <w:bottom w:val="single" w:sz="2" w:space="1" w:color="FFFFFF"/>
                    <w:right w:val="single" w:sz="2" w:space="4" w:color="FFFFFF"/>
                  </w:divBdr>
                  <w:divsChild>
                    <w:div w:id="841359476">
                      <w:marLeft w:val="0"/>
                      <w:marRight w:val="0"/>
                      <w:marTop w:val="0"/>
                      <w:marBottom w:val="0"/>
                      <w:divBdr>
                        <w:top w:val="none" w:sz="0" w:space="0" w:color="auto"/>
                        <w:left w:val="none" w:sz="0" w:space="0" w:color="auto"/>
                        <w:bottom w:val="none" w:sz="0" w:space="0" w:color="auto"/>
                        <w:right w:val="none" w:sz="0" w:space="0" w:color="auto"/>
                      </w:divBdr>
                    </w:div>
                  </w:divsChild>
                </w:div>
                <w:div w:id="689260944">
                  <w:marLeft w:val="0"/>
                  <w:marRight w:val="0"/>
                  <w:marTop w:val="0"/>
                  <w:marBottom w:val="0"/>
                  <w:divBdr>
                    <w:top w:val="single" w:sz="2" w:space="1" w:color="FFFFFF"/>
                    <w:left w:val="single" w:sz="2" w:space="11" w:color="FFFFFF"/>
                    <w:bottom w:val="single" w:sz="2" w:space="1" w:color="FFFFFF"/>
                    <w:right w:val="single" w:sz="2" w:space="4" w:color="FFFFFF"/>
                  </w:divBdr>
                  <w:divsChild>
                    <w:div w:id="612250842">
                      <w:marLeft w:val="0"/>
                      <w:marRight w:val="0"/>
                      <w:marTop w:val="0"/>
                      <w:marBottom w:val="0"/>
                      <w:divBdr>
                        <w:top w:val="none" w:sz="0" w:space="0" w:color="auto"/>
                        <w:left w:val="none" w:sz="0" w:space="0" w:color="auto"/>
                        <w:bottom w:val="none" w:sz="0" w:space="0" w:color="auto"/>
                        <w:right w:val="none" w:sz="0" w:space="0" w:color="auto"/>
                      </w:divBdr>
                    </w:div>
                  </w:divsChild>
                </w:div>
                <w:div w:id="162401604">
                  <w:marLeft w:val="0"/>
                  <w:marRight w:val="0"/>
                  <w:marTop w:val="0"/>
                  <w:marBottom w:val="0"/>
                  <w:divBdr>
                    <w:top w:val="single" w:sz="2" w:space="1" w:color="FFFFFF"/>
                    <w:left w:val="single" w:sz="2" w:space="11" w:color="FFFFFF"/>
                    <w:bottom w:val="single" w:sz="2" w:space="1" w:color="FFFFFF"/>
                    <w:right w:val="single" w:sz="2" w:space="4" w:color="FFFFFF"/>
                  </w:divBdr>
                  <w:divsChild>
                    <w:div w:id="617882076">
                      <w:marLeft w:val="0"/>
                      <w:marRight w:val="0"/>
                      <w:marTop w:val="0"/>
                      <w:marBottom w:val="0"/>
                      <w:divBdr>
                        <w:top w:val="none" w:sz="0" w:space="0" w:color="auto"/>
                        <w:left w:val="none" w:sz="0" w:space="0" w:color="auto"/>
                        <w:bottom w:val="none" w:sz="0" w:space="0" w:color="auto"/>
                        <w:right w:val="none" w:sz="0" w:space="0" w:color="auto"/>
                      </w:divBdr>
                    </w:div>
                  </w:divsChild>
                </w:div>
                <w:div w:id="1643196960">
                  <w:marLeft w:val="0"/>
                  <w:marRight w:val="0"/>
                  <w:marTop w:val="0"/>
                  <w:marBottom w:val="0"/>
                  <w:divBdr>
                    <w:top w:val="single" w:sz="2" w:space="1" w:color="FFFFFF"/>
                    <w:left w:val="single" w:sz="2" w:space="11" w:color="FFFFFF"/>
                    <w:bottom w:val="single" w:sz="2" w:space="1" w:color="FFFFFF"/>
                    <w:right w:val="single" w:sz="2" w:space="4" w:color="FFFFFF"/>
                  </w:divBdr>
                  <w:divsChild>
                    <w:div w:id="2080054823">
                      <w:marLeft w:val="0"/>
                      <w:marRight w:val="0"/>
                      <w:marTop w:val="0"/>
                      <w:marBottom w:val="0"/>
                      <w:divBdr>
                        <w:top w:val="none" w:sz="0" w:space="0" w:color="auto"/>
                        <w:left w:val="none" w:sz="0" w:space="0" w:color="auto"/>
                        <w:bottom w:val="none" w:sz="0" w:space="0" w:color="auto"/>
                        <w:right w:val="none" w:sz="0" w:space="0" w:color="auto"/>
                      </w:divBdr>
                    </w:div>
                  </w:divsChild>
                </w:div>
                <w:div w:id="220949824">
                  <w:marLeft w:val="0"/>
                  <w:marRight w:val="0"/>
                  <w:marTop w:val="0"/>
                  <w:marBottom w:val="0"/>
                  <w:divBdr>
                    <w:top w:val="single" w:sz="2" w:space="1" w:color="FFFFFF"/>
                    <w:left w:val="single" w:sz="2" w:space="11" w:color="FFFFFF"/>
                    <w:bottom w:val="single" w:sz="2" w:space="1" w:color="FFFFFF"/>
                    <w:right w:val="single" w:sz="2" w:space="4" w:color="FFFFFF"/>
                  </w:divBdr>
                  <w:divsChild>
                    <w:div w:id="113981711">
                      <w:marLeft w:val="0"/>
                      <w:marRight w:val="0"/>
                      <w:marTop w:val="0"/>
                      <w:marBottom w:val="0"/>
                      <w:divBdr>
                        <w:top w:val="none" w:sz="0" w:space="0" w:color="auto"/>
                        <w:left w:val="none" w:sz="0" w:space="0" w:color="auto"/>
                        <w:bottom w:val="none" w:sz="0" w:space="0" w:color="auto"/>
                        <w:right w:val="none" w:sz="0" w:space="0" w:color="auto"/>
                      </w:divBdr>
                    </w:div>
                  </w:divsChild>
                </w:div>
                <w:div w:id="1400135732">
                  <w:marLeft w:val="0"/>
                  <w:marRight w:val="0"/>
                  <w:marTop w:val="0"/>
                  <w:marBottom w:val="0"/>
                  <w:divBdr>
                    <w:top w:val="single" w:sz="2" w:space="1" w:color="FFFFFF"/>
                    <w:left w:val="single" w:sz="2" w:space="11" w:color="FFFFFF"/>
                    <w:bottom w:val="single" w:sz="2" w:space="1" w:color="FFFFFF"/>
                    <w:right w:val="single" w:sz="2" w:space="4" w:color="FFFFFF"/>
                  </w:divBdr>
                  <w:divsChild>
                    <w:div w:id="1746805121">
                      <w:marLeft w:val="0"/>
                      <w:marRight w:val="0"/>
                      <w:marTop w:val="0"/>
                      <w:marBottom w:val="0"/>
                      <w:divBdr>
                        <w:top w:val="none" w:sz="0" w:space="0" w:color="auto"/>
                        <w:left w:val="none" w:sz="0" w:space="0" w:color="auto"/>
                        <w:bottom w:val="none" w:sz="0" w:space="0" w:color="auto"/>
                        <w:right w:val="none" w:sz="0" w:space="0" w:color="auto"/>
                      </w:divBdr>
                    </w:div>
                  </w:divsChild>
                </w:div>
                <w:div w:id="1700547545">
                  <w:marLeft w:val="0"/>
                  <w:marRight w:val="0"/>
                  <w:marTop w:val="0"/>
                  <w:marBottom w:val="0"/>
                  <w:divBdr>
                    <w:top w:val="single" w:sz="2" w:space="1" w:color="FFFFFF"/>
                    <w:left w:val="single" w:sz="2" w:space="11" w:color="FFFFFF"/>
                    <w:bottom w:val="single" w:sz="2" w:space="1" w:color="FFFFFF"/>
                    <w:right w:val="single" w:sz="2" w:space="4" w:color="FFFFFF"/>
                  </w:divBdr>
                  <w:divsChild>
                    <w:div w:id="1382750095">
                      <w:marLeft w:val="0"/>
                      <w:marRight w:val="0"/>
                      <w:marTop w:val="0"/>
                      <w:marBottom w:val="0"/>
                      <w:divBdr>
                        <w:top w:val="none" w:sz="0" w:space="0" w:color="auto"/>
                        <w:left w:val="none" w:sz="0" w:space="0" w:color="auto"/>
                        <w:bottom w:val="none" w:sz="0" w:space="0" w:color="auto"/>
                        <w:right w:val="none" w:sz="0" w:space="0" w:color="auto"/>
                      </w:divBdr>
                    </w:div>
                  </w:divsChild>
                </w:div>
                <w:div w:id="1170022683">
                  <w:marLeft w:val="0"/>
                  <w:marRight w:val="0"/>
                  <w:marTop w:val="0"/>
                  <w:marBottom w:val="0"/>
                  <w:divBdr>
                    <w:top w:val="single" w:sz="2" w:space="1" w:color="FFFFFF"/>
                    <w:left w:val="single" w:sz="2" w:space="11" w:color="FFFFFF"/>
                    <w:bottom w:val="single" w:sz="2" w:space="1" w:color="FFFFFF"/>
                    <w:right w:val="single" w:sz="2" w:space="4" w:color="FFFFFF"/>
                  </w:divBdr>
                  <w:divsChild>
                    <w:div w:id="1846088604">
                      <w:marLeft w:val="0"/>
                      <w:marRight w:val="0"/>
                      <w:marTop w:val="0"/>
                      <w:marBottom w:val="0"/>
                      <w:divBdr>
                        <w:top w:val="none" w:sz="0" w:space="0" w:color="auto"/>
                        <w:left w:val="none" w:sz="0" w:space="0" w:color="auto"/>
                        <w:bottom w:val="none" w:sz="0" w:space="0" w:color="auto"/>
                        <w:right w:val="none" w:sz="0" w:space="0" w:color="auto"/>
                      </w:divBdr>
                    </w:div>
                  </w:divsChild>
                </w:div>
                <w:div w:id="1290934471">
                  <w:marLeft w:val="0"/>
                  <w:marRight w:val="0"/>
                  <w:marTop w:val="0"/>
                  <w:marBottom w:val="0"/>
                  <w:divBdr>
                    <w:top w:val="single" w:sz="2" w:space="1" w:color="FFFFFF"/>
                    <w:left w:val="single" w:sz="2" w:space="11" w:color="FFFFFF"/>
                    <w:bottom w:val="single" w:sz="2" w:space="1" w:color="FFFFFF"/>
                    <w:right w:val="single" w:sz="2" w:space="4" w:color="FFFFFF"/>
                  </w:divBdr>
                  <w:divsChild>
                    <w:div w:id="730734212">
                      <w:marLeft w:val="0"/>
                      <w:marRight w:val="0"/>
                      <w:marTop w:val="0"/>
                      <w:marBottom w:val="0"/>
                      <w:divBdr>
                        <w:top w:val="none" w:sz="0" w:space="0" w:color="auto"/>
                        <w:left w:val="none" w:sz="0" w:space="0" w:color="auto"/>
                        <w:bottom w:val="none" w:sz="0" w:space="0" w:color="auto"/>
                        <w:right w:val="none" w:sz="0" w:space="0" w:color="auto"/>
                      </w:divBdr>
                    </w:div>
                  </w:divsChild>
                </w:div>
                <w:div w:id="849177368">
                  <w:marLeft w:val="0"/>
                  <w:marRight w:val="0"/>
                  <w:marTop w:val="0"/>
                  <w:marBottom w:val="0"/>
                  <w:divBdr>
                    <w:top w:val="single" w:sz="2" w:space="1" w:color="FFFFFF"/>
                    <w:left w:val="single" w:sz="2" w:space="11" w:color="FFFFFF"/>
                    <w:bottom w:val="single" w:sz="2" w:space="1" w:color="FFFFFF"/>
                    <w:right w:val="single" w:sz="2" w:space="4" w:color="FFFFFF"/>
                  </w:divBdr>
                  <w:divsChild>
                    <w:div w:id="299775401">
                      <w:marLeft w:val="0"/>
                      <w:marRight w:val="0"/>
                      <w:marTop w:val="0"/>
                      <w:marBottom w:val="0"/>
                      <w:divBdr>
                        <w:top w:val="none" w:sz="0" w:space="0" w:color="auto"/>
                        <w:left w:val="none" w:sz="0" w:space="0" w:color="auto"/>
                        <w:bottom w:val="none" w:sz="0" w:space="0" w:color="auto"/>
                        <w:right w:val="none" w:sz="0" w:space="0" w:color="auto"/>
                      </w:divBdr>
                    </w:div>
                  </w:divsChild>
                </w:div>
                <w:div w:id="597451342">
                  <w:marLeft w:val="0"/>
                  <w:marRight w:val="0"/>
                  <w:marTop w:val="0"/>
                  <w:marBottom w:val="0"/>
                  <w:divBdr>
                    <w:top w:val="single" w:sz="2" w:space="1" w:color="FFFFFF"/>
                    <w:left w:val="single" w:sz="2" w:space="11" w:color="FFFFFF"/>
                    <w:bottom w:val="single" w:sz="2" w:space="1" w:color="FFFFFF"/>
                    <w:right w:val="single" w:sz="2" w:space="4" w:color="FFFFFF"/>
                  </w:divBdr>
                  <w:divsChild>
                    <w:div w:id="756092366">
                      <w:marLeft w:val="0"/>
                      <w:marRight w:val="0"/>
                      <w:marTop w:val="0"/>
                      <w:marBottom w:val="0"/>
                      <w:divBdr>
                        <w:top w:val="none" w:sz="0" w:space="0" w:color="auto"/>
                        <w:left w:val="none" w:sz="0" w:space="0" w:color="auto"/>
                        <w:bottom w:val="none" w:sz="0" w:space="0" w:color="auto"/>
                        <w:right w:val="none" w:sz="0" w:space="0" w:color="auto"/>
                      </w:divBdr>
                    </w:div>
                  </w:divsChild>
                </w:div>
                <w:div w:id="1263680511">
                  <w:marLeft w:val="0"/>
                  <w:marRight w:val="0"/>
                  <w:marTop w:val="0"/>
                  <w:marBottom w:val="0"/>
                  <w:divBdr>
                    <w:top w:val="single" w:sz="2" w:space="1" w:color="FFFFFF"/>
                    <w:left w:val="single" w:sz="2" w:space="11" w:color="FFFFFF"/>
                    <w:bottom w:val="single" w:sz="2" w:space="1" w:color="FFFFFF"/>
                    <w:right w:val="single" w:sz="2" w:space="4" w:color="FFFFFF"/>
                  </w:divBdr>
                  <w:divsChild>
                    <w:div w:id="1678270045">
                      <w:marLeft w:val="0"/>
                      <w:marRight w:val="0"/>
                      <w:marTop w:val="0"/>
                      <w:marBottom w:val="0"/>
                      <w:divBdr>
                        <w:top w:val="none" w:sz="0" w:space="0" w:color="auto"/>
                        <w:left w:val="none" w:sz="0" w:space="0" w:color="auto"/>
                        <w:bottom w:val="none" w:sz="0" w:space="0" w:color="auto"/>
                        <w:right w:val="none" w:sz="0" w:space="0" w:color="auto"/>
                      </w:divBdr>
                    </w:div>
                  </w:divsChild>
                </w:div>
                <w:div w:id="1384521663">
                  <w:marLeft w:val="0"/>
                  <w:marRight w:val="0"/>
                  <w:marTop w:val="0"/>
                  <w:marBottom w:val="0"/>
                  <w:divBdr>
                    <w:top w:val="single" w:sz="2" w:space="1" w:color="FFFFFF"/>
                    <w:left w:val="single" w:sz="2" w:space="11" w:color="FFFFFF"/>
                    <w:bottom w:val="single" w:sz="2" w:space="1" w:color="FFFFFF"/>
                    <w:right w:val="single" w:sz="2" w:space="4" w:color="FFFFFF"/>
                  </w:divBdr>
                  <w:divsChild>
                    <w:div w:id="1022706555">
                      <w:marLeft w:val="0"/>
                      <w:marRight w:val="0"/>
                      <w:marTop w:val="0"/>
                      <w:marBottom w:val="0"/>
                      <w:divBdr>
                        <w:top w:val="none" w:sz="0" w:space="0" w:color="auto"/>
                        <w:left w:val="none" w:sz="0" w:space="0" w:color="auto"/>
                        <w:bottom w:val="none" w:sz="0" w:space="0" w:color="auto"/>
                        <w:right w:val="none" w:sz="0" w:space="0" w:color="auto"/>
                      </w:divBdr>
                    </w:div>
                  </w:divsChild>
                </w:div>
                <w:div w:id="132407602">
                  <w:marLeft w:val="0"/>
                  <w:marRight w:val="0"/>
                  <w:marTop w:val="0"/>
                  <w:marBottom w:val="0"/>
                  <w:divBdr>
                    <w:top w:val="single" w:sz="2" w:space="1" w:color="FFFFFF"/>
                    <w:left w:val="single" w:sz="2" w:space="11" w:color="FFFFFF"/>
                    <w:bottom w:val="single" w:sz="2" w:space="1" w:color="FFFFFF"/>
                    <w:right w:val="single" w:sz="2" w:space="4" w:color="FFFFFF"/>
                  </w:divBdr>
                  <w:divsChild>
                    <w:div w:id="84763625">
                      <w:marLeft w:val="0"/>
                      <w:marRight w:val="0"/>
                      <w:marTop w:val="0"/>
                      <w:marBottom w:val="0"/>
                      <w:divBdr>
                        <w:top w:val="none" w:sz="0" w:space="0" w:color="auto"/>
                        <w:left w:val="none" w:sz="0" w:space="0" w:color="auto"/>
                        <w:bottom w:val="none" w:sz="0" w:space="0" w:color="auto"/>
                        <w:right w:val="none" w:sz="0" w:space="0" w:color="auto"/>
                      </w:divBdr>
                    </w:div>
                  </w:divsChild>
                </w:div>
                <w:div w:id="1911765103">
                  <w:marLeft w:val="0"/>
                  <w:marRight w:val="0"/>
                  <w:marTop w:val="0"/>
                  <w:marBottom w:val="0"/>
                  <w:divBdr>
                    <w:top w:val="single" w:sz="2" w:space="1" w:color="FFFFFF"/>
                    <w:left w:val="single" w:sz="2" w:space="11" w:color="FFFFFF"/>
                    <w:bottom w:val="single" w:sz="2" w:space="1" w:color="FFFFFF"/>
                    <w:right w:val="single" w:sz="2" w:space="4" w:color="FFFFFF"/>
                  </w:divBdr>
                  <w:divsChild>
                    <w:div w:id="1318460027">
                      <w:marLeft w:val="0"/>
                      <w:marRight w:val="0"/>
                      <w:marTop w:val="0"/>
                      <w:marBottom w:val="0"/>
                      <w:divBdr>
                        <w:top w:val="none" w:sz="0" w:space="0" w:color="auto"/>
                        <w:left w:val="none" w:sz="0" w:space="0" w:color="auto"/>
                        <w:bottom w:val="none" w:sz="0" w:space="0" w:color="auto"/>
                        <w:right w:val="none" w:sz="0" w:space="0" w:color="auto"/>
                      </w:divBdr>
                    </w:div>
                  </w:divsChild>
                </w:div>
                <w:div w:id="1532914021">
                  <w:marLeft w:val="0"/>
                  <w:marRight w:val="0"/>
                  <w:marTop w:val="0"/>
                  <w:marBottom w:val="0"/>
                  <w:divBdr>
                    <w:top w:val="single" w:sz="2" w:space="1" w:color="FFFFFF"/>
                    <w:left w:val="single" w:sz="2" w:space="11" w:color="FFFFFF"/>
                    <w:bottom w:val="single" w:sz="2" w:space="1" w:color="FFFFFF"/>
                    <w:right w:val="single" w:sz="2" w:space="4" w:color="FFFFFF"/>
                  </w:divBdr>
                  <w:divsChild>
                    <w:div w:id="128089122">
                      <w:marLeft w:val="0"/>
                      <w:marRight w:val="0"/>
                      <w:marTop w:val="0"/>
                      <w:marBottom w:val="0"/>
                      <w:divBdr>
                        <w:top w:val="none" w:sz="0" w:space="0" w:color="auto"/>
                        <w:left w:val="none" w:sz="0" w:space="0" w:color="auto"/>
                        <w:bottom w:val="none" w:sz="0" w:space="0" w:color="auto"/>
                        <w:right w:val="none" w:sz="0" w:space="0" w:color="auto"/>
                      </w:divBdr>
                    </w:div>
                  </w:divsChild>
                </w:div>
                <w:div w:id="1529678872">
                  <w:marLeft w:val="0"/>
                  <w:marRight w:val="0"/>
                  <w:marTop w:val="0"/>
                  <w:marBottom w:val="0"/>
                  <w:divBdr>
                    <w:top w:val="single" w:sz="2" w:space="1" w:color="FFFFFF"/>
                    <w:left w:val="single" w:sz="2" w:space="11" w:color="FFFFFF"/>
                    <w:bottom w:val="single" w:sz="2" w:space="1" w:color="FFFFFF"/>
                    <w:right w:val="single" w:sz="2" w:space="4" w:color="FFFFFF"/>
                  </w:divBdr>
                  <w:divsChild>
                    <w:div w:id="1565992845">
                      <w:marLeft w:val="0"/>
                      <w:marRight w:val="0"/>
                      <w:marTop w:val="0"/>
                      <w:marBottom w:val="0"/>
                      <w:divBdr>
                        <w:top w:val="none" w:sz="0" w:space="0" w:color="auto"/>
                        <w:left w:val="none" w:sz="0" w:space="0" w:color="auto"/>
                        <w:bottom w:val="none" w:sz="0" w:space="0" w:color="auto"/>
                        <w:right w:val="none" w:sz="0" w:space="0" w:color="auto"/>
                      </w:divBdr>
                    </w:div>
                  </w:divsChild>
                </w:div>
                <w:div w:id="1457984410">
                  <w:marLeft w:val="0"/>
                  <w:marRight w:val="0"/>
                  <w:marTop w:val="0"/>
                  <w:marBottom w:val="0"/>
                  <w:divBdr>
                    <w:top w:val="single" w:sz="2" w:space="1" w:color="FFFFFF"/>
                    <w:left w:val="single" w:sz="2" w:space="11" w:color="FFFFFF"/>
                    <w:bottom w:val="single" w:sz="2" w:space="1" w:color="FFFFFF"/>
                    <w:right w:val="single" w:sz="2" w:space="4" w:color="FFFFFF"/>
                  </w:divBdr>
                  <w:divsChild>
                    <w:div w:id="129054990">
                      <w:marLeft w:val="0"/>
                      <w:marRight w:val="0"/>
                      <w:marTop w:val="0"/>
                      <w:marBottom w:val="0"/>
                      <w:divBdr>
                        <w:top w:val="none" w:sz="0" w:space="0" w:color="auto"/>
                        <w:left w:val="none" w:sz="0" w:space="0" w:color="auto"/>
                        <w:bottom w:val="none" w:sz="0" w:space="0" w:color="auto"/>
                        <w:right w:val="none" w:sz="0" w:space="0" w:color="auto"/>
                      </w:divBdr>
                    </w:div>
                  </w:divsChild>
                </w:div>
                <w:div w:id="449276238">
                  <w:marLeft w:val="0"/>
                  <w:marRight w:val="0"/>
                  <w:marTop w:val="0"/>
                  <w:marBottom w:val="0"/>
                  <w:divBdr>
                    <w:top w:val="single" w:sz="2" w:space="1" w:color="FFFFFF"/>
                    <w:left w:val="single" w:sz="2" w:space="11" w:color="FFFFFF"/>
                    <w:bottom w:val="single" w:sz="2" w:space="1" w:color="FFFFFF"/>
                    <w:right w:val="single" w:sz="2" w:space="4" w:color="FFFFFF"/>
                  </w:divBdr>
                  <w:divsChild>
                    <w:div w:id="462816213">
                      <w:marLeft w:val="0"/>
                      <w:marRight w:val="0"/>
                      <w:marTop w:val="0"/>
                      <w:marBottom w:val="0"/>
                      <w:divBdr>
                        <w:top w:val="none" w:sz="0" w:space="0" w:color="auto"/>
                        <w:left w:val="none" w:sz="0" w:space="0" w:color="auto"/>
                        <w:bottom w:val="none" w:sz="0" w:space="0" w:color="auto"/>
                        <w:right w:val="none" w:sz="0" w:space="0" w:color="auto"/>
                      </w:divBdr>
                    </w:div>
                  </w:divsChild>
                </w:div>
                <w:div w:id="1275404500">
                  <w:marLeft w:val="0"/>
                  <w:marRight w:val="0"/>
                  <w:marTop w:val="0"/>
                  <w:marBottom w:val="0"/>
                  <w:divBdr>
                    <w:top w:val="single" w:sz="2" w:space="1" w:color="FFFFFF"/>
                    <w:left w:val="single" w:sz="2" w:space="11" w:color="FFFFFF"/>
                    <w:bottom w:val="single" w:sz="2" w:space="1" w:color="FFFFFF"/>
                    <w:right w:val="single" w:sz="2" w:space="4" w:color="FFFFFF"/>
                  </w:divBdr>
                  <w:divsChild>
                    <w:div w:id="53705755">
                      <w:marLeft w:val="0"/>
                      <w:marRight w:val="0"/>
                      <w:marTop w:val="0"/>
                      <w:marBottom w:val="0"/>
                      <w:divBdr>
                        <w:top w:val="none" w:sz="0" w:space="0" w:color="auto"/>
                        <w:left w:val="none" w:sz="0" w:space="0" w:color="auto"/>
                        <w:bottom w:val="none" w:sz="0" w:space="0" w:color="auto"/>
                        <w:right w:val="none" w:sz="0" w:space="0" w:color="auto"/>
                      </w:divBdr>
                    </w:div>
                  </w:divsChild>
                </w:div>
                <w:div w:id="1626538611">
                  <w:marLeft w:val="0"/>
                  <w:marRight w:val="0"/>
                  <w:marTop w:val="0"/>
                  <w:marBottom w:val="0"/>
                  <w:divBdr>
                    <w:top w:val="single" w:sz="2" w:space="1" w:color="FFFFFF"/>
                    <w:left w:val="single" w:sz="2" w:space="11" w:color="FFFFFF"/>
                    <w:bottom w:val="single" w:sz="2" w:space="1" w:color="FFFFFF"/>
                    <w:right w:val="single" w:sz="2" w:space="4" w:color="FFFFFF"/>
                  </w:divBdr>
                  <w:divsChild>
                    <w:div w:id="1861774009">
                      <w:marLeft w:val="0"/>
                      <w:marRight w:val="0"/>
                      <w:marTop w:val="0"/>
                      <w:marBottom w:val="0"/>
                      <w:divBdr>
                        <w:top w:val="none" w:sz="0" w:space="0" w:color="auto"/>
                        <w:left w:val="none" w:sz="0" w:space="0" w:color="auto"/>
                        <w:bottom w:val="none" w:sz="0" w:space="0" w:color="auto"/>
                        <w:right w:val="none" w:sz="0" w:space="0" w:color="auto"/>
                      </w:divBdr>
                    </w:div>
                  </w:divsChild>
                </w:div>
                <w:div w:id="2000497632">
                  <w:marLeft w:val="0"/>
                  <w:marRight w:val="0"/>
                  <w:marTop w:val="0"/>
                  <w:marBottom w:val="0"/>
                  <w:divBdr>
                    <w:top w:val="single" w:sz="2" w:space="1" w:color="FFFFFF"/>
                    <w:left w:val="single" w:sz="2" w:space="11" w:color="FFFFFF"/>
                    <w:bottom w:val="single" w:sz="2" w:space="1" w:color="FFFFFF"/>
                    <w:right w:val="single" w:sz="2" w:space="4" w:color="FFFFFF"/>
                  </w:divBdr>
                  <w:divsChild>
                    <w:div w:id="284582595">
                      <w:marLeft w:val="0"/>
                      <w:marRight w:val="0"/>
                      <w:marTop w:val="0"/>
                      <w:marBottom w:val="0"/>
                      <w:divBdr>
                        <w:top w:val="none" w:sz="0" w:space="0" w:color="auto"/>
                        <w:left w:val="none" w:sz="0" w:space="0" w:color="auto"/>
                        <w:bottom w:val="none" w:sz="0" w:space="0" w:color="auto"/>
                        <w:right w:val="none" w:sz="0" w:space="0" w:color="auto"/>
                      </w:divBdr>
                    </w:div>
                  </w:divsChild>
                </w:div>
                <w:div w:id="1724213208">
                  <w:marLeft w:val="0"/>
                  <w:marRight w:val="0"/>
                  <w:marTop w:val="0"/>
                  <w:marBottom w:val="0"/>
                  <w:divBdr>
                    <w:top w:val="single" w:sz="2" w:space="1" w:color="FFFFFF"/>
                    <w:left w:val="single" w:sz="2" w:space="11" w:color="FFFFFF"/>
                    <w:bottom w:val="single" w:sz="2" w:space="1" w:color="FFFFFF"/>
                    <w:right w:val="single" w:sz="2" w:space="4" w:color="FFFFFF"/>
                  </w:divBdr>
                  <w:divsChild>
                    <w:div w:id="1231042730">
                      <w:marLeft w:val="0"/>
                      <w:marRight w:val="0"/>
                      <w:marTop w:val="0"/>
                      <w:marBottom w:val="0"/>
                      <w:divBdr>
                        <w:top w:val="none" w:sz="0" w:space="0" w:color="auto"/>
                        <w:left w:val="none" w:sz="0" w:space="0" w:color="auto"/>
                        <w:bottom w:val="none" w:sz="0" w:space="0" w:color="auto"/>
                        <w:right w:val="none" w:sz="0" w:space="0" w:color="auto"/>
                      </w:divBdr>
                    </w:div>
                  </w:divsChild>
                </w:div>
                <w:div w:id="1260063350">
                  <w:marLeft w:val="0"/>
                  <w:marRight w:val="0"/>
                  <w:marTop w:val="0"/>
                  <w:marBottom w:val="0"/>
                  <w:divBdr>
                    <w:top w:val="single" w:sz="2" w:space="1" w:color="FFFFFF"/>
                    <w:left w:val="single" w:sz="2" w:space="11" w:color="FFFFFF"/>
                    <w:bottom w:val="single" w:sz="2" w:space="4" w:color="FFFFFF"/>
                    <w:right w:val="single" w:sz="2" w:space="4" w:color="FFFFFF"/>
                  </w:divBdr>
                  <w:divsChild>
                    <w:div w:id="212199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307364">
          <w:marLeft w:val="0"/>
          <w:marRight w:val="0"/>
          <w:marTop w:val="0"/>
          <w:marBottom w:val="300"/>
          <w:divBdr>
            <w:top w:val="none" w:sz="0" w:space="0" w:color="auto"/>
            <w:left w:val="none" w:sz="0" w:space="0" w:color="auto"/>
            <w:bottom w:val="none" w:sz="0" w:space="0" w:color="auto"/>
            <w:right w:val="none" w:sz="0" w:space="0" w:color="auto"/>
          </w:divBdr>
          <w:divsChild>
            <w:div w:id="225536345">
              <w:marLeft w:val="0"/>
              <w:marRight w:val="0"/>
              <w:marTop w:val="0"/>
              <w:marBottom w:val="0"/>
              <w:divBdr>
                <w:top w:val="none" w:sz="0" w:space="0" w:color="auto"/>
                <w:left w:val="none" w:sz="0" w:space="0" w:color="auto"/>
                <w:bottom w:val="none" w:sz="0" w:space="0" w:color="auto"/>
                <w:right w:val="none" w:sz="0" w:space="0" w:color="auto"/>
              </w:divBdr>
              <w:divsChild>
                <w:div w:id="427427830">
                  <w:marLeft w:val="0"/>
                  <w:marRight w:val="0"/>
                  <w:marTop w:val="0"/>
                  <w:marBottom w:val="0"/>
                  <w:divBdr>
                    <w:top w:val="single" w:sz="2" w:space="4" w:color="FFFFFF"/>
                    <w:left w:val="single" w:sz="2" w:space="11" w:color="FFFFFF"/>
                    <w:bottom w:val="single" w:sz="2" w:space="1" w:color="FFFFFF"/>
                    <w:right w:val="single" w:sz="2" w:space="4" w:color="FFFFFF"/>
                  </w:divBdr>
                  <w:divsChild>
                    <w:div w:id="1335645811">
                      <w:marLeft w:val="0"/>
                      <w:marRight w:val="0"/>
                      <w:marTop w:val="0"/>
                      <w:marBottom w:val="0"/>
                      <w:divBdr>
                        <w:top w:val="none" w:sz="0" w:space="0" w:color="auto"/>
                        <w:left w:val="none" w:sz="0" w:space="0" w:color="auto"/>
                        <w:bottom w:val="none" w:sz="0" w:space="0" w:color="auto"/>
                        <w:right w:val="none" w:sz="0" w:space="0" w:color="auto"/>
                      </w:divBdr>
                    </w:div>
                  </w:divsChild>
                </w:div>
                <w:div w:id="1177885287">
                  <w:marLeft w:val="0"/>
                  <w:marRight w:val="0"/>
                  <w:marTop w:val="0"/>
                  <w:marBottom w:val="0"/>
                  <w:divBdr>
                    <w:top w:val="single" w:sz="2" w:space="1" w:color="FFFFFF"/>
                    <w:left w:val="single" w:sz="2" w:space="11" w:color="FFFFFF"/>
                    <w:bottom w:val="single" w:sz="2" w:space="1" w:color="FFFFFF"/>
                    <w:right w:val="single" w:sz="2" w:space="4" w:color="FFFFFF"/>
                  </w:divBdr>
                  <w:divsChild>
                    <w:div w:id="1868250849">
                      <w:marLeft w:val="0"/>
                      <w:marRight w:val="0"/>
                      <w:marTop w:val="0"/>
                      <w:marBottom w:val="0"/>
                      <w:divBdr>
                        <w:top w:val="none" w:sz="0" w:space="0" w:color="auto"/>
                        <w:left w:val="none" w:sz="0" w:space="0" w:color="auto"/>
                        <w:bottom w:val="none" w:sz="0" w:space="0" w:color="auto"/>
                        <w:right w:val="none" w:sz="0" w:space="0" w:color="auto"/>
                      </w:divBdr>
                    </w:div>
                  </w:divsChild>
                </w:div>
                <w:div w:id="1463378900">
                  <w:marLeft w:val="0"/>
                  <w:marRight w:val="0"/>
                  <w:marTop w:val="0"/>
                  <w:marBottom w:val="0"/>
                  <w:divBdr>
                    <w:top w:val="single" w:sz="2" w:space="1" w:color="FFFFFF"/>
                    <w:left w:val="single" w:sz="2" w:space="11" w:color="FFFFFF"/>
                    <w:bottom w:val="single" w:sz="2" w:space="1" w:color="FFFFFF"/>
                    <w:right w:val="single" w:sz="2" w:space="4" w:color="FFFFFF"/>
                  </w:divBdr>
                  <w:divsChild>
                    <w:div w:id="1913464300">
                      <w:marLeft w:val="0"/>
                      <w:marRight w:val="0"/>
                      <w:marTop w:val="0"/>
                      <w:marBottom w:val="0"/>
                      <w:divBdr>
                        <w:top w:val="none" w:sz="0" w:space="0" w:color="auto"/>
                        <w:left w:val="none" w:sz="0" w:space="0" w:color="auto"/>
                        <w:bottom w:val="none" w:sz="0" w:space="0" w:color="auto"/>
                        <w:right w:val="none" w:sz="0" w:space="0" w:color="auto"/>
                      </w:divBdr>
                    </w:div>
                  </w:divsChild>
                </w:div>
                <w:div w:id="2078938550">
                  <w:marLeft w:val="0"/>
                  <w:marRight w:val="0"/>
                  <w:marTop w:val="0"/>
                  <w:marBottom w:val="0"/>
                  <w:divBdr>
                    <w:top w:val="single" w:sz="2" w:space="1" w:color="FFFFFF"/>
                    <w:left w:val="single" w:sz="2" w:space="11" w:color="FFFFFF"/>
                    <w:bottom w:val="single" w:sz="2" w:space="1" w:color="FFFFFF"/>
                    <w:right w:val="single" w:sz="2" w:space="4" w:color="FFFFFF"/>
                  </w:divBdr>
                  <w:divsChild>
                    <w:div w:id="1759785554">
                      <w:marLeft w:val="0"/>
                      <w:marRight w:val="0"/>
                      <w:marTop w:val="0"/>
                      <w:marBottom w:val="0"/>
                      <w:divBdr>
                        <w:top w:val="none" w:sz="0" w:space="0" w:color="auto"/>
                        <w:left w:val="none" w:sz="0" w:space="0" w:color="auto"/>
                        <w:bottom w:val="none" w:sz="0" w:space="0" w:color="auto"/>
                        <w:right w:val="none" w:sz="0" w:space="0" w:color="auto"/>
                      </w:divBdr>
                    </w:div>
                  </w:divsChild>
                </w:div>
                <w:div w:id="672877475">
                  <w:marLeft w:val="0"/>
                  <w:marRight w:val="0"/>
                  <w:marTop w:val="0"/>
                  <w:marBottom w:val="0"/>
                  <w:divBdr>
                    <w:top w:val="single" w:sz="2" w:space="1" w:color="FFFFFF"/>
                    <w:left w:val="single" w:sz="2" w:space="11" w:color="FFFFFF"/>
                    <w:bottom w:val="single" w:sz="2" w:space="1" w:color="FFFFFF"/>
                    <w:right w:val="single" w:sz="2" w:space="4" w:color="FFFFFF"/>
                  </w:divBdr>
                  <w:divsChild>
                    <w:div w:id="1811438212">
                      <w:marLeft w:val="0"/>
                      <w:marRight w:val="0"/>
                      <w:marTop w:val="0"/>
                      <w:marBottom w:val="0"/>
                      <w:divBdr>
                        <w:top w:val="none" w:sz="0" w:space="0" w:color="auto"/>
                        <w:left w:val="none" w:sz="0" w:space="0" w:color="auto"/>
                        <w:bottom w:val="none" w:sz="0" w:space="0" w:color="auto"/>
                        <w:right w:val="none" w:sz="0" w:space="0" w:color="auto"/>
                      </w:divBdr>
                    </w:div>
                  </w:divsChild>
                </w:div>
                <w:div w:id="1601060704">
                  <w:marLeft w:val="0"/>
                  <w:marRight w:val="0"/>
                  <w:marTop w:val="0"/>
                  <w:marBottom w:val="0"/>
                  <w:divBdr>
                    <w:top w:val="single" w:sz="2" w:space="1" w:color="FFFFFF"/>
                    <w:left w:val="single" w:sz="2" w:space="11" w:color="FFFFFF"/>
                    <w:bottom w:val="single" w:sz="2" w:space="1" w:color="FFFFFF"/>
                    <w:right w:val="single" w:sz="2" w:space="4" w:color="FFFFFF"/>
                  </w:divBdr>
                  <w:divsChild>
                    <w:div w:id="1324972650">
                      <w:marLeft w:val="0"/>
                      <w:marRight w:val="0"/>
                      <w:marTop w:val="0"/>
                      <w:marBottom w:val="0"/>
                      <w:divBdr>
                        <w:top w:val="none" w:sz="0" w:space="0" w:color="auto"/>
                        <w:left w:val="none" w:sz="0" w:space="0" w:color="auto"/>
                        <w:bottom w:val="none" w:sz="0" w:space="0" w:color="auto"/>
                        <w:right w:val="none" w:sz="0" w:space="0" w:color="auto"/>
                      </w:divBdr>
                    </w:div>
                  </w:divsChild>
                </w:div>
                <w:div w:id="1110977465">
                  <w:marLeft w:val="0"/>
                  <w:marRight w:val="0"/>
                  <w:marTop w:val="0"/>
                  <w:marBottom w:val="0"/>
                  <w:divBdr>
                    <w:top w:val="single" w:sz="2" w:space="1" w:color="FFFFFF"/>
                    <w:left w:val="single" w:sz="2" w:space="11" w:color="FFFFFF"/>
                    <w:bottom w:val="single" w:sz="2" w:space="1" w:color="FFFFFF"/>
                    <w:right w:val="single" w:sz="2" w:space="4" w:color="FFFFFF"/>
                  </w:divBdr>
                  <w:divsChild>
                    <w:div w:id="1441562294">
                      <w:marLeft w:val="0"/>
                      <w:marRight w:val="0"/>
                      <w:marTop w:val="0"/>
                      <w:marBottom w:val="0"/>
                      <w:divBdr>
                        <w:top w:val="none" w:sz="0" w:space="0" w:color="auto"/>
                        <w:left w:val="none" w:sz="0" w:space="0" w:color="auto"/>
                        <w:bottom w:val="none" w:sz="0" w:space="0" w:color="auto"/>
                        <w:right w:val="none" w:sz="0" w:space="0" w:color="auto"/>
                      </w:divBdr>
                    </w:div>
                  </w:divsChild>
                </w:div>
                <w:div w:id="1860047381">
                  <w:marLeft w:val="0"/>
                  <w:marRight w:val="0"/>
                  <w:marTop w:val="0"/>
                  <w:marBottom w:val="0"/>
                  <w:divBdr>
                    <w:top w:val="single" w:sz="2" w:space="1" w:color="FFFFFF"/>
                    <w:left w:val="single" w:sz="2" w:space="11" w:color="FFFFFF"/>
                    <w:bottom w:val="single" w:sz="2" w:space="1" w:color="FFFFFF"/>
                    <w:right w:val="single" w:sz="2" w:space="4" w:color="FFFFFF"/>
                  </w:divBdr>
                  <w:divsChild>
                    <w:div w:id="2066247741">
                      <w:marLeft w:val="0"/>
                      <w:marRight w:val="0"/>
                      <w:marTop w:val="0"/>
                      <w:marBottom w:val="0"/>
                      <w:divBdr>
                        <w:top w:val="none" w:sz="0" w:space="0" w:color="auto"/>
                        <w:left w:val="none" w:sz="0" w:space="0" w:color="auto"/>
                        <w:bottom w:val="none" w:sz="0" w:space="0" w:color="auto"/>
                        <w:right w:val="none" w:sz="0" w:space="0" w:color="auto"/>
                      </w:divBdr>
                    </w:div>
                  </w:divsChild>
                </w:div>
                <w:div w:id="527329611">
                  <w:marLeft w:val="0"/>
                  <w:marRight w:val="0"/>
                  <w:marTop w:val="0"/>
                  <w:marBottom w:val="0"/>
                  <w:divBdr>
                    <w:top w:val="single" w:sz="2" w:space="1" w:color="FFFFFF"/>
                    <w:left w:val="single" w:sz="2" w:space="11" w:color="FFFFFF"/>
                    <w:bottom w:val="single" w:sz="2" w:space="1" w:color="FFFFFF"/>
                    <w:right w:val="single" w:sz="2" w:space="4" w:color="FFFFFF"/>
                  </w:divBdr>
                  <w:divsChild>
                    <w:div w:id="953024803">
                      <w:marLeft w:val="0"/>
                      <w:marRight w:val="0"/>
                      <w:marTop w:val="0"/>
                      <w:marBottom w:val="0"/>
                      <w:divBdr>
                        <w:top w:val="none" w:sz="0" w:space="0" w:color="auto"/>
                        <w:left w:val="none" w:sz="0" w:space="0" w:color="auto"/>
                        <w:bottom w:val="none" w:sz="0" w:space="0" w:color="auto"/>
                        <w:right w:val="none" w:sz="0" w:space="0" w:color="auto"/>
                      </w:divBdr>
                    </w:div>
                  </w:divsChild>
                </w:div>
                <w:div w:id="282075753">
                  <w:marLeft w:val="0"/>
                  <w:marRight w:val="0"/>
                  <w:marTop w:val="0"/>
                  <w:marBottom w:val="0"/>
                  <w:divBdr>
                    <w:top w:val="single" w:sz="2" w:space="1" w:color="FFFFFF"/>
                    <w:left w:val="single" w:sz="2" w:space="11" w:color="FFFFFF"/>
                    <w:bottom w:val="single" w:sz="2" w:space="1" w:color="FFFFFF"/>
                    <w:right w:val="single" w:sz="2" w:space="4" w:color="FFFFFF"/>
                  </w:divBdr>
                  <w:divsChild>
                    <w:div w:id="290136981">
                      <w:marLeft w:val="0"/>
                      <w:marRight w:val="0"/>
                      <w:marTop w:val="0"/>
                      <w:marBottom w:val="0"/>
                      <w:divBdr>
                        <w:top w:val="none" w:sz="0" w:space="0" w:color="auto"/>
                        <w:left w:val="none" w:sz="0" w:space="0" w:color="auto"/>
                        <w:bottom w:val="none" w:sz="0" w:space="0" w:color="auto"/>
                        <w:right w:val="none" w:sz="0" w:space="0" w:color="auto"/>
                      </w:divBdr>
                    </w:div>
                  </w:divsChild>
                </w:div>
                <w:div w:id="972251166">
                  <w:marLeft w:val="0"/>
                  <w:marRight w:val="0"/>
                  <w:marTop w:val="0"/>
                  <w:marBottom w:val="0"/>
                  <w:divBdr>
                    <w:top w:val="single" w:sz="2" w:space="1" w:color="FFFFFF"/>
                    <w:left w:val="single" w:sz="2" w:space="11" w:color="FFFFFF"/>
                    <w:bottom w:val="single" w:sz="2" w:space="1" w:color="FFFFFF"/>
                    <w:right w:val="single" w:sz="2" w:space="4" w:color="FFFFFF"/>
                  </w:divBdr>
                  <w:divsChild>
                    <w:div w:id="681512579">
                      <w:marLeft w:val="0"/>
                      <w:marRight w:val="0"/>
                      <w:marTop w:val="0"/>
                      <w:marBottom w:val="0"/>
                      <w:divBdr>
                        <w:top w:val="none" w:sz="0" w:space="0" w:color="auto"/>
                        <w:left w:val="none" w:sz="0" w:space="0" w:color="auto"/>
                        <w:bottom w:val="none" w:sz="0" w:space="0" w:color="auto"/>
                        <w:right w:val="none" w:sz="0" w:space="0" w:color="auto"/>
                      </w:divBdr>
                    </w:div>
                  </w:divsChild>
                </w:div>
                <w:div w:id="2138640894">
                  <w:marLeft w:val="0"/>
                  <w:marRight w:val="0"/>
                  <w:marTop w:val="0"/>
                  <w:marBottom w:val="0"/>
                  <w:divBdr>
                    <w:top w:val="single" w:sz="2" w:space="1" w:color="FFFFFF"/>
                    <w:left w:val="single" w:sz="2" w:space="11" w:color="FFFFFF"/>
                    <w:bottom w:val="single" w:sz="2" w:space="1" w:color="FFFFFF"/>
                    <w:right w:val="single" w:sz="2" w:space="4" w:color="FFFFFF"/>
                  </w:divBdr>
                  <w:divsChild>
                    <w:div w:id="2000302237">
                      <w:marLeft w:val="0"/>
                      <w:marRight w:val="0"/>
                      <w:marTop w:val="0"/>
                      <w:marBottom w:val="0"/>
                      <w:divBdr>
                        <w:top w:val="none" w:sz="0" w:space="0" w:color="auto"/>
                        <w:left w:val="none" w:sz="0" w:space="0" w:color="auto"/>
                        <w:bottom w:val="none" w:sz="0" w:space="0" w:color="auto"/>
                        <w:right w:val="none" w:sz="0" w:space="0" w:color="auto"/>
                      </w:divBdr>
                    </w:div>
                  </w:divsChild>
                </w:div>
                <w:div w:id="448478138">
                  <w:marLeft w:val="0"/>
                  <w:marRight w:val="0"/>
                  <w:marTop w:val="0"/>
                  <w:marBottom w:val="0"/>
                  <w:divBdr>
                    <w:top w:val="single" w:sz="2" w:space="1" w:color="FFFFFF"/>
                    <w:left w:val="single" w:sz="2" w:space="11" w:color="FFFFFF"/>
                    <w:bottom w:val="single" w:sz="2" w:space="1" w:color="FFFFFF"/>
                    <w:right w:val="single" w:sz="2" w:space="4" w:color="FFFFFF"/>
                  </w:divBdr>
                  <w:divsChild>
                    <w:div w:id="987367262">
                      <w:marLeft w:val="0"/>
                      <w:marRight w:val="0"/>
                      <w:marTop w:val="0"/>
                      <w:marBottom w:val="0"/>
                      <w:divBdr>
                        <w:top w:val="none" w:sz="0" w:space="0" w:color="auto"/>
                        <w:left w:val="none" w:sz="0" w:space="0" w:color="auto"/>
                        <w:bottom w:val="none" w:sz="0" w:space="0" w:color="auto"/>
                        <w:right w:val="none" w:sz="0" w:space="0" w:color="auto"/>
                      </w:divBdr>
                    </w:div>
                  </w:divsChild>
                </w:div>
                <w:div w:id="2119060957">
                  <w:marLeft w:val="0"/>
                  <w:marRight w:val="0"/>
                  <w:marTop w:val="0"/>
                  <w:marBottom w:val="0"/>
                  <w:divBdr>
                    <w:top w:val="single" w:sz="2" w:space="1" w:color="FFFFFF"/>
                    <w:left w:val="single" w:sz="2" w:space="11" w:color="FFFFFF"/>
                    <w:bottom w:val="single" w:sz="2" w:space="1" w:color="FFFFFF"/>
                    <w:right w:val="single" w:sz="2" w:space="4" w:color="FFFFFF"/>
                  </w:divBdr>
                  <w:divsChild>
                    <w:div w:id="1680424507">
                      <w:marLeft w:val="0"/>
                      <w:marRight w:val="0"/>
                      <w:marTop w:val="0"/>
                      <w:marBottom w:val="0"/>
                      <w:divBdr>
                        <w:top w:val="none" w:sz="0" w:space="0" w:color="auto"/>
                        <w:left w:val="none" w:sz="0" w:space="0" w:color="auto"/>
                        <w:bottom w:val="none" w:sz="0" w:space="0" w:color="auto"/>
                        <w:right w:val="none" w:sz="0" w:space="0" w:color="auto"/>
                      </w:divBdr>
                    </w:div>
                  </w:divsChild>
                </w:div>
                <w:div w:id="1126000345">
                  <w:marLeft w:val="0"/>
                  <w:marRight w:val="0"/>
                  <w:marTop w:val="0"/>
                  <w:marBottom w:val="0"/>
                  <w:divBdr>
                    <w:top w:val="single" w:sz="2" w:space="1" w:color="FFFFFF"/>
                    <w:left w:val="single" w:sz="2" w:space="11" w:color="FFFFFF"/>
                    <w:bottom w:val="single" w:sz="2" w:space="1" w:color="FFFFFF"/>
                    <w:right w:val="single" w:sz="2" w:space="4" w:color="FFFFFF"/>
                  </w:divBdr>
                  <w:divsChild>
                    <w:div w:id="1107654723">
                      <w:marLeft w:val="0"/>
                      <w:marRight w:val="0"/>
                      <w:marTop w:val="0"/>
                      <w:marBottom w:val="0"/>
                      <w:divBdr>
                        <w:top w:val="none" w:sz="0" w:space="0" w:color="auto"/>
                        <w:left w:val="none" w:sz="0" w:space="0" w:color="auto"/>
                        <w:bottom w:val="none" w:sz="0" w:space="0" w:color="auto"/>
                        <w:right w:val="none" w:sz="0" w:space="0" w:color="auto"/>
                      </w:divBdr>
                    </w:div>
                  </w:divsChild>
                </w:div>
                <w:div w:id="204568185">
                  <w:marLeft w:val="0"/>
                  <w:marRight w:val="0"/>
                  <w:marTop w:val="0"/>
                  <w:marBottom w:val="0"/>
                  <w:divBdr>
                    <w:top w:val="single" w:sz="2" w:space="1" w:color="FFFFFF"/>
                    <w:left w:val="single" w:sz="2" w:space="11" w:color="FFFFFF"/>
                    <w:bottom w:val="single" w:sz="2" w:space="1" w:color="FFFFFF"/>
                    <w:right w:val="single" w:sz="2" w:space="4" w:color="FFFFFF"/>
                  </w:divBdr>
                  <w:divsChild>
                    <w:div w:id="1096949175">
                      <w:marLeft w:val="0"/>
                      <w:marRight w:val="0"/>
                      <w:marTop w:val="0"/>
                      <w:marBottom w:val="0"/>
                      <w:divBdr>
                        <w:top w:val="none" w:sz="0" w:space="0" w:color="auto"/>
                        <w:left w:val="none" w:sz="0" w:space="0" w:color="auto"/>
                        <w:bottom w:val="none" w:sz="0" w:space="0" w:color="auto"/>
                        <w:right w:val="none" w:sz="0" w:space="0" w:color="auto"/>
                      </w:divBdr>
                    </w:div>
                  </w:divsChild>
                </w:div>
                <w:div w:id="624771542">
                  <w:marLeft w:val="0"/>
                  <w:marRight w:val="0"/>
                  <w:marTop w:val="0"/>
                  <w:marBottom w:val="0"/>
                  <w:divBdr>
                    <w:top w:val="single" w:sz="2" w:space="1" w:color="FFFFFF"/>
                    <w:left w:val="single" w:sz="2" w:space="11" w:color="FFFFFF"/>
                    <w:bottom w:val="single" w:sz="2" w:space="1" w:color="FFFFFF"/>
                    <w:right w:val="single" w:sz="2" w:space="4" w:color="FFFFFF"/>
                  </w:divBdr>
                  <w:divsChild>
                    <w:div w:id="476338103">
                      <w:marLeft w:val="0"/>
                      <w:marRight w:val="0"/>
                      <w:marTop w:val="0"/>
                      <w:marBottom w:val="0"/>
                      <w:divBdr>
                        <w:top w:val="none" w:sz="0" w:space="0" w:color="auto"/>
                        <w:left w:val="none" w:sz="0" w:space="0" w:color="auto"/>
                        <w:bottom w:val="none" w:sz="0" w:space="0" w:color="auto"/>
                        <w:right w:val="none" w:sz="0" w:space="0" w:color="auto"/>
                      </w:divBdr>
                    </w:div>
                  </w:divsChild>
                </w:div>
                <w:div w:id="409042429">
                  <w:marLeft w:val="0"/>
                  <w:marRight w:val="0"/>
                  <w:marTop w:val="0"/>
                  <w:marBottom w:val="0"/>
                  <w:divBdr>
                    <w:top w:val="single" w:sz="2" w:space="1" w:color="FFFFFF"/>
                    <w:left w:val="single" w:sz="2" w:space="11" w:color="FFFFFF"/>
                    <w:bottom w:val="single" w:sz="2" w:space="1" w:color="FFFFFF"/>
                    <w:right w:val="single" w:sz="2" w:space="4" w:color="FFFFFF"/>
                  </w:divBdr>
                  <w:divsChild>
                    <w:div w:id="1128671152">
                      <w:marLeft w:val="0"/>
                      <w:marRight w:val="0"/>
                      <w:marTop w:val="0"/>
                      <w:marBottom w:val="0"/>
                      <w:divBdr>
                        <w:top w:val="none" w:sz="0" w:space="0" w:color="auto"/>
                        <w:left w:val="none" w:sz="0" w:space="0" w:color="auto"/>
                        <w:bottom w:val="none" w:sz="0" w:space="0" w:color="auto"/>
                        <w:right w:val="none" w:sz="0" w:space="0" w:color="auto"/>
                      </w:divBdr>
                    </w:div>
                  </w:divsChild>
                </w:div>
                <w:div w:id="1615331950">
                  <w:marLeft w:val="0"/>
                  <w:marRight w:val="0"/>
                  <w:marTop w:val="0"/>
                  <w:marBottom w:val="0"/>
                  <w:divBdr>
                    <w:top w:val="single" w:sz="2" w:space="1" w:color="FFFFFF"/>
                    <w:left w:val="single" w:sz="2" w:space="11" w:color="FFFFFF"/>
                    <w:bottom w:val="single" w:sz="2" w:space="1" w:color="FFFFFF"/>
                    <w:right w:val="single" w:sz="2" w:space="4" w:color="FFFFFF"/>
                  </w:divBdr>
                  <w:divsChild>
                    <w:div w:id="1902323247">
                      <w:marLeft w:val="0"/>
                      <w:marRight w:val="0"/>
                      <w:marTop w:val="0"/>
                      <w:marBottom w:val="0"/>
                      <w:divBdr>
                        <w:top w:val="none" w:sz="0" w:space="0" w:color="auto"/>
                        <w:left w:val="none" w:sz="0" w:space="0" w:color="auto"/>
                        <w:bottom w:val="none" w:sz="0" w:space="0" w:color="auto"/>
                        <w:right w:val="none" w:sz="0" w:space="0" w:color="auto"/>
                      </w:divBdr>
                    </w:div>
                  </w:divsChild>
                </w:div>
                <w:div w:id="1197158135">
                  <w:marLeft w:val="0"/>
                  <w:marRight w:val="0"/>
                  <w:marTop w:val="0"/>
                  <w:marBottom w:val="0"/>
                  <w:divBdr>
                    <w:top w:val="single" w:sz="2" w:space="1" w:color="FFFFFF"/>
                    <w:left w:val="single" w:sz="2" w:space="11" w:color="FFFFFF"/>
                    <w:bottom w:val="single" w:sz="2" w:space="1" w:color="FFFFFF"/>
                    <w:right w:val="single" w:sz="2" w:space="4" w:color="FFFFFF"/>
                  </w:divBdr>
                  <w:divsChild>
                    <w:div w:id="1304191325">
                      <w:marLeft w:val="0"/>
                      <w:marRight w:val="0"/>
                      <w:marTop w:val="0"/>
                      <w:marBottom w:val="0"/>
                      <w:divBdr>
                        <w:top w:val="none" w:sz="0" w:space="0" w:color="auto"/>
                        <w:left w:val="none" w:sz="0" w:space="0" w:color="auto"/>
                        <w:bottom w:val="none" w:sz="0" w:space="0" w:color="auto"/>
                        <w:right w:val="none" w:sz="0" w:space="0" w:color="auto"/>
                      </w:divBdr>
                    </w:div>
                  </w:divsChild>
                </w:div>
                <w:div w:id="1326013067">
                  <w:marLeft w:val="0"/>
                  <w:marRight w:val="0"/>
                  <w:marTop w:val="0"/>
                  <w:marBottom w:val="0"/>
                  <w:divBdr>
                    <w:top w:val="single" w:sz="2" w:space="1" w:color="FFFFFF"/>
                    <w:left w:val="single" w:sz="2" w:space="11" w:color="FFFFFF"/>
                    <w:bottom w:val="single" w:sz="2" w:space="1" w:color="FFFFFF"/>
                    <w:right w:val="single" w:sz="2" w:space="4" w:color="FFFFFF"/>
                  </w:divBdr>
                  <w:divsChild>
                    <w:div w:id="1636065289">
                      <w:marLeft w:val="0"/>
                      <w:marRight w:val="0"/>
                      <w:marTop w:val="0"/>
                      <w:marBottom w:val="0"/>
                      <w:divBdr>
                        <w:top w:val="none" w:sz="0" w:space="0" w:color="auto"/>
                        <w:left w:val="none" w:sz="0" w:space="0" w:color="auto"/>
                        <w:bottom w:val="none" w:sz="0" w:space="0" w:color="auto"/>
                        <w:right w:val="none" w:sz="0" w:space="0" w:color="auto"/>
                      </w:divBdr>
                    </w:div>
                  </w:divsChild>
                </w:div>
                <w:div w:id="1181159803">
                  <w:marLeft w:val="0"/>
                  <w:marRight w:val="0"/>
                  <w:marTop w:val="0"/>
                  <w:marBottom w:val="0"/>
                  <w:divBdr>
                    <w:top w:val="single" w:sz="2" w:space="1" w:color="FFFFFF"/>
                    <w:left w:val="single" w:sz="2" w:space="11" w:color="FFFFFF"/>
                    <w:bottom w:val="single" w:sz="2" w:space="1" w:color="FFFFFF"/>
                    <w:right w:val="single" w:sz="2" w:space="4" w:color="FFFFFF"/>
                  </w:divBdr>
                  <w:divsChild>
                    <w:div w:id="694697330">
                      <w:marLeft w:val="0"/>
                      <w:marRight w:val="0"/>
                      <w:marTop w:val="0"/>
                      <w:marBottom w:val="0"/>
                      <w:divBdr>
                        <w:top w:val="none" w:sz="0" w:space="0" w:color="auto"/>
                        <w:left w:val="none" w:sz="0" w:space="0" w:color="auto"/>
                        <w:bottom w:val="none" w:sz="0" w:space="0" w:color="auto"/>
                        <w:right w:val="none" w:sz="0" w:space="0" w:color="auto"/>
                      </w:divBdr>
                    </w:div>
                  </w:divsChild>
                </w:div>
                <w:div w:id="1555779259">
                  <w:marLeft w:val="0"/>
                  <w:marRight w:val="0"/>
                  <w:marTop w:val="0"/>
                  <w:marBottom w:val="0"/>
                  <w:divBdr>
                    <w:top w:val="single" w:sz="2" w:space="1" w:color="FFFFFF"/>
                    <w:left w:val="single" w:sz="2" w:space="11" w:color="FFFFFF"/>
                    <w:bottom w:val="single" w:sz="2" w:space="1" w:color="FFFFFF"/>
                    <w:right w:val="single" w:sz="2" w:space="4" w:color="FFFFFF"/>
                  </w:divBdr>
                  <w:divsChild>
                    <w:div w:id="576987281">
                      <w:marLeft w:val="0"/>
                      <w:marRight w:val="0"/>
                      <w:marTop w:val="0"/>
                      <w:marBottom w:val="0"/>
                      <w:divBdr>
                        <w:top w:val="none" w:sz="0" w:space="0" w:color="auto"/>
                        <w:left w:val="none" w:sz="0" w:space="0" w:color="auto"/>
                        <w:bottom w:val="none" w:sz="0" w:space="0" w:color="auto"/>
                        <w:right w:val="none" w:sz="0" w:space="0" w:color="auto"/>
                      </w:divBdr>
                    </w:div>
                  </w:divsChild>
                </w:div>
                <w:div w:id="1907841625">
                  <w:marLeft w:val="0"/>
                  <w:marRight w:val="0"/>
                  <w:marTop w:val="0"/>
                  <w:marBottom w:val="0"/>
                  <w:divBdr>
                    <w:top w:val="single" w:sz="2" w:space="1" w:color="FFFFFF"/>
                    <w:left w:val="single" w:sz="2" w:space="11" w:color="FFFFFF"/>
                    <w:bottom w:val="single" w:sz="2" w:space="1" w:color="FFFFFF"/>
                    <w:right w:val="single" w:sz="2" w:space="4" w:color="FFFFFF"/>
                  </w:divBdr>
                  <w:divsChild>
                    <w:div w:id="1947227512">
                      <w:marLeft w:val="0"/>
                      <w:marRight w:val="0"/>
                      <w:marTop w:val="0"/>
                      <w:marBottom w:val="0"/>
                      <w:divBdr>
                        <w:top w:val="none" w:sz="0" w:space="0" w:color="auto"/>
                        <w:left w:val="none" w:sz="0" w:space="0" w:color="auto"/>
                        <w:bottom w:val="none" w:sz="0" w:space="0" w:color="auto"/>
                        <w:right w:val="none" w:sz="0" w:space="0" w:color="auto"/>
                      </w:divBdr>
                    </w:div>
                  </w:divsChild>
                </w:div>
                <w:div w:id="263149346">
                  <w:marLeft w:val="0"/>
                  <w:marRight w:val="0"/>
                  <w:marTop w:val="0"/>
                  <w:marBottom w:val="0"/>
                  <w:divBdr>
                    <w:top w:val="single" w:sz="2" w:space="1" w:color="FFFFFF"/>
                    <w:left w:val="single" w:sz="2" w:space="11" w:color="FFFFFF"/>
                    <w:bottom w:val="single" w:sz="2" w:space="1" w:color="FFFFFF"/>
                    <w:right w:val="single" w:sz="2" w:space="4" w:color="FFFFFF"/>
                  </w:divBdr>
                  <w:divsChild>
                    <w:div w:id="936401106">
                      <w:marLeft w:val="0"/>
                      <w:marRight w:val="0"/>
                      <w:marTop w:val="0"/>
                      <w:marBottom w:val="0"/>
                      <w:divBdr>
                        <w:top w:val="none" w:sz="0" w:space="0" w:color="auto"/>
                        <w:left w:val="none" w:sz="0" w:space="0" w:color="auto"/>
                        <w:bottom w:val="none" w:sz="0" w:space="0" w:color="auto"/>
                        <w:right w:val="none" w:sz="0" w:space="0" w:color="auto"/>
                      </w:divBdr>
                    </w:div>
                  </w:divsChild>
                </w:div>
                <w:div w:id="144473398">
                  <w:marLeft w:val="0"/>
                  <w:marRight w:val="0"/>
                  <w:marTop w:val="0"/>
                  <w:marBottom w:val="0"/>
                  <w:divBdr>
                    <w:top w:val="single" w:sz="2" w:space="1" w:color="FFFFFF"/>
                    <w:left w:val="single" w:sz="2" w:space="11" w:color="FFFFFF"/>
                    <w:bottom w:val="single" w:sz="2" w:space="1" w:color="FFFFFF"/>
                    <w:right w:val="single" w:sz="2" w:space="4" w:color="FFFFFF"/>
                  </w:divBdr>
                  <w:divsChild>
                    <w:div w:id="1224147331">
                      <w:marLeft w:val="0"/>
                      <w:marRight w:val="0"/>
                      <w:marTop w:val="0"/>
                      <w:marBottom w:val="0"/>
                      <w:divBdr>
                        <w:top w:val="none" w:sz="0" w:space="0" w:color="auto"/>
                        <w:left w:val="none" w:sz="0" w:space="0" w:color="auto"/>
                        <w:bottom w:val="none" w:sz="0" w:space="0" w:color="auto"/>
                        <w:right w:val="none" w:sz="0" w:space="0" w:color="auto"/>
                      </w:divBdr>
                    </w:div>
                  </w:divsChild>
                </w:div>
                <w:div w:id="842549205">
                  <w:marLeft w:val="0"/>
                  <w:marRight w:val="0"/>
                  <w:marTop w:val="0"/>
                  <w:marBottom w:val="0"/>
                  <w:divBdr>
                    <w:top w:val="single" w:sz="2" w:space="1" w:color="FFFFFF"/>
                    <w:left w:val="single" w:sz="2" w:space="11" w:color="FFFFFF"/>
                    <w:bottom w:val="single" w:sz="2" w:space="1" w:color="FFFFFF"/>
                    <w:right w:val="single" w:sz="2" w:space="4" w:color="FFFFFF"/>
                  </w:divBdr>
                  <w:divsChild>
                    <w:div w:id="821775577">
                      <w:marLeft w:val="0"/>
                      <w:marRight w:val="0"/>
                      <w:marTop w:val="0"/>
                      <w:marBottom w:val="0"/>
                      <w:divBdr>
                        <w:top w:val="none" w:sz="0" w:space="0" w:color="auto"/>
                        <w:left w:val="none" w:sz="0" w:space="0" w:color="auto"/>
                        <w:bottom w:val="none" w:sz="0" w:space="0" w:color="auto"/>
                        <w:right w:val="none" w:sz="0" w:space="0" w:color="auto"/>
                      </w:divBdr>
                    </w:div>
                  </w:divsChild>
                </w:div>
                <w:div w:id="972055829">
                  <w:marLeft w:val="0"/>
                  <w:marRight w:val="0"/>
                  <w:marTop w:val="0"/>
                  <w:marBottom w:val="0"/>
                  <w:divBdr>
                    <w:top w:val="single" w:sz="2" w:space="1" w:color="FFFFFF"/>
                    <w:left w:val="single" w:sz="2" w:space="11" w:color="FFFFFF"/>
                    <w:bottom w:val="single" w:sz="2" w:space="1" w:color="FFFFFF"/>
                    <w:right w:val="single" w:sz="2" w:space="4" w:color="FFFFFF"/>
                  </w:divBdr>
                  <w:divsChild>
                    <w:div w:id="1675568742">
                      <w:marLeft w:val="0"/>
                      <w:marRight w:val="0"/>
                      <w:marTop w:val="0"/>
                      <w:marBottom w:val="0"/>
                      <w:divBdr>
                        <w:top w:val="none" w:sz="0" w:space="0" w:color="auto"/>
                        <w:left w:val="none" w:sz="0" w:space="0" w:color="auto"/>
                        <w:bottom w:val="none" w:sz="0" w:space="0" w:color="auto"/>
                        <w:right w:val="none" w:sz="0" w:space="0" w:color="auto"/>
                      </w:divBdr>
                    </w:div>
                  </w:divsChild>
                </w:div>
                <w:div w:id="1869560828">
                  <w:marLeft w:val="0"/>
                  <w:marRight w:val="0"/>
                  <w:marTop w:val="0"/>
                  <w:marBottom w:val="0"/>
                  <w:divBdr>
                    <w:top w:val="single" w:sz="2" w:space="1" w:color="FFFFFF"/>
                    <w:left w:val="single" w:sz="2" w:space="11" w:color="FFFFFF"/>
                    <w:bottom w:val="single" w:sz="2" w:space="1" w:color="FFFFFF"/>
                    <w:right w:val="single" w:sz="2" w:space="4" w:color="FFFFFF"/>
                  </w:divBdr>
                  <w:divsChild>
                    <w:div w:id="2083867032">
                      <w:marLeft w:val="0"/>
                      <w:marRight w:val="0"/>
                      <w:marTop w:val="0"/>
                      <w:marBottom w:val="0"/>
                      <w:divBdr>
                        <w:top w:val="none" w:sz="0" w:space="0" w:color="auto"/>
                        <w:left w:val="none" w:sz="0" w:space="0" w:color="auto"/>
                        <w:bottom w:val="none" w:sz="0" w:space="0" w:color="auto"/>
                        <w:right w:val="none" w:sz="0" w:space="0" w:color="auto"/>
                      </w:divBdr>
                    </w:div>
                  </w:divsChild>
                </w:div>
                <w:div w:id="382487374">
                  <w:marLeft w:val="0"/>
                  <w:marRight w:val="0"/>
                  <w:marTop w:val="0"/>
                  <w:marBottom w:val="0"/>
                  <w:divBdr>
                    <w:top w:val="single" w:sz="2" w:space="1" w:color="FFFFFF"/>
                    <w:left w:val="single" w:sz="2" w:space="11" w:color="FFFFFF"/>
                    <w:bottom w:val="single" w:sz="2" w:space="1" w:color="FFFFFF"/>
                    <w:right w:val="single" w:sz="2" w:space="4" w:color="FFFFFF"/>
                  </w:divBdr>
                  <w:divsChild>
                    <w:div w:id="1508137747">
                      <w:marLeft w:val="0"/>
                      <w:marRight w:val="0"/>
                      <w:marTop w:val="0"/>
                      <w:marBottom w:val="0"/>
                      <w:divBdr>
                        <w:top w:val="none" w:sz="0" w:space="0" w:color="auto"/>
                        <w:left w:val="none" w:sz="0" w:space="0" w:color="auto"/>
                        <w:bottom w:val="none" w:sz="0" w:space="0" w:color="auto"/>
                        <w:right w:val="none" w:sz="0" w:space="0" w:color="auto"/>
                      </w:divBdr>
                    </w:div>
                  </w:divsChild>
                </w:div>
                <w:div w:id="1725518643">
                  <w:marLeft w:val="0"/>
                  <w:marRight w:val="0"/>
                  <w:marTop w:val="0"/>
                  <w:marBottom w:val="0"/>
                  <w:divBdr>
                    <w:top w:val="single" w:sz="2" w:space="1" w:color="FFFFFF"/>
                    <w:left w:val="single" w:sz="2" w:space="11" w:color="FFFFFF"/>
                    <w:bottom w:val="single" w:sz="2" w:space="1" w:color="FFFFFF"/>
                    <w:right w:val="single" w:sz="2" w:space="4" w:color="FFFFFF"/>
                  </w:divBdr>
                  <w:divsChild>
                    <w:div w:id="406193055">
                      <w:marLeft w:val="0"/>
                      <w:marRight w:val="0"/>
                      <w:marTop w:val="0"/>
                      <w:marBottom w:val="0"/>
                      <w:divBdr>
                        <w:top w:val="none" w:sz="0" w:space="0" w:color="auto"/>
                        <w:left w:val="none" w:sz="0" w:space="0" w:color="auto"/>
                        <w:bottom w:val="none" w:sz="0" w:space="0" w:color="auto"/>
                        <w:right w:val="none" w:sz="0" w:space="0" w:color="auto"/>
                      </w:divBdr>
                    </w:div>
                  </w:divsChild>
                </w:div>
                <w:div w:id="1468814515">
                  <w:marLeft w:val="0"/>
                  <w:marRight w:val="0"/>
                  <w:marTop w:val="0"/>
                  <w:marBottom w:val="0"/>
                  <w:divBdr>
                    <w:top w:val="single" w:sz="2" w:space="1" w:color="FFFFFF"/>
                    <w:left w:val="single" w:sz="2" w:space="11" w:color="FFFFFF"/>
                    <w:bottom w:val="single" w:sz="2" w:space="1" w:color="FFFFFF"/>
                    <w:right w:val="single" w:sz="2" w:space="4" w:color="FFFFFF"/>
                  </w:divBdr>
                  <w:divsChild>
                    <w:div w:id="2138448887">
                      <w:marLeft w:val="0"/>
                      <w:marRight w:val="0"/>
                      <w:marTop w:val="0"/>
                      <w:marBottom w:val="0"/>
                      <w:divBdr>
                        <w:top w:val="none" w:sz="0" w:space="0" w:color="auto"/>
                        <w:left w:val="none" w:sz="0" w:space="0" w:color="auto"/>
                        <w:bottom w:val="none" w:sz="0" w:space="0" w:color="auto"/>
                        <w:right w:val="none" w:sz="0" w:space="0" w:color="auto"/>
                      </w:divBdr>
                    </w:div>
                  </w:divsChild>
                </w:div>
                <w:div w:id="1252469788">
                  <w:marLeft w:val="0"/>
                  <w:marRight w:val="0"/>
                  <w:marTop w:val="0"/>
                  <w:marBottom w:val="0"/>
                  <w:divBdr>
                    <w:top w:val="single" w:sz="2" w:space="1" w:color="FFFFFF"/>
                    <w:left w:val="single" w:sz="2" w:space="11" w:color="FFFFFF"/>
                    <w:bottom w:val="single" w:sz="2" w:space="1" w:color="FFFFFF"/>
                    <w:right w:val="single" w:sz="2" w:space="4" w:color="FFFFFF"/>
                  </w:divBdr>
                  <w:divsChild>
                    <w:div w:id="1819178601">
                      <w:marLeft w:val="0"/>
                      <w:marRight w:val="0"/>
                      <w:marTop w:val="0"/>
                      <w:marBottom w:val="0"/>
                      <w:divBdr>
                        <w:top w:val="none" w:sz="0" w:space="0" w:color="auto"/>
                        <w:left w:val="none" w:sz="0" w:space="0" w:color="auto"/>
                        <w:bottom w:val="none" w:sz="0" w:space="0" w:color="auto"/>
                        <w:right w:val="none" w:sz="0" w:space="0" w:color="auto"/>
                      </w:divBdr>
                    </w:div>
                  </w:divsChild>
                </w:div>
                <w:div w:id="352994462">
                  <w:marLeft w:val="0"/>
                  <w:marRight w:val="0"/>
                  <w:marTop w:val="0"/>
                  <w:marBottom w:val="0"/>
                  <w:divBdr>
                    <w:top w:val="single" w:sz="2" w:space="1" w:color="FFFFFF"/>
                    <w:left w:val="single" w:sz="2" w:space="11" w:color="FFFFFF"/>
                    <w:bottom w:val="single" w:sz="2" w:space="4" w:color="FFFFFF"/>
                    <w:right w:val="single" w:sz="2" w:space="4" w:color="FFFFFF"/>
                  </w:divBdr>
                  <w:divsChild>
                    <w:div w:id="84470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918108">
          <w:marLeft w:val="0"/>
          <w:marRight w:val="0"/>
          <w:marTop w:val="0"/>
          <w:marBottom w:val="300"/>
          <w:divBdr>
            <w:top w:val="none" w:sz="0" w:space="0" w:color="auto"/>
            <w:left w:val="none" w:sz="0" w:space="0" w:color="auto"/>
            <w:bottom w:val="none" w:sz="0" w:space="0" w:color="auto"/>
            <w:right w:val="none" w:sz="0" w:space="0" w:color="auto"/>
          </w:divBdr>
          <w:divsChild>
            <w:div w:id="1123428962">
              <w:marLeft w:val="0"/>
              <w:marRight w:val="0"/>
              <w:marTop w:val="0"/>
              <w:marBottom w:val="0"/>
              <w:divBdr>
                <w:top w:val="none" w:sz="0" w:space="0" w:color="auto"/>
                <w:left w:val="none" w:sz="0" w:space="0" w:color="auto"/>
                <w:bottom w:val="none" w:sz="0" w:space="0" w:color="auto"/>
                <w:right w:val="none" w:sz="0" w:space="0" w:color="auto"/>
              </w:divBdr>
              <w:divsChild>
                <w:div w:id="662507126">
                  <w:marLeft w:val="0"/>
                  <w:marRight w:val="0"/>
                  <w:marTop w:val="0"/>
                  <w:marBottom w:val="0"/>
                  <w:divBdr>
                    <w:top w:val="single" w:sz="2" w:space="4" w:color="FFFFFF"/>
                    <w:left w:val="single" w:sz="2" w:space="11" w:color="FFFFFF"/>
                    <w:bottom w:val="single" w:sz="2" w:space="1" w:color="FFFFFF"/>
                    <w:right w:val="single" w:sz="2" w:space="4" w:color="FFFFFF"/>
                  </w:divBdr>
                  <w:divsChild>
                    <w:div w:id="408387360">
                      <w:marLeft w:val="0"/>
                      <w:marRight w:val="0"/>
                      <w:marTop w:val="0"/>
                      <w:marBottom w:val="0"/>
                      <w:divBdr>
                        <w:top w:val="none" w:sz="0" w:space="0" w:color="auto"/>
                        <w:left w:val="none" w:sz="0" w:space="0" w:color="auto"/>
                        <w:bottom w:val="none" w:sz="0" w:space="0" w:color="auto"/>
                        <w:right w:val="none" w:sz="0" w:space="0" w:color="auto"/>
                      </w:divBdr>
                    </w:div>
                  </w:divsChild>
                </w:div>
                <w:div w:id="145708747">
                  <w:marLeft w:val="0"/>
                  <w:marRight w:val="0"/>
                  <w:marTop w:val="0"/>
                  <w:marBottom w:val="0"/>
                  <w:divBdr>
                    <w:top w:val="single" w:sz="2" w:space="1" w:color="FFFFFF"/>
                    <w:left w:val="single" w:sz="2" w:space="11" w:color="FFFFFF"/>
                    <w:bottom w:val="single" w:sz="2" w:space="1" w:color="FFFFFF"/>
                    <w:right w:val="single" w:sz="2" w:space="4" w:color="FFFFFF"/>
                  </w:divBdr>
                  <w:divsChild>
                    <w:div w:id="1677880901">
                      <w:marLeft w:val="0"/>
                      <w:marRight w:val="0"/>
                      <w:marTop w:val="0"/>
                      <w:marBottom w:val="0"/>
                      <w:divBdr>
                        <w:top w:val="none" w:sz="0" w:space="0" w:color="auto"/>
                        <w:left w:val="none" w:sz="0" w:space="0" w:color="auto"/>
                        <w:bottom w:val="none" w:sz="0" w:space="0" w:color="auto"/>
                        <w:right w:val="none" w:sz="0" w:space="0" w:color="auto"/>
                      </w:divBdr>
                    </w:div>
                  </w:divsChild>
                </w:div>
                <w:div w:id="2112894629">
                  <w:marLeft w:val="0"/>
                  <w:marRight w:val="0"/>
                  <w:marTop w:val="0"/>
                  <w:marBottom w:val="0"/>
                  <w:divBdr>
                    <w:top w:val="single" w:sz="2" w:space="1" w:color="FFFFFF"/>
                    <w:left w:val="single" w:sz="2" w:space="11" w:color="FFFFFF"/>
                    <w:bottom w:val="single" w:sz="2" w:space="1" w:color="FFFFFF"/>
                    <w:right w:val="single" w:sz="2" w:space="4" w:color="FFFFFF"/>
                  </w:divBdr>
                  <w:divsChild>
                    <w:div w:id="1274902429">
                      <w:marLeft w:val="0"/>
                      <w:marRight w:val="0"/>
                      <w:marTop w:val="0"/>
                      <w:marBottom w:val="0"/>
                      <w:divBdr>
                        <w:top w:val="none" w:sz="0" w:space="0" w:color="auto"/>
                        <w:left w:val="none" w:sz="0" w:space="0" w:color="auto"/>
                        <w:bottom w:val="none" w:sz="0" w:space="0" w:color="auto"/>
                        <w:right w:val="none" w:sz="0" w:space="0" w:color="auto"/>
                      </w:divBdr>
                    </w:div>
                  </w:divsChild>
                </w:div>
                <w:div w:id="210505646">
                  <w:marLeft w:val="0"/>
                  <w:marRight w:val="0"/>
                  <w:marTop w:val="0"/>
                  <w:marBottom w:val="0"/>
                  <w:divBdr>
                    <w:top w:val="single" w:sz="2" w:space="1" w:color="FFFFFF"/>
                    <w:left w:val="single" w:sz="2" w:space="11" w:color="FFFFFF"/>
                    <w:bottom w:val="single" w:sz="2" w:space="1" w:color="FFFFFF"/>
                    <w:right w:val="single" w:sz="2" w:space="4" w:color="FFFFFF"/>
                  </w:divBdr>
                  <w:divsChild>
                    <w:div w:id="2054380611">
                      <w:marLeft w:val="0"/>
                      <w:marRight w:val="0"/>
                      <w:marTop w:val="0"/>
                      <w:marBottom w:val="0"/>
                      <w:divBdr>
                        <w:top w:val="none" w:sz="0" w:space="0" w:color="auto"/>
                        <w:left w:val="none" w:sz="0" w:space="0" w:color="auto"/>
                        <w:bottom w:val="none" w:sz="0" w:space="0" w:color="auto"/>
                        <w:right w:val="none" w:sz="0" w:space="0" w:color="auto"/>
                      </w:divBdr>
                    </w:div>
                  </w:divsChild>
                </w:div>
                <w:div w:id="330378517">
                  <w:marLeft w:val="0"/>
                  <w:marRight w:val="0"/>
                  <w:marTop w:val="0"/>
                  <w:marBottom w:val="0"/>
                  <w:divBdr>
                    <w:top w:val="single" w:sz="2" w:space="1" w:color="FFFFFF"/>
                    <w:left w:val="single" w:sz="2" w:space="11" w:color="FFFFFF"/>
                    <w:bottom w:val="single" w:sz="2" w:space="1" w:color="FFFFFF"/>
                    <w:right w:val="single" w:sz="2" w:space="4" w:color="FFFFFF"/>
                  </w:divBdr>
                  <w:divsChild>
                    <w:div w:id="241255659">
                      <w:marLeft w:val="0"/>
                      <w:marRight w:val="0"/>
                      <w:marTop w:val="0"/>
                      <w:marBottom w:val="0"/>
                      <w:divBdr>
                        <w:top w:val="none" w:sz="0" w:space="0" w:color="auto"/>
                        <w:left w:val="none" w:sz="0" w:space="0" w:color="auto"/>
                        <w:bottom w:val="none" w:sz="0" w:space="0" w:color="auto"/>
                        <w:right w:val="none" w:sz="0" w:space="0" w:color="auto"/>
                      </w:divBdr>
                    </w:div>
                  </w:divsChild>
                </w:div>
                <w:div w:id="2070302537">
                  <w:marLeft w:val="0"/>
                  <w:marRight w:val="0"/>
                  <w:marTop w:val="0"/>
                  <w:marBottom w:val="0"/>
                  <w:divBdr>
                    <w:top w:val="single" w:sz="2" w:space="1" w:color="FFFFFF"/>
                    <w:left w:val="single" w:sz="2" w:space="11" w:color="FFFFFF"/>
                    <w:bottom w:val="single" w:sz="2" w:space="1" w:color="FFFFFF"/>
                    <w:right w:val="single" w:sz="2" w:space="4" w:color="FFFFFF"/>
                  </w:divBdr>
                  <w:divsChild>
                    <w:div w:id="594439005">
                      <w:marLeft w:val="0"/>
                      <w:marRight w:val="0"/>
                      <w:marTop w:val="0"/>
                      <w:marBottom w:val="0"/>
                      <w:divBdr>
                        <w:top w:val="none" w:sz="0" w:space="0" w:color="auto"/>
                        <w:left w:val="none" w:sz="0" w:space="0" w:color="auto"/>
                        <w:bottom w:val="none" w:sz="0" w:space="0" w:color="auto"/>
                        <w:right w:val="none" w:sz="0" w:space="0" w:color="auto"/>
                      </w:divBdr>
                    </w:div>
                  </w:divsChild>
                </w:div>
                <w:div w:id="1095638127">
                  <w:marLeft w:val="0"/>
                  <w:marRight w:val="0"/>
                  <w:marTop w:val="0"/>
                  <w:marBottom w:val="0"/>
                  <w:divBdr>
                    <w:top w:val="single" w:sz="2" w:space="1" w:color="FFFFFF"/>
                    <w:left w:val="single" w:sz="2" w:space="11" w:color="FFFFFF"/>
                    <w:bottom w:val="single" w:sz="2" w:space="1" w:color="FFFFFF"/>
                    <w:right w:val="single" w:sz="2" w:space="4" w:color="FFFFFF"/>
                  </w:divBdr>
                  <w:divsChild>
                    <w:div w:id="940795809">
                      <w:marLeft w:val="0"/>
                      <w:marRight w:val="0"/>
                      <w:marTop w:val="0"/>
                      <w:marBottom w:val="0"/>
                      <w:divBdr>
                        <w:top w:val="none" w:sz="0" w:space="0" w:color="auto"/>
                        <w:left w:val="none" w:sz="0" w:space="0" w:color="auto"/>
                        <w:bottom w:val="none" w:sz="0" w:space="0" w:color="auto"/>
                        <w:right w:val="none" w:sz="0" w:space="0" w:color="auto"/>
                      </w:divBdr>
                    </w:div>
                  </w:divsChild>
                </w:div>
                <w:div w:id="1684748394">
                  <w:marLeft w:val="0"/>
                  <w:marRight w:val="0"/>
                  <w:marTop w:val="0"/>
                  <w:marBottom w:val="0"/>
                  <w:divBdr>
                    <w:top w:val="single" w:sz="2" w:space="1" w:color="FFFFFF"/>
                    <w:left w:val="single" w:sz="2" w:space="11" w:color="FFFFFF"/>
                    <w:bottom w:val="single" w:sz="2" w:space="1" w:color="FFFFFF"/>
                    <w:right w:val="single" w:sz="2" w:space="4" w:color="FFFFFF"/>
                  </w:divBdr>
                  <w:divsChild>
                    <w:div w:id="1446995017">
                      <w:marLeft w:val="0"/>
                      <w:marRight w:val="0"/>
                      <w:marTop w:val="0"/>
                      <w:marBottom w:val="0"/>
                      <w:divBdr>
                        <w:top w:val="none" w:sz="0" w:space="0" w:color="auto"/>
                        <w:left w:val="none" w:sz="0" w:space="0" w:color="auto"/>
                        <w:bottom w:val="none" w:sz="0" w:space="0" w:color="auto"/>
                        <w:right w:val="none" w:sz="0" w:space="0" w:color="auto"/>
                      </w:divBdr>
                    </w:div>
                  </w:divsChild>
                </w:div>
                <w:div w:id="243422303">
                  <w:marLeft w:val="0"/>
                  <w:marRight w:val="0"/>
                  <w:marTop w:val="0"/>
                  <w:marBottom w:val="0"/>
                  <w:divBdr>
                    <w:top w:val="single" w:sz="2" w:space="1" w:color="FFFFFF"/>
                    <w:left w:val="single" w:sz="2" w:space="11" w:color="FFFFFF"/>
                    <w:bottom w:val="single" w:sz="2" w:space="1" w:color="FFFFFF"/>
                    <w:right w:val="single" w:sz="2" w:space="4" w:color="FFFFFF"/>
                  </w:divBdr>
                  <w:divsChild>
                    <w:div w:id="1436097441">
                      <w:marLeft w:val="0"/>
                      <w:marRight w:val="0"/>
                      <w:marTop w:val="0"/>
                      <w:marBottom w:val="0"/>
                      <w:divBdr>
                        <w:top w:val="none" w:sz="0" w:space="0" w:color="auto"/>
                        <w:left w:val="none" w:sz="0" w:space="0" w:color="auto"/>
                        <w:bottom w:val="none" w:sz="0" w:space="0" w:color="auto"/>
                        <w:right w:val="none" w:sz="0" w:space="0" w:color="auto"/>
                      </w:divBdr>
                    </w:div>
                  </w:divsChild>
                </w:div>
                <w:div w:id="1141994055">
                  <w:marLeft w:val="0"/>
                  <w:marRight w:val="0"/>
                  <w:marTop w:val="0"/>
                  <w:marBottom w:val="0"/>
                  <w:divBdr>
                    <w:top w:val="single" w:sz="2" w:space="1" w:color="FFFFFF"/>
                    <w:left w:val="single" w:sz="2" w:space="11" w:color="FFFFFF"/>
                    <w:bottom w:val="single" w:sz="2" w:space="1" w:color="FFFFFF"/>
                    <w:right w:val="single" w:sz="2" w:space="4" w:color="FFFFFF"/>
                  </w:divBdr>
                  <w:divsChild>
                    <w:div w:id="1502506937">
                      <w:marLeft w:val="0"/>
                      <w:marRight w:val="0"/>
                      <w:marTop w:val="0"/>
                      <w:marBottom w:val="0"/>
                      <w:divBdr>
                        <w:top w:val="none" w:sz="0" w:space="0" w:color="auto"/>
                        <w:left w:val="none" w:sz="0" w:space="0" w:color="auto"/>
                        <w:bottom w:val="none" w:sz="0" w:space="0" w:color="auto"/>
                        <w:right w:val="none" w:sz="0" w:space="0" w:color="auto"/>
                      </w:divBdr>
                    </w:div>
                  </w:divsChild>
                </w:div>
                <w:div w:id="690035464">
                  <w:marLeft w:val="0"/>
                  <w:marRight w:val="0"/>
                  <w:marTop w:val="0"/>
                  <w:marBottom w:val="0"/>
                  <w:divBdr>
                    <w:top w:val="single" w:sz="2" w:space="1" w:color="FFFFFF"/>
                    <w:left w:val="single" w:sz="2" w:space="11" w:color="FFFFFF"/>
                    <w:bottom w:val="single" w:sz="2" w:space="1" w:color="FFFFFF"/>
                    <w:right w:val="single" w:sz="2" w:space="4" w:color="FFFFFF"/>
                  </w:divBdr>
                  <w:divsChild>
                    <w:div w:id="1078137815">
                      <w:marLeft w:val="0"/>
                      <w:marRight w:val="0"/>
                      <w:marTop w:val="0"/>
                      <w:marBottom w:val="0"/>
                      <w:divBdr>
                        <w:top w:val="none" w:sz="0" w:space="0" w:color="auto"/>
                        <w:left w:val="none" w:sz="0" w:space="0" w:color="auto"/>
                        <w:bottom w:val="none" w:sz="0" w:space="0" w:color="auto"/>
                        <w:right w:val="none" w:sz="0" w:space="0" w:color="auto"/>
                      </w:divBdr>
                    </w:div>
                  </w:divsChild>
                </w:div>
                <w:div w:id="1856116370">
                  <w:marLeft w:val="0"/>
                  <w:marRight w:val="0"/>
                  <w:marTop w:val="0"/>
                  <w:marBottom w:val="0"/>
                  <w:divBdr>
                    <w:top w:val="single" w:sz="2" w:space="1" w:color="FFFFFF"/>
                    <w:left w:val="single" w:sz="2" w:space="11" w:color="FFFFFF"/>
                    <w:bottom w:val="single" w:sz="2" w:space="1" w:color="FFFFFF"/>
                    <w:right w:val="single" w:sz="2" w:space="4" w:color="FFFFFF"/>
                  </w:divBdr>
                  <w:divsChild>
                    <w:div w:id="168712878">
                      <w:marLeft w:val="0"/>
                      <w:marRight w:val="0"/>
                      <w:marTop w:val="0"/>
                      <w:marBottom w:val="0"/>
                      <w:divBdr>
                        <w:top w:val="none" w:sz="0" w:space="0" w:color="auto"/>
                        <w:left w:val="none" w:sz="0" w:space="0" w:color="auto"/>
                        <w:bottom w:val="none" w:sz="0" w:space="0" w:color="auto"/>
                        <w:right w:val="none" w:sz="0" w:space="0" w:color="auto"/>
                      </w:divBdr>
                    </w:div>
                  </w:divsChild>
                </w:div>
                <w:div w:id="1181621239">
                  <w:marLeft w:val="0"/>
                  <w:marRight w:val="0"/>
                  <w:marTop w:val="0"/>
                  <w:marBottom w:val="0"/>
                  <w:divBdr>
                    <w:top w:val="single" w:sz="2" w:space="1" w:color="FFFFFF"/>
                    <w:left w:val="single" w:sz="2" w:space="11" w:color="FFFFFF"/>
                    <w:bottom w:val="single" w:sz="2" w:space="1" w:color="FFFFFF"/>
                    <w:right w:val="single" w:sz="2" w:space="4" w:color="FFFFFF"/>
                  </w:divBdr>
                  <w:divsChild>
                    <w:div w:id="1714691766">
                      <w:marLeft w:val="0"/>
                      <w:marRight w:val="0"/>
                      <w:marTop w:val="0"/>
                      <w:marBottom w:val="0"/>
                      <w:divBdr>
                        <w:top w:val="none" w:sz="0" w:space="0" w:color="auto"/>
                        <w:left w:val="none" w:sz="0" w:space="0" w:color="auto"/>
                        <w:bottom w:val="none" w:sz="0" w:space="0" w:color="auto"/>
                        <w:right w:val="none" w:sz="0" w:space="0" w:color="auto"/>
                      </w:divBdr>
                    </w:div>
                  </w:divsChild>
                </w:div>
                <w:div w:id="514343393">
                  <w:marLeft w:val="0"/>
                  <w:marRight w:val="0"/>
                  <w:marTop w:val="0"/>
                  <w:marBottom w:val="0"/>
                  <w:divBdr>
                    <w:top w:val="single" w:sz="2" w:space="1" w:color="FFFFFF"/>
                    <w:left w:val="single" w:sz="2" w:space="11" w:color="FFFFFF"/>
                    <w:bottom w:val="single" w:sz="2" w:space="1" w:color="FFFFFF"/>
                    <w:right w:val="single" w:sz="2" w:space="4" w:color="FFFFFF"/>
                  </w:divBdr>
                  <w:divsChild>
                    <w:div w:id="1708724232">
                      <w:marLeft w:val="0"/>
                      <w:marRight w:val="0"/>
                      <w:marTop w:val="0"/>
                      <w:marBottom w:val="0"/>
                      <w:divBdr>
                        <w:top w:val="none" w:sz="0" w:space="0" w:color="auto"/>
                        <w:left w:val="none" w:sz="0" w:space="0" w:color="auto"/>
                        <w:bottom w:val="none" w:sz="0" w:space="0" w:color="auto"/>
                        <w:right w:val="none" w:sz="0" w:space="0" w:color="auto"/>
                      </w:divBdr>
                    </w:div>
                  </w:divsChild>
                </w:div>
                <w:div w:id="1694500172">
                  <w:marLeft w:val="0"/>
                  <w:marRight w:val="0"/>
                  <w:marTop w:val="0"/>
                  <w:marBottom w:val="0"/>
                  <w:divBdr>
                    <w:top w:val="single" w:sz="2" w:space="1" w:color="FFFFFF"/>
                    <w:left w:val="single" w:sz="2" w:space="11" w:color="FFFFFF"/>
                    <w:bottom w:val="single" w:sz="2" w:space="1" w:color="FFFFFF"/>
                    <w:right w:val="single" w:sz="2" w:space="4" w:color="FFFFFF"/>
                  </w:divBdr>
                  <w:divsChild>
                    <w:div w:id="2048531587">
                      <w:marLeft w:val="0"/>
                      <w:marRight w:val="0"/>
                      <w:marTop w:val="0"/>
                      <w:marBottom w:val="0"/>
                      <w:divBdr>
                        <w:top w:val="none" w:sz="0" w:space="0" w:color="auto"/>
                        <w:left w:val="none" w:sz="0" w:space="0" w:color="auto"/>
                        <w:bottom w:val="none" w:sz="0" w:space="0" w:color="auto"/>
                        <w:right w:val="none" w:sz="0" w:space="0" w:color="auto"/>
                      </w:divBdr>
                    </w:div>
                  </w:divsChild>
                </w:div>
                <w:div w:id="573245463">
                  <w:marLeft w:val="0"/>
                  <w:marRight w:val="0"/>
                  <w:marTop w:val="0"/>
                  <w:marBottom w:val="0"/>
                  <w:divBdr>
                    <w:top w:val="single" w:sz="2" w:space="1" w:color="FFFFFF"/>
                    <w:left w:val="single" w:sz="2" w:space="11" w:color="FFFFFF"/>
                    <w:bottom w:val="single" w:sz="2" w:space="1" w:color="FFFFFF"/>
                    <w:right w:val="single" w:sz="2" w:space="4" w:color="FFFFFF"/>
                  </w:divBdr>
                  <w:divsChild>
                    <w:div w:id="1120806875">
                      <w:marLeft w:val="0"/>
                      <w:marRight w:val="0"/>
                      <w:marTop w:val="0"/>
                      <w:marBottom w:val="0"/>
                      <w:divBdr>
                        <w:top w:val="none" w:sz="0" w:space="0" w:color="auto"/>
                        <w:left w:val="none" w:sz="0" w:space="0" w:color="auto"/>
                        <w:bottom w:val="none" w:sz="0" w:space="0" w:color="auto"/>
                        <w:right w:val="none" w:sz="0" w:space="0" w:color="auto"/>
                      </w:divBdr>
                    </w:div>
                  </w:divsChild>
                </w:div>
                <w:div w:id="997877415">
                  <w:marLeft w:val="0"/>
                  <w:marRight w:val="0"/>
                  <w:marTop w:val="0"/>
                  <w:marBottom w:val="0"/>
                  <w:divBdr>
                    <w:top w:val="single" w:sz="2" w:space="1" w:color="FFFFFF"/>
                    <w:left w:val="single" w:sz="2" w:space="11" w:color="FFFFFF"/>
                    <w:bottom w:val="single" w:sz="2" w:space="1" w:color="FFFFFF"/>
                    <w:right w:val="single" w:sz="2" w:space="4" w:color="FFFFFF"/>
                  </w:divBdr>
                  <w:divsChild>
                    <w:div w:id="1483232523">
                      <w:marLeft w:val="0"/>
                      <w:marRight w:val="0"/>
                      <w:marTop w:val="0"/>
                      <w:marBottom w:val="0"/>
                      <w:divBdr>
                        <w:top w:val="none" w:sz="0" w:space="0" w:color="auto"/>
                        <w:left w:val="none" w:sz="0" w:space="0" w:color="auto"/>
                        <w:bottom w:val="none" w:sz="0" w:space="0" w:color="auto"/>
                        <w:right w:val="none" w:sz="0" w:space="0" w:color="auto"/>
                      </w:divBdr>
                    </w:div>
                  </w:divsChild>
                </w:div>
                <w:div w:id="1611859900">
                  <w:marLeft w:val="0"/>
                  <w:marRight w:val="0"/>
                  <w:marTop w:val="0"/>
                  <w:marBottom w:val="0"/>
                  <w:divBdr>
                    <w:top w:val="single" w:sz="2" w:space="1" w:color="FFFFFF"/>
                    <w:left w:val="single" w:sz="2" w:space="11" w:color="FFFFFF"/>
                    <w:bottom w:val="single" w:sz="2" w:space="1" w:color="FFFFFF"/>
                    <w:right w:val="single" w:sz="2" w:space="4" w:color="FFFFFF"/>
                  </w:divBdr>
                  <w:divsChild>
                    <w:div w:id="1103573738">
                      <w:marLeft w:val="0"/>
                      <w:marRight w:val="0"/>
                      <w:marTop w:val="0"/>
                      <w:marBottom w:val="0"/>
                      <w:divBdr>
                        <w:top w:val="none" w:sz="0" w:space="0" w:color="auto"/>
                        <w:left w:val="none" w:sz="0" w:space="0" w:color="auto"/>
                        <w:bottom w:val="none" w:sz="0" w:space="0" w:color="auto"/>
                        <w:right w:val="none" w:sz="0" w:space="0" w:color="auto"/>
                      </w:divBdr>
                    </w:div>
                  </w:divsChild>
                </w:div>
                <w:div w:id="638611107">
                  <w:marLeft w:val="0"/>
                  <w:marRight w:val="0"/>
                  <w:marTop w:val="0"/>
                  <w:marBottom w:val="0"/>
                  <w:divBdr>
                    <w:top w:val="single" w:sz="2" w:space="1" w:color="FFFFFF"/>
                    <w:left w:val="single" w:sz="2" w:space="11" w:color="FFFFFF"/>
                    <w:bottom w:val="single" w:sz="2" w:space="1" w:color="FFFFFF"/>
                    <w:right w:val="single" w:sz="2" w:space="4" w:color="FFFFFF"/>
                  </w:divBdr>
                  <w:divsChild>
                    <w:div w:id="951133051">
                      <w:marLeft w:val="0"/>
                      <w:marRight w:val="0"/>
                      <w:marTop w:val="0"/>
                      <w:marBottom w:val="0"/>
                      <w:divBdr>
                        <w:top w:val="none" w:sz="0" w:space="0" w:color="auto"/>
                        <w:left w:val="none" w:sz="0" w:space="0" w:color="auto"/>
                        <w:bottom w:val="none" w:sz="0" w:space="0" w:color="auto"/>
                        <w:right w:val="none" w:sz="0" w:space="0" w:color="auto"/>
                      </w:divBdr>
                    </w:div>
                  </w:divsChild>
                </w:div>
                <w:div w:id="281692703">
                  <w:marLeft w:val="0"/>
                  <w:marRight w:val="0"/>
                  <w:marTop w:val="0"/>
                  <w:marBottom w:val="0"/>
                  <w:divBdr>
                    <w:top w:val="single" w:sz="2" w:space="1" w:color="FFFFFF"/>
                    <w:left w:val="single" w:sz="2" w:space="11" w:color="FFFFFF"/>
                    <w:bottom w:val="single" w:sz="2" w:space="1" w:color="FFFFFF"/>
                    <w:right w:val="single" w:sz="2" w:space="4" w:color="FFFFFF"/>
                  </w:divBdr>
                  <w:divsChild>
                    <w:div w:id="150680523">
                      <w:marLeft w:val="0"/>
                      <w:marRight w:val="0"/>
                      <w:marTop w:val="0"/>
                      <w:marBottom w:val="0"/>
                      <w:divBdr>
                        <w:top w:val="none" w:sz="0" w:space="0" w:color="auto"/>
                        <w:left w:val="none" w:sz="0" w:space="0" w:color="auto"/>
                        <w:bottom w:val="none" w:sz="0" w:space="0" w:color="auto"/>
                        <w:right w:val="none" w:sz="0" w:space="0" w:color="auto"/>
                      </w:divBdr>
                    </w:div>
                  </w:divsChild>
                </w:div>
                <w:div w:id="1411586170">
                  <w:marLeft w:val="0"/>
                  <w:marRight w:val="0"/>
                  <w:marTop w:val="0"/>
                  <w:marBottom w:val="0"/>
                  <w:divBdr>
                    <w:top w:val="single" w:sz="2" w:space="1" w:color="FFFFFF"/>
                    <w:left w:val="single" w:sz="2" w:space="11" w:color="FFFFFF"/>
                    <w:bottom w:val="single" w:sz="2" w:space="1" w:color="FFFFFF"/>
                    <w:right w:val="single" w:sz="2" w:space="4" w:color="FFFFFF"/>
                  </w:divBdr>
                  <w:divsChild>
                    <w:div w:id="717052279">
                      <w:marLeft w:val="0"/>
                      <w:marRight w:val="0"/>
                      <w:marTop w:val="0"/>
                      <w:marBottom w:val="0"/>
                      <w:divBdr>
                        <w:top w:val="none" w:sz="0" w:space="0" w:color="auto"/>
                        <w:left w:val="none" w:sz="0" w:space="0" w:color="auto"/>
                        <w:bottom w:val="none" w:sz="0" w:space="0" w:color="auto"/>
                        <w:right w:val="none" w:sz="0" w:space="0" w:color="auto"/>
                      </w:divBdr>
                    </w:div>
                  </w:divsChild>
                </w:div>
                <w:div w:id="1972707184">
                  <w:marLeft w:val="0"/>
                  <w:marRight w:val="0"/>
                  <w:marTop w:val="0"/>
                  <w:marBottom w:val="0"/>
                  <w:divBdr>
                    <w:top w:val="single" w:sz="2" w:space="1" w:color="FFFFFF"/>
                    <w:left w:val="single" w:sz="2" w:space="11" w:color="FFFFFF"/>
                    <w:bottom w:val="single" w:sz="2" w:space="1" w:color="FFFFFF"/>
                    <w:right w:val="single" w:sz="2" w:space="4" w:color="FFFFFF"/>
                  </w:divBdr>
                  <w:divsChild>
                    <w:div w:id="64227535">
                      <w:marLeft w:val="0"/>
                      <w:marRight w:val="0"/>
                      <w:marTop w:val="0"/>
                      <w:marBottom w:val="0"/>
                      <w:divBdr>
                        <w:top w:val="none" w:sz="0" w:space="0" w:color="auto"/>
                        <w:left w:val="none" w:sz="0" w:space="0" w:color="auto"/>
                        <w:bottom w:val="none" w:sz="0" w:space="0" w:color="auto"/>
                        <w:right w:val="none" w:sz="0" w:space="0" w:color="auto"/>
                      </w:divBdr>
                    </w:div>
                  </w:divsChild>
                </w:div>
                <w:div w:id="1273125209">
                  <w:marLeft w:val="0"/>
                  <w:marRight w:val="0"/>
                  <w:marTop w:val="0"/>
                  <w:marBottom w:val="0"/>
                  <w:divBdr>
                    <w:top w:val="single" w:sz="2" w:space="1" w:color="FFFFFF"/>
                    <w:left w:val="single" w:sz="2" w:space="11" w:color="FFFFFF"/>
                    <w:bottom w:val="single" w:sz="2" w:space="1" w:color="FFFFFF"/>
                    <w:right w:val="single" w:sz="2" w:space="4" w:color="FFFFFF"/>
                  </w:divBdr>
                  <w:divsChild>
                    <w:div w:id="581257747">
                      <w:marLeft w:val="0"/>
                      <w:marRight w:val="0"/>
                      <w:marTop w:val="0"/>
                      <w:marBottom w:val="0"/>
                      <w:divBdr>
                        <w:top w:val="none" w:sz="0" w:space="0" w:color="auto"/>
                        <w:left w:val="none" w:sz="0" w:space="0" w:color="auto"/>
                        <w:bottom w:val="none" w:sz="0" w:space="0" w:color="auto"/>
                        <w:right w:val="none" w:sz="0" w:space="0" w:color="auto"/>
                      </w:divBdr>
                    </w:div>
                  </w:divsChild>
                </w:div>
                <w:div w:id="371074984">
                  <w:marLeft w:val="0"/>
                  <w:marRight w:val="0"/>
                  <w:marTop w:val="0"/>
                  <w:marBottom w:val="0"/>
                  <w:divBdr>
                    <w:top w:val="single" w:sz="2" w:space="1" w:color="FFFFFF"/>
                    <w:left w:val="single" w:sz="2" w:space="11" w:color="FFFFFF"/>
                    <w:bottom w:val="single" w:sz="2" w:space="1" w:color="FFFFFF"/>
                    <w:right w:val="single" w:sz="2" w:space="4" w:color="FFFFFF"/>
                  </w:divBdr>
                  <w:divsChild>
                    <w:div w:id="1171334280">
                      <w:marLeft w:val="0"/>
                      <w:marRight w:val="0"/>
                      <w:marTop w:val="0"/>
                      <w:marBottom w:val="0"/>
                      <w:divBdr>
                        <w:top w:val="none" w:sz="0" w:space="0" w:color="auto"/>
                        <w:left w:val="none" w:sz="0" w:space="0" w:color="auto"/>
                        <w:bottom w:val="none" w:sz="0" w:space="0" w:color="auto"/>
                        <w:right w:val="none" w:sz="0" w:space="0" w:color="auto"/>
                      </w:divBdr>
                    </w:div>
                  </w:divsChild>
                </w:div>
                <w:div w:id="1483933490">
                  <w:marLeft w:val="0"/>
                  <w:marRight w:val="0"/>
                  <w:marTop w:val="0"/>
                  <w:marBottom w:val="0"/>
                  <w:divBdr>
                    <w:top w:val="single" w:sz="2" w:space="1" w:color="FFFFFF"/>
                    <w:left w:val="single" w:sz="2" w:space="11" w:color="FFFFFF"/>
                    <w:bottom w:val="single" w:sz="2" w:space="1" w:color="FFFFFF"/>
                    <w:right w:val="single" w:sz="2" w:space="4" w:color="FFFFFF"/>
                  </w:divBdr>
                  <w:divsChild>
                    <w:div w:id="1730570656">
                      <w:marLeft w:val="0"/>
                      <w:marRight w:val="0"/>
                      <w:marTop w:val="0"/>
                      <w:marBottom w:val="0"/>
                      <w:divBdr>
                        <w:top w:val="none" w:sz="0" w:space="0" w:color="auto"/>
                        <w:left w:val="none" w:sz="0" w:space="0" w:color="auto"/>
                        <w:bottom w:val="none" w:sz="0" w:space="0" w:color="auto"/>
                        <w:right w:val="none" w:sz="0" w:space="0" w:color="auto"/>
                      </w:divBdr>
                    </w:div>
                  </w:divsChild>
                </w:div>
                <w:div w:id="484704578">
                  <w:marLeft w:val="0"/>
                  <w:marRight w:val="0"/>
                  <w:marTop w:val="0"/>
                  <w:marBottom w:val="0"/>
                  <w:divBdr>
                    <w:top w:val="single" w:sz="2" w:space="1" w:color="FFFFFF"/>
                    <w:left w:val="single" w:sz="2" w:space="11" w:color="FFFFFF"/>
                    <w:bottom w:val="single" w:sz="2" w:space="1" w:color="FFFFFF"/>
                    <w:right w:val="single" w:sz="2" w:space="4" w:color="FFFFFF"/>
                  </w:divBdr>
                  <w:divsChild>
                    <w:div w:id="519511103">
                      <w:marLeft w:val="0"/>
                      <w:marRight w:val="0"/>
                      <w:marTop w:val="0"/>
                      <w:marBottom w:val="0"/>
                      <w:divBdr>
                        <w:top w:val="none" w:sz="0" w:space="0" w:color="auto"/>
                        <w:left w:val="none" w:sz="0" w:space="0" w:color="auto"/>
                        <w:bottom w:val="none" w:sz="0" w:space="0" w:color="auto"/>
                        <w:right w:val="none" w:sz="0" w:space="0" w:color="auto"/>
                      </w:divBdr>
                    </w:div>
                  </w:divsChild>
                </w:div>
                <w:div w:id="718169480">
                  <w:marLeft w:val="0"/>
                  <w:marRight w:val="0"/>
                  <w:marTop w:val="0"/>
                  <w:marBottom w:val="0"/>
                  <w:divBdr>
                    <w:top w:val="single" w:sz="2" w:space="1" w:color="FFFFFF"/>
                    <w:left w:val="single" w:sz="2" w:space="11" w:color="FFFFFF"/>
                    <w:bottom w:val="single" w:sz="2" w:space="1" w:color="FFFFFF"/>
                    <w:right w:val="single" w:sz="2" w:space="4" w:color="FFFFFF"/>
                  </w:divBdr>
                  <w:divsChild>
                    <w:div w:id="1198078968">
                      <w:marLeft w:val="0"/>
                      <w:marRight w:val="0"/>
                      <w:marTop w:val="0"/>
                      <w:marBottom w:val="0"/>
                      <w:divBdr>
                        <w:top w:val="none" w:sz="0" w:space="0" w:color="auto"/>
                        <w:left w:val="none" w:sz="0" w:space="0" w:color="auto"/>
                        <w:bottom w:val="none" w:sz="0" w:space="0" w:color="auto"/>
                        <w:right w:val="none" w:sz="0" w:space="0" w:color="auto"/>
                      </w:divBdr>
                    </w:div>
                  </w:divsChild>
                </w:div>
                <w:div w:id="148208483">
                  <w:marLeft w:val="0"/>
                  <w:marRight w:val="0"/>
                  <w:marTop w:val="0"/>
                  <w:marBottom w:val="0"/>
                  <w:divBdr>
                    <w:top w:val="single" w:sz="2" w:space="1" w:color="FFFFFF"/>
                    <w:left w:val="single" w:sz="2" w:space="11" w:color="FFFFFF"/>
                    <w:bottom w:val="single" w:sz="2" w:space="1" w:color="FFFFFF"/>
                    <w:right w:val="single" w:sz="2" w:space="4" w:color="FFFFFF"/>
                  </w:divBdr>
                  <w:divsChild>
                    <w:div w:id="1225332601">
                      <w:marLeft w:val="0"/>
                      <w:marRight w:val="0"/>
                      <w:marTop w:val="0"/>
                      <w:marBottom w:val="0"/>
                      <w:divBdr>
                        <w:top w:val="none" w:sz="0" w:space="0" w:color="auto"/>
                        <w:left w:val="none" w:sz="0" w:space="0" w:color="auto"/>
                        <w:bottom w:val="none" w:sz="0" w:space="0" w:color="auto"/>
                        <w:right w:val="none" w:sz="0" w:space="0" w:color="auto"/>
                      </w:divBdr>
                    </w:div>
                  </w:divsChild>
                </w:div>
                <w:div w:id="2095778421">
                  <w:marLeft w:val="0"/>
                  <w:marRight w:val="0"/>
                  <w:marTop w:val="0"/>
                  <w:marBottom w:val="0"/>
                  <w:divBdr>
                    <w:top w:val="single" w:sz="2" w:space="1" w:color="FFFFFF"/>
                    <w:left w:val="single" w:sz="2" w:space="11" w:color="FFFFFF"/>
                    <w:bottom w:val="single" w:sz="2" w:space="1" w:color="FFFFFF"/>
                    <w:right w:val="single" w:sz="2" w:space="4" w:color="FFFFFF"/>
                  </w:divBdr>
                  <w:divsChild>
                    <w:div w:id="631522649">
                      <w:marLeft w:val="0"/>
                      <w:marRight w:val="0"/>
                      <w:marTop w:val="0"/>
                      <w:marBottom w:val="0"/>
                      <w:divBdr>
                        <w:top w:val="none" w:sz="0" w:space="0" w:color="auto"/>
                        <w:left w:val="none" w:sz="0" w:space="0" w:color="auto"/>
                        <w:bottom w:val="none" w:sz="0" w:space="0" w:color="auto"/>
                        <w:right w:val="none" w:sz="0" w:space="0" w:color="auto"/>
                      </w:divBdr>
                    </w:div>
                  </w:divsChild>
                </w:div>
                <w:div w:id="1839684980">
                  <w:marLeft w:val="0"/>
                  <w:marRight w:val="0"/>
                  <w:marTop w:val="0"/>
                  <w:marBottom w:val="0"/>
                  <w:divBdr>
                    <w:top w:val="single" w:sz="2" w:space="1" w:color="FFFFFF"/>
                    <w:left w:val="single" w:sz="2" w:space="11" w:color="FFFFFF"/>
                    <w:bottom w:val="single" w:sz="2" w:space="1" w:color="FFFFFF"/>
                    <w:right w:val="single" w:sz="2" w:space="4" w:color="FFFFFF"/>
                  </w:divBdr>
                  <w:divsChild>
                    <w:div w:id="796335766">
                      <w:marLeft w:val="0"/>
                      <w:marRight w:val="0"/>
                      <w:marTop w:val="0"/>
                      <w:marBottom w:val="0"/>
                      <w:divBdr>
                        <w:top w:val="none" w:sz="0" w:space="0" w:color="auto"/>
                        <w:left w:val="none" w:sz="0" w:space="0" w:color="auto"/>
                        <w:bottom w:val="none" w:sz="0" w:space="0" w:color="auto"/>
                        <w:right w:val="none" w:sz="0" w:space="0" w:color="auto"/>
                      </w:divBdr>
                    </w:div>
                  </w:divsChild>
                </w:div>
                <w:div w:id="1548294516">
                  <w:marLeft w:val="0"/>
                  <w:marRight w:val="0"/>
                  <w:marTop w:val="0"/>
                  <w:marBottom w:val="0"/>
                  <w:divBdr>
                    <w:top w:val="single" w:sz="2" w:space="1" w:color="FFFFFF"/>
                    <w:left w:val="single" w:sz="2" w:space="11" w:color="FFFFFF"/>
                    <w:bottom w:val="single" w:sz="2" w:space="1" w:color="FFFFFF"/>
                    <w:right w:val="single" w:sz="2" w:space="4" w:color="FFFFFF"/>
                  </w:divBdr>
                  <w:divsChild>
                    <w:div w:id="1299529111">
                      <w:marLeft w:val="0"/>
                      <w:marRight w:val="0"/>
                      <w:marTop w:val="0"/>
                      <w:marBottom w:val="0"/>
                      <w:divBdr>
                        <w:top w:val="none" w:sz="0" w:space="0" w:color="auto"/>
                        <w:left w:val="none" w:sz="0" w:space="0" w:color="auto"/>
                        <w:bottom w:val="none" w:sz="0" w:space="0" w:color="auto"/>
                        <w:right w:val="none" w:sz="0" w:space="0" w:color="auto"/>
                      </w:divBdr>
                    </w:div>
                  </w:divsChild>
                </w:div>
                <w:div w:id="1536116996">
                  <w:marLeft w:val="0"/>
                  <w:marRight w:val="0"/>
                  <w:marTop w:val="0"/>
                  <w:marBottom w:val="0"/>
                  <w:divBdr>
                    <w:top w:val="single" w:sz="2" w:space="1" w:color="FFFFFF"/>
                    <w:left w:val="single" w:sz="2" w:space="11" w:color="FFFFFF"/>
                    <w:bottom w:val="single" w:sz="2" w:space="1" w:color="FFFFFF"/>
                    <w:right w:val="single" w:sz="2" w:space="4" w:color="FFFFFF"/>
                  </w:divBdr>
                  <w:divsChild>
                    <w:div w:id="376049484">
                      <w:marLeft w:val="0"/>
                      <w:marRight w:val="0"/>
                      <w:marTop w:val="0"/>
                      <w:marBottom w:val="0"/>
                      <w:divBdr>
                        <w:top w:val="none" w:sz="0" w:space="0" w:color="auto"/>
                        <w:left w:val="none" w:sz="0" w:space="0" w:color="auto"/>
                        <w:bottom w:val="none" w:sz="0" w:space="0" w:color="auto"/>
                        <w:right w:val="none" w:sz="0" w:space="0" w:color="auto"/>
                      </w:divBdr>
                    </w:div>
                  </w:divsChild>
                </w:div>
                <w:div w:id="1538002091">
                  <w:marLeft w:val="0"/>
                  <w:marRight w:val="0"/>
                  <w:marTop w:val="0"/>
                  <w:marBottom w:val="0"/>
                  <w:divBdr>
                    <w:top w:val="single" w:sz="2" w:space="1" w:color="FFFFFF"/>
                    <w:left w:val="single" w:sz="2" w:space="11" w:color="FFFFFF"/>
                    <w:bottom w:val="single" w:sz="2" w:space="1" w:color="FFFFFF"/>
                    <w:right w:val="single" w:sz="2" w:space="4" w:color="FFFFFF"/>
                  </w:divBdr>
                  <w:divsChild>
                    <w:div w:id="1182936830">
                      <w:marLeft w:val="0"/>
                      <w:marRight w:val="0"/>
                      <w:marTop w:val="0"/>
                      <w:marBottom w:val="0"/>
                      <w:divBdr>
                        <w:top w:val="none" w:sz="0" w:space="0" w:color="auto"/>
                        <w:left w:val="none" w:sz="0" w:space="0" w:color="auto"/>
                        <w:bottom w:val="none" w:sz="0" w:space="0" w:color="auto"/>
                        <w:right w:val="none" w:sz="0" w:space="0" w:color="auto"/>
                      </w:divBdr>
                    </w:div>
                  </w:divsChild>
                </w:div>
                <w:div w:id="610940840">
                  <w:marLeft w:val="0"/>
                  <w:marRight w:val="0"/>
                  <w:marTop w:val="0"/>
                  <w:marBottom w:val="0"/>
                  <w:divBdr>
                    <w:top w:val="single" w:sz="2" w:space="1" w:color="FFFFFF"/>
                    <w:left w:val="single" w:sz="2" w:space="11" w:color="FFFFFF"/>
                    <w:bottom w:val="single" w:sz="2" w:space="1" w:color="FFFFFF"/>
                    <w:right w:val="single" w:sz="2" w:space="4" w:color="FFFFFF"/>
                  </w:divBdr>
                  <w:divsChild>
                    <w:div w:id="139277533">
                      <w:marLeft w:val="0"/>
                      <w:marRight w:val="0"/>
                      <w:marTop w:val="0"/>
                      <w:marBottom w:val="0"/>
                      <w:divBdr>
                        <w:top w:val="none" w:sz="0" w:space="0" w:color="auto"/>
                        <w:left w:val="none" w:sz="0" w:space="0" w:color="auto"/>
                        <w:bottom w:val="none" w:sz="0" w:space="0" w:color="auto"/>
                        <w:right w:val="none" w:sz="0" w:space="0" w:color="auto"/>
                      </w:divBdr>
                    </w:div>
                  </w:divsChild>
                </w:div>
                <w:div w:id="552232633">
                  <w:marLeft w:val="0"/>
                  <w:marRight w:val="0"/>
                  <w:marTop w:val="0"/>
                  <w:marBottom w:val="0"/>
                  <w:divBdr>
                    <w:top w:val="single" w:sz="2" w:space="1" w:color="FFFFFF"/>
                    <w:left w:val="single" w:sz="2" w:space="11" w:color="FFFFFF"/>
                    <w:bottom w:val="single" w:sz="2" w:space="1" w:color="FFFFFF"/>
                    <w:right w:val="single" w:sz="2" w:space="4" w:color="FFFFFF"/>
                  </w:divBdr>
                  <w:divsChild>
                    <w:div w:id="897201744">
                      <w:marLeft w:val="0"/>
                      <w:marRight w:val="0"/>
                      <w:marTop w:val="0"/>
                      <w:marBottom w:val="0"/>
                      <w:divBdr>
                        <w:top w:val="none" w:sz="0" w:space="0" w:color="auto"/>
                        <w:left w:val="none" w:sz="0" w:space="0" w:color="auto"/>
                        <w:bottom w:val="none" w:sz="0" w:space="0" w:color="auto"/>
                        <w:right w:val="none" w:sz="0" w:space="0" w:color="auto"/>
                      </w:divBdr>
                    </w:div>
                  </w:divsChild>
                </w:div>
                <w:div w:id="150561611">
                  <w:marLeft w:val="0"/>
                  <w:marRight w:val="0"/>
                  <w:marTop w:val="0"/>
                  <w:marBottom w:val="0"/>
                  <w:divBdr>
                    <w:top w:val="single" w:sz="2" w:space="1" w:color="FFFFFF"/>
                    <w:left w:val="single" w:sz="2" w:space="11" w:color="FFFFFF"/>
                    <w:bottom w:val="single" w:sz="2" w:space="1" w:color="FFFFFF"/>
                    <w:right w:val="single" w:sz="2" w:space="4" w:color="FFFFFF"/>
                  </w:divBdr>
                  <w:divsChild>
                    <w:div w:id="1738431935">
                      <w:marLeft w:val="0"/>
                      <w:marRight w:val="0"/>
                      <w:marTop w:val="0"/>
                      <w:marBottom w:val="0"/>
                      <w:divBdr>
                        <w:top w:val="none" w:sz="0" w:space="0" w:color="auto"/>
                        <w:left w:val="none" w:sz="0" w:space="0" w:color="auto"/>
                        <w:bottom w:val="none" w:sz="0" w:space="0" w:color="auto"/>
                        <w:right w:val="none" w:sz="0" w:space="0" w:color="auto"/>
                      </w:divBdr>
                    </w:div>
                  </w:divsChild>
                </w:div>
                <w:div w:id="496654124">
                  <w:marLeft w:val="0"/>
                  <w:marRight w:val="0"/>
                  <w:marTop w:val="0"/>
                  <w:marBottom w:val="0"/>
                  <w:divBdr>
                    <w:top w:val="single" w:sz="2" w:space="1" w:color="FFFFFF"/>
                    <w:left w:val="single" w:sz="2" w:space="11" w:color="FFFFFF"/>
                    <w:bottom w:val="single" w:sz="2" w:space="1" w:color="FFFFFF"/>
                    <w:right w:val="single" w:sz="2" w:space="4" w:color="FFFFFF"/>
                  </w:divBdr>
                  <w:divsChild>
                    <w:div w:id="1598902061">
                      <w:marLeft w:val="0"/>
                      <w:marRight w:val="0"/>
                      <w:marTop w:val="0"/>
                      <w:marBottom w:val="0"/>
                      <w:divBdr>
                        <w:top w:val="none" w:sz="0" w:space="0" w:color="auto"/>
                        <w:left w:val="none" w:sz="0" w:space="0" w:color="auto"/>
                        <w:bottom w:val="none" w:sz="0" w:space="0" w:color="auto"/>
                        <w:right w:val="none" w:sz="0" w:space="0" w:color="auto"/>
                      </w:divBdr>
                    </w:div>
                  </w:divsChild>
                </w:div>
                <w:div w:id="488137076">
                  <w:marLeft w:val="0"/>
                  <w:marRight w:val="0"/>
                  <w:marTop w:val="0"/>
                  <w:marBottom w:val="0"/>
                  <w:divBdr>
                    <w:top w:val="single" w:sz="2" w:space="1" w:color="FFFFFF"/>
                    <w:left w:val="single" w:sz="2" w:space="11" w:color="FFFFFF"/>
                    <w:bottom w:val="single" w:sz="2" w:space="1" w:color="FFFFFF"/>
                    <w:right w:val="single" w:sz="2" w:space="4" w:color="FFFFFF"/>
                  </w:divBdr>
                  <w:divsChild>
                    <w:div w:id="1744721323">
                      <w:marLeft w:val="0"/>
                      <w:marRight w:val="0"/>
                      <w:marTop w:val="0"/>
                      <w:marBottom w:val="0"/>
                      <w:divBdr>
                        <w:top w:val="none" w:sz="0" w:space="0" w:color="auto"/>
                        <w:left w:val="none" w:sz="0" w:space="0" w:color="auto"/>
                        <w:bottom w:val="none" w:sz="0" w:space="0" w:color="auto"/>
                        <w:right w:val="none" w:sz="0" w:space="0" w:color="auto"/>
                      </w:divBdr>
                    </w:div>
                  </w:divsChild>
                </w:div>
                <w:div w:id="1377192941">
                  <w:marLeft w:val="0"/>
                  <w:marRight w:val="0"/>
                  <w:marTop w:val="0"/>
                  <w:marBottom w:val="0"/>
                  <w:divBdr>
                    <w:top w:val="single" w:sz="2" w:space="1" w:color="FFFFFF"/>
                    <w:left w:val="single" w:sz="2" w:space="11" w:color="FFFFFF"/>
                    <w:bottom w:val="single" w:sz="2" w:space="1" w:color="FFFFFF"/>
                    <w:right w:val="single" w:sz="2" w:space="4" w:color="FFFFFF"/>
                  </w:divBdr>
                  <w:divsChild>
                    <w:div w:id="897474425">
                      <w:marLeft w:val="0"/>
                      <w:marRight w:val="0"/>
                      <w:marTop w:val="0"/>
                      <w:marBottom w:val="0"/>
                      <w:divBdr>
                        <w:top w:val="none" w:sz="0" w:space="0" w:color="auto"/>
                        <w:left w:val="none" w:sz="0" w:space="0" w:color="auto"/>
                        <w:bottom w:val="none" w:sz="0" w:space="0" w:color="auto"/>
                        <w:right w:val="none" w:sz="0" w:space="0" w:color="auto"/>
                      </w:divBdr>
                    </w:div>
                  </w:divsChild>
                </w:div>
                <w:div w:id="171839743">
                  <w:marLeft w:val="0"/>
                  <w:marRight w:val="0"/>
                  <w:marTop w:val="0"/>
                  <w:marBottom w:val="0"/>
                  <w:divBdr>
                    <w:top w:val="single" w:sz="2" w:space="1" w:color="FFFFFF"/>
                    <w:left w:val="single" w:sz="2" w:space="11" w:color="FFFFFF"/>
                    <w:bottom w:val="single" w:sz="2" w:space="1" w:color="FFFFFF"/>
                    <w:right w:val="single" w:sz="2" w:space="4" w:color="FFFFFF"/>
                  </w:divBdr>
                  <w:divsChild>
                    <w:div w:id="1738476088">
                      <w:marLeft w:val="0"/>
                      <w:marRight w:val="0"/>
                      <w:marTop w:val="0"/>
                      <w:marBottom w:val="0"/>
                      <w:divBdr>
                        <w:top w:val="none" w:sz="0" w:space="0" w:color="auto"/>
                        <w:left w:val="none" w:sz="0" w:space="0" w:color="auto"/>
                        <w:bottom w:val="none" w:sz="0" w:space="0" w:color="auto"/>
                        <w:right w:val="none" w:sz="0" w:space="0" w:color="auto"/>
                      </w:divBdr>
                    </w:div>
                  </w:divsChild>
                </w:div>
                <w:div w:id="1950626964">
                  <w:marLeft w:val="0"/>
                  <w:marRight w:val="0"/>
                  <w:marTop w:val="0"/>
                  <w:marBottom w:val="0"/>
                  <w:divBdr>
                    <w:top w:val="single" w:sz="2" w:space="1" w:color="FFFFFF"/>
                    <w:left w:val="single" w:sz="2" w:space="11" w:color="FFFFFF"/>
                    <w:bottom w:val="single" w:sz="2" w:space="1" w:color="FFFFFF"/>
                    <w:right w:val="single" w:sz="2" w:space="4" w:color="FFFFFF"/>
                  </w:divBdr>
                  <w:divsChild>
                    <w:div w:id="187567641">
                      <w:marLeft w:val="0"/>
                      <w:marRight w:val="0"/>
                      <w:marTop w:val="0"/>
                      <w:marBottom w:val="0"/>
                      <w:divBdr>
                        <w:top w:val="none" w:sz="0" w:space="0" w:color="auto"/>
                        <w:left w:val="none" w:sz="0" w:space="0" w:color="auto"/>
                        <w:bottom w:val="none" w:sz="0" w:space="0" w:color="auto"/>
                        <w:right w:val="none" w:sz="0" w:space="0" w:color="auto"/>
                      </w:divBdr>
                    </w:div>
                  </w:divsChild>
                </w:div>
                <w:div w:id="35931980">
                  <w:marLeft w:val="0"/>
                  <w:marRight w:val="0"/>
                  <w:marTop w:val="0"/>
                  <w:marBottom w:val="0"/>
                  <w:divBdr>
                    <w:top w:val="single" w:sz="2" w:space="1" w:color="FFFFFF"/>
                    <w:left w:val="single" w:sz="2" w:space="11" w:color="FFFFFF"/>
                    <w:bottom w:val="single" w:sz="2" w:space="4" w:color="FFFFFF"/>
                    <w:right w:val="single" w:sz="2" w:space="4" w:color="FFFFFF"/>
                  </w:divBdr>
                  <w:divsChild>
                    <w:div w:id="85697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947217">
      <w:bodyDiv w:val="1"/>
      <w:marLeft w:val="0"/>
      <w:marRight w:val="0"/>
      <w:marTop w:val="0"/>
      <w:marBottom w:val="0"/>
      <w:divBdr>
        <w:top w:val="none" w:sz="0" w:space="0" w:color="auto"/>
        <w:left w:val="none" w:sz="0" w:space="0" w:color="auto"/>
        <w:bottom w:val="none" w:sz="0" w:space="0" w:color="auto"/>
        <w:right w:val="none" w:sz="0" w:space="0" w:color="auto"/>
      </w:divBdr>
      <w:divsChild>
        <w:div w:id="443890268">
          <w:marLeft w:val="0"/>
          <w:marRight w:val="0"/>
          <w:marTop w:val="0"/>
          <w:marBottom w:val="0"/>
          <w:divBdr>
            <w:top w:val="none" w:sz="0" w:space="0" w:color="auto"/>
            <w:left w:val="none" w:sz="0" w:space="0" w:color="auto"/>
            <w:bottom w:val="none" w:sz="0" w:space="0" w:color="auto"/>
            <w:right w:val="none" w:sz="0" w:space="0" w:color="auto"/>
          </w:divBdr>
        </w:div>
        <w:div w:id="871114465">
          <w:marLeft w:val="0"/>
          <w:marRight w:val="0"/>
          <w:marTop w:val="0"/>
          <w:marBottom w:val="300"/>
          <w:divBdr>
            <w:top w:val="none" w:sz="0" w:space="0" w:color="auto"/>
            <w:left w:val="none" w:sz="0" w:space="0" w:color="auto"/>
            <w:bottom w:val="none" w:sz="0" w:space="0" w:color="auto"/>
            <w:right w:val="none" w:sz="0" w:space="0" w:color="auto"/>
          </w:divBdr>
          <w:divsChild>
            <w:div w:id="789125590">
              <w:marLeft w:val="0"/>
              <w:marRight w:val="0"/>
              <w:marTop w:val="0"/>
              <w:marBottom w:val="0"/>
              <w:divBdr>
                <w:top w:val="none" w:sz="0" w:space="0" w:color="auto"/>
                <w:left w:val="none" w:sz="0" w:space="0" w:color="auto"/>
                <w:bottom w:val="none" w:sz="0" w:space="0" w:color="auto"/>
                <w:right w:val="none" w:sz="0" w:space="0" w:color="auto"/>
              </w:divBdr>
              <w:divsChild>
                <w:div w:id="889536930">
                  <w:marLeft w:val="0"/>
                  <w:marRight w:val="0"/>
                  <w:marTop w:val="0"/>
                  <w:marBottom w:val="0"/>
                  <w:divBdr>
                    <w:top w:val="single" w:sz="2" w:space="4" w:color="FFFFFF"/>
                    <w:left w:val="single" w:sz="2" w:space="11" w:color="FFFFFF"/>
                    <w:bottom w:val="single" w:sz="2" w:space="1" w:color="FFFFFF"/>
                    <w:right w:val="single" w:sz="2" w:space="4" w:color="FFFFFF"/>
                  </w:divBdr>
                  <w:divsChild>
                    <w:div w:id="1988509792">
                      <w:marLeft w:val="0"/>
                      <w:marRight w:val="0"/>
                      <w:marTop w:val="0"/>
                      <w:marBottom w:val="0"/>
                      <w:divBdr>
                        <w:top w:val="none" w:sz="0" w:space="0" w:color="auto"/>
                        <w:left w:val="none" w:sz="0" w:space="0" w:color="auto"/>
                        <w:bottom w:val="none" w:sz="0" w:space="0" w:color="auto"/>
                        <w:right w:val="none" w:sz="0" w:space="0" w:color="auto"/>
                      </w:divBdr>
                    </w:div>
                  </w:divsChild>
                </w:div>
                <w:div w:id="1256549155">
                  <w:marLeft w:val="0"/>
                  <w:marRight w:val="0"/>
                  <w:marTop w:val="0"/>
                  <w:marBottom w:val="0"/>
                  <w:divBdr>
                    <w:top w:val="single" w:sz="2" w:space="1" w:color="FFFFFF"/>
                    <w:left w:val="single" w:sz="2" w:space="11" w:color="FFFFFF"/>
                    <w:bottom w:val="single" w:sz="2" w:space="1" w:color="FFFFFF"/>
                    <w:right w:val="single" w:sz="2" w:space="4" w:color="FFFFFF"/>
                  </w:divBdr>
                  <w:divsChild>
                    <w:div w:id="99381278">
                      <w:marLeft w:val="0"/>
                      <w:marRight w:val="0"/>
                      <w:marTop w:val="0"/>
                      <w:marBottom w:val="0"/>
                      <w:divBdr>
                        <w:top w:val="none" w:sz="0" w:space="0" w:color="auto"/>
                        <w:left w:val="none" w:sz="0" w:space="0" w:color="auto"/>
                        <w:bottom w:val="none" w:sz="0" w:space="0" w:color="auto"/>
                        <w:right w:val="none" w:sz="0" w:space="0" w:color="auto"/>
                      </w:divBdr>
                    </w:div>
                  </w:divsChild>
                </w:div>
                <w:div w:id="364252163">
                  <w:marLeft w:val="0"/>
                  <w:marRight w:val="0"/>
                  <w:marTop w:val="0"/>
                  <w:marBottom w:val="0"/>
                  <w:divBdr>
                    <w:top w:val="single" w:sz="2" w:space="1" w:color="FFFFFF"/>
                    <w:left w:val="single" w:sz="2" w:space="11" w:color="FFFFFF"/>
                    <w:bottom w:val="single" w:sz="2" w:space="1" w:color="FFFFFF"/>
                    <w:right w:val="single" w:sz="2" w:space="4" w:color="FFFFFF"/>
                  </w:divBdr>
                  <w:divsChild>
                    <w:div w:id="1031034056">
                      <w:marLeft w:val="0"/>
                      <w:marRight w:val="0"/>
                      <w:marTop w:val="0"/>
                      <w:marBottom w:val="0"/>
                      <w:divBdr>
                        <w:top w:val="none" w:sz="0" w:space="0" w:color="auto"/>
                        <w:left w:val="none" w:sz="0" w:space="0" w:color="auto"/>
                        <w:bottom w:val="none" w:sz="0" w:space="0" w:color="auto"/>
                        <w:right w:val="none" w:sz="0" w:space="0" w:color="auto"/>
                      </w:divBdr>
                    </w:div>
                  </w:divsChild>
                </w:div>
                <w:div w:id="2071685349">
                  <w:marLeft w:val="0"/>
                  <w:marRight w:val="0"/>
                  <w:marTop w:val="0"/>
                  <w:marBottom w:val="0"/>
                  <w:divBdr>
                    <w:top w:val="single" w:sz="2" w:space="1" w:color="FFFFFF"/>
                    <w:left w:val="single" w:sz="2" w:space="11" w:color="FFFFFF"/>
                    <w:bottom w:val="single" w:sz="2" w:space="1" w:color="FFFFFF"/>
                    <w:right w:val="single" w:sz="2" w:space="4" w:color="FFFFFF"/>
                  </w:divBdr>
                  <w:divsChild>
                    <w:div w:id="1316422566">
                      <w:marLeft w:val="0"/>
                      <w:marRight w:val="0"/>
                      <w:marTop w:val="0"/>
                      <w:marBottom w:val="0"/>
                      <w:divBdr>
                        <w:top w:val="none" w:sz="0" w:space="0" w:color="auto"/>
                        <w:left w:val="none" w:sz="0" w:space="0" w:color="auto"/>
                        <w:bottom w:val="none" w:sz="0" w:space="0" w:color="auto"/>
                        <w:right w:val="none" w:sz="0" w:space="0" w:color="auto"/>
                      </w:divBdr>
                    </w:div>
                  </w:divsChild>
                </w:div>
                <w:div w:id="872808953">
                  <w:marLeft w:val="0"/>
                  <w:marRight w:val="0"/>
                  <w:marTop w:val="0"/>
                  <w:marBottom w:val="0"/>
                  <w:divBdr>
                    <w:top w:val="single" w:sz="2" w:space="1" w:color="FFFFFF"/>
                    <w:left w:val="single" w:sz="2" w:space="11" w:color="FFFFFF"/>
                    <w:bottom w:val="single" w:sz="2" w:space="1" w:color="FFFFFF"/>
                    <w:right w:val="single" w:sz="2" w:space="4" w:color="FFFFFF"/>
                  </w:divBdr>
                  <w:divsChild>
                    <w:div w:id="1198003933">
                      <w:marLeft w:val="0"/>
                      <w:marRight w:val="0"/>
                      <w:marTop w:val="0"/>
                      <w:marBottom w:val="0"/>
                      <w:divBdr>
                        <w:top w:val="none" w:sz="0" w:space="0" w:color="auto"/>
                        <w:left w:val="none" w:sz="0" w:space="0" w:color="auto"/>
                        <w:bottom w:val="none" w:sz="0" w:space="0" w:color="auto"/>
                        <w:right w:val="none" w:sz="0" w:space="0" w:color="auto"/>
                      </w:divBdr>
                    </w:div>
                  </w:divsChild>
                </w:div>
                <w:div w:id="256522922">
                  <w:marLeft w:val="0"/>
                  <w:marRight w:val="0"/>
                  <w:marTop w:val="0"/>
                  <w:marBottom w:val="0"/>
                  <w:divBdr>
                    <w:top w:val="single" w:sz="2" w:space="1" w:color="FFFFFF"/>
                    <w:left w:val="single" w:sz="2" w:space="11" w:color="FFFFFF"/>
                    <w:bottom w:val="single" w:sz="2" w:space="1" w:color="FFFFFF"/>
                    <w:right w:val="single" w:sz="2" w:space="4" w:color="FFFFFF"/>
                  </w:divBdr>
                  <w:divsChild>
                    <w:div w:id="1193112915">
                      <w:marLeft w:val="0"/>
                      <w:marRight w:val="0"/>
                      <w:marTop w:val="0"/>
                      <w:marBottom w:val="0"/>
                      <w:divBdr>
                        <w:top w:val="none" w:sz="0" w:space="0" w:color="auto"/>
                        <w:left w:val="none" w:sz="0" w:space="0" w:color="auto"/>
                        <w:bottom w:val="none" w:sz="0" w:space="0" w:color="auto"/>
                        <w:right w:val="none" w:sz="0" w:space="0" w:color="auto"/>
                      </w:divBdr>
                    </w:div>
                  </w:divsChild>
                </w:div>
                <w:div w:id="1521771057">
                  <w:marLeft w:val="0"/>
                  <w:marRight w:val="0"/>
                  <w:marTop w:val="0"/>
                  <w:marBottom w:val="0"/>
                  <w:divBdr>
                    <w:top w:val="single" w:sz="2" w:space="1" w:color="FFFFFF"/>
                    <w:left w:val="single" w:sz="2" w:space="11" w:color="FFFFFF"/>
                    <w:bottom w:val="single" w:sz="2" w:space="1" w:color="FFFFFF"/>
                    <w:right w:val="single" w:sz="2" w:space="4" w:color="FFFFFF"/>
                  </w:divBdr>
                  <w:divsChild>
                    <w:div w:id="795560607">
                      <w:marLeft w:val="0"/>
                      <w:marRight w:val="0"/>
                      <w:marTop w:val="0"/>
                      <w:marBottom w:val="0"/>
                      <w:divBdr>
                        <w:top w:val="none" w:sz="0" w:space="0" w:color="auto"/>
                        <w:left w:val="none" w:sz="0" w:space="0" w:color="auto"/>
                        <w:bottom w:val="none" w:sz="0" w:space="0" w:color="auto"/>
                        <w:right w:val="none" w:sz="0" w:space="0" w:color="auto"/>
                      </w:divBdr>
                    </w:div>
                  </w:divsChild>
                </w:div>
                <w:div w:id="1458448201">
                  <w:marLeft w:val="0"/>
                  <w:marRight w:val="0"/>
                  <w:marTop w:val="0"/>
                  <w:marBottom w:val="0"/>
                  <w:divBdr>
                    <w:top w:val="single" w:sz="2" w:space="1" w:color="FFFFFF"/>
                    <w:left w:val="single" w:sz="2" w:space="11" w:color="FFFFFF"/>
                    <w:bottom w:val="single" w:sz="2" w:space="1" w:color="FFFFFF"/>
                    <w:right w:val="single" w:sz="2" w:space="4" w:color="FFFFFF"/>
                  </w:divBdr>
                  <w:divsChild>
                    <w:div w:id="549730016">
                      <w:marLeft w:val="0"/>
                      <w:marRight w:val="0"/>
                      <w:marTop w:val="0"/>
                      <w:marBottom w:val="0"/>
                      <w:divBdr>
                        <w:top w:val="none" w:sz="0" w:space="0" w:color="auto"/>
                        <w:left w:val="none" w:sz="0" w:space="0" w:color="auto"/>
                        <w:bottom w:val="none" w:sz="0" w:space="0" w:color="auto"/>
                        <w:right w:val="none" w:sz="0" w:space="0" w:color="auto"/>
                      </w:divBdr>
                    </w:div>
                  </w:divsChild>
                </w:div>
                <w:div w:id="828791637">
                  <w:marLeft w:val="0"/>
                  <w:marRight w:val="0"/>
                  <w:marTop w:val="0"/>
                  <w:marBottom w:val="0"/>
                  <w:divBdr>
                    <w:top w:val="single" w:sz="2" w:space="1" w:color="FFFFFF"/>
                    <w:left w:val="single" w:sz="2" w:space="11" w:color="FFFFFF"/>
                    <w:bottom w:val="single" w:sz="2" w:space="1" w:color="FFFFFF"/>
                    <w:right w:val="single" w:sz="2" w:space="4" w:color="FFFFFF"/>
                  </w:divBdr>
                  <w:divsChild>
                    <w:div w:id="894510591">
                      <w:marLeft w:val="0"/>
                      <w:marRight w:val="0"/>
                      <w:marTop w:val="0"/>
                      <w:marBottom w:val="0"/>
                      <w:divBdr>
                        <w:top w:val="none" w:sz="0" w:space="0" w:color="auto"/>
                        <w:left w:val="none" w:sz="0" w:space="0" w:color="auto"/>
                        <w:bottom w:val="none" w:sz="0" w:space="0" w:color="auto"/>
                        <w:right w:val="none" w:sz="0" w:space="0" w:color="auto"/>
                      </w:divBdr>
                    </w:div>
                  </w:divsChild>
                </w:div>
                <w:div w:id="142821274">
                  <w:marLeft w:val="0"/>
                  <w:marRight w:val="0"/>
                  <w:marTop w:val="0"/>
                  <w:marBottom w:val="0"/>
                  <w:divBdr>
                    <w:top w:val="single" w:sz="2" w:space="1" w:color="FFFFFF"/>
                    <w:left w:val="single" w:sz="2" w:space="11" w:color="FFFFFF"/>
                    <w:bottom w:val="single" w:sz="2" w:space="1" w:color="FFFFFF"/>
                    <w:right w:val="single" w:sz="2" w:space="4" w:color="FFFFFF"/>
                  </w:divBdr>
                  <w:divsChild>
                    <w:div w:id="1947734461">
                      <w:marLeft w:val="0"/>
                      <w:marRight w:val="0"/>
                      <w:marTop w:val="0"/>
                      <w:marBottom w:val="0"/>
                      <w:divBdr>
                        <w:top w:val="none" w:sz="0" w:space="0" w:color="auto"/>
                        <w:left w:val="none" w:sz="0" w:space="0" w:color="auto"/>
                        <w:bottom w:val="none" w:sz="0" w:space="0" w:color="auto"/>
                        <w:right w:val="none" w:sz="0" w:space="0" w:color="auto"/>
                      </w:divBdr>
                    </w:div>
                  </w:divsChild>
                </w:div>
                <w:div w:id="2018535075">
                  <w:marLeft w:val="0"/>
                  <w:marRight w:val="0"/>
                  <w:marTop w:val="0"/>
                  <w:marBottom w:val="0"/>
                  <w:divBdr>
                    <w:top w:val="single" w:sz="2" w:space="1" w:color="FFFFFF"/>
                    <w:left w:val="single" w:sz="2" w:space="11" w:color="FFFFFF"/>
                    <w:bottom w:val="single" w:sz="2" w:space="1" w:color="FFFFFF"/>
                    <w:right w:val="single" w:sz="2" w:space="4" w:color="FFFFFF"/>
                  </w:divBdr>
                  <w:divsChild>
                    <w:div w:id="29310226">
                      <w:marLeft w:val="0"/>
                      <w:marRight w:val="0"/>
                      <w:marTop w:val="0"/>
                      <w:marBottom w:val="0"/>
                      <w:divBdr>
                        <w:top w:val="none" w:sz="0" w:space="0" w:color="auto"/>
                        <w:left w:val="none" w:sz="0" w:space="0" w:color="auto"/>
                        <w:bottom w:val="none" w:sz="0" w:space="0" w:color="auto"/>
                        <w:right w:val="none" w:sz="0" w:space="0" w:color="auto"/>
                      </w:divBdr>
                    </w:div>
                  </w:divsChild>
                </w:div>
                <w:div w:id="1596599239">
                  <w:marLeft w:val="0"/>
                  <w:marRight w:val="0"/>
                  <w:marTop w:val="0"/>
                  <w:marBottom w:val="0"/>
                  <w:divBdr>
                    <w:top w:val="single" w:sz="2" w:space="1" w:color="FFFFFF"/>
                    <w:left w:val="single" w:sz="2" w:space="11" w:color="FFFFFF"/>
                    <w:bottom w:val="single" w:sz="2" w:space="1" w:color="FFFFFF"/>
                    <w:right w:val="single" w:sz="2" w:space="4" w:color="FFFFFF"/>
                  </w:divBdr>
                  <w:divsChild>
                    <w:div w:id="589586685">
                      <w:marLeft w:val="0"/>
                      <w:marRight w:val="0"/>
                      <w:marTop w:val="0"/>
                      <w:marBottom w:val="0"/>
                      <w:divBdr>
                        <w:top w:val="none" w:sz="0" w:space="0" w:color="auto"/>
                        <w:left w:val="none" w:sz="0" w:space="0" w:color="auto"/>
                        <w:bottom w:val="none" w:sz="0" w:space="0" w:color="auto"/>
                        <w:right w:val="none" w:sz="0" w:space="0" w:color="auto"/>
                      </w:divBdr>
                    </w:div>
                  </w:divsChild>
                </w:div>
                <w:div w:id="38214701">
                  <w:marLeft w:val="0"/>
                  <w:marRight w:val="0"/>
                  <w:marTop w:val="0"/>
                  <w:marBottom w:val="0"/>
                  <w:divBdr>
                    <w:top w:val="single" w:sz="2" w:space="1" w:color="FFFFFF"/>
                    <w:left w:val="single" w:sz="2" w:space="11" w:color="FFFFFF"/>
                    <w:bottom w:val="single" w:sz="2" w:space="1" w:color="FFFFFF"/>
                    <w:right w:val="single" w:sz="2" w:space="4" w:color="FFFFFF"/>
                  </w:divBdr>
                  <w:divsChild>
                    <w:div w:id="45841637">
                      <w:marLeft w:val="0"/>
                      <w:marRight w:val="0"/>
                      <w:marTop w:val="0"/>
                      <w:marBottom w:val="0"/>
                      <w:divBdr>
                        <w:top w:val="none" w:sz="0" w:space="0" w:color="auto"/>
                        <w:left w:val="none" w:sz="0" w:space="0" w:color="auto"/>
                        <w:bottom w:val="none" w:sz="0" w:space="0" w:color="auto"/>
                        <w:right w:val="none" w:sz="0" w:space="0" w:color="auto"/>
                      </w:divBdr>
                    </w:div>
                  </w:divsChild>
                </w:div>
                <w:div w:id="1341732919">
                  <w:marLeft w:val="0"/>
                  <w:marRight w:val="0"/>
                  <w:marTop w:val="0"/>
                  <w:marBottom w:val="0"/>
                  <w:divBdr>
                    <w:top w:val="single" w:sz="2" w:space="1" w:color="FFFFFF"/>
                    <w:left w:val="single" w:sz="2" w:space="11" w:color="FFFFFF"/>
                    <w:bottom w:val="single" w:sz="2" w:space="1" w:color="FFFFFF"/>
                    <w:right w:val="single" w:sz="2" w:space="4" w:color="FFFFFF"/>
                  </w:divBdr>
                  <w:divsChild>
                    <w:div w:id="1775401611">
                      <w:marLeft w:val="0"/>
                      <w:marRight w:val="0"/>
                      <w:marTop w:val="0"/>
                      <w:marBottom w:val="0"/>
                      <w:divBdr>
                        <w:top w:val="none" w:sz="0" w:space="0" w:color="auto"/>
                        <w:left w:val="none" w:sz="0" w:space="0" w:color="auto"/>
                        <w:bottom w:val="none" w:sz="0" w:space="0" w:color="auto"/>
                        <w:right w:val="none" w:sz="0" w:space="0" w:color="auto"/>
                      </w:divBdr>
                    </w:div>
                  </w:divsChild>
                </w:div>
                <w:div w:id="1703703591">
                  <w:marLeft w:val="0"/>
                  <w:marRight w:val="0"/>
                  <w:marTop w:val="0"/>
                  <w:marBottom w:val="0"/>
                  <w:divBdr>
                    <w:top w:val="single" w:sz="2" w:space="1" w:color="FFFFFF"/>
                    <w:left w:val="single" w:sz="2" w:space="11" w:color="FFFFFF"/>
                    <w:bottom w:val="single" w:sz="2" w:space="1" w:color="FFFFFF"/>
                    <w:right w:val="single" w:sz="2" w:space="4" w:color="FFFFFF"/>
                  </w:divBdr>
                  <w:divsChild>
                    <w:div w:id="1051611141">
                      <w:marLeft w:val="0"/>
                      <w:marRight w:val="0"/>
                      <w:marTop w:val="0"/>
                      <w:marBottom w:val="0"/>
                      <w:divBdr>
                        <w:top w:val="none" w:sz="0" w:space="0" w:color="auto"/>
                        <w:left w:val="none" w:sz="0" w:space="0" w:color="auto"/>
                        <w:bottom w:val="none" w:sz="0" w:space="0" w:color="auto"/>
                        <w:right w:val="none" w:sz="0" w:space="0" w:color="auto"/>
                      </w:divBdr>
                    </w:div>
                  </w:divsChild>
                </w:div>
                <w:div w:id="279723464">
                  <w:marLeft w:val="0"/>
                  <w:marRight w:val="0"/>
                  <w:marTop w:val="0"/>
                  <w:marBottom w:val="0"/>
                  <w:divBdr>
                    <w:top w:val="single" w:sz="2" w:space="1" w:color="FFFFFF"/>
                    <w:left w:val="single" w:sz="2" w:space="11" w:color="FFFFFF"/>
                    <w:bottom w:val="single" w:sz="2" w:space="4" w:color="FFFFFF"/>
                    <w:right w:val="single" w:sz="2" w:space="4" w:color="FFFFFF"/>
                  </w:divBdr>
                  <w:divsChild>
                    <w:div w:id="55555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177709">
          <w:marLeft w:val="0"/>
          <w:marRight w:val="0"/>
          <w:marTop w:val="0"/>
          <w:marBottom w:val="300"/>
          <w:divBdr>
            <w:top w:val="none" w:sz="0" w:space="0" w:color="auto"/>
            <w:left w:val="none" w:sz="0" w:space="0" w:color="auto"/>
            <w:bottom w:val="none" w:sz="0" w:space="0" w:color="auto"/>
            <w:right w:val="none" w:sz="0" w:space="0" w:color="auto"/>
          </w:divBdr>
          <w:divsChild>
            <w:div w:id="1002901234">
              <w:marLeft w:val="0"/>
              <w:marRight w:val="0"/>
              <w:marTop w:val="0"/>
              <w:marBottom w:val="0"/>
              <w:divBdr>
                <w:top w:val="none" w:sz="0" w:space="0" w:color="auto"/>
                <w:left w:val="none" w:sz="0" w:space="0" w:color="auto"/>
                <w:bottom w:val="none" w:sz="0" w:space="0" w:color="auto"/>
                <w:right w:val="none" w:sz="0" w:space="0" w:color="auto"/>
              </w:divBdr>
              <w:divsChild>
                <w:div w:id="1959139084">
                  <w:marLeft w:val="0"/>
                  <w:marRight w:val="0"/>
                  <w:marTop w:val="0"/>
                  <w:marBottom w:val="0"/>
                  <w:divBdr>
                    <w:top w:val="single" w:sz="2" w:space="4" w:color="FFFFFF"/>
                    <w:left w:val="single" w:sz="2" w:space="11" w:color="FFFFFF"/>
                    <w:bottom w:val="single" w:sz="2" w:space="1" w:color="FFFFFF"/>
                    <w:right w:val="single" w:sz="2" w:space="4" w:color="FFFFFF"/>
                  </w:divBdr>
                  <w:divsChild>
                    <w:div w:id="220869095">
                      <w:marLeft w:val="0"/>
                      <w:marRight w:val="0"/>
                      <w:marTop w:val="0"/>
                      <w:marBottom w:val="0"/>
                      <w:divBdr>
                        <w:top w:val="none" w:sz="0" w:space="0" w:color="auto"/>
                        <w:left w:val="none" w:sz="0" w:space="0" w:color="auto"/>
                        <w:bottom w:val="none" w:sz="0" w:space="0" w:color="auto"/>
                        <w:right w:val="none" w:sz="0" w:space="0" w:color="auto"/>
                      </w:divBdr>
                    </w:div>
                  </w:divsChild>
                </w:div>
                <w:div w:id="768817369">
                  <w:marLeft w:val="0"/>
                  <w:marRight w:val="0"/>
                  <w:marTop w:val="0"/>
                  <w:marBottom w:val="0"/>
                  <w:divBdr>
                    <w:top w:val="single" w:sz="2" w:space="1" w:color="FFFFFF"/>
                    <w:left w:val="single" w:sz="2" w:space="11" w:color="FFFFFF"/>
                    <w:bottom w:val="single" w:sz="2" w:space="1" w:color="FFFFFF"/>
                    <w:right w:val="single" w:sz="2" w:space="4" w:color="FFFFFF"/>
                  </w:divBdr>
                  <w:divsChild>
                    <w:div w:id="848176268">
                      <w:marLeft w:val="0"/>
                      <w:marRight w:val="0"/>
                      <w:marTop w:val="0"/>
                      <w:marBottom w:val="0"/>
                      <w:divBdr>
                        <w:top w:val="none" w:sz="0" w:space="0" w:color="auto"/>
                        <w:left w:val="none" w:sz="0" w:space="0" w:color="auto"/>
                        <w:bottom w:val="none" w:sz="0" w:space="0" w:color="auto"/>
                        <w:right w:val="none" w:sz="0" w:space="0" w:color="auto"/>
                      </w:divBdr>
                    </w:div>
                  </w:divsChild>
                </w:div>
                <w:div w:id="605890772">
                  <w:marLeft w:val="0"/>
                  <w:marRight w:val="0"/>
                  <w:marTop w:val="0"/>
                  <w:marBottom w:val="0"/>
                  <w:divBdr>
                    <w:top w:val="single" w:sz="2" w:space="1" w:color="FFFFFF"/>
                    <w:left w:val="single" w:sz="2" w:space="11" w:color="FFFFFF"/>
                    <w:bottom w:val="single" w:sz="2" w:space="1" w:color="FFFFFF"/>
                    <w:right w:val="single" w:sz="2" w:space="4" w:color="FFFFFF"/>
                  </w:divBdr>
                  <w:divsChild>
                    <w:div w:id="1978682381">
                      <w:marLeft w:val="0"/>
                      <w:marRight w:val="0"/>
                      <w:marTop w:val="0"/>
                      <w:marBottom w:val="0"/>
                      <w:divBdr>
                        <w:top w:val="none" w:sz="0" w:space="0" w:color="auto"/>
                        <w:left w:val="none" w:sz="0" w:space="0" w:color="auto"/>
                        <w:bottom w:val="none" w:sz="0" w:space="0" w:color="auto"/>
                        <w:right w:val="none" w:sz="0" w:space="0" w:color="auto"/>
                      </w:divBdr>
                    </w:div>
                  </w:divsChild>
                </w:div>
                <w:div w:id="1813477983">
                  <w:marLeft w:val="0"/>
                  <w:marRight w:val="0"/>
                  <w:marTop w:val="0"/>
                  <w:marBottom w:val="0"/>
                  <w:divBdr>
                    <w:top w:val="single" w:sz="2" w:space="1" w:color="FFFFFF"/>
                    <w:left w:val="single" w:sz="2" w:space="11" w:color="FFFFFF"/>
                    <w:bottom w:val="single" w:sz="2" w:space="1" w:color="FFFFFF"/>
                    <w:right w:val="single" w:sz="2" w:space="4" w:color="FFFFFF"/>
                  </w:divBdr>
                  <w:divsChild>
                    <w:div w:id="1800293334">
                      <w:marLeft w:val="0"/>
                      <w:marRight w:val="0"/>
                      <w:marTop w:val="0"/>
                      <w:marBottom w:val="0"/>
                      <w:divBdr>
                        <w:top w:val="none" w:sz="0" w:space="0" w:color="auto"/>
                        <w:left w:val="none" w:sz="0" w:space="0" w:color="auto"/>
                        <w:bottom w:val="none" w:sz="0" w:space="0" w:color="auto"/>
                        <w:right w:val="none" w:sz="0" w:space="0" w:color="auto"/>
                      </w:divBdr>
                    </w:div>
                  </w:divsChild>
                </w:div>
                <w:div w:id="458695083">
                  <w:marLeft w:val="0"/>
                  <w:marRight w:val="0"/>
                  <w:marTop w:val="0"/>
                  <w:marBottom w:val="0"/>
                  <w:divBdr>
                    <w:top w:val="single" w:sz="2" w:space="1" w:color="FFFFFF"/>
                    <w:left w:val="single" w:sz="2" w:space="11" w:color="FFFFFF"/>
                    <w:bottom w:val="single" w:sz="2" w:space="1" w:color="FFFFFF"/>
                    <w:right w:val="single" w:sz="2" w:space="4" w:color="FFFFFF"/>
                  </w:divBdr>
                  <w:divsChild>
                    <w:div w:id="1169756218">
                      <w:marLeft w:val="0"/>
                      <w:marRight w:val="0"/>
                      <w:marTop w:val="0"/>
                      <w:marBottom w:val="0"/>
                      <w:divBdr>
                        <w:top w:val="none" w:sz="0" w:space="0" w:color="auto"/>
                        <w:left w:val="none" w:sz="0" w:space="0" w:color="auto"/>
                        <w:bottom w:val="none" w:sz="0" w:space="0" w:color="auto"/>
                        <w:right w:val="none" w:sz="0" w:space="0" w:color="auto"/>
                      </w:divBdr>
                    </w:div>
                  </w:divsChild>
                </w:div>
                <w:div w:id="1031413610">
                  <w:marLeft w:val="0"/>
                  <w:marRight w:val="0"/>
                  <w:marTop w:val="0"/>
                  <w:marBottom w:val="0"/>
                  <w:divBdr>
                    <w:top w:val="single" w:sz="2" w:space="1" w:color="FFFFFF"/>
                    <w:left w:val="single" w:sz="2" w:space="11" w:color="FFFFFF"/>
                    <w:bottom w:val="single" w:sz="2" w:space="1" w:color="FFFFFF"/>
                    <w:right w:val="single" w:sz="2" w:space="4" w:color="FFFFFF"/>
                  </w:divBdr>
                  <w:divsChild>
                    <w:div w:id="856694437">
                      <w:marLeft w:val="0"/>
                      <w:marRight w:val="0"/>
                      <w:marTop w:val="0"/>
                      <w:marBottom w:val="0"/>
                      <w:divBdr>
                        <w:top w:val="none" w:sz="0" w:space="0" w:color="auto"/>
                        <w:left w:val="none" w:sz="0" w:space="0" w:color="auto"/>
                        <w:bottom w:val="none" w:sz="0" w:space="0" w:color="auto"/>
                        <w:right w:val="none" w:sz="0" w:space="0" w:color="auto"/>
                      </w:divBdr>
                    </w:div>
                  </w:divsChild>
                </w:div>
                <w:div w:id="2107849891">
                  <w:marLeft w:val="0"/>
                  <w:marRight w:val="0"/>
                  <w:marTop w:val="0"/>
                  <w:marBottom w:val="0"/>
                  <w:divBdr>
                    <w:top w:val="single" w:sz="2" w:space="1" w:color="FFFFFF"/>
                    <w:left w:val="single" w:sz="2" w:space="11" w:color="FFFFFF"/>
                    <w:bottom w:val="single" w:sz="2" w:space="1" w:color="FFFFFF"/>
                    <w:right w:val="single" w:sz="2" w:space="4" w:color="FFFFFF"/>
                  </w:divBdr>
                  <w:divsChild>
                    <w:div w:id="856653312">
                      <w:marLeft w:val="0"/>
                      <w:marRight w:val="0"/>
                      <w:marTop w:val="0"/>
                      <w:marBottom w:val="0"/>
                      <w:divBdr>
                        <w:top w:val="none" w:sz="0" w:space="0" w:color="auto"/>
                        <w:left w:val="none" w:sz="0" w:space="0" w:color="auto"/>
                        <w:bottom w:val="none" w:sz="0" w:space="0" w:color="auto"/>
                        <w:right w:val="none" w:sz="0" w:space="0" w:color="auto"/>
                      </w:divBdr>
                    </w:div>
                  </w:divsChild>
                </w:div>
                <w:div w:id="1197549066">
                  <w:marLeft w:val="0"/>
                  <w:marRight w:val="0"/>
                  <w:marTop w:val="0"/>
                  <w:marBottom w:val="0"/>
                  <w:divBdr>
                    <w:top w:val="single" w:sz="2" w:space="1" w:color="FFFFFF"/>
                    <w:left w:val="single" w:sz="2" w:space="11" w:color="FFFFFF"/>
                    <w:bottom w:val="single" w:sz="2" w:space="1" w:color="FFFFFF"/>
                    <w:right w:val="single" w:sz="2" w:space="4" w:color="FFFFFF"/>
                  </w:divBdr>
                  <w:divsChild>
                    <w:div w:id="1100762466">
                      <w:marLeft w:val="0"/>
                      <w:marRight w:val="0"/>
                      <w:marTop w:val="0"/>
                      <w:marBottom w:val="0"/>
                      <w:divBdr>
                        <w:top w:val="none" w:sz="0" w:space="0" w:color="auto"/>
                        <w:left w:val="none" w:sz="0" w:space="0" w:color="auto"/>
                        <w:bottom w:val="none" w:sz="0" w:space="0" w:color="auto"/>
                        <w:right w:val="none" w:sz="0" w:space="0" w:color="auto"/>
                      </w:divBdr>
                    </w:div>
                  </w:divsChild>
                </w:div>
                <w:div w:id="979844747">
                  <w:marLeft w:val="0"/>
                  <w:marRight w:val="0"/>
                  <w:marTop w:val="0"/>
                  <w:marBottom w:val="0"/>
                  <w:divBdr>
                    <w:top w:val="single" w:sz="2" w:space="1" w:color="FFFFFF"/>
                    <w:left w:val="single" w:sz="2" w:space="11" w:color="FFFFFF"/>
                    <w:bottom w:val="single" w:sz="2" w:space="1" w:color="FFFFFF"/>
                    <w:right w:val="single" w:sz="2" w:space="4" w:color="FFFFFF"/>
                  </w:divBdr>
                  <w:divsChild>
                    <w:div w:id="1627618391">
                      <w:marLeft w:val="0"/>
                      <w:marRight w:val="0"/>
                      <w:marTop w:val="0"/>
                      <w:marBottom w:val="0"/>
                      <w:divBdr>
                        <w:top w:val="none" w:sz="0" w:space="0" w:color="auto"/>
                        <w:left w:val="none" w:sz="0" w:space="0" w:color="auto"/>
                        <w:bottom w:val="none" w:sz="0" w:space="0" w:color="auto"/>
                        <w:right w:val="none" w:sz="0" w:space="0" w:color="auto"/>
                      </w:divBdr>
                    </w:div>
                  </w:divsChild>
                </w:div>
                <w:div w:id="18747557">
                  <w:marLeft w:val="0"/>
                  <w:marRight w:val="0"/>
                  <w:marTop w:val="0"/>
                  <w:marBottom w:val="0"/>
                  <w:divBdr>
                    <w:top w:val="single" w:sz="2" w:space="1" w:color="FFFFFF"/>
                    <w:left w:val="single" w:sz="2" w:space="11" w:color="FFFFFF"/>
                    <w:bottom w:val="single" w:sz="2" w:space="1" w:color="FFFFFF"/>
                    <w:right w:val="single" w:sz="2" w:space="4" w:color="FFFFFF"/>
                  </w:divBdr>
                  <w:divsChild>
                    <w:div w:id="128280406">
                      <w:marLeft w:val="0"/>
                      <w:marRight w:val="0"/>
                      <w:marTop w:val="0"/>
                      <w:marBottom w:val="0"/>
                      <w:divBdr>
                        <w:top w:val="none" w:sz="0" w:space="0" w:color="auto"/>
                        <w:left w:val="none" w:sz="0" w:space="0" w:color="auto"/>
                        <w:bottom w:val="none" w:sz="0" w:space="0" w:color="auto"/>
                        <w:right w:val="none" w:sz="0" w:space="0" w:color="auto"/>
                      </w:divBdr>
                    </w:div>
                  </w:divsChild>
                </w:div>
                <w:div w:id="403265568">
                  <w:marLeft w:val="0"/>
                  <w:marRight w:val="0"/>
                  <w:marTop w:val="0"/>
                  <w:marBottom w:val="0"/>
                  <w:divBdr>
                    <w:top w:val="single" w:sz="2" w:space="1" w:color="FFFFFF"/>
                    <w:left w:val="single" w:sz="2" w:space="11" w:color="FFFFFF"/>
                    <w:bottom w:val="single" w:sz="2" w:space="1" w:color="FFFFFF"/>
                    <w:right w:val="single" w:sz="2" w:space="4" w:color="FFFFFF"/>
                  </w:divBdr>
                  <w:divsChild>
                    <w:div w:id="129245861">
                      <w:marLeft w:val="0"/>
                      <w:marRight w:val="0"/>
                      <w:marTop w:val="0"/>
                      <w:marBottom w:val="0"/>
                      <w:divBdr>
                        <w:top w:val="none" w:sz="0" w:space="0" w:color="auto"/>
                        <w:left w:val="none" w:sz="0" w:space="0" w:color="auto"/>
                        <w:bottom w:val="none" w:sz="0" w:space="0" w:color="auto"/>
                        <w:right w:val="none" w:sz="0" w:space="0" w:color="auto"/>
                      </w:divBdr>
                    </w:div>
                  </w:divsChild>
                </w:div>
                <w:div w:id="2121337577">
                  <w:marLeft w:val="0"/>
                  <w:marRight w:val="0"/>
                  <w:marTop w:val="0"/>
                  <w:marBottom w:val="0"/>
                  <w:divBdr>
                    <w:top w:val="single" w:sz="2" w:space="1" w:color="FFFFFF"/>
                    <w:left w:val="single" w:sz="2" w:space="11" w:color="FFFFFF"/>
                    <w:bottom w:val="single" w:sz="2" w:space="1" w:color="FFFFFF"/>
                    <w:right w:val="single" w:sz="2" w:space="4" w:color="FFFFFF"/>
                  </w:divBdr>
                  <w:divsChild>
                    <w:div w:id="1912693947">
                      <w:marLeft w:val="0"/>
                      <w:marRight w:val="0"/>
                      <w:marTop w:val="0"/>
                      <w:marBottom w:val="0"/>
                      <w:divBdr>
                        <w:top w:val="none" w:sz="0" w:space="0" w:color="auto"/>
                        <w:left w:val="none" w:sz="0" w:space="0" w:color="auto"/>
                        <w:bottom w:val="none" w:sz="0" w:space="0" w:color="auto"/>
                        <w:right w:val="none" w:sz="0" w:space="0" w:color="auto"/>
                      </w:divBdr>
                    </w:div>
                  </w:divsChild>
                </w:div>
                <w:div w:id="1242718134">
                  <w:marLeft w:val="0"/>
                  <w:marRight w:val="0"/>
                  <w:marTop w:val="0"/>
                  <w:marBottom w:val="0"/>
                  <w:divBdr>
                    <w:top w:val="single" w:sz="2" w:space="1" w:color="FFFFFF"/>
                    <w:left w:val="single" w:sz="2" w:space="11" w:color="FFFFFF"/>
                    <w:bottom w:val="single" w:sz="2" w:space="1" w:color="FFFFFF"/>
                    <w:right w:val="single" w:sz="2" w:space="4" w:color="FFFFFF"/>
                  </w:divBdr>
                  <w:divsChild>
                    <w:div w:id="236327275">
                      <w:marLeft w:val="0"/>
                      <w:marRight w:val="0"/>
                      <w:marTop w:val="0"/>
                      <w:marBottom w:val="0"/>
                      <w:divBdr>
                        <w:top w:val="none" w:sz="0" w:space="0" w:color="auto"/>
                        <w:left w:val="none" w:sz="0" w:space="0" w:color="auto"/>
                        <w:bottom w:val="none" w:sz="0" w:space="0" w:color="auto"/>
                        <w:right w:val="none" w:sz="0" w:space="0" w:color="auto"/>
                      </w:divBdr>
                    </w:div>
                  </w:divsChild>
                </w:div>
                <w:div w:id="649600258">
                  <w:marLeft w:val="0"/>
                  <w:marRight w:val="0"/>
                  <w:marTop w:val="0"/>
                  <w:marBottom w:val="0"/>
                  <w:divBdr>
                    <w:top w:val="single" w:sz="2" w:space="1" w:color="FFFFFF"/>
                    <w:left w:val="single" w:sz="2" w:space="11" w:color="FFFFFF"/>
                    <w:bottom w:val="single" w:sz="2" w:space="1" w:color="FFFFFF"/>
                    <w:right w:val="single" w:sz="2" w:space="4" w:color="FFFFFF"/>
                  </w:divBdr>
                  <w:divsChild>
                    <w:div w:id="1740715733">
                      <w:marLeft w:val="0"/>
                      <w:marRight w:val="0"/>
                      <w:marTop w:val="0"/>
                      <w:marBottom w:val="0"/>
                      <w:divBdr>
                        <w:top w:val="none" w:sz="0" w:space="0" w:color="auto"/>
                        <w:left w:val="none" w:sz="0" w:space="0" w:color="auto"/>
                        <w:bottom w:val="none" w:sz="0" w:space="0" w:color="auto"/>
                        <w:right w:val="none" w:sz="0" w:space="0" w:color="auto"/>
                      </w:divBdr>
                    </w:div>
                  </w:divsChild>
                </w:div>
                <w:div w:id="2100131421">
                  <w:marLeft w:val="0"/>
                  <w:marRight w:val="0"/>
                  <w:marTop w:val="0"/>
                  <w:marBottom w:val="0"/>
                  <w:divBdr>
                    <w:top w:val="single" w:sz="2" w:space="1" w:color="FFFFFF"/>
                    <w:left w:val="single" w:sz="2" w:space="11" w:color="FFFFFF"/>
                    <w:bottom w:val="single" w:sz="2" w:space="1" w:color="FFFFFF"/>
                    <w:right w:val="single" w:sz="2" w:space="4" w:color="FFFFFF"/>
                  </w:divBdr>
                  <w:divsChild>
                    <w:div w:id="1531534205">
                      <w:marLeft w:val="0"/>
                      <w:marRight w:val="0"/>
                      <w:marTop w:val="0"/>
                      <w:marBottom w:val="0"/>
                      <w:divBdr>
                        <w:top w:val="none" w:sz="0" w:space="0" w:color="auto"/>
                        <w:left w:val="none" w:sz="0" w:space="0" w:color="auto"/>
                        <w:bottom w:val="none" w:sz="0" w:space="0" w:color="auto"/>
                        <w:right w:val="none" w:sz="0" w:space="0" w:color="auto"/>
                      </w:divBdr>
                    </w:div>
                  </w:divsChild>
                </w:div>
                <w:div w:id="1771923336">
                  <w:marLeft w:val="0"/>
                  <w:marRight w:val="0"/>
                  <w:marTop w:val="0"/>
                  <w:marBottom w:val="0"/>
                  <w:divBdr>
                    <w:top w:val="single" w:sz="2" w:space="1" w:color="FFFFFF"/>
                    <w:left w:val="single" w:sz="2" w:space="11" w:color="FFFFFF"/>
                    <w:bottom w:val="single" w:sz="2" w:space="1" w:color="FFFFFF"/>
                    <w:right w:val="single" w:sz="2" w:space="4" w:color="FFFFFF"/>
                  </w:divBdr>
                  <w:divsChild>
                    <w:div w:id="1763529833">
                      <w:marLeft w:val="0"/>
                      <w:marRight w:val="0"/>
                      <w:marTop w:val="0"/>
                      <w:marBottom w:val="0"/>
                      <w:divBdr>
                        <w:top w:val="none" w:sz="0" w:space="0" w:color="auto"/>
                        <w:left w:val="none" w:sz="0" w:space="0" w:color="auto"/>
                        <w:bottom w:val="none" w:sz="0" w:space="0" w:color="auto"/>
                        <w:right w:val="none" w:sz="0" w:space="0" w:color="auto"/>
                      </w:divBdr>
                    </w:div>
                  </w:divsChild>
                </w:div>
                <w:div w:id="984240740">
                  <w:marLeft w:val="0"/>
                  <w:marRight w:val="0"/>
                  <w:marTop w:val="0"/>
                  <w:marBottom w:val="0"/>
                  <w:divBdr>
                    <w:top w:val="single" w:sz="2" w:space="1" w:color="FFFFFF"/>
                    <w:left w:val="single" w:sz="2" w:space="11" w:color="FFFFFF"/>
                    <w:bottom w:val="single" w:sz="2" w:space="1" w:color="FFFFFF"/>
                    <w:right w:val="single" w:sz="2" w:space="4" w:color="FFFFFF"/>
                  </w:divBdr>
                  <w:divsChild>
                    <w:div w:id="2140685552">
                      <w:marLeft w:val="0"/>
                      <w:marRight w:val="0"/>
                      <w:marTop w:val="0"/>
                      <w:marBottom w:val="0"/>
                      <w:divBdr>
                        <w:top w:val="none" w:sz="0" w:space="0" w:color="auto"/>
                        <w:left w:val="none" w:sz="0" w:space="0" w:color="auto"/>
                        <w:bottom w:val="none" w:sz="0" w:space="0" w:color="auto"/>
                        <w:right w:val="none" w:sz="0" w:space="0" w:color="auto"/>
                      </w:divBdr>
                    </w:div>
                  </w:divsChild>
                </w:div>
                <w:div w:id="1338381501">
                  <w:marLeft w:val="0"/>
                  <w:marRight w:val="0"/>
                  <w:marTop w:val="0"/>
                  <w:marBottom w:val="0"/>
                  <w:divBdr>
                    <w:top w:val="single" w:sz="2" w:space="1" w:color="FFFFFF"/>
                    <w:left w:val="single" w:sz="2" w:space="11" w:color="FFFFFF"/>
                    <w:bottom w:val="single" w:sz="2" w:space="1" w:color="FFFFFF"/>
                    <w:right w:val="single" w:sz="2" w:space="4" w:color="FFFFFF"/>
                  </w:divBdr>
                  <w:divsChild>
                    <w:div w:id="1811437369">
                      <w:marLeft w:val="0"/>
                      <w:marRight w:val="0"/>
                      <w:marTop w:val="0"/>
                      <w:marBottom w:val="0"/>
                      <w:divBdr>
                        <w:top w:val="none" w:sz="0" w:space="0" w:color="auto"/>
                        <w:left w:val="none" w:sz="0" w:space="0" w:color="auto"/>
                        <w:bottom w:val="none" w:sz="0" w:space="0" w:color="auto"/>
                        <w:right w:val="none" w:sz="0" w:space="0" w:color="auto"/>
                      </w:divBdr>
                    </w:div>
                  </w:divsChild>
                </w:div>
                <w:div w:id="453837583">
                  <w:marLeft w:val="0"/>
                  <w:marRight w:val="0"/>
                  <w:marTop w:val="0"/>
                  <w:marBottom w:val="0"/>
                  <w:divBdr>
                    <w:top w:val="single" w:sz="2" w:space="1" w:color="FFFFFF"/>
                    <w:left w:val="single" w:sz="2" w:space="11" w:color="FFFFFF"/>
                    <w:bottom w:val="single" w:sz="2" w:space="1" w:color="FFFFFF"/>
                    <w:right w:val="single" w:sz="2" w:space="4" w:color="FFFFFF"/>
                  </w:divBdr>
                  <w:divsChild>
                    <w:div w:id="630016199">
                      <w:marLeft w:val="0"/>
                      <w:marRight w:val="0"/>
                      <w:marTop w:val="0"/>
                      <w:marBottom w:val="0"/>
                      <w:divBdr>
                        <w:top w:val="none" w:sz="0" w:space="0" w:color="auto"/>
                        <w:left w:val="none" w:sz="0" w:space="0" w:color="auto"/>
                        <w:bottom w:val="none" w:sz="0" w:space="0" w:color="auto"/>
                        <w:right w:val="none" w:sz="0" w:space="0" w:color="auto"/>
                      </w:divBdr>
                    </w:div>
                  </w:divsChild>
                </w:div>
                <w:div w:id="1163817344">
                  <w:marLeft w:val="0"/>
                  <w:marRight w:val="0"/>
                  <w:marTop w:val="0"/>
                  <w:marBottom w:val="0"/>
                  <w:divBdr>
                    <w:top w:val="single" w:sz="2" w:space="1" w:color="FFFFFF"/>
                    <w:left w:val="single" w:sz="2" w:space="11" w:color="FFFFFF"/>
                    <w:bottom w:val="single" w:sz="2" w:space="1" w:color="FFFFFF"/>
                    <w:right w:val="single" w:sz="2" w:space="4" w:color="FFFFFF"/>
                  </w:divBdr>
                  <w:divsChild>
                    <w:div w:id="1718318410">
                      <w:marLeft w:val="0"/>
                      <w:marRight w:val="0"/>
                      <w:marTop w:val="0"/>
                      <w:marBottom w:val="0"/>
                      <w:divBdr>
                        <w:top w:val="none" w:sz="0" w:space="0" w:color="auto"/>
                        <w:left w:val="none" w:sz="0" w:space="0" w:color="auto"/>
                        <w:bottom w:val="none" w:sz="0" w:space="0" w:color="auto"/>
                        <w:right w:val="none" w:sz="0" w:space="0" w:color="auto"/>
                      </w:divBdr>
                    </w:div>
                  </w:divsChild>
                </w:div>
                <w:div w:id="1487892080">
                  <w:marLeft w:val="0"/>
                  <w:marRight w:val="0"/>
                  <w:marTop w:val="0"/>
                  <w:marBottom w:val="0"/>
                  <w:divBdr>
                    <w:top w:val="single" w:sz="2" w:space="1" w:color="FFFFFF"/>
                    <w:left w:val="single" w:sz="2" w:space="11" w:color="FFFFFF"/>
                    <w:bottom w:val="single" w:sz="2" w:space="1" w:color="FFFFFF"/>
                    <w:right w:val="single" w:sz="2" w:space="4" w:color="FFFFFF"/>
                  </w:divBdr>
                  <w:divsChild>
                    <w:div w:id="1541161097">
                      <w:marLeft w:val="0"/>
                      <w:marRight w:val="0"/>
                      <w:marTop w:val="0"/>
                      <w:marBottom w:val="0"/>
                      <w:divBdr>
                        <w:top w:val="none" w:sz="0" w:space="0" w:color="auto"/>
                        <w:left w:val="none" w:sz="0" w:space="0" w:color="auto"/>
                        <w:bottom w:val="none" w:sz="0" w:space="0" w:color="auto"/>
                        <w:right w:val="none" w:sz="0" w:space="0" w:color="auto"/>
                      </w:divBdr>
                    </w:div>
                  </w:divsChild>
                </w:div>
                <w:div w:id="2110420433">
                  <w:marLeft w:val="0"/>
                  <w:marRight w:val="0"/>
                  <w:marTop w:val="0"/>
                  <w:marBottom w:val="0"/>
                  <w:divBdr>
                    <w:top w:val="single" w:sz="2" w:space="1" w:color="FFFFFF"/>
                    <w:left w:val="single" w:sz="2" w:space="11" w:color="FFFFFF"/>
                    <w:bottom w:val="single" w:sz="2" w:space="1" w:color="FFFFFF"/>
                    <w:right w:val="single" w:sz="2" w:space="4" w:color="FFFFFF"/>
                  </w:divBdr>
                  <w:divsChild>
                    <w:div w:id="1939554839">
                      <w:marLeft w:val="0"/>
                      <w:marRight w:val="0"/>
                      <w:marTop w:val="0"/>
                      <w:marBottom w:val="0"/>
                      <w:divBdr>
                        <w:top w:val="none" w:sz="0" w:space="0" w:color="auto"/>
                        <w:left w:val="none" w:sz="0" w:space="0" w:color="auto"/>
                        <w:bottom w:val="none" w:sz="0" w:space="0" w:color="auto"/>
                        <w:right w:val="none" w:sz="0" w:space="0" w:color="auto"/>
                      </w:divBdr>
                    </w:div>
                  </w:divsChild>
                </w:div>
                <w:div w:id="1515609739">
                  <w:marLeft w:val="0"/>
                  <w:marRight w:val="0"/>
                  <w:marTop w:val="0"/>
                  <w:marBottom w:val="0"/>
                  <w:divBdr>
                    <w:top w:val="single" w:sz="2" w:space="1" w:color="FFFFFF"/>
                    <w:left w:val="single" w:sz="2" w:space="11" w:color="FFFFFF"/>
                    <w:bottom w:val="single" w:sz="2" w:space="1" w:color="FFFFFF"/>
                    <w:right w:val="single" w:sz="2" w:space="4" w:color="FFFFFF"/>
                  </w:divBdr>
                  <w:divsChild>
                    <w:div w:id="1855652616">
                      <w:marLeft w:val="0"/>
                      <w:marRight w:val="0"/>
                      <w:marTop w:val="0"/>
                      <w:marBottom w:val="0"/>
                      <w:divBdr>
                        <w:top w:val="none" w:sz="0" w:space="0" w:color="auto"/>
                        <w:left w:val="none" w:sz="0" w:space="0" w:color="auto"/>
                        <w:bottom w:val="none" w:sz="0" w:space="0" w:color="auto"/>
                        <w:right w:val="none" w:sz="0" w:space="0" w:color="auto"/>
                      </w:divBdr>
                    </w:div>
                  </w:divsChild>
                </w:div>
                <w:div w:id="2060470572">
                  <w:marLeft w:val="0"/>
                  <w:marRight w:val="0"/>
                  <w:marTop w:val="0"/>
                  <w:marBottom w:val="0"/>
                  <w:divBdr>
                    <w:top w:val="single" w:sz="2" w:space="1" w:color="FFFFFF"/>
                    <w:left w:val="single" w:sz="2" w:space="11" w:color="FFFFFF"/>
                    <w:bottom w:val="single" w:sz="2" w:space="1" w:color="FFFFFF"/>
                    <w:right w:val="single" w:sz="2" w:space="4" w:color="FFFFFF"/>
                  </w:divBdr>
                  <w:divsChild>
                    <w:div w:id="370039110">
                      <w:marLeft w:val="0"/>
                      <w:marRight w:val="0"/>
                      <w:marTop w:val="0"/>
                      <w:marBottom w:val="0"/>
                      <w:divBdr>
                        <w:top w:val="none" w:sz="0" w:space="0" w:color="auto"/>
                        <w:left w:val="none" w:sz="0" w:space="0" w:color="auto"/>
                        <w:bottom w:val="none" w:sz="0" w:space="0" w:color="auto"/>
                        <w:right w:val="none" w:sz="0" w:space="0" w:color="auto"/>
                      </w:divBdr>
                    </w:div>
                  </w:divsChild>
                </w:div>
                <w:div w:id="1063790821">
                  <w:marLeft w:val="0"/>
                  <w:marRight w:val="0"/>
                  <w:marTop w:val="0"/>
                  <w:marBottom w:val="0"/>
                  <w:divBdr>
                    <w:top w:val="single" w:sz="2" w:space="1" w:color="FFFFFF"/>
                    <w:left w:val="single" w:sz="2" w:space="11" w:color="FFFFFF"/>
                    <w:bottom w:val="single" w:sz="2" w:space="1" w:color="FFFFFF"/>
                    <w:right w:val="single" w:sz="2" w:space="4" w:color="FFFFFF"/>
                  </w:divBdr>
                  <w:divsChild>
                    <w:div w:id="1088847215">
                      <w:marLeft w:val="0"/>
                      <w:marRight w:val="0"/>
                      <w:marTop w:val="0"/>
                      <w:marBottom w:val="0"/>
                      <w:divBdr>
                        <w:top w:val="none" w:sz="0" w:space="0" w:color="auto"/>
                        <w:left w:val="none" w:sz="0" w:space="0" w:color="auto"/>
                        <w:bottom w:val="none" w:sz="0" w:space="0" w:color="auto"/>
                        <w:right w:val="none" w:sz="0" w:space="0" w:color="auto"/>
                      </w:divBdr>
                    </w:div>
                  </w:divsChild>
                </w:div>
                <w:div w:id="1777292090">
                  <w:marLeft w:val="0"/>
                  <w:marRight w:val="0"/>
                  <w:marTop w:val="0"/>
                  <w:marBottom w:val="0"/>
                  <w:divBdr>
                    <w:top w:val="single" w:sz="2" w:space="1" w:color="FFFFFF"/>
                    <w:left w:val="single" w:sz="2" w:space="11" w:color="FFFFFF"/>
                    <w:bottom w:val="single" w:sz="2" w:space="1" w:color="FFFFFF"/>
                    <w:right w:val="single" w:sz="2" w:space="4" w:color="FFFFFF"/>
                  </w:divBdr>
                  <w:divsChild>
                    <w:div w:id="1620379151">
                      <w:marLeft w:val="0"/>
                      <w:marRight w:val="0"/>
                      <w:marTop w:val="0"/>
                      <w:marBottom w:val="0"/>
                      <w:divBdr>
                        <w:top w:val="none" w:sz="0" w:space="0" w:color="auto"/>
                        <w:left w:val="none" w:sz="0" w:space="0" w:color="auto"/>
                        <w:bottom w:val="none" w:sz="0" w:space="0" w:color="auto"/>
                        <w:right w:val="none" w:sz="0" w:space="0" w:color="auto"/>
                      </w:divBdr>
                    </w:div>
                  </w:divsChild>
                </w:div>
                <w:div w:id="1700354835">
                  <w:marLeft w:val="0"/>
                  <w:marRight w:val="0"/>
                  <w:marTop w:val="0"/>
                  <w:marBottom w:val="0"/>
                  <w:divBdr>
                    <w:top w:val="single" w:sz="2" w:space="1" w:color="FFFFFF"/>
                    <w:left w:val="single" w:sz="2" w:space="11" w:color="FFFFFF"/>
                    <w:bottom w:val="single" w:sz="2" w:space="1" w:color="FFFFFF"/>
                    <w:right w:val="single" w:sz="2" w:space="4" w:color="FFFFFF"/>
                  </w:divBdr>
                  <w:divsChild>
                    <w:div w:id="51656353">
                      <w:marLeft w:val="0"/>
                      <w:marRight w:val="0"/>
                      <w:marTop w:val="0"/>
                      <w:marBottom w:val="0"/>
                      <w:divBdr>
                        <w:top w:val="none" w:sz="0" w:space="0" w:color="auto"/>
                        <w:left w:val="none" w:sz="0" w:space="0" w:color="auto"/>
                        <w:bottom w:val="none" w:sz="0" w:space="0" w:color="auto"/>
                        <w:right w:val="none" w:sz="0" w:space="0" w:color="auto"/>
                      </w:divBdr>
                    </w:div>
                  </w:divsChild>
                </w:div>
                <w:div w:id="849832864">
                  <w:marLeft w:val="0"/>
                  <w:marRight w:val="0"/>
                  <w:marTop w:val="0"/>
                  <w:marBottom w:val="0"/>
                  <w:divBdr>
                    <w:top w:val="single" w:sz="2" w:space="1" w:color="FFFFFF"/>
                    <w:left w:val="single" w:sz="2" w:space="11" w:color="FFFFFF"/>
                    <w:bottom w:val="single" w:sz="2" w:space="1" w:color="FFFFFF"/>
                    <w:right w:val="single" w:sz="2" w:space="4" w:color="FFFFFF"/>
                  </w:divBdr>
                  <w:divsChild>
                    <w:div w:id="2096127254">
                      <w:marLeft w:val="0"/>
                      <w:marRight w:val="0"/>
                      <w:marTop w:val="0"/>
                      <w:marBottom w:val="0"/>
                      <w:divBdr>
                        <w:top w:val="none" w:sz="0" w:space="0" w:color="auto"/>
                        <w:left w:val="none" w:sz="0" w:space="0" w:color="auto"/>
                        <w:bottom w:val="none" w:sz="0" w:space="0" w:color="auto"/>
                        <w:right w:val="none" w:sz="0" w:space="0" w:color="auto"/>
                      </w:divBdr>
                    </w:div>
                  </w:divsChild>
                </w:div>
                <w:div w:id="963845869">
                  <w:marLeft w:val="0"/>
                  <w:marRight w:val="0"/>
                  <w:marTop w:val="0"/>
                  <w:marBottom w:val="0"/>
                  <w:divBdr>
                    <w:top w:val="single" w:sz="2" w:space="1" w:color="FFFFFF"/>
                    <w:left w:val="single" w:sz="2" w:space="11" w:color="FFFFFF"/>
                    <w:bottom w:val="single" w:sz="2" w:space="1" w:color="FFFFFF"/>
                    <w:right w:val="single" w:sz="2" w:space="4" w:color="FFFFFF"/>
                  </w:divBdr>
                  <w:divsChild>
                    <w:div w:id="2085763921">
                      <w:marLeft w:val="0"/>
                      <w:marRight w:val="0"/>
                      <w:marTop w:val="0"/>
                      <w:marBottom w:val="0"/>
                      <w:divBdr>
                        <w:top w:val="none" w:sz="0" w:space="0" w:color="auto"/>
                        <w:left w:val="none" w:sz="0" w:space="0" w:color="auto"/>
                        <w:bottom w:val="none" w:sz="0" w:space="0" w:color="auto"/>
                        <w:right w:val="none" w:sz="0" w:space="0" w:color="auto"/>
                      </w:divBdr>
                    </w:div>
                  </w:divsChild>
                </w:div>
                <w:div w:id="147064231">
                  <w:marLeft w:val="0"/>
                  <w:marRight w:val="0"/>
                  <w:marTop w:val="0"/>
                  <w:marBottom w:val="0"/>
                  <w:divBdr>
                    <w:top w:val="single" w:sz="2" w:space="1" w:color="FFFFFF"/>
                    <w:left w:val="single" w:sz="2" w:space="11" w:color="FFFFFF"/>
                    <w:bottom w:val="single" w:sz="2" w:space="1" w:color="FFFFFF"/>
                    <w:right w:val="single" w:sz="2" w:space="4" w:color="FFFFFF"/>
                  </w:divBdr>
                  <w:divsChild>
                    <w:div w:id="1801343892">
                      <w:marLeft w:val="0"/>
                      <w:marRight w:val="0"/>
                      <w:marTop w:val="0"/>
                      <w:marBottom w:val="0"/>
                      <w:divBdr>
                        <w:top w:val="none" w:sz="0" w:space="0" w:color="auto"/>
                        <w:left w:val="none" w:sz="0" w:space="0" w:color="auto"/>
                        <w:bottom w:val="none" w:sz="0" w:space="0" w:color="auto"/>
                        <w:right w:val="none" w:sz="0" w:space="0" w:color="auto"/>
                      </w:divBdr>
                    </w:div>
                  </w:divsChild>
                </w:div>
                <w:div w:id="776867733">
                  <w:marLeft w:val="0"/>
                  <w:marRight w:val="0"/>
                  <w:marTop w:val="0"/>
                  <w:marBottom w:val="0"/>
                  <w:divBdr>
                    <w:top w:val="single" w:sz="2" w:space="1" w:color="FFFFFF"/>
                    <w:left w:val="single" w:sz="2" w:space="11" w:color="FFFFFF"/>
                    <w:bottom w:val="single" w:sz="2" w:space="1" w:color="FFFFFF"/>
                    <w:right w:val="single" w:sz="2" w:space="4" w:color="FFFFFF"/>
                  </w:divBdr>
                  <w:divsChild>
                    <w:div w:id="1337878366">
                      <w:marLeft w:val="0"/>
                      <w:marRight w:val="0"/>
                      <w:marTop w:val="0"/>
                      <w:marBottom w:val="0"/>
                      <w:divBdr>
                        <w:top w:val="none" w:sz="0" w:space="0" w:color="auto"/>
                        <w:left w:val="none" w:sz="0" w:space="0" w:color="auto"/>
                        <w:bottom w:val="none" w:sz="0" w:space="0" w:color="auto"/>
                        <w:right w:val="none" w:sz="0" w:space="0" w:color="auto"/>
                      </w:divBdr>
                    </w:div>
                  </w:divsChild>
                </w:div>
                <w:div w:id="2103379051">
                  <w:marLeft w:val="0"/>
                  <w:marRight w:val="0"/>
                  <w:marTop w:val="0"/>
                  <w:marBottom w:val="0"/>
                  <w:divBdr>
                    <w:top w:val="single" w:sz="2" w:space="1" w:color="FFFFFF"/>
                    <w:left w:val="single" w:sz="2" w:space="11" w:color="FFFFFF"/>
                    <w:bottom w:val="single" w:sz="2" w:space="1" w:color="FFFFFF"/>
                    <w:right w:val="single" w:sz="2" w:space="4" w:color="FFFFFF"/>
                  </w:divBdr>
                  <w:divsChild>
                    <w:div w:id="1316302247">
                      <w:marLeft w:val="0"/>
                      <w:marRight w:val="0"/>
                      <w:marTop w:val="0"/>
                      <w:marBottom w:val="0"/>
                      <w:divBdr>
                        <w:top w:val="none" w:sz="0" w:space="0" w:color="auto"/>
                        <w:left w:val="none" w:sz="0" w:space="0" w:color="auto"/>
                        <w:bottom w:val="none" w:sz="0" w:space="0" w:color="auto"/>
                        <w:right w:val="none" w:sz="0" w:space="0" w:color="auto"/>
                      </w:divBdr>
                    </w:div>
                  </w:divsChild>
                </w:div>
                <w:div w:id="541133032">
                  <w:marLeft w:val="0"/>
                  <w:marRight w:val="0"/>
                  <w:marTop w:val="0"/>
                  <w:marBottom w:val="0"/>
                  <w:divBdr>
                    <w:top w:val="single" w:sz="2" w:space="1" w:color="FFFFFF"/>
                    <w:left w:val="single" w:sz="2" w:space="11" w:color="FFFFFF"/>
                    <w:bottom w:val="single" w:sz="2" w:space="4" w:color="FFFFFF"/>
                    <w:right w:val="single" w:sz="2" w:space="4" w:color="FFFFFF"/>
                  </w:divBdr>
                  <w:divsChild>
                    <w:div w:id="14983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4523207">
      <w:bodyDiv w:val="1"/>
      <w:marLeft w:val="0"/>
      <w:marRight w:val="0"/>
      <w:marTop w:val="0"/>
      <w:marBottom w:val="0"/>
      <w:divBdr>
        <w:top w:val="none" w:sz="0" w:space="0" w:color="auto"/>
        <w:left w:val="none" w:sz="0" w:space="0" w:color="auto"/>
        <w:bottom w:val="none" w:sz="0" w:space="0" w:color="auto"/>
        <w:right w:val="none" w:sz="0" w:space="0" w:color="auto"/>
      </w:divBdr>
      <w:divsChild>
        <w:div w:id="1995523055">
          <w:marLeft w:val="0"/>
          <w:marRight w:val="0"/>
          <w:marTop w:val="0"/>
          <w:marBottom w:val="0"/>
          <w:divBdr>
            <w:top w:val="none" w:sz="0" w:space="0" w:color="auto"/>
            <w:left w:val="none" w:sz="0" w:space="0" w:color="auto"/>
            <w:bottom w:val="none" w:sz="0" w:space="0" w:color="auto"/>
            <w:right w:val="none" w:sz="0" w:space="0" w:color="auto"/>
          </w:divBdr>
        </w:div>
        <w:div w:id="2045279664">
          <w:marLeft w:val="0"/>
          <w:marRight w:val="0"/>
          <w:marTop w:val="0"/>
          <w:marBottom w:val="300"/>
          <w:divBdr>
            <w:top w:val="none" w:sz="0" w:space="0" w:color="auto"/>
            <w:left w:val="none" w:sz="0" w:space="0" w:color="auto"/>
            <w:bottom w:val="none" w:sz="0" w:space="0" w:color="auto"/>
            <w:right w:val="none" w:sz="0" w:space="0" w:color="auto"/>
          </w:divBdr>
          <w:divsChild>
            <w:div w:id="532159920">
              <w:marLeft w:val="0"/>
              <w:marRight w:val="0"/>
              <w:marTop w:val="0"/>
              <w:marBottom w:val="0"/>
              <w:divBdr>
                <w:top w:val="none" w:sz="0" w:space="0" w:color="auto"/>
                <w:left w:val="none" w:sz="0" w:space="0" w:color="auto"/>
                <w:bottom w:val="none" w:sz="0" w:space="0" w:color="auto"/>
                <w:right w:val="none" w:sz="0" w:space="0" w:color="auto"/>
              </w:divBdr>
              <w:divsChild>
                <w:div w:id="624581992">
                  <w:marLeft w:val="0"/>
                  <w:marRight w:val="0"/>
                  <w:marTop w:val="0"/>
                  <w:marBottom w:val="0"/>
                  <w:divBdr>
                    <w:top w:val="single" w:sz="2" w:space="4" w:color="FFFFFF"/>
                    <w:left w:val="single" w:sz="2" w:space="11" w:color="FFFFFF"/>
                    <w:bottom w:val="single" w:sz="2" w:space="1" w:color="FFFFFF"/>
                    <w:right w:val="single" w:sz="2" w:space="4" w:color="FFFFFF"/>
                  </w:divBdr>
                  <w:divsChild>
                    <w:div w:id="1904754260">
                      <w:marLeft w:val="0"/>
                      <w:marRight w:val="0"/>
                      <w:marTop w:val="0"/>
                      <w:marBottom w:val="0"/>
                      <w:divBdr>
                        <w:top w:val="none" w:sz="0" w:space="0" w:color="auto"/>
                        <w:left w:val="none" w:sz="0" w:space="0" w:color="auto"/>
                        <w:bottom w:val="none" w:sz="0" w:space="0" w:color="auto"/>
                        <w:right w:val="none" w:sz="0" w:space="0" w:color="auto"/>
                      </w:divBdr>
                    </w:div>
                  </w:divsChild>
                </w:div>
                <w:div w:id="1486816704">
                  <w:marLeft w:val="0"/>
                  <w:marRight w:val="0"/>
                  <w:marTop w:val="0"/>
                  <w:marBottom w:val="0"/>
                  <w:divBdr>
                    <w:top w:val="single" w:sz="2" w:space="1" w:color="FFFFFF"/>
                    <w:left w:val="single" w:sz="2" w:space="11" w:color="FFFFFF"/>
                    <w:bottom w:val="single" w:sz="2" w:space="1" w:color="FFFFFF"/>
                    <w:right w:val="single" w:sz="2" w:space="4" w:color="FFFFFF"/>
                  </w:divBdr>
                  <w:divsChild>
                    <w:div w:id="2017147096">
                      <w:marLeft w:val="0"/>
                      <w:marRight w:val="0"/>
                      <w:marTop w:val="0"/>
                      <w:marBottom w:val="0"/>
                      <w:divBdr>
                        <w:top w:val="none" w:sz="0" w:space="0" w:color="auto"/>
                        <w:left w:val="none" w:sz="0" w:space="0" w:color="auto"/>
                        <w:bottom w:val="none" w:sz="0" w:space="0" w:color="auto"/>
                        <w:right w:val="none" w:sz="0" w:space="0" w:color="auto"/>
                      </w:divBdr>
                    </w:div>
                  </w:divsChild>
                </w:div>
                <w:div w:id="1733191751">
                  <w:marLeft w:val="0"/>
                  <w:marRight w:val="0"/>
                  <w:marTop w:val="0"/>
                  <w:marBottom w:val="0"/>
                  <w:divBdr>
                    <w:top w:val="single" w:sz="2" w:space="1" w:color="FFFFFF"/>
                    <w:left w:val="single" w:sz="2" w:space="11" w:color="FFFFFF"/>
                    <w:bottom w:val="single" w:sz="2" w:space="1" w:color="FFFFFF"/>
                    <w:right w:val="single" w:sz="2" w:space="4" w:color="FFFFFF"/>
                  </w:divBdr>
                  <w:divsChild>
                    <w:div w:id="746346001">
                      <w:marLeft w:val="0"/>
                      <w:marRight w:val="0"/>
                      <w:marTop w:val="0"/>
                      <w:marBottom w:val="0"/>
                      <w:divBdr>
                        <w:top w:val="none" w:sz="0" w:space="0" w:color="auto"/>
                        <w:left w:val="none" w:sz="0" w:space="0" w:color="auto"/>
                        <w:bottom w:val="none" w:sz="0" w:space="0" w:color="auto"/>
                        <w:right w:val="none" w:sz="0" w:space="0" w:color="auto"/>
                      </w:divBdr>
                    </w:div>
                  </w:divsChild>
                </w:div>
                <w:div w:id="974480777">
                  <w:marLeft w:val="0"/>
                  <w:marRight w:val="0"/>
                  <w:marTop w:val="0"/>
                  <w:marBottom w:val="0"/>
                  <w:divBdr>
                    <w:top w:val="single" w:sz="2" w:space="1" w:color="FFFFFF"/>
                    <w:left w:val="single" w:sz="2" w:space="11" w:color="FFFFFF"/>
                    <w:bottom w:val="single" w:sz="2" w:space="1" w:color="FFFFFF"/>
                    <w:right w:val="single" w:sz="2" w:space="4" w:color="FFFFFF"/>
                  </w:divBdr>
                  <w:divsChild>
                    <w:div w:id="204101836">
                      <w:marLeft w:val="0"/>
                      <w:marRight w:val="0"/>
                      <w:marTop w:val="0"/>
                      <w:marBottom w:val="0"/>
                      <w:divBdr>
                        <w:top w:val="none" w:sz="0" w:space="0" w:color="auto"/>
                        <w:left w:val="none" w:sz="0" w:space="0" w:color="auto"/>
                        <w:bottom w:val="none" w:sz="0" w:space="0" w:color="auto"/>
                        <w:right w:val="none" w:sz="0" w:space="0" w:color="auto"/>
                      </w:divBdr>
                    </w:div>
                  </w:divsChild>
                </w:div>
                <w:div w:id="1910385511">
                  <w:marLeft w:val="0"/>
                  <w:marRight w:val="0"/>
                  <w:marTop w:val="0"/>
                  <w:marBottom w:val="0"/>
                  <w:divBdr>
                    <w:top w:val="single" w:sz="2" w:space="1" w:color="FFFFFF"/>
                    <w:left w:val="single" w:sz="2" w:space="11" w:color="FFFFFF"/>
                    <w:bottom w:val="single" w:sz="2" w:space="1" w:color="FFFFFF"/>
                    <w:right w:val="single" w:sz="2" w:space="4" w:color="FFFFFF"/>
                  </w:divBdr>
                  <w:divsChild>
                    <w:div w:id="1299215745">
                      <w:marLeft w:val="0"/>
                      <w:marRight w:val="0"/>
                      <w:marTop w:val="0"/>
                      <w:marBottom w:val="0"/>
                      <w:divBdr>
                        <w:top w:val="none" w:sz="0" w:space="0" w:color="auto"/>
                        <w:left w:val="none" w:sz="0" w:space="0" w:color="auto"/>
                        <w:bottom w:val="none" w:sz="0" w:space="0" w:color="auto"/>
                        <w:right w:val="none" w:sz="0" w:space="0" w:color="auto"/>
                      </w:divBdr>
                    </w:div>
                  </w:divsChild>
                </w:div>
                <w:div w:id="360129970">
                  <w:marLeft w:val="0"/>
                  <w:marRight w:val="0"/>
                  <w:marTop w:val="0"/>
                  <w:marBottom w:val="0"/>
                  <w:divBdr>
                    <w:top w:val="single" w:sz="2" w:space="1" w:color="FFFFFF"/>
                    <w:left w:val="single" w:sz="2" w:space="11" w:color="FFFFFF"/>
                    <w:bottom w:val="single" w:sz="2" w:space="1" w:color="FFFFFF"/>
                    <w:right w:val="single" w:sz="2" w:space="4" w:color="FFFFFF"/>
                  </w:divBdr>
                  <w:divsChild>
                    <w:div w:id="469983770">
                      <w:marLeft w:val="0"/>
                      <w:marRight w:val="0"/>
                      <w:marTop w:val="0"/>
                      <w:marBottom w:val="0"/>
                      <w:divBdr>
                        <w:top w:val="none" w:sz="0" w:space="0" w:color="auto"/>
                        <w:left w:val="none" w:sz="0" w:space="0" w:color="auto"/>
                        <w:bottom w:val="none" w:sz="0" w:space="0" w:color="auto"/>
                        <w:right w:val="none" w:sz="0" w:space="0" w:color="auto"/>
                      </w:divBdr>
                    </w:div>
                  </w:divsChild>
                </w:div>
                <w:div w:id="592399449">
                  <w:marLeft w:val="0"/>
                  <w:marRight w:val="0"/>
                  <w:marTop w:val="0"/>
                  <w:marBottom w:val="0"/>
                  <w:divBdr>
                    <w:top w:val="single" w:sz="2" w:space="1" w:color="FFFFFF"/>
                    <w:left w:val="single" w:sz="2" w:space="11" w:color="FFFFFF"/>
                    <w:bottom w:val="single" w:sz="2" w:space="1" w:color="FFFFFF"/>
                    <w:right w:val="single" w:sz="2" w:space="4" w:color="FFFFFF"/>
                  </w:divBdr>
                  <w:divsChild>
                    <w:div w:id="646709459">
                      <w:marLeft w:val="0"/>
                      <w:marRight w:val="0"/>
                      <w:marTop w:val="0"/>
                      <w:marBottom w:val="0"/>
                      <w:divBdr>
                        <w:top w:val="none" w:sz="0" w:space="0" w:color="auto"/>
                        <w:left w:val="none" w:sz="0" w:space="0" w:color="auto"/>
                        <w:bottom w:val="none" w:sz="0" w:space="0" w:color="auto"/>
                        <w:right w:val="none" w:sz="0" w:space="0" w:color="auto"/>
                      </w:divBdr>
                    </w:div>
                  </w:divsChild>
                </w:div>
                <w:div w:id="651956140">
                  <w:marLeft w:val="0"/>
                  <w:marRight w:val="0"/>
                  <w:marTop w:val="0"/>
                  <w:marBottom w:val="0"/>
                  <w:divBdr>
                    <w:top w:val="single" w:sz="2" w:space="1" w:color="FFFFFF"/>
                    <w:left w:val="single" w:sz="2" w:space="11" w:color="FFFFFF"/>
                    <w:bottom w:val="single" w:sz="2" w:space="1" w:color="FFFFFF"/>
                    <w:right w:val="single" w:sz="2" w:space="4" w:color="FFFFFF"/>
                  </w:divBdr>
                  <w:divsChild>
                    <w:div w:id="477039201">
                      <w:marLeft w:val="0"/>
                      <w:marRight w:val="0"/>
                      <w:marTop w:val="0"/>
                      <w:marBottom w:val="0"/>
                      <w:divBdr>
                        <w:top w:val="none" w:sz="0" w:space="0" w:color="auto"/>
                        <w:left w:val="none" w:sz="0" w:space="0" w:color="auto"/>
                        <w:bottom w:val="none" w:sz="0" w:space="0" w:color="auto"/>
                        <w:right w:val="none" w:sz="0" w:space="0" w:color="auto"/>
                      </w:divBdr>
                    </w:div>
                  </w:divsChild>
                </w:div>
                <w:div w:id="1078403422">
                  <w:marLeft w:val="0"/>
                  <w:marRight w:val="0"/>
                  <w:marTop w:val="0"/>
                  <w:marBottom w:val="0"/>
                  <w:divBdr>
                    <w:top w:val="single" w:sz="2" w:space="1" w:color="FFFFFF"/>
                    <w:left w:val="single" w:sz="2" w:space="11" w:color="FFFFFF"/>
                    <w:bottom w:val="single" w:sz="2" w:space="4" w:color="FFFFFF"/>
                    <w:right w:val="single" w:sz="2" w:space="4" w:color="FFFFFF"/>
                  </w:divBdr>
                  <w:divsChild>
                    <w:div w:id="149556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40270">
          <w:marLeft w:val="0"/>
          <w:marRight w:val="0"/>
          <w:marTop w:val="0"/>
          <w:marBottom w:val="300"/>
          <w:divBdr>
            <w:top w:val="none" w:sz="0" w:space="0" w:color="auto"/>
            <w:left w:val="none" w:sz="0" w:space="0" w:color="auto"/>
            <w:bottom w:val="none" w:sz="0" w:space="0" w:color="auto"/>
            <w:right w:val="none" w:sz="0" w:space="0" w:color="auto"/>
          </w:divBdr>
          <w:divsChild>
            <w:div w:id="215512239">
              <w:marLeft w:val="0"/>
              <w:marRight w:val="0"/>
              <w:marTop w:val="0"/>
              <w:marBottom w:val="0"/>
              <w:divBdr>
                <w:top w:val="none" w:sz="0" w:space="0" w:color="auto"/>
                <w:left w:val="none" w:sz="0" w:space="0" w:color="auto"/>
                <w:bottom w:val="none" w:sz="0" w:space="0" w:color="auto"/>
                <w:right w:val="none" w:sz="0" w:space="0" w:color="auto"/>
              </w:divBdr>
              <w:divsChild>
                <w:div w:id="664018821">
                  <w:marLeft w:val="0"/>
                  <w:marRight w:val="0"/>
                  <w:marTop w:val="0"/>
                  <w:marBottom w:val="0"/>
                  <w:divBdr>
                    <w:top w:val="single" w:sz="2" w:space="4" w:color="FFFFFF"/>
                    <w:left w:val="single" w:sz="2" w:space="11" w:color="FFFFFF"/>
                    <w:bottom w:val="single" w:sz="2" w:space="1" w:color="FFFFFF"/>
                    <w:right w:val="single" w:sz="2" w:space="4" w:color="FFFFFF"/>
                  </w:divBdr>
                  <w:divsChild>
                    <w:div w:id="1787650796">
                      <w:marLeft w:val="0"/>
                      <w:marRight w:val="0"/>
                      <w:marTop w:val="0"/>
                      <w:marBottom w:val="0"/>
                      <w:divBdr>
                        <w:top w:val="none" w:sz="0" w:space="0" w:color="auto"/>
                        <w:left w:val="none" w:sz="0" w:space="0" w:color="auto"/>
                        <w:bottom w:val="none" w:sz="0" w:space="0" w:color="auto"/>
                        <w:right w:val="none" w:sz="0" w:space="0" w:color="auto"/>
                      </w:divBdr>
                    </w:div>
                  </w:divsChild>
                </w:div>
                <w:div w:id="1608463972">
                  <w:marLeft w:val="0"/>
                  <w:marRight w:val="0"/>
                  <w:marTop w:val="0"/>
                  <w:marBottom w:val="0"/>
                  <w:divBdr>
                    <w:top w:val="single" w:sz="2" w:space="1" w:color="FFFFFF"/>
                    <w:left w:val="single" w:sz="2" w:space="11" w:color="FFFFFF"/>
                    <w:bottom w:val="single" w:sz="2" w:space="1" w:color="FFFFFF"/>
                    <w:right w:val="single" w:sz="2" w:space="4" w:color="FFFFFF"/>
                  </w:divBdr>
                  <w:divsChild>
                    <w:div w:id="990645832">
                      <w:marLeft w:val="0"/>
                      <w:marRight w:val="0"/>
                      <w:marTop w:val="0"/>
                      <w:marBottom w:val="0"/>
                      <w:divBdr>
                        <w:top w:val="none" w:sz="0" w:space="0" w:color="auto"/>
                        <w:left w:val="none" w:sz="0" w:space="0" w:color="auto"/>
                        <w:bottom w:val="none" w:sz="0" w:space="0" w:color="auto"/>
                        <w:right w:val="none" w:sz="0" w:space="0" w:color="auto"/>
                      </w:divBdr>
                    </w:div>
                  </w:divsChild>
                </w:div>
                <w:div w:id="1047147976">
                  <w:marLeft w:val="0"/>
                  <w:marRight w:val="0"/>
                  <w:marTop w:val="0"/>
                  <w:marBottom w:val="0"/>
                  <w:divBdr>
                    <w:top w:val="single" w:sz="2" w:space="1" w:color="FFFFFF"/>
                    <w:left w:val="single" w:sz="2" w:space="11" w:color="FFFFFF"/>
                    <w:bottom w:val="single" w:sz="2" w:space="1" w:color="FFFFFF"/>
                    <w:right w:val="single" w:sz="2" w:space="4" w:color="FFFFFF"/>
                  </w:divBdr>
                  <w:divsChild>
                    <w:div w:id="872158368">
                      <w:marLeft w:val="0"/>
                      <w:marRight w:val="0"/>
                      <w:marTop w:val="0"/>
                      <w:marBottom w:val="0"/>
                      <w:divBdr>
                        <w:top w:val="none" w:sz="0" w:space="0" w:color="auto"/>
                        <w:left w:val="none" w:sz="0" w:space="0" w:color="auto"/>
                        <w:bottom w:val="none" w:sz="0" w:space="0" w:color="auto"/>
                        <w:right w:val="none" w:sz="0" w:space="0" w:color="auto"/>
                      </w:divBdr>
                    </w:div>
                  </w:divsChild>
                </w:div>
                <w:div w:id="1716540039">
                  <w:marLeft w:val="0"/>
                  <w:marRight w:val="0"/>
                  <w:marTop w:val="0"/>
                  <w:marBottom w:val="0"/>
                  <w:divBdr>
                    <w:top w:val="single" w:sz="2" w:space="1" w:color="FFFFFF"/>
                    <w:left w:val="single" w:sz="2" w:space="11" w:color="FFFFFF"/>
                    <w:bottom w:val="single" w:sz="2" w:space="1" w:color="FFFFFF"/>
                    <w:right w:val="single" w:sz="2" w:space="4" w:color="FFFFFF"/>
                  </w:divBdr>
                  <w:divsChild>
                    <w:div w:id="1113669012">
                      <w:marLeft w:val="0"/>
                      <w:marRight w:val="0"/>
                      <w:marTop w:val="0"/>
                      <w:marBottom w:val="0"/>
                      <w:divBdr>
                        <w:top w:val="none" w:sz="0" w:space="0" w:color="auto"/>
                        <w:left w:val="none" w:sz="0" w:space="0" w:color="auto"/>
                        <w:bottom w:val="none" w:sz="0" w:space="0" w:color="auto"/>
                        <w:right w:val="none" w:sz="0" w:space="0" w:color="auto"/>
                      </w:divBdr>
                    </w:div>
                  </w:divsChild>
                </w:div>
                <w:div w:id="722606235">
                  <w:marLeft w:val="0"/>
                  <w:marRight w:val="0"/>
                  <w:marTop w:val="0"/>
                  <w:marBottom w:val="0"/>
                  <w:divBdr>
                    <w:top w:val="single" w:sz="2" w:space="1" w:color="FFFFFF"/>
                    <w:left w:val="single" w:sz="2" w:space="11" w:color="FFFFFF"/>
                    <w:bottom w:val="single" w:sz="2" w:space="1" w:color="FFFFFF"/>
                    <w:right w:val="single" w:sz="2" w:space="4" w:color="FFFFFF"/>
                  </w:divBdr>
                  <w:divsChild>
                    <w:div w:id="889656052">
                      <w:marLeft w:val="0"/>
                      <w:marRight w:val="0"/>
                      <w:marTop w:val="0"/>
                      <w:marBottom w:val="0"/>
                      <w:divBdr>
                        <w:top w:val="none" w:sz="0" w:space="0" w:color="auto"/>
                        <w:left w:val="none" w:sz="0" w:space="0" w:color="auto"/>
                        <w:bottom w:val="none" w:sz="0" w:space="0" w:color="auto"/>
                        <w:right w:val="none" w:sz="0" w:space="0" w:color="auto"/>
                      </w:divBdr>
                    </w:div>
                  </w:divsChild>
                </w:div>
                <w:div w:id="584342326">
                  <w:marLeft w:val="0"/>
                  <w:marRight w:val="0"/>
                  <w:marTop w:val="0"/>
                  <w:marBottom w:val="0"/>
                  <w:divBdr>
                    <w:top w:val="single" w:sz="2" w:space="1" w:color="FFFFFF"/>
                    <w:left w:val="single" w:sz="2" w:space="11" w:color="FFFFFF"/>
                    <w:bottom w:val="single" w:sz="2" w:space="1" w:color="FFFFFF"/>
                    <w:right w:val="single" w:sz="2" w:space="4" w:color="FFFFFF"/>
                  </w:divBdr>
                  <w:divsChild>
                    <w:div w:id="216938798">
                      <w:marLeft w:val="0"/>
                      <w:marRight w:val="0"/>
                      <w:marTop w:val="0"/>
                      <w:marBottom w:val="0"/>
                      <w:divBdr>
                        <w:top w:val="none" w:sz="0" w:space="0" w:color="auto"/>
                        <w:left w:val="none" w:sz="0" w:space="0" w:color="auto"/>
                        <w:bottom w:val="none" w:sz="0" w:space="0" w:color="auto"/>
                        <w:right w:val="none" w:sz="0" w:space="0" w:color="auto"/>
                      </w:divBdr>
                    </w:div>
                  </w:divsChild>
                </w:div>
                <w:div w:id="759451068">
                  <w:marLeft w:val="0"/>
                  <w:marRight w:val="0"/>
                  <w:marTop w:val="0"/>
                  <w:marBottom w:val="0"/>
                  <w:divBdr>
                    <w:top w:val="single" w:sz="2" w:space="1" w:color="FFFFFF"/>
                    <w:left w:val="single" w:sz="2" w:space="11" w:color="FFFFFF"/>
                    <w:bottom w:val="single" w:sz="2" w:space="1" w:color="FFFFFF"/>
                    <w:right w:val="single" w:sz="2" w:space="4" w:color="FFFFFF"/>
                  </w:divBdr>
                  <w:divsChild>
                    <w:div w:id="1128166663">
                      <w:marLeft w:val="0"/>
                      <w:marRight w:val="0"/>
                      <w:marTop w:val="0"/>
                      <w:marBottom w:val="0"/>
                      <w:divBdr>
                        <w:top w:val="none" w:sz="0" w:space="0" w:color="auto"/>
                        <w:left w:val="none" w:sz="0" w:space="0" w:color="auto"/>
                        <w:bottom w:val="none" w:sz="0" w:space="0" w:color="auto"/>
                        <w:right w:val="none" w:sz="0" w:space="0" w:color="auto"/>
                      </w:divBdr>
                    </w:div>
                  </w:divsChild>
                </w:div>
                <w:div w:id="396780269">
                  <w:marLeft w:val="0"/>
                  <w:marRight w:val="0"/>
                  <w:marTop w:val="0"/>
                  <w:marBottom w:val="0"/>
                  <w:divBdr>
                    <w:top w:val="single" w:sz="2" w:space="1" w:color="FFFFFF"/>
                    <w:left w:val="single" w:sz="2" w:space="11" w:color="FFFFFF"/>
                    <w:bottom w:val="single" w:sz="2" w:space="1" w:color="FFFFFF"/>
                    <w:right w:val="single" w:sz="2" w:space="4" w:color="FFFFFF"/>
                  </w:divBdr>
                  <w:divsChild>
                    <w:div w:id="985431483">
                      <w:marLeft w:val="0"/>
                      <w:marRight w:val="0"/>
                      <w:marTop w:val="0"/>
                      <w:marBottom w:val="0"/>
                      <w:divBdr>
                        <w:top w:val="none" w:sz="0" w:space="0" w:color="auto"/>
                        <w:left w:val="none" w:sz="0" w:space="0" w:color="auto"/>
                        <w:bottom w:val="none" w:sz="0" w:space="0" w:color="auto"/>
                        <w:right w:val="none" w:sz="0" w:space="0" w:color="auto"/>
                      </w:divBdr>
                    </w:div>
                  </w:divsChild>
                </w:div>
                <w:div w:id="1091050464">
                  <w:marLeft w:val="0"/>
                  <w:marRight w:val="0"/>
                  <w:marTop w:val="0"/>
                  <w:marBottom w:val="0"/>
                  <w:divBdr>
                    <w:top w:val="single" w:sz="2" w:space="1" w:color="FFFFFF"/>
                    <w:left w:val="single" w:sz="2" w:space="11" w:color="FFFFFF"/>
                    <w:bottom w:val="single" w:sz="2" w:space="1" w:color="FFFFFF"/>
                    <w:right w:val="single" w:sz="2" w:space="4" w:color="FFFFFF"/>
                  </w:divBdr>
                  <w:divsChild>
                    <w:div w:id="1210217909">
                      <w:marLeft w:val="0"/>
                      <w:marRight w:val="0"/>
                      <w:marTop w:val="0"/>
                      <w:marBottom w:val="0"/>
                      <w:divBdr>
                        <w:top w:val="none" w:sz="0" w:space="0" w:color="auto"/>
                        <w:left w:val="none" w:sz="0" w:space="0" w:color="auto"/>
                        <w:bottom w:val="none" w:sz="0" w:space="0" w:color="auto"/>
                        <w:right w:val="none" w:sz="0" w:space="0" w:color="auto"/>
                      </w:divBdr>
                    </w:div>
                  </w:divsChild>
                </w:div>
                <w:div w:id="1583953506">
                  <w:marLeft w:val="0"/>
                  <w:marRight w:val="0"/>
                  <w:marTop w:val="0"/>
                  <w:marBottom w:val="0"/>
                  <w:divBdr>
                    <w:top w:val="single" w:sz="2" w:space="1" w:color="FFFFFF"/>
                    <w:left w:val="single" w:sz="2" w:space="11" w:color="FFFFFF"/>
                    <w:bottom w:val="single" w:sz="2" w:space="1" w:color="FFFFFF"/>
                    <w:right w:val="single" w:sz="2" w:space="4" w:color="FFFFFF"/>
                  </w:divBdr>
                  <w:divsChild>
                    <w:div w:id="1687947587">
                      <w:marLeft w:val="0"/>
                      <w:marRight w:val="0"/>
                      <w:marTop w:val="0"/>
                      <w:marBottom w:val="0"/>
                      <w:divBdr>
                        <w:top w:val="none" w:sz="0" w:space="0" w:color="auto"/>
                        <w:left w:val="none" w:sz="0" w:space="0" w:color="auto"/>
                        <w:bottom w:val="none" w:sz="0" w:space="0" w:color="auto"/>
                        <w:right w:val="none" w:sz="0" w:space="0" w:color="auto"/>
                      </w:divBdr>
                    </w:div>
                  </w:divsChild>
                </w:div>
                <w:div w:id="1560627872">
                  <w:marLeft w:val="0"/>
                  <w:marRight w:val="0"/>
                  <w:marTop w:val="0"/>
                  <w:marBottom w:val="0"/>
                  <w:divBdr>
                    <w:top w:val="single" w:sz="2" w:space="1" w:color="FFFFFF"/>
                    <w:left w:val="single" w:sz="2" w:space="11" w:color="FFFFFF"/>
                    <w:bottom w:val="single" w:sz="2" w:space="4" w:color="FFFFFF"/>
                    <w:right w:val="single" w:sz="2" w:space="4" w:color="FFFFFF"/>
                  </w:divBdr>
                  <w:divsChild>
                    <w:div w:id="146141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92746">
          <w:marLeft w:val="0"/>
          <w:marRight w:val="0"/>
          <w:marTop w:val="0"/>
          <w:marBottom w:val="300"/>
          <w:divBdr>
            <w:top w:val="none" w:sz="0" w:space="0" w:color="auto"/>
            <w:left w:val="none" w:sz="0" w:space="0" w:color="auto"/>
            <w:bottom w:val="none" w:sz="0" w:space="0" w:color="auto"/>
            <w:right w:val="none" w:sz="0" w:space="0" w:color="auto"/>
          </w:divBdr>
          <w:divsChild>
            <w:div w:id="1519002420">
              <w:marLeft w:val="0"/>
              <w:marRight w:val="0"/>
              <w:marTop w:val="0"/>
              <w:marBottom w:val="0"/>
              <w:divBdr>
                <w:top w:val="none" w:sz="0" w:space="0" w:color="auto"/>
                <w:left w:val="none" w:sz="0" w:space="0" w:color="auto"/>
                <w:bottom w:val="none" w:sz="0" w:space="0" w:color="auto"/>
                <w:right w:val="none" w:sz="0" w:space="0" w:color="auto"/>
              </w:divBdr>
              <w:divsChild>
                <w:div w:id="1797749825">
                  <w:marLeft w:val="0"/>
                  <w:marRight w:val="0"/>
                  <w:marTop w:val="0"/>
                  <w:marBottom w:val="0"/>
                  <w:divBdr>
                    <w:top w:val="single" w:sz="2" w:space="4" w:color="FFFFFF"/>
                    <w:left w:val="single" w:sz="2" w:space="11" w:color="FFFFFF"/>
                    <w:bottom w:val="single" w:sz="2" w:space="1" w:color="FFFFFF"/>
                    <w:right w:val="single" w:sz="2" w:space="4" w:color="FFFFFF"/>
                  </w:divBdr>
                  <w:divsChild>
                    <w:div w:id="388192739">
                      <w:marLeft w:val="0"/>
                      <w:marRight w:val="0"/>
                      <w:marTop w:val="0"/>
                      <w:marBottom w:val="0"/>
                      <w:divBdr>
                        <w:top w:val="none" w:sz="0" w:space="0" w:color="auto"/>
                        <w:left w:val="none" w:sz="0" w:space="0" w:color="auto"/>
                        <w:bottom w:val="none" w:sz="0" w:space="0" w:color="auto"/>
                        <w:right w:val="none" w:sz="0" w:space="0" w:color="auto"/>
                      </w:divBdr>
                    </w:div>
                  </w:divsChild>
                </w:div>
                <w:div w:id="2124423792">
                  <w:marLeft w:val="0"/>
                  <w:marRight w:val="0"/>
                  <w:marTop w:val="0"/>
                  <w:marBottom w:val="0"/>
                  <w:divBdr>
                    <w:top w:val="single" w:sz="2" w:space="1" w:color="FFFFFF"/>
                    <w:left w:val="single" w:sz="2" w:space="11" w:color="FFFFFF"/>
                    <w:bottom w:val="single" w:sz="2" w:space="1" w:color="FFFFFF"/>
                    <w:right w:val="single" w:sz="2" w:space="4" w:color="FFFFFF"/>
                  </w:divBdr>
                  <w:divsChild>
                    <w:div w:id="121270016">
                      <w:marLeft w:val="0"/>
                      <w:marRight w:val="0"/>
                      <w:marTop w:val="0"/>
                      <w:marBottom w:val="0"/>
                      <w:divBdr>
                        <w:top w:val="none" w:sz="0" w:space="0" w:color="auto"/>
                        <w:left w:val="none" w:sz="0" w:space="0" w:color="auto"/>
                        <w:bottom w:val="none" w:sz="0" w:space="0" w:color="auto"/>
                        <w:right w:val="none" w:sz="0" w:space="0" w:color="auto"/>
                      </w:divBdr>
                    </w:div>
                  </w:divsChild>
                </w:div>
                <w:div w:id="301614180">
                  <w:marLeft w:val="0"/>
                  <w:marRight w:val="0"/>
                  <w:marTop w:val="0"/>
                  <w:marBottom w:val="0"/>
                  <w:divBdr>
                    <w:top w:val="single" w:sz="2" w:space="1" w:color="FFFFFF"/>
                    <w:left w:val="single" w:sz="2" w:space="11" w:color="FFFFFF"/>
                    <w:bottom w:val="single" w:sz="2" w:space="1" w:color="FFFFFF"/>
                    <w:right w:val="single" w:sz="2" w:space="4" w:color="FFFFFF"/>
                  </w:divBdr>
                  <w:divsChild>
                    <w:div w:id="800415130">
                      <w:marLeft w:val="0"/>
                      <w:marRight w:val="0"/>
                      <w:marTop w:val="0"/>
                      <w:marBottom w:val="0"/>
                      <w:divBdr>
                        <w:top w:val="none" w:sz="0" w:space="0" w:color="auto"/>
                        <w:left w:val="none" w:sz="0" w:space="0" w:color="auto"/>
                        <w:bottom w:val="none" w:sz="0" w:space="0" w:color="auto"/>
                        <w:right w:val="none" w:sz="0" w:space="0" w:color="auto"/>
                      </w:divBdr>
                    </w:div>
                  </w:divsChild>
                </w:div>
                <w:div w:id="1636107240">
                  <w:marLeft w:val="0"/>
                  <w:marRight w:val="0"/>
                  <w:marTop w:val="0"/>
                  <w:marBottom w:val="0"/>
                  <w:divBdr>
                    <w:top w:val="single" w:sz="2" w:space="1" w:color="FFFFFF"/>
                    <w:left w:val="single" w:sz="2" w:space="11" w:color="FFFFFF"/>
                    <w:bottom w:val="single" w:sz="2" w:space="1" w:color="FFFFFF"/>
                    <w:right w:val="single" w:sz="2" w:space="4" w:color="FFFFFF"/>
                  </w:divBdr>
                  <w:divsChild>
                    <w:div w:id="1599022355">
                      <w:marLeft w:val="0"/>
                      <w:marRight w:val="0"/>
                      <w:marTop w:val="0"/>
                      <w:marBottom w:val="0"/>
                      <w:divBdr>
                        <w:top w:val="none" w:sz="0" w:space="0" w:color="auto"/>
                        <w:left w:val="none" w:sz="0" w:space="0" w:color="auto"/>
                        <w:bottom w:val="none" w:sz="0" w:space="0" w:color="auto"/>
                        <w:right w:val="none" w:sz="0" w:space="0" w:color="auto"/>
                      </w:divBdr>
                    </w:div>
                  </w:divsChild>
                </w:div>
                <w:div w:id="764425388">
                  <w:marLeft w:val="0"/>
                  <w:marRight w:val="0"/>
                  <w:marTop w:val="0"/>
                  <w:marBottom w:val="0"/>
                  <w:divBdr>
                    <w:top w:val="single" w:sz="2" w:space="1" w:color="FFFFFF"/>
                    <w:left w:val="single" w:sz="2" w:space="11" w:color="FFFFFF"/>
                    <w:bottom w:val="single" w:sz="2" w:space="1" w:color="FFFFFF"/>
                    <w:right w:val="single" w:sz="2" w:space="4" w:color="FFFFFF"/>
                  </w:divBdr>
                  <w:divsChild>
                    <w:div w:id="1498768646">
                      <w:marLeft w:val="0"/>
                      <w:marRight w:val="0"/>
                      <w:marTop w:val="0"/>
                      <w:marBottom w:val="0"/>
                      <w:divBdr>
                        <w:top w:val="none" w:sz="0" w:space="0" w:color="auto"/>
                        <w:left w:val="none" w:sz="0" w:space="0" w:color="auto"/>
                        <w:bottom w:val="none" w:sz="0" w:space="0" w:color="auto"/>
                        <w:right w:val="none" w:sz="0" w:space="0" w:color="auto"/>
                      </w:divBdr>
                    </w:div>
                  </w:divsChild>
                </w:div>
                <w:div w:id="855340277">
                  <w:marLeft w:val="0"/>
                  <w:marRight w:val="0"/>
                  <w:marTop w:val="0"/>
                  <w:marBottom w:val="0"/>
                  <w:divBdr>
                    <w:top w:val="single" w:sz="2" w:space="1" w:color="FFFFFF"/>
                    <w:left w:val="single" w:sz="2" w:space="11" w:color="FFFFFF"/>
                    <w:bottom w:val="single" w:sz="2" w:space="1" w:color="FFFFFF"/>
                    <w:right w:val="single" w:sz="2" w:space="4" w:color="FFFFFF"/>
                  </w:divBdr>
                  <w:divsChild>
                    <w:div w:id="1123963124">
                      <w:marLeft w:val="0"/>
                      <w:marRight w:val="0"/>
                      <w:marTop w:val="0"/>
                      <w:marBottom w:val="0"/>
                      <w:divBdr>
                        <w:top w:val="none" w:sz="0" w:space="0" w:color="auto"/>
                        <w:left w:val="none" w:sz="0" w:space="0" w:color="auto"/>
                        <w:bottom w:val="none" w:sz="0" w:space="0" w:color="auto"/>
                        <w:right w:val="none" w:sz="0" w:space="0" w:color="auto"/>
                      </w:divBdr>
                    </w:div>
                  </w:divsChild>
                </w:div>
                <w:div w:id="8262112">
                  <w:marLeft w:val="0"/>
                  <w:marRight w:val="0"/>
                  <w:marTop w:val="0"/>
                  <w:marBottom w:val="0"/>
                  <w:divBdr>
                    <w:top w:val="single" w:sz="2" w:space="1" w:color="FFFFFF"/>
                    <w:left w:val="single" w:sz="2" w:space="11" w:color="FFFFFF"/>
                    <w:bottom w:val="single" w:sz="2" w:space="1" w:color="FFFFFF"/>
                    <w:right w:val="single" w:sz="2" w:space="4" w:color="FFFFFF"/>
                  </w:divBdr>
                  <w:divsChild>
                    <w:div w:id="1974141335">
                      <w:marLeft w:val="0"/>
                      <w:marRight w:val="0"/>
                      <w:marTop w:val="0"/>
                      <w:marBottom w:val="0"/>
                      <w:divBdr>
                        <w:top w:val="none" w:sz="0" w:space="0" w:color="auto"/>
                        <w:left w:val="none" w:sz="0" w:space="0" w:color="auto"/>
                        <w:bottom w:val="none" w:sz="0" w:space="0" w:color="auto"/>
                        <w:right w:val="none" w:sz="0" w:space="0" w:color="auto"/>
                      </w:divBdr>
                    </w:div>
                  </w:divsChild>
                </w:div>
                <w:div w:id="84687717">
                  <w:marLeft w:val="0"/>
                  <w:marRight w:val="0"/>
                  <w:marTop w:val="0"/>
                  <w:marBottom w:val="0"/>
                  <w:divBdr>
                    <w:top w:val="single" w:sz="2" w:space="1" w:color="FFFFFF"/>
                    <w:left w:val="single" w:sz="2" w:space="11" w:color="FFFFFF"/>
                    <w:bottom w:val="single" w:sz="2" w:space="1" w:color="FFFFFF"/>
                    <w:right w:val="single" w:sz="2" w:space="4" w:color="FFFFFF"/>
                  </w:divBdr>
                  <w:divsChild>
                    <w:div w:id="1588080053">
                      <w:marLeft w:val="0"/>
                      <w:marRight w:val="0"/>
                      <w:marTop w:val="0"/>
                      <w:marBottom w:val="0"/>
                      <w:divBdr>
                        <w:top w:val="none" w:sz="0" w:space="0" w:color="auto"/>
                        <w:left w:val="none" w:sz="0" w:space="0" w:color="auto"/>
                        <w:bottom w:val="none" w:sz="0" w:space="0" w:color="auto"/>
                        <w:right w:val="none" w:sz="0" w:space="0" w:color="auto"/>
                      </w:divBdr>
                    </w:div>
                  </w:divsChild>
                </w:div>
                <w:div w:id="183370753">
                  <w:marLeft w:val="0"/>
                  <w:marRight w:val="0"/>
                  <w:marTop w:val="0"/>
                  <w:marBottom w:val="0"/>
                  <w:divBdr>
                    <w:top w:val="single" w:sz="2" w:space="1" w:color="FFFFFF"/>
                    <w:left w:val="single" w:sz="2" w:space="11" w:color="FFFFFF"/>
                    <w:bottom w:val="single" w:sz="2" w:space="1" w:color="FFFFFF"/>
                    <w:right w:val="single" w:sz="2" w:space="4" w:color="FFFFFF"/>
                  </w:divBdr>
                  <w:divsChild>
                    <w:div w:id="695232866">
                      <w:marLeft w:val="0"/>
                      <w:marRight w:val="0"/>
                      <w:marTop w:val="0"/>
                      <w:marBottom w:val="0"/>
                      <w:divBdr>
                        <w:top w:val="none" w:sz="0" w:space="0" w:color="auto"/>
                        <w:left w:val="none" w:sz="0" w:space="0" w:color="auto"/>
                        <w:bottom w:val="none" w:sz="0" w:space="0" w:color="auto"/>
                        <w:right w:val="none" w:sz="0" w:space="0" w:color="auto"/>
                      </w:divBdr>
                    </w:div>
                  </w:divsChild>
                </w:div>
                <w:div w:id="1831745996">
                  <w:marLeft w:val="0"/>
                  <w:marRight w:val="0"/>
                  <w:marTop w:val="0"/>
                  <w:marBottom w:val="0"/>
                  <w:divBdr>
                    <w:top w:val="single" w:sz="2" w:space="1" w:color="FFFFFF"/>
                    <w:left w:val="single" w:sz="2" w:space="11" w:color="FFFFFF"/>
                    <w:bottom w:val="single" w:sz="2" w:space="1" w:color="FFFFFF"/>
                    <w:right w:val="single" w:sz="2" w:space="4" w:color="FFFFFF"/>
                  </w:divBdr>
                  <w:divsChild>
                    <w:div w:id="787162371">
                      <w:marLeft w:val="0"/>
                      <w:marRight w:val="0"/>
                      <w:marTop w:val="0"/>
                      <w:marBottom w:val="0"/>
                      <w:divBdr>
                        <w:top w:val="none" w:sz="0" w:space="0" w:color="auto"/>
                        <w:left w:val="none" w:sz="0" w:space="0" w:color="auto"/>
                        <w:bottom w:val="none" w:sz="0" w:space="0" w:color="auto"/>
                        <w:right w:val="none" w:sz="0" w:space="0" w:color="auto"/>
                      </w:divBdr>
                    </w:div>
                  </w:divsChild>
                </w:div>
                <w:div w:id="1599824740">
                  <w:marLeft w:val="0"/>
                  <w:marRight w:val="0"/>
                  <w:marTop w:val="0"/>
                  <w:marBottom w:val="0"/>
                  <w:divBdr>
                    <w:top w:val="single" w:sz="2" w:space="1" w:color="FFFFFF"/>
                    <w:left w:val="single" w:sz="2" w:space="11" w:color="FFFFFF"/>
                    <w:bottom w:val="single" w:sz="2" w:space="1" w:color="FFFFFF"/>
                    <w:right w:val="single" w:sz="2" w:space="4" w:color="FFFFFF"/>
                  </w:divBdr>
                  <w:divsChild>
                    <w:div w:id="1568371359">
                      <w:marLeft w:val="0"/>
                      <w:marRight w:val="0"/>
                      <w:marTop w:val="0"/>
                      <w:marBottom w:val="0"/>
                      <w:divBdr>
                        <w:top w:val="none" w:sz="0" w:space="0" w:color="auto"/>
                        <w:left w:val="none" w:sz="0" w:space="0" w:color="auto"/>
                        <w:bottom w:val="none" w:sz="0" w:space="0" w:color="auto"/>
                        <w:right w:val="none" w:sz="0" w:space="0" w:color="auto"/>
                      </w:divBdr>
                    </w:div>
                  </w:divsChild>
                </w:div>
                <w:div w:id="985283938">
                  <w:marLeft w:val="0"/>
                  <w:marRight w:val="0"/>
                  <w:marTop w:val="0"/>
                  <w:marBottom w:val="0"/>
                  <w:divBdr>
                    <w:top w:val="single" w:sz="2" w:space="1" w:color="FFFFFF"/>
                    <w:left w:val="single" w:sz="2" w:space="11" w:color="FFFFFF"/>
                    <w:bottom w:val="single" w:sz="2" w:space="1" w:color="FFFFFF"/>
                    <w:right w:val="single" w:sz="2" w:space="4" w:color="FFFFFF"/>
                  </w:divBdr>
                  <w:divsChild>
                    <w:div w:id="259682897">
                      <w:marLeft w:val="0"/>
                      <w:marRight w:val="0"/>
                      <w:marTop w:val="0"/>
                      <w:marBottom w:val="0"/>
                      <w:divBdr>
                        <w:top w:val="none" w:sz="0" w:space="0" w:color="auto"/>
                        <w:left w:val="none" w:sz="0" w:space="0" w:color="auto"/>
                        <w:bottom w:val="none" w:sz="0" w:space="0" w:color="auto"/>
                        <w:right w:val="none" w:sz="0" w:space="0" w:color="auto"/>
                      </w:divBdr>
                    </w:div>
                  </w:divsChild>
                </w:div>
                <w:div w:id="1627618615">
                  <w:marLeft w:val="0"/>
                  <w:marRight w:val="0"/>
                  <w:marTop w:val="0"/>
                  <w:marBottom w:val="0"/>
                  <w:divBdr>
                    <w:top w:val="single" w:sz="2" w:space="1" w:color="FFFFFF"/>
                    <w:left w:val="single" w:sz="2" w:space="11" w:color="FFFFFF"/>
                    <w:bottom w:val="single" w:sz="2" w:space="1" w:color="FFFFFF"/>
                    <w:right w:val="single" w:sz="2" w:space="4" w:color="FFFFFF"/>
                  </w:divBdr>
                  <w:divsChild>
                    <w:div w:id="78523327">
                      <w:marLeft w:val="0"/>
                      <w:marRight w:val="0"/>
                      <w:marTop w:val="0"/>
                      <w:marBottom w:val="0"/>
                      <w:divBdr>
                        <w:top w:val="none" w:sz="0" w:space="0" w:color="auto"/>
                        <w:left w:val="none" w:sz="0" w:space="0" w:color="auto"/>
                        <w:bottom w:val="none" w:sz="0" w:space="0" w:color="auto"/>
                        <w:right w:val="none" w:sz="0" w:space="0" w:color="auto"/>
                      </w:divBdr>
                    </w:div>
                  </w:divsChild>
                </w:div>
                <w:div w:id="1794863556">
                  <w:marLeft w:val="0"/>
                  <w:marRight w:val="0"/>
                  <w:marTop w:val="0"/>
                  <w:marBottom w:val="0"/>
                  <w:divBdr>
                    <w:top w:val="single" w:sz="2" w:space="1" w:color="FFFFFF"/>
                    <w:left w:val="single" w:sz="2" w:space="11" w:color="FFFFFF"/>
                    <w:bottom w:val="single" w:sz="2" w:space="1" w:color="FFFFFF"/>
                    <w:right w:val="single" w:sz="2" w:space="4" w:color="FFFFFF"/>
                  </w:divBdr>
                  <w:divsChild>
                    <w:div w:id="1127158104">
                      <w:marLeft w:val="0"/>
                      <w:marRight w:val="0"/>
                      <w:marTop w:val="0"/>
                      <w:marBottom w:val="0"/>
                      <w:divBdr>
                        <w:top w:val="none" w:sz="0" w:space="0" w:color="auto"/>
                        <w:left w:val="none" w:sz="0" w:space="0" w:color="auto"/>
                        <w:bottom w:val="none" w:sz="0" w:space="0" w:color="auto"/>
                        <w:right w:val="none" w:sz="0" w:space="0" w:color="auto"/>
                      </w:divBdr>
                    </w:div>
                  </w:divsChild>
                </w:div>
                <w:div w:id="1086531939">
                  <w:marLeft w:val="0"/>
                  <w:marRight w:val="0"/>
                  <w:marTop w:val="0"/>
                  <w:marBottom w:val="0"/>
                  <w:divBdr>
                    <w:top w:val="single" w:sz="2" w:space="1" w:color="FFFFFF"/>
                    <w:left w:val="single" w:sz="2" w:space="11" w:color="FFFFFF"/>
                    <w:bottom w:val="single" w:sz="2" w:space="1" w:color="FFFFFF"/>
                    <w:right w:val="single" w:sz="2" w:space="4" w:color="FFFFFF"/>
                  </w:divBdr>
                  <w:divsChild>
                    <w:div w:id="193691312">
                      <w:marLeft w:val="0"/>
                      <w:marRight w:val="0"/>
                      <w:marTop w:val="0"/>
                      <w:marBottom w:val="0"/>
                      <w:divBdr>
                        <w:top w:val="none" w:sz="0" w:space="0" w:color="auto"/>
                        <w:left w:val="none" w:sz="0" w:space="0" w:color="auto"/>
                        <w:bottom w:val="none" w:sz="0" w:space="0" w:color="auto"/>
                        <w:right w:val="none" w:sz="0" w:space="0" w:color="auto"/>
                      </w:divBdr>
                    </w:div>
                  </w:divsChild>
                </w:div>
                <w:div w:id="849762550">
                  <w:marLeft w:val="0"/>
                  <w:marRight w:val="0"/>
                  <w:marTop w:val="0"/>
                  <w:marBottom w:val="0"/>
                  <w:divBdr>
                    <w:top w:val="single" w:sz="2" w:space="1" w:color="FFFFFF"/>
                    <w:left w:val="single" w:sz="2" w:space="11" w:color="FFFFFF"/>
                    <w:bottom w:val="single" w:sz="2" w:space="1" w:color="FFFFFF"/>
                    <w:right w:val="single" w:sz="2" w:space="4" w:color="FFFFFF"/>
                  </w:divBdr>
                  <w:divsChild>
                    <w:div w:id="1525745395">
                      <w:marLeft w:val="0"/>
                      <w:marRight w:val="0"/>
                      <w:marTop w:val="0"/>
                      <w:marBottom w:val="0"/>
                      <w:divBdr>
                        <w:top w:val="none" w:sz="0" w:space="0" w:color="auto"/>
                        <w:left w:val="none" w:sz="0" w:space="0" w:color="auto"/>
                        <w:bottom w:val="none" w:sz="0" w:space="0" w:color="auto"/>
                        <w:right w:val="none" w:sz="0" w:space="0" w:color="auto"/>
                      </w:divBdr>
                    </w:div>
                  </w:divsChild>
                </w:div>
                <w:div w:id="1804499737">
                  <w:marLeft w:val="0"/>
                  <w:marRight w:val="0"/>
                  <w:marTop w:val="0"/>
                  <w:marBottom w:val="0"/>
                  <w:divBdr>
                    <w:top w:val="single" w:sz="2" w:space="1" w:color="FFFFFF"/>
                    <w:left w:val="single" w:sz="2" w:space="11" w:color="FFFFFF"/>
                    <w:bottom w:val="single" w:sz="2" w:space="1" w:color="FFFFFF"/>
                    <w:right w:val="single" w:sz="2" w:space="4" w:color="FFFFFF"/>
                  </w:divBdr>
                  <w:divsChild>
                    <w:div w:id="53433816">
                      <w:marLeft w:val="0"/>
                      <w:marRight w:val="0"/>
                      <w:marTop w:val="0"/>
                      <w:marBottom w:val="0"/>
                      <w:divBdr>
                        <w:top w:val="none" w:sz="0" w:space="0" w:color="auto"/>
                        <w:left w:val="none" w:sz="0" w:space="0" w:color="auto"/>
                        <w:bottom w:val="none" w:sz="0" w:space="0" w:color="auto"/>
                        <w:right w:val="none" w:sz="0" w:space="0" w:color="auto"/>
                      </w:divBdr>
                    </w:div>
                  </w:divsChild>
                </w:div>
                <w:div w:id="1866408194">
                  <w:marLeft w:val="0"/>
                  <w:marRight w:val="0"/>
                  <w:marTop w:val="0"/>
                  <w:marBottom w:val="0"/>
                  <w:divBdr>
                    <w:top w:val="single" w:sz="2" w:space="1" w:color="FFFFFF"/>
                    <w:left w:val="single" w:sz="2" w:space="11" w:color="FFFFFF"/>
                    <w:bottom w:val="single" w:sz="2" w:space="1" w:color="FFFFFF"/>
                    <w:right w:val="single" w:sz="2" w:space="4" w:color="FFFFFF"/>
                  </w:divBdr>
                  <w:divsChild>
                    <w:div w:id="427967155">
                      <w:marLeft w:val="0"/>
                      <w:marRight w:val="0"/>
                      <w:marTop w:val="0"/>
                      <w:marBottom w:val="0"/>
                      <w:divBdr>
                        <w:top w:val="none" w:sz="0" w:space="0" w:color="auto"/>
                        <w:left w:val="none" w:sz="0" w:space="0" w:color="auto"/>
                        <w:bottom w:val="none" w:sz="0" w:space="0" w:color="auto"/>
                        <w:right w:val="none" w:sz="0" w:space="0" w:color="auto"/>
                      </w:divBdr>
                    </w:div>
                  </w:divsChild>
                </w:div>
                <w:div w:id="626814262">
                  <w:marLeft w:val="0"/>
                  <w:marRight w:val="0"/>
                  <w:marTop w:val="0"/>
                  <w:marBottom w:val="0"/>
                  <w:divBdr>
                    <w:top w:val="single" w:sz="2" w:space="1" w:color="FFFFFF"/>
                    <w:left w:val="single" w:sz="2" w:space="11" w:color="FFFFFF"/>
                    <w:bottom w:val="single" w:sz="2" w:space="1" w:color="FFFFFF"/>
                    <w:right w:val="single" w:sz="2" w:space="4" w:color="FFFFFF"/>
                  </w:divBdr>
                  <w:divsChild>
                    <w:div w:id="1410078412">
                      <w:marLeft w:val="0"/>
                      <w:marRight w:val="0"/>
                      <w:marTop w:val="0"/>
                      <w:marBottom w:val="0"/>
                      <w:divBdr>
                        <w:top w:val="none" w:sz="0" w:space="0" w:color="auto"/>
                        <w:left w:val="none" w:sz="0" w:space="0" w:color="auto"/>
                        <w:bottom w:val="none" w:sz="0" w:space="0" w:color="auto"/>
                        <w:right w:val="none" w:sz="0" w:space="0" w:color="auto"/>
                      </w:divBdr>
                    </w:div>
                  </w:divsChild>
                </w:div>
                <w:div w:id="1500579527">
                  <w:marLeft w:val="0"/>
                  <w:marRight w:val="0"/>
                  <w:marTop w:val="0"/>
                  <w:marBottom w:val="0"/>
                  <w:divBdr>
                    <w:top w:val="single" w:sz="2" w:space="1" w:color="FFFFFF"/>
                    <w:left w:val="single" w:sz="2" w:space="11" w:color="FFFFFF"/>
                    <w:bottom w:val="single" w:sz="2" w:space="1" w:color="FFFFFF"/>
                    <w:right w:val="single" w:sz="2" w:space="4" w:color="FFFFFF"/>
                  </w:divBdr>
                  <w:divsChild>
                    <w:div w:id="1364601094">
                      <w:marLeft w:val="0"/>
                      <w:marRight w:val="0"/>
                      <w:marTop w:val="0"/>
                      <w:marBottom w:val="0"/>
                      <w:divBdr>
                        <w:top w:val="none" w:sz="0" w:space="0" w:color="auto"/>
                        <w:left w:val="none" w:sz="0" w:space="0" w:color="auto"/>
                        <w:bottom w:val="none" w:sz="0" w:space="0" w:color="auto"/>
                        <w:right w:val="none" w:sz="0" w:space="0" w:color="auto"/>
                      </w:divBdr>
                    </w:div>
                  </w:divsChild>
                </w:div>
                <w:div w:id="29455912">
                  <w:marLeft w:val="0"/>
                  <w:marRight w:val="0"/>
                  <w:marTop w:val="0"/>
                  <w:marBottom w:val="0"/>
                  <w:divBdr>
                    <w:top w:val="single" w:sz="2" w:space="1" w:color="FFFFFF"/>
                    <w:left w:val="single" w:sz="2" w:space="11" w:color="FFFFFF"/>
                    <w:bottom w:val="single" w:sz="2" w:space="1" w:color="FFFFFF"/>
                    <w:right w:val="single" w:sz="2" w:space="4" w:color="FFFFFF"/>
                  </w:divBdr>
                  <w:divsChild>
                    <w:div w:id="2034382258">
                      <w:marLeft w:val="0"/>
                      <w:marRight w:val="0"/>
                      <w:marTop w:val="0"/>
                      <w:marBottom w:val="0"/>
                      <w:divBdr>
                        <w:top w:val="none" w:sz="0" w:space="0" w:color="auto"/>
                        <w:left w:val="none" w:sz="0" w:space="0" w:color="auto"/>
                        <w:bottom w:val="none" w:sz="0" w:space="0" w:color="auto"/>
                        <w:right w:val="none" w:sz="0" w:space="0" w:color="auto"/>
                      </w:divBdr>
                    </w:div>
                  </w:divsChild>
                </w:div>
                <w:div w:id="2100445298">
                  <w:marLeft w:val="0"/>
                  <w:marRight w:val="0"/>
                  <w:marTop w:val="0"/>
                  <w:marBottom w:val="0"/>
                  <w:divBdr>
                    <w:top w:val="single" w:sz="2" w:space="1" w:color="FFFFFF"/>
                    <w:left w:val="single" w:sz="2" w:space="11" w:color="FFFFFF"/>
                    <w:bottom w:val="single" w:sz="2" w:space="1" w:color="FFFFFF"/>
                    <w:right w:val="single" w:sz="2" w:space="4" w:color="FFFFFF"/>
                  </w:divBdr>
                  <w:divsChild>
                    <w:div w:id="37051488">
                      <w:marLeft w:val="0"/>
                      <w:marRight w:val="0"/>
                      <w:marTop w:val="0"/>
                      <w:marBottom w:val="0"/>
                      <w:divBdr>
                        <w:top w:val="none" w:sz="0" w:space="0" w:color="auto"/>
                        <w:left w:val="none" w:sz="0" w:space="0" w:color="auto"/>
                        <w:bottom w:val="none" w:sz="0" w:space="0" w:color="auto"/>
                        <w:right w:val="none" w:sz="0" w:space="0" w:color="auto"/>
                      </w:divBdr>
                    </w:div>
                  </w:divsChild>
                </w:div>
                <w:div w:id="1994486625">
                  <w:marLeft w:val="0"/>
                  <w:marRight w:val="0"/>
                  <w:marTop w:val="0"/>
                  <w:marBottom w:val="0"/>
                  <w:divBdr>
                    <w:top w:val="single" w:sz="2" w:space="1" w:color="FFFFFF"/>
                    <w:left w:val="single" w:sz="2" w:space="11" w:color="FFFFFF"/>
                    <w:bottom w:val="single" w:sz="2" w:space="1" w:color="FFFFFF"/>
                    <w:right w:val="single" w:sz="2" w:space="4" w:color="FFFFFF"/>
                  </w:divBdr>
                  <w:divsChild>
                    <w:div w:id="1850170217">
                      <w:marLeft w:val="0"/>
                      <w:marRight w:val="0"/>
                      <w:marTop w:val="0"/>
                      <w:marBottom w:val="0"/>
                      <w:divBdr>
                        <w:top w:val="none" w:sz="0" w:space="0" w:color="auto"/>
                        <w:left w:val="none" w:sz="0" w:space="0" w:color="auto"/>
                        <w:bottom w:val="none" w:sz="0" w:space="0" w:color="auto"/>
                        <w:right w:val="none" w:sz="0" w:space="0" w:color="auto"/>
                      </w:divBdr>
                    </w:div>
                  </w:divsChild>
                </w:div>
                <w:div w:id="478377725">
                  <w:marLeft w:val="0"/>
                  <w:marRight w:val="0"/>
                  <w:marTop w:val="0"/>
                  <w:marBottom w:val="0"/>
                  <w:divBdr>
                    <w:top w:val="single" w:sz="2" w:space="1" w:color="FFFFFF"/>
                    <w:left w:val="single" w:sz="2" w:space="11" w:color="FFFFFF"/>
                    <w:bottom w:val="single" w:sz="2" w:space="1" w:color="FFFFFF"/>
                    <w:right w:val="single" w:sz="2" w:space="4" w:color="FFFFFF"/>
                  </w:divBdr>
                  <w:divsChild>
                    <w:div w:id="2051563110">
                      <w:marLeft w:val="0"/>
                      <w:marRight w:val="0"/>
                      <w:marTop w:val="0"/>
                      <w:marBottom w:val="0"/>
                      <w:divBdr>
                        <w:top w:val="none" w:sz="0" w:space="0" w:color="auto"/>
                        <w:left w:val="none" w:sz="0" w:space="0" w:color="auto"/>
                        <w:bottom w:val="none" w:sz="0" w:space="0" w:color="auto"/>
                        <w:right w:val="none" w:sz="0" w:space="0" w:color="auto"/>
                      </w:divBdr>
                    </w:div>
                  </w:divsChild>
                </w:div>
                <w:div w:id="2028091593">
                  <w:marLeft w:val="0"/>
                  <w:marRight w:val="0"/>
                  <w:marTop w:val="0"/>
                  <w:marBottom w:val="0"/>
                  <w:divBdr>
                    <w:top w:val="single" w:sz="2" w:space="1" w:color="FFFFFF"/>
                    <w:left w:val="single" w:sz="2" w:space="11" w:color="FFFFFF"/>
                    <w:bottom w:val="single" w:sz="2" w:space="1" w:color="FFFFFF"/>
                    <w:right w:val="single" w:sz="2" w:space="4" w:color="FFFFFF"/>
                  </w:divBdr>
                  <w:divsChild>
                    <w:div w:id="1710033560">
                      <w:marLeft w:val="0"/>
                      <w:marRight w:val="0"/>
                      <w:marTop w:val="0"/>
                      <w:marBottom w:val="0"/>
                      <w:divBdr>
                        <w:top w:val="none" w:sz="0" w:space="0" w:color="auto"/>
                        <w:left w:val="none" w:sz="0" w:space="0" w:color="auto"/>
                        <w:bottom w:val="none" w:sz="0" w:space="0" w:color="auto"/>
                        <w:right w:val="none" w:sz="0" w:space="0" w:color="auto"/>
                      </w:divBdr>
                    </w:div>
                  </w:divsChild>
                </w:div>
                <w:div w:id="679241424">
                  <w:marLeft w:val="0"/>
                  <w:marRight w:val="0"/>
                  <w:marTop w:val="0"/>
                  <w:marBottom w:val="0"/>
                  <w:divBdr>
                    <w:top w:val="single" w:sz="2" w:space="1" w:color="FFFFFF"/>
                    <w:left w:val="single" w:sz="2" w:space="11" w:color="FFFFFF"/>
                    <w:bottom w:val="single" w:sz="2" w:space="4" w:color="FFFFFF"/>
                    <w:right w:val="single" w:sz="2" w:space="4" w:color="FFFFFF"/>
                  </w:divBdr>
                  <w:divsChild>
                    <w:div w:id="29098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684646">
          <w:marLeft w:val="0"/>
          <w:marRight w:val="0"/>
          <w:marTop w:val="0"/>
          <w:marBottom w:val="300"/>
          <w:divBdr>
            <w:top w:val="none" w:sz="0" w:space="0" w:color="auto"/>
            <w:left w:val="none" w:sz="0" w:space="0" w:color="auto"/>
            <w:bottom w:val="none" w:sz="0" w:space="0" w:color="auto"/>
            <w:right w:val="none" w:sz="0" w:space="0" w:color="auto"/>
          </w:divBdr>
          <w:divsChild>
            <w:div w:id="1599672999">
              <w:marLeft w:val="0"/>
              <w:marRight w:val="0"/>
              <w:marTop w:val="0"/>
              <w:marBottom w:val="0"/>
              <w:divBdr>
                <w:top w:val="none" w:sz="0" w:space="0" w:color="auto"/>
                <w:left w:val="none" w:sz="0" w:space="0" w:color="auto"/>
                <w:bottom w:val="none" w:sz="0" w:space="0" w:color="auto"/>
                <w:right w:val="none" w:sz="0" w:space="0" w:color="auto"/>
              </w:divBdr>
              <w:divsChild>
                <w:div w:id="272829477">
                  <w:marLeft w:val="0"/>
                  <w:marRight w:val="0"/>
                  <w:marTop w:val="0"/>
                  <w:marBottom w:val="0"/>
                  <w:divBdr>
                    <w:top w:val="single" w:sz="2" w:space="4" w:color="FFFFFF"/>
                    <w:left w:val="single" w:sz="2" w:space="11" w:color="FFFFFF"/>
                    <w:bottom w:val="single" w:sz="2" w:space="1" w:color="FFFFFF"/>
                    <w:right w:val="single" w:sz="2" w:space="4" w:color="FFFFFF"/>
                  </w:divBdr>
                  <w:divsChild>
                    <w:div w:id="175658707">
                      <w:marLeft w:val="0"/>
                      <w:marRight w:val="0"/>
                      <w:marTop w:val="0"/>
                      <w:marBottom w:val="0"/>
                      <w:divBdr>
                        <w:top w:val="none" w:sz="0" w:space="0" w:color="auto"/>
                        <w:left w:val="none" w:sz="0" w:space="0" w:color="auto"/>
                        <w:bottom w:val="none" w:sz="0" w:space="0" w:color="auto"/>
                        <w:right w:val="none" w:sz="0" w:space="0" w:color="auto"/>
                      </w:divBdr>
                    </w:div>
                  </w:divsChild>
                </w:div>
                <w:div w:id="535044097">
                  <w:marLeft w:val="0"/>
                  <w:marRight w:val="0"/>
                  <w:marTop w:val="0"/>
                  <w:marBottom w:val="0"/>
                  <w:divBdr>
                    <w:top w:val="single" w:sz="2" w:space="1" w:color="FFFFFF"/>
                    <w:left w:val="single" w:sz="2" w:space="11" w:color="FFFFFF"/>
                    <w:bottom w:val="single" w:sz="2" w:space="1" w:color="FFFFFF"/>
                    <w:right w:val="single" w:sz="2" w:space="4" w:color="FFFFFF"/>
                  </w:divBdr>
                  <w:divsChild>
                    <w:div w:id="1871722677">
                      <w:marLeft w:val="0"/>
                      <w:marRight w:val="0"/>
                      <w:marTop w:val="0"/>
                      <w:marBottom w:val="0"/>
                      <w:divBdr>
                        <w:top w:val="none" w:sz="0" w:space="0" w:color="auto"/>
                        <w:left w:val="none" w:sz="0" w:space="0" w:color="auto"/>
                        <w:bottom w:val="none" w:sz="0" w:space="0" w:color="auto"/>
                        <w:right w:val="none" w:sz="0" w:space="0" w:color="auto"/>
                      </w:divBdr>
                    </w:div>
                  </w:divsChild>
                </w:div>
                <w:div w:id="1907837142">
                  <w:marLeft w:val="0"/>
                  <w:marRight w:val="0"/>
                  <w:marTop w:val="0"/>
                  <w:marBottom w:val="0"/>
                  <w:divBdr>
                    <w:top w:val="single" w:sz="2" w:space="1" w:color="FFFFFF"/>
                    <w:left w:val="single" w:sz="2" w:space="11" w:color="FFFFFF"/>
                    <w:bottom w:val="single" w:sz="2" w:space="1" w:color="FFFFFF"/>
                    <w:right w:val="single" w:sz="2" w:space="4" w:color="FFFFFF"/>
                  </w:divBdr>
                  <w:divsChild>
                    <w:div w:id="1626690375">
                      <w:marLeft w:val="0"/>
                      <w:marRight w:val="0"/>
                      <w:marTop w:val="0"/>
                      <w:marBottom w:val="0"/>
                      <w:divBdr>
                        <w:top w:val="none" w:sz="0" w:space="0" w:color="auto"/>
                        <w:left w:val="none" w:sz="0" w:space="0" w:color="auto"/>
                        <w:bottom w:val="none" w:sz="0" w:space="0" w:color="auto"/>
                        <w:right w:val="none" w:sz="0" w:space="0" w:color="auto"/>
                      </w:divBdr>
                    </w:div>
                  </w:divsChild>
                </w:div>
                <w:div w:id="1318728744">
                  <w:marLeft w:val="0"/>
                  <w:marRight w:val="0"/>
                  <w:marTop w:val="0"/>
                  <w:marBottom w:val="0"/>
                  <w:divBdr>
                    <w:top w:val="single" w:sz="2" w:space="1" w:color="FFFFFF"/>
                    <w:left w:val="single" w:sz="2" w:space="11" w:color="FFFFFF"/>
                    <w:bottom w:val="single" w:sz="2" w:space="1" w:color="FFFFFF"/>
                    <w:right w:val="single" w:sz="2" w:space="4" w:color="FFFFFF"/>
                  </w:divBdr>
                  <w:divsChild>
                    <w:div w:id="1396705409">
                      <w:marLeft w:val="0"/>
                      <w:marRight w:val="0"/>
                      <w:marTop w:val="0"/>
                      <w:marBottom w:val="0"/>
                      <w:divBdr>
                        <w:top w:val="none" w:sz="0" w:space="0" w:color="auto"/>
                        <w:left w:val="none" w:sz="0" w:space="0" w:color="auto"/>
                        <w:bottom w:val="none" w:sz="0" w:space="0" w:color="auto"/>
                        <w:right w:val="none" w:sz="0" w:space="0" w:color="auto"/>
                      </w:divBdr>
                    </w:div>
                  </w:divsChild>
                </w:div>
                <w:div w:id="1883132511">
                  <w:marLeft w:val="0"/>
                  <w:marRight w:val="0"/>
                  <w:marTop w:val="0"/>
                  <w:marBottom w:val="0"/>
                  <w:divBdr>
                    <w:top w:val="single" w:sz="2" w:space="1" w:color="FFFFFF"/>
                    <w:left w:val="single" w:sz="2" w:space="11" w:color="FFFFFF"/>
                    <w:bottom w:val="single" w:sz="2" w:space="1" w:color="FFFFFF"/>
                    <w:right w:val="single" w:sz="2" w:space="4" w:color="FFFFFF"/>
                  </w:divBdr>
                  <w:divsChild>
                    <w:div w:id="1794056964">
                      <w:marLeft w:val="0"/>
                      <w:marRight w:val="0"/>
                      <w:marTop w:val="0"/>
                      <w:marBottom w:val="0"/>
                      <w:divBdr>
                        <w:top w:val="none" w:sz="0" w:space="0" w:color="auto"/>
                        <w:left w:val="none" w:sz="0" w:space="0" w:color="auto"/>
                        <w:bottom w:val="none" w:sz="0" w:space="0" w:color="auto"/>
                        <w:right w:val="none" w:sz="0" w:space="0" w:color="auto"/>
                      </w:divBdr>
                    </w:div>
                  </w:divsChild>
                </w:div>
                <w:div w:id="1584877982">
                  <w:marLeft w:val="0"/>
                  <w:marRight w:val="0"/>
                  <w:marTop w:val="0"/>
                  <w:marBottom w:val="0"/>
                  <w:divBdr>
                    <w:top w:val="single" w:sz="2" w:space="1" w:color="FFFFFF"/>
                    <w:left w:val="single" w:sz="2" w:space="11" w:color="FFFFFF"/>
                    <w:bottom w:val="single" w:sz="2" w:space="1" w:color="FFFFFF"/>
                    <w:right w:val="single" w:sz="2" w:space="4" w:color="FFFFFF"/>
                  </w:divBdr>
                  <w:divsChild>
                    <w:div w:id="399137183">
                      <w:marLeft w:val="0"/>
                      <w:marRight w:val="0"/>
                      <w:marTop w:val="0"/>
                      <w:marBottom w:val="0"/>
                      <w:divBdr>
                        <w:top w:val="none" w:sz="0" w:space="0" w:color="auto"/>
                        <w:left w:val="none" w:sz="0" w:space="0" w:color="auto"/>
                        <w:bottom w:val="none" w:sz="0" w:space="0" w:color="auto"/>
                        <w:right w:val="none" w:sz="0" w:space="0" w:color="auto"/>
                      </w:divBdr>
                    </w:div>
                  </w:divsChild>
                </w:div>
                <w:div w:id="1628971707">
                  <w:marLeft w:val="0"/>
                  <w:marRight w:val="0"/>
                  <w:marTop w:val="0"/>
                  <w:marBottom w:val="0"/>
                  <w:divBdr>
                    <w:top w:val="single" w:sz="2" w:space="1" w:color="FFFFFF"/>
                    <w:left w:val="single" w:sz="2" w:space="11" w:color="FFFFFF"/>
                    <w:bottom w:val="single" w:sz="2" w:space="1" w:color="FFFFFF"/>
                    <w:right w:val="single" w:sz="2" w:space="4" w:color="FFFFFF"/>
                  </w:divBdr>
                  <w:divsChild>
                    <w:div w:id="1042942002">
                      <w:marLeft w:val="0"/>
                      <w:marRight w:val="0"/>
                      <w:marTop w:val="0"/>
                      <w:marBottom w:val="0"/>
                      <w:divBdr>
                        <w:top w:val="none" w:sz="0" w:space="0" w:color="auto"/>
                        <w:left w:val="none" w:sz="0" w:space="0" w:color="auto"/>
                        <w:bottom w:val="none" w:sz="0" w:space="0" w:color="auto"/>
                        <w:right w:val="none" w:sz="0" w:space="0" w:color="auto"/>
                      </w:divBdr>
                    </w:div>
                  </w:divsChild>
                </w:div>
                <w:div w:id="6491889">
                  <w:marLeft w:val="0"/>
                  <w:marRight w:val="0"/>
                  <w:marTop w:val="0"/>
                  <w:marBottom w:val="0"/>
                  <w:divBdr>
                    <w:top w:val="single" w:sz="2" w:space="1" w:color="FFFFFF"/>
                    <w:left w:val="single" w:sz="2" w:space="11" w:color="FFFFFF"/>
                    <w:bottom w:val="single" w:sz="2" w:space="1" w:color="FFFFFF"/>
                    <w:right w:val="single" w:sz="2" w:space="4" w:color="FFFFFF"/>
                  </w:divBdr>
                  <w:divsChild>
                    <w:div w:id="1725174055">
                      <w:marLeft w:val="0"/>
                      <w:marRight w:val="0"/>
                      <w:marTop w:val="0"/>
                      <w:marBottom w:val="0"/>
                      <w:divBdr>
                        <w:top w:val="none" w:sz="0" w:space="0" w:color="auto"/>
                        <w:left w:val="none" w:sz="0" w:space="0" w:color="auto"/>
                        <w:bottom w:val="none" w:sz="0" w:space="0" w:color="auto"/>
                        <w:right w:val="none" w:sz="0" w:space="0" w:color="auto"/>
                      </w:divBdr>
                    </w:div>
                  </w:divsChild>
                </w:div>
                <w:div w:id="819687870">
                  <w:marLeft w:val="0"/>
                  <w:marRight w:val="0"/>
                  <w:marTop w:val="0"/>
                  <w:marBottom w:val="0"/>
                  <w:divBdr>
                    <w:top w:val="single" w:sz="2" w:space="1" w:color="FFFFFF"/>
                    <w:left w:val="single" w:sz="2" w:space="11" w:color="FFFFFF"/>
                    <w:bottom w:val="single" w:sz="2" w:space="1" w:color="FFFFFF"/>
                    <w:right w:val="single" w:sz="2" w:space="4" w:color="FFFFFF"/>
                  </w:divBdr>
                  <w:divsChild>
                    <w:div w:id="773207061">
                      <w:marLeft w:val="0"/>
                      <w:marRight w:val="0"/>
                      <w:marTop w:val="0"/>
                      <w:marBottom w:val="0"/>
                      <w:divBdr>
                        <w:top w:val="none" w:sz="0" w:space="0" w:color="auto"/>
                        <w:left w:val="none" w:sz="0" w:space="0" w:color="auto"/>
                        <w:bottom w:val="none" w:sz="0" w:space="0" w:color="auto"/>
                        <w:right w:val="none" w:sz="0" w:space="0" w:color="auto"/>
                      </w:divBdr>
                    </w:div>
                  </w:divsChild>
                </w:div>
                <w:div w:id="2110421618">
                  <w:marLeft w:val="0"/>
                  <w:marRight w:val="0"/>
                  <w:marTop w:val="0"/>
                  <w:marBottom w:val="0"/>
                  <w:divBdr>
                    <w:top w:val="single" w:sz="2" w:space="1" w:color="FFFFFF"/>
                    <w:left w:val="single" w:sz="2" w:space="11" w:color="FFFFFF"/>
                    <w:bottom w:val="single" w:sz="2" w:space="1" w:color="FFFFFF"/>
                    <w:right w:val="single" w:sz="2" w:space="4" w:color="FFFFFF"/>
                  </w:divBdr>
                  <w:divsChild>
                    <w:div w:id="1108114938">
                      <w:marLeft w:val="0"/>
                      <w:marRight w:val="0"/>
                      <w:marTop w:val="0"/>
                      <w:marBottom w:val="0"/>
                      <w:divBdr>
                        <w:top w:val="none" w:sz="0" w:space="0" w:color="auto"/>
                        <w:left w:val="none" w:sz="0" w:space="0" w:color="auto"/>
                        <w:bottom w:val="none" w:sz="0" w:space="0" w:color="auto"/>
                        <w:right w:val="none" w:sz="0" w:space="0" w:color="auto"/>
                      </w:divBdr>
                    </w:div>
                  </w:divsChild>
                </w:div>
                <w:div w:id="2118600890">
                  <w:marLeft w:val="0"/>
                  <w:marRight w:val="0"/>
                  <w:marTop w:val="0"/>
                  <w:marBottom w:val="0"/>
                  <w:divBdr>
                    <w:top w:val="single" w:sz="2" w:space="1" w:color="FFFFFF"/>
                    <w:left w:val="single" w:sz="2" w:space="11" w:color="FFFFFF"/>
                    <w:bottom w:val="single" w:sz="2" w:space="1" w:color="FFFFFF"/>
                    <w:right w:val="single" w:sz="2" w:space="4" w:color="FFFFFF"/>
                  </w:divBdr>
                  <w:divsChild>
                    <w:div w:id="501358968">
                      <w:marLeft w:val="0"/>
                      <w:marRight w:val="0"/>
                      <w:marTop w:val="0"/>
                      <w:marBottom w:val="0"/>
                      <w:divBdr>
                        <w:top w:val="none" w:sz="0" w:space="0" w:color="auto"/>
                        <w:left w:val="none" w:sz="0" w:space="0" w:color="auto"/>
                        <w:bottom w:val="none" w:sz="0" w:space="0" w:color="auto"/>
                        <w:right w:val="none" w:sz="0" w:space="0" w:color="auto"/>
                      </w:divBdr>
                    </w:div>
                  </w:divsChild>
                </w:div>
                <w:div w:id="1001079265">
                  <w:marLeft w:val="0"/>
                  <w:marRight w:val="0"/>
                  <w:marTop w:val="0"/>
                  <w:marBottom w:val="0"/>
                  <w:divBdr>
                    <w:top w:val="single" w:sz="2" w:space="1" w:color="FFFFFF"/>
                    <w:left w:val="single" w:sz="2" w:space="11" w:color="FFFFFF"/>
                    <w:bottom w:val="single" w:sz="2" w:space="1" w:color="FFFFFF"/>
                    <w:right w:val="single" w:sz="2" w:space="4" w:color="FFFFFF"/>
                  </w:divBdr>
                  <w:divsChild>
                    <w:div w:id="502399962">
                      <w:marLeft w:val="0"/>
                      <w:marRight w:val="0"/>
                      <w:marTop w:val="0"/>
                      <w:marBottom w:val="0"/>
                      <w:divBdr>
                        <w:top w:val="none" w:sz="0" w:space="0" w:color="auto"/>
                        <w:left w:val="none" w:sz="0" w:space="0" w:color="auto"/>
                        <w:bottom w:val="none" w:sz="0" w:space="0" w:color="auto"/>
                        <w:right w:val="none" w:sz="0" w:space="0" w:color="auto"/>
                      </w:divBdr>
                    </w:div>
                  </w:divsChild>
                </w:div>
                <w:div w:id="385688015">
                  <w:marLeft w:val="0"/>
                  <w:marRight w:val="0"/>
                  <w:marTop w:val="0"/>
                  <w:marBottom w:val="0"/>
                  <w:divBdr>
                    <w:top w:val="single" w:sz="2" w:space="1" w:color="FFFFFF"/>
                    <w:left w:val="single" w:sz="2" w:space="11" w:color="FFFFFF"/>
                    <w:bottom w:val="single" w:sz="2" w:space="1" w:color="FFFFFF"/>
                    <w:right w:val="single" w:sz="2" w:space="4" w:color="FFFFFF"/>
                  </w:divBdr>
                  <w:divsChild>
                    <w:div w:id="1683701665">
                      <w:marLeft w:val="0"/>
                      <w:marRight w:val="0"/>
                      <w:marTop w:val="0"/>
                      <w:marBottom w:val="0"/>
                      <w:divBdr>
                        <w:top w:val="none" w:sz="0" w:space="0" w:color="auto"/>
                        <w:left w:val="none" w:sz="0" w:space="0" w:color="auto"/>
                        <w:bottom w:val="none" w:sz="0" w:space="0" w:color="auto"/>
                        <w:right w:val="none" w:sz="0" w:space="0" w:color="auto"/>
                      </w:divBdr>
                    </w:div>
                  </w:divsChild>
                </w:div>
                <w:div w:id="438181973">
                  <w:marLeft w:val="0"/>
                  <w:marRight w:val="0"/>
                  <w:marTop w:val="0"/>
                  <w:marBottom w:val="0"/>
                  <w:divBdr>
                    <w:top w:val="single" w:sz="2" w:space="1" w:color="FFFFFF"/>
                    <w:left w:val="single" w:sz="2" w:space="11" w:color="FFFFFF"/>
                    <w:bottom w:val="single" w:sz="2" w:space="1" w:color="FFFFFF"/>
                    <w:right w:val="single" w:sz="2" w:space="4" w:color="FFFFFF"/>
                  </w:divBdr>
                  <w:divsChild>
                    <w:div w:id="216553872">
                      <w:marLeft w:val="0"/>
                      <w:marRight w:val="0"/>
                      <w:marTop w:val="0"/>
                      <w:marBottom w:val="0"/>
                      <w:divBdr>
                        <w:top w:val="none" w:sz="0" w:space="0" w:color="auto"/>
                        <w:left w:val="none" w:sz="0" w:space="0" w:color="auto"/>
                        <w:bottom w:val="none" w:sz="0" w:space="0" w:color="auto"/>
                        <w:right w:val="none" w:sz="0" w:space="0" w:color="auto"/>
                      </w:divBdr>
                    </w:div>
                  </w:divsChild>
                </w:div>
                <w:div w:id="2001617186">
                  <w:marLeft w:val="0"/>
                  <w:marRight w:val="0"/>
                  <w:marTop w:val="0"/>
                  <w:marBottom w:val="0"/>
                  <w:divBdr>
                    <w:top w:val="single" w:sz="2" w:space="1" w:color="FFFFFF"/>
                    <w:left w:val="single" w:sz="2" w:space="11" w:color="FFFFFF"/>
                    <w:bottom w:val="single" w:sz="2" w:space="1" w:color="FFFFFF"/>
                    <w:right w:val="single" w:sz="2" w:space="4" w:color="FFFFFF"/>
                  </w:divBdr>
                  <w:divsChild>
                    <w:div w:id="2094351178">
                      <w:marLeft w:val="0"/>
                      <w:marRight w:val="0"/>
                      <w:marTop w:val="0"/>
                      <w:marBottom w:val="0"/>
                      <w:divBdr>
                        <w:top w:val="none" w:sz="0" w:space="0" w:color="auto"/>
                        <w:left w:val="none" w:sz="0" w:space="0" w:color="auto"/>
                        <w:bottom w:val="none" w:sz="0" w:space="0" w:color="auto"/>
                        <w:right w:val="none" w:sz="0" w:space="0" w:color="auto"/>
                      </w:divBdr>
                    </w:div>
                  </w:divsChild>
                </w:div>
                <w:div w:id="56782207">
                  <w:marLeft w:val="0"/>
                  <w:marRight w:val="0"/>
                  <w:marTop w:val="0"/>
                  <w:marBottom w:val="0"/>
                  <w:divBdr>
                    <w:top w:val="single" w:sz="2" w:space="1" w:color="FFFFFF"/>
                    <w:left w:val="single" w:sz="2" w:space="11" w:color="FFFFFF"/>
                    <w:bottom w:val="single" w:sz="2" w:space="1" w:color="FFFFFF"/>
                    <w:right w:val="single" w:sz="2" w:space="4" w:color="FFFFFF"/>
                  </w:divBdr>
                  <w:divsChild>
                    <w:div w:id="1597712490">
                      <w:marLeft w:val="0"/>
                      <w:marRight w:val="0"/>
                      <w:marTop w:val="0"/>
                      <w:marBottom w:val="0"/>
                      <w:divBdr>
                        <w:top w:val="none" w:sz="0" w:space="0" w:color="auto"/>
                        <w:left w:val="none" w:sz="0" w:space="0" w:color="auto"/>
                        <w:bottom w:val="none" w:sz="0" w:space="0" w:color="auto"/>
                        <w:right w:val="none" w:sz="0" w:space="0" w:color="auto"/>
                      </w:divBdr>
                    </w:div>
                  </w:divsChild>
                </w:div>
                <w:div w:id="1123230980">
                  <w:marLeft w:val="0"/>
                  <w:marRight w:val="0"/>
                  <w:marTop w:val="0"/>
                  <w:marBottom w:val="0"/>
                  <w:divBdr>
                    <w:top w:val="single" w:sz="2" w:space="1" w:color="FFFFFF"/>
                    <w:left w:val="single" w:sz="2" w:space="11" w:color="FFFFFF"/>
                    <w:bottom w:val="single" w:sz="2" w:space="1" w:color="FFFFFF"/>
                    <w:right w:val="single" w:sz="2" w:space="4" w:color="FFFFFF"/>
                  </w:divBdr>
                  <w:divsChild>
                    <w:div w:id="1466237150">
                      <w:marLeft w:val="0"/>
                      <w:marRight w:val="0"/>
                      <w:marTop w:val="0"/>
                      <w:marBottom w:val="0"/>
                      <w:divBdr>
                        <w:top w:val="none" w:sz="0" w:space="0" w:color="auto"/>
                        <w:left w:val="none" w:sz="0" w:space="0" w:color="auto"/>
                        <w:bottom w:val="none" w:sz="0" w:space="0" w:color="auto"/>
                        <w:right w:val="none" w:sz="0" w:space="0" w:color="auto"/>
                      </w:divBdr>
                    </w:div>
                  </w:divsChild>
                </w:div>
                <w:div w:id="493107519">
                  <w:marLeft w:val="0"/>
                  <w:marRight w:val="0"/>
                  <w:marTop w:val="0"/>
                  <w:marBottom w:val="0"/>
                  <w:divBdr>
                    <w:top w:val="single" w:sz="2" w:space="1" w:color="FFFFFF"/>
                    <w:left w:val="single" w:sz="2" w:space="11" w:color="FFFFFF"/>
                    <w:bottom w:val="single" w:sz="2" w:space="1" w:color="FFFFFF"/>
                    <w:right w:val="single" w:sz="2" w:space="4" w:color="FFFFFF"/>
                  </w:divBdr>
                  <w:divsChild>
                    <w:div w:id="222374021">
                      <w:marLeft w:val="0"/>
                      <w:marRight w:val="0"/>
                      <w:marTop w:val="0"/>
                      <w:marBottom w:val="0"/>
                      <w:divBdr>
                        <w:top w:val="none" w:sz="0" w:space="0" w:color="auto"/>
                        <w:left w:val="none" w:sz="0" w:space="0" w:color="auto"/>
                        <w:bottom w:val="none" w:sz="0" w:space="0" w:color="auto"/>
                        <w:right w:val="none" w:sz="0" w:space="0" w:color="auto"/>
                      </w:divBdr>
                    </w:div>
                  </w:divsChild>
                </w:div>
                <w:div w:id="583998303">
                  <w:marLeft w:val="0"/>
                  <w:marRight w:val="0"/>
                  <w:marTop w:val="0"/>
                  <w:marBottom w:val="0"/>
                  <w:divBdr>
                    <w:top w:val="single" w:sz="2" w:space="1" w:color="FFFFFF"/>
                    <w:left w:val="single" w:sz="2" w:space="11" w:color="FFFFFF"/>
                    <w:bottom w:val="single" w:sz="2" w:space="1" w:color="FFFFFF"/>
                    <w:right w:val="single" w:sz="2" w:space="4" w:color="FFFFFF"/>
                  </w:divBdr>
                  <w:divsChild>
                    <w:div w:id="1334263453">
                      <w:marLeft w:val="0"/>
                      <w:marRight w:val="0"/>
                      <w:marTop w:val="0"/>
                      <w:marBottom w:val="0"/>
                      <w:divBdr>
                        <w:top w:val="none" w:sz="0" w:space="0" w:color="auto"/>
                        <w:left w:val="none" w:sz="0" w:space="0" w:color="auto"/>
                        <w:bottom w:val="none" w:sz="0" w:space="0" w:color="auto"/>
                        <w:right w:val="none" w:sz="0" w:space="0" w:color="auto"/>
                      </w:divBdr>
                    </w:div>
                  </w:divsChild>
                </w:div>
                <w:div w:id="867376001">
                  <w:marLeft w:val="0"/>
                  <w:marRight w:val="0"/>
                  <w:marTop w:val="0"/>
                  <w:marBottom w:val="0"/>
                  <w:divBdr>
                    <w:top w:val="single" w:sz="2" w:space="1" w:color="FFFFFF"/>
                    <w:left w:val="single" w:sz="2" w:space="11" w:color="FFFFFF"/>
                    <w:bottom w:val="single" w:sz="2" w:space="1" w:color="FFFFFF"/>
                    <w:right w:val="single" w:sz="2" w:space="4" w:color="FFFFFF"/>
                  </w:divBdr>
                  <w:divsChild>
                    <w:div w:id="609895333">
                      <w:marLeft w:val="0"/>
                      <w:marRight w:val="0"/>
                      <w:marTop w:val="0"/>
                      <w:marBottom w:val="0"/>
                      <w:divBdr>
                        <w:top w:val="none" w:sz="0" w:space="0" w:color="auto"/>
                        <w:left w:val="none" w:sz="0" w:space="0" w:color="auto"/>
                        <w:bottom w:val="none" w:sz="0" w:space="0" w:color="auto"/>
                        <w:right w:val="none" w:sz="0" w:space="0" w:color="auto"/>
                      </w:divBdr>
                    </w:div>
                  </w:divsChild>
                </w:div>
                <w:div w:id="1234855712">
                  <w:marLeft w:val="0"/>
                  <w:marRight w:val="0"/>
                  <w:marTop w:val="0"/>
                  <w:marBottom w:val="0"/>
                  <w:divBdr>
                    <w:top w:val="single" w:sz="2" w:space="1" w:color="FFFFFF"/>
                    <w:left w:val="single" w:sz="2" w:space="11" w:color="FFFFFF"/>
                    <w:bottom w:val="single" w:sz="2" w:space="1" w:color="FFFFFF"/>
                    <w:right w:val="single" w:sz="2" w:space="4" w:color="FFFFFF"/>
                  </w:divBdr>
                  <w:divsChild>
                    <w:div w:id="1052463702">
                      <w:marLeft w:val="0"/>
                      <w:marRight w:val="0"/>
                      <w:marTop w:val="0"/>
                      <w:marBottom w:val="0"/>
                      <w:divBdr>
                        <w:top w:val="none" w:sz="0" w:space="0" w:color="auto"/>
                        <w:left w:val="none" w:sz="0" w:space="0" w:color="auto"/>
                        <w:bottom w:val="none" w:sz="0" w:space="0" w:color="auto"/>
                        <w:right w:val="none" w:sz="0" w:space="0" w:color="auto"/>
                      </w:divBdr>
                    </w:div>
                  </w:divsChild>
                </w:div>
                <w:div w:id="1450050750">
                  <w:marLeft w:val="0"/>
                  <w:marRight w:val="0"/>
                  <w:marTop w:val="0"/>
                  <w:marBottom w:val="0"/>
                  <w:divBdr>
                    <w:top w:val="single" w:sz="2" w:space="1" w:color="FFFFFF"/>
                    <w:left w:val="single" w:sz="2" w:space="11" w:color="FFFFFF"/>
                    <w:bottom w:val="single" w:sz="2" w:space="1" w:color="FFFFFF"/>
                    <w:right w:val="single" w:sz="2" w:space="4" w:color="FFFFFF"/>
                  </w:divBdr>
                  <w:divsChild>
                    <w:div w:id="1437216657">
                      <w:marLeft w:val="0"/>
                      <w:marRight w:val="0"/>
                      <w:marTop w:val="0"/>
                      <w:marBottom w:val="0"/>
                      <w:divBdr>
                        <w:top w:val="none" w:sz="0" w:space="0" w:color="auto"/>
                        <w:left w:val="none" w:sz="0" w:space="0" w:color="auto"/>
                        <w:bottom w:val="none" w:sz="0" w:space="0" w:color="auto"/>
                        <w:right w:val="none" w:sz="0" w:space="0" w:color="auto"/>
                      </w:divBdr>
                    </w:div>
                  </w:divsChild>
                </w:div>
                <w:div w:id="719281865">
                  <w:marLeft w:val="0"/>
                  <w:marRight w:val="0"/>
                  <w:marTop w:val="0"/>
                  <w:marBottom w:val="0"/>
                  <w:divBdr>
                    <w:top w:val="single" w:sz="2" w:space="1" w:color="FFFFFF"/>
                    <w:left w:val="single" w:sz="2" w:space="11" w:color="FFFFFF"/>
                    <w:bottom w:val="single" w:sz="2" w:space="1" w:color="FFFFFF"/>
                    <w:right w:val="single" w:sz="2" w:space="4" w:color="FFFFFF"/>
                  </w:divBdr>
                  <w:divsChild>
                    <w:div w:id="1978801659">
                      <w:marLeft w:val="0"/>
                      <w:marRight w:val="0"/>
                      <w:marTop w:val="0"/>
                      <w:marBottom w:val="0"/>
                      <w:divBdr>
                        <w:top w:val="none" w:sz="0" w:space="0" w:color="auto"/>
                        <w:left w:val="none" w:sz="0" w:space="0" w:color="auto"/>
                        <w:bottom w:val="none" w:sz="0" w:space="0" w:color="auto"/>
                        <w:right w:val="none" w:sz="0" w:space="0" w:color="auto"/>
                      </w:divBdr>
                    </w:div>
                  </w:divsChild>
                </w:div>
                <w:div w:id="1710760807">
                  <w:marLeft w:val="0"/>
                  <w:marRight w:val="0"/>
                  <w:marTop w:val="0"/>
                  <w:marBottom w:val="0"/>
                  <w:divBdr>
                    <w:top w:val="single" w:sz="2" w:space="1" w:color="FFFFFF"/>
                    <w:left w:val="single" w:sz="2" w:space="11" w:color="FFFFFF"/>
                    <w:bottom w:val="single" w:sz="2" w:space="1" w:color="FFFFFF"/>
                    <w:right w:val="single" w:sz="2" w:space="4" w:color="FFFFFF"/>
                  </w:divBdr>
                  <w:divsChild>
                    <w:div w:id="1556236883">
                      <w:marLeft w:val="0"/>
                      <w:marRight w:val="0"/>
                      <w:marTop w:val="0"/>
                      <w:marBottom w:val="0"/>
                      <w:divBdr>
                        <w:top w:val="none" w:sz="0" w:space="0" w:color="auto"/>
                        <w:left w:val="none" w:sz="0" w:space="0" w:color="auto"/>
                        <w:bottom w:val="none" w:sz="0" w:space="0" w:color="auto"/>
                        <w:right w:val="none" w:sz="0" w:space="0" w:color="auto"/>
                      </w:divBdr>
                    </w:div>
                  </w:divsChild>
                </w:div>
                <w:div w:id="1511260247">
                  <w:marLeft w:val="0"/>
                  <w:marRight w:val="0"/>
                  <w:marTop w:val="0"/>
                  <w:marBottom w:val="0"/>
                  <w:divBdr>
                    <w:top w:val="single" w:sz="2" w:space="1" w:color="FFFFFF"/>
                    <w:left w:val="single" w:sz="2" w:space="11" w:color="FFFFFF"/>
                    <w:bottom w:val="single" w:sz="2" w:space="1" w:color="FFFFFF"/>
                    <w:right w:val="single" w:sz="2" w:space="4" w:color="FFFFFF"/>
                  </w:divBdr>
                  <w:divsChild>
                    <w:div w:id="853808819">
                      <w:marLeft w:val="0"/>
                      <w:marRight w:val="0"/>
                      <w:marTop w:val="0"/>
                      <w:marBottom w:val="0"/>
                      <w:divBdr>
                        <w:top w:val="none" w:sz="0" w:space="0" w:color="auto"/>
                        <w:left w:val="none" w:sz="0" w:space="0" w:color="auto"/>
                        <w:bottom w:val="none" w:sz="0" w:space="0" w:color="auto"/>
                        <w:right w:val="none" w:sz="0" w:space="0" w:color="auto"/>
                      </w:divBdr>
                    </w:div>
                  </w:divsChild>
                </w:div>
                <w:div w:id="460077062">
                  <w:marLeft w:val="0"/>
                  <w:marRight w:val="0"/>
                  <w:marTop w:val="0"/>
                  <w:marBottom w:val="0"/>
                  <w:divBdr>
                    <w:top w:val="single" w:sz="2" w:space="1" w:color="FFFFFF"/>
                    <w:left w:val="single" w:sz="2" w:space="11" w:color="FFFFFF"/>
                    <w:bottom w:val="single" w:sz="2" w:space="1" w:color="FFFFFF"/>
                    <w:right w:val="single" w:sz="2" w:space="4" w:color="FFFFFF"/>
                  </w:divBdr>
                  <w:divsChild>
                    <w:div w:id="395325834">
                      <w:marLeft w:val="0"/>
                      <w:marRight w:val="0"/>
                      <w:marTop w:val="0"/>
                      <w:marBottom w:val="0"/>
                      <w:divBdr>
                        <w:top w:val="none" w:sz="0" w:space="0" w:color="auto"/>
                        <w:left w:val="none" w:sz="0" w:space="0" w:color="auto"/>
                        <w:bottom w:val="none" w:sz="0" w:space="0" w:color="auto"/>
                        <w:right w:val="none" w:sz="0" w:space="0" w:color="auto"/>
                      </w:divBdr>
                    </w:div>
                  </w:divsChild>
                </w:div>
                <w:div w:id="109280630">
                  <w:marLeft w:val="0"/>
                  <w:marRight w:val="0"/>
                  <w:marTop w:val="0"/>
                  <w:marBottom w:val="0"/>
                  <w:divBdr>
                    <w:top w:val="single" w:sz="2" w:space="1" w:color="FFFFFF"/>
                    <w:left w:val="single" w:sz="2" w:space="11" w:color="FFFFFF"/>
                    <w:bottom w:val="single" w:sz="2" w:space="1" w:color="FFFFFF"/>
                    <w:right w:val="single" w:sz="2" w:space="4" w:color="FFFFFF"/>
                  </w:divBdr>
                  <w:divsChild>
                    <w:div w:id="1144078794">
                      <w:marLeft w:val="0"/>
                      <w:marRight w:val="0"/>
                      <w:marTop w:val="0"/>
                      <w:marBottom w:val="0"/>
                      <w:divBdr>
                        <w:top w:val="none" w:sz="0" w:space="0" w:color="auto"/>
                        <w:left w:val="none" w:sz="0" w:space="0" w:color="auto"/>
                        <w:bottom w:val="none" w:sz="0" w:space="0" w:color="auto"/>
                        <w:right w:val="none" w:sz="0" w:space="0" w:color="auto"/>
                      </w:divBdr>
                    </w:div>
                  </w:divsChild>
                </w:div>
                <w:div w:id="482358566">
                  <w:marLeft w:val="0"/>
                  <w:marRight w:val="0"/>
                  <w:marTop w:val="0"/>
                  <w:marBottom w:val="0"/>
                  <w:divBdr>
                    <w:top w:val="single" w:sz="2" w:space="1" w:color="FFFFFF"/>
                    <w:left w:val="single" w:sz="2" w:space="11" w:color="FFFFFF"/>
                    <w:bottom w:val="single" w:sz="2" w:space="1" w:color="FFFFFF"/>
                    <w:right w:val="single" w:sz="2" w:space="4" w:color="FFFFFF"/>
                  </w:divBdr>
                  <w:divsChild>
                    <w:div w:id="1451365425">
                      <w:marLeft w:val="0"/>
                      <w:marRight w:val="0"/>
                      <w:marTop w:val="0"/>
                      <w:marBottom w:val="0"/>
                      <w:divBdr>
                        <w:top w:val="none" w:sz="0" w:space="0" w:color="auto"/>
                        <w:left w:val="none" w:sz="0" w:space="0" w:color="auto"/>
                        <w:bottom w:val="none" w:sz="0" w:space="0" w:color="auto"/>
                        <w:right w:val="none" w:sz="0" w:space="0" w:color="auto"/>
                      </w:divBdr>
                    </w:div>
                  </w:divsChild>
                </w:div>
                <w:div w:id="1055662557">
                  <w:marLeft w:val="0"/>
                  <w:marRight w:val="0"/>
                  <w:marTop w:val="0"/>
                  <w:marBottom w:val="0"/>
                  <w:divBdr>
                    <w:top w:val="single" w:sz="2" w:space="1" w:color="FFFFFF"/>
                    <w:left w:val="single" w:sz="2" w:space="11" w:color="FFFFFF"/>
                    <w:bottom w:val="single" w:sz="2" w:space="1" w:color="FFFFFF"/>
                    <w:right w:val="single" w:sz="2" w:space="4" w:color="FFFFFF"/>
                  </w:divBdr>
                  <w:divsChild>
                    <w:div w:id="2073115050">
                      <w:marLeft w:val="0"/>
                      <w:marRight w:val="0"/>
                      <w:marTop w:val="0"/>
                      <w:marBottom w:val="0"/>
                      <w:divBdr>
                        <w:top w:val="none" w:sz="0" w:space="0" w:color="auto"/>
                        <w:left w:val="none" w:sz="0" w:space="0" w:color="auto"/>
                        <w:bottom w:val="none" w:sz="0" w:space="0" w:color="auto"/>
                        <w:right w:val="none" w:sz="0" w:space="0" w:color="auto"/>
                      </w:divBdr>
                    </w:div>
                  </w:divsChild>
                </w:div>
                <w:div w:id="504780606">
                  <w:marLeft w:val="0"/>
                  <w:marRight w:val="0"/>
                  <w:marTop w:val="0"/>
                  <w:marBottom w:val="0"/>
                  <w:divBdr>
                    <w:top w:val="single" w:sz="2" w:space="1" w:color="FFFFFF"/>
                    <w:left w:val="single" w:sz="2" w:space="11" w:color="FFFFFF"/>
                    <w:bottom w:val="single" w:sz="2" w:space="1" w:color="FFFFFF"/>
                    <w:right w:val="single" w:sz="2" w:space="4" w:color="FFFFFF"/>
                  </w:divBdr>
                  <w:divsChild>
                    <w:div w:id="514926716">
                      <w:marLeft w:val="0"/>
                      <w:marRight w:val="0"/>
                      <w:marTop w:val="0"/>
                      <w:marBottom w:val="0"/>
                      <w:divBdr>
                        <w:top w:val="none" w:sz="0" w:space="0" w:color="auto"/>
                        <w:left w:val="none" w:sz="0" w:space="0" w:color="auto"/>
                        <w:bottom w:val="none" w:sz="0" w:space="0" w:color="auto"/>
                        <w:right w:val="none" w:sz="0" w:space="0" w:color="auto"/>
                      </w:divBdr>
                    </w:div>
                  </w:divsChild>
                </w:div>
                <w:div w:id="929432287">
                  <w:marLeft w:val="0"/>
                  <w:marRight w:val="0"/>
                  <w:marTop w:val="0"/>
                  <w:marBottom w:val="0"/>
                  <w:divBdr>
                    <w:top w:val="single" w:sz="2" w:space="1" w:color="FFFFFF"/>
                    <w:left w:val="single" w:sz="2" w:space="11" w:color="FFFFFF"/>
                    <w:bottom w:val="single" w:sz="2" w:space="1" w:color="FFFFFF"/>
                    <w:right w:val="single" w:sz="2" w:space="4" w:color="FFFFFF"/>
                  </w:divBdr>
                  <w:divsChild>
                    <w:div w:id="46220211">
                      <w:marLeft w:val="0"/>
                      <w:marRight w:val="0"/>
                      <w:marTop w:val="0"/>
                      <w:marBottom w:val="0"/>
                      <w:divBdr>
                        <w:top w:val="none" w:sz="0" w:space="0" w:color="auto"/>
                        <w:left w:val="none" w:sz="0" w:space="0" w:color="auto"/>
                        <w:bottom w:val="none" w:sz="0" w:space="0" w:color="auto"/>
                        <w:right w:val="none" w:sz="0" w:space="0" w:color="auto"/>
                      </w:divBdr>
                    </w:div>
                  </w:divsChild>
                </w:div>
                <w:div w:id="1781801024">
                  <w:marLeft w:val="0"/>
                  <w:marRight w:val="0"/>
                  <w:marTop w:val="0"/>
                  <w:marBottom w:val="0"/>
                  <w:divBdr>
                    <w:top w:val="single" w:sz="2" w:space="1" w:color="FFFFFF"/>
                    <w:left w:val="single" w:sz="2" w:space="11" w:color="FFFFFF"/>
                    <w:bottom w:val="single" w:sz="2" w:space="1" w:color="FFFFFF"/>
                    <w:right w:val="single" w:sz="2" w:space="4" w:color="FFFFFF"/>
                  </w:divBdr>
                  <w:divsChild>
                    <w:div w:id="771819813">
                      <w:marLeft w:val="0"/>
                      <w:marRight w:val="0"/>
                      <w:marTop w:val="0"/>
                      <w:marBottom w:val="0"/>
                      <w:divBdr>
                        <w:top w:val="none" w:sz="0" w:space="0" w:color="auto"/>
                        <w:left w:val="none" w:sz="0" w:space="0" w:color="auto"/>
                        <w:bottom w:val="none" w:sz="0" w:space="0" w:color="auto"/>
                        <w:right w:val="none" w:sz="0" w:space="0" w:color="auto"/>
                      </w:divBdr>
                    </w:div>
                  </w:divsChild>
                </w:div>
                <w:div w:id="2060203524">
                  <w:marLeft w:val="0"/>
                  <w:marRight w:val="0"/>
                  <w:marTop w:val="0"/>
                  <w:marBottom w:val="0"/>
                  <w:divBdr>
                    <w:top w:val="single" w:sz="2" w:space="1" w:color="FFFFFF"/>
                    <w:left w:val="single" w:sz="2" w:space="11" w:color="FFFFFF"/>
                    <w:bottom w:val="single" w:sz="2" w:space="1" w:color="FFFFFF"/>
                    <w:right w:val="single" w:sz="2" w:space="4" w:color="FFFFFF"/>
                  </w:divBdr>
                  <w:divsChild>
                    <w:div w:id="1321469669">
                      <w:marLeft w:val="0"/>
                      <w:marRight w:val="0"/>
                      <w:marTop w:val="0"/>
                      <w:marBottom w:val="0"/>
                      <w:divBdr>
                        <w:top w:val="none" w:sz="0" w:space="0" w:color="auto"/>
                        <w:left w:val="none" w:sz="0" w:space="0" w:color="auto"/>
                        <w:bottom w:val="none" w:sz="0" w:space="0" w:color="auto"/>
                        <w:right w:val="none" w:sz="0" w:space="0" w:color="auto"/>
                      </w:divBdr>
                    </w:div>
                  </w:divsChild>
                </w:div>
                <w:div w:id="1819572547">
                  <w:marLeft w:val="0"/>
                  <w:marRight w:val="0"/>
                  <w:marTop w:val="0"/>
                  <w:marBottom w:val="0"/>
                  <w:divBdr>
                    <w:top w:val="single" w:sz="2" w:space="1" w:color="FFFFFF"/>
                    <w:left w:val="single" w:sz="2" w:space="11" w:color="FFFFFF"/>
                    <w:bottom w:val="single" w:sz="2" w:space="1" w:color="FFFFFF"/>
                    <w:right w:val="single" w:sz="2" w:space="4" w:color="FFFFFF"/>
                  </w:divBdr>
                  <w:divsChild>
                    <w:div w:id="1485244956">
                      <w:marLeft w:val="0"/>
                      <w:marRight w:val="0"/>
                      <w:marTop w:val="0"/>
                      <w:marBottom w:val="0"/>
                      <w:divBdr>
                        <w:top w:val="none" w:sz="0" w:space="0" w:color="auto"/>
                        <w:left w:val="none" w:sz="0" w:space="0" w:color="auto"/>
                        <w:bottom w:val="none" w:sz="0" w:space="0" w:color="auto"/>
                        <w:right w:val="none" w:sz="0" w:space="0" w:color="auto"/>
                      </w:divBdr>
                    </w:div>
                  </w:divsChild>
                </w:div>
                <w:div w:id="727923030">
                  <w:marLeft w:val="0"/>
                  <w:marRight w:val="0"/>
                  <w:marTop w:val="0"/>
                  <w:marBottom w:val="0"/>
                  <w:divBdr>
                    <w:top w:val="single" w:sz="2" w:space="1" w:color="FFFFFF"/>
                    <w:left w:val="single" w:sz="2" w:space="11" w:color="FFFFFF"/>
                    <w:bottom w:val="single" w:sz="2" w:space="1" w:color="FFFFFF"/>
                    <w:right w:val="single" w:sz="2" w:space="4" w:color="FFFFFF"/>
                  </w:divBdr>
                  <w:divsChild>
                    <w:div w:id="900284949">
                      <w:marLeft w:val="0"/>
                      <w:marRight w:val="0"/>
                      <w:marTop w:val="0"/>
                      <w:marBottom w:val="0"/>
                      <w:divBdr>
                        <w:top w:val="none" w:sz="0" w:space="0" w:color="auto"/>
                        <w:left w:val="none" w:sz="0" w:space="0" w:color="auto"/>
                        <w:bottom w:val="none" w:sz="0" w:space="0" w:color="auto"/>
                        <w:right w:val="none" w:sz="0" w:space="0" w:color="auto"/>
                      </w:divBdr>
                    </w:div>
                  </w:divsChild>
                </w:div>
                <w:div w:id="206525704">
                  <w:marLeft w:val="0"/>
                  <w:marRight w:val="0"/>
                  <w:marTop w:val="0"/>
                  <w:marBottom w:val="0"/>
                  <w:divBdr>
                    <w:top w:val="single" w:sz="2" w:space="1" w:color="FFFFFF"/>
                    <w:left w:val="single" w:sz="2" w:space="11" w:color="FFFFFF"/>
                    <w:bottom w:val="single" w:sz="2" w:space="1" w:color="FFFFFF"/>
                    <w:right w:val="single" w:sz="2" w:space="4" w:color="FFFFFF"/>
                  </w:divBdr>
                  <w:divsChild>
                    <w:div w:id="957373740">
                      <w:marLeft w:val="0"/>
                      <w:marRight w:val="0"/>
                      <w:marTop w:val="0"/>
                      <w:marBottom w:val="0"/>
                      <w:divBdr>
                        <w:top w:val="none" w:sz="0" w:space="0" w:color="auto"/>
                        <w:left w:val="none" w:sz="0" w:space="0" w:color="auto"/>
                        <w:bottom w:val="none" w:sz="0" w:space="0" w:color="auto"/>
                        <w:right w:val="none" w:sz="0" w:space="0" w:color="auto"/>
                      </w:divBdr>
                    </w:div>
                  </w:divsChild>
                </w:div>
                <w:div w:id="1469124941">
                  <w:marLeft w:val="0"/>
                  <w:marRight w:val="0"/>
                  <w:marTop w:val="0"/>
                  <w:marBottom w:val="0"/>
                  <w:divBdr>
                    <w:top w:val="single" w:sz="2" w:space="1" w:color="FFFFFF"/>
                    <w:left w:val="single" w:sz="2" w:space="11" w:color="FFFFFF"/>
                    <w:bottom w:val="single" w:sz="2" w:space="1" w:color="FFFFFF"/>
                    <w:right w:val="single" w:sz="2" w:space="4" w:color="FFFFFF"/>
                  </w:divBdr>
                  <w:divsChild>
                    <w:div w:id="1054045481">
                      <w:marLeft w:val="0"/>
                      <w:marRight w:val="0"/>
                      <w:marTop w:val="0"/>
                      <w:marBottom w:val="0"/>
                      <w:divBdr>
                        <w:top w:val="none" w:sz="0" w:space="0" w:color="auto"/>
                        <w:left w:val="none" w:sz="0" w:space="0" w:color="auto"/>
                        <w:bottom w:val="none" w:sz="0" w:space="0" w:color="auto"/>
                        <w:right w:val="none" w:sz="0" w:space="0" w:color="auto"/>
                      </w:divBdr>
                    </w:div>
                  </w:divsChild>
                </w:div>
                <w:div w:id="76833115">
                  <w:marLeft w:val="0"/>
                  <w:marRight w:val="0"/>
                  <w:marTop w:val="0"/>
                  <w:marBottom w:val="0"/>
                  <w:divBdr>
                    <w:top w:val="single" w:sz="2" w:space="1" w:color="FFFFFF"/>
                    <w:left w:val="single" w:sz="2" w:space="11" w:color="FFFFFF"/>
                    <w:bottom w:val="single" w:sz="2" w:space="1" w:color="FFFFFF"/>
                    <w:right w:val="single" w:sz="2" w:space="4" w:color="FFFFFF"/>
                  </w:divBdr>
                  <w:divsChild>
                    <w:div w:id="1397975795">
                      <w:marLeft w:val="0"/>
                      <w:marRight w:val="0"/>
                      <w:marTop w:val="0"/>
                      <w:marBottom w:val="0"/>
                      <w:divBdr>
                        <w:top w:val="none" w:sz="0" w:space="0" w:color="auto"/>
                        <w:left w:val="none" w:sz="0" w:space="0" w:color="auto"/>
                        <w:bottom w:val="none" w:sz="0" w:space="0" w:color="auto"/>
                        <w:right w:val="none" w:sz="0" w:space="0" w:color="auto"/>
                      </w:divBdr>
                    </w:div>
                  </w:divsChild>
                </w:div>
                <w:div w:id="148913289">
                  <w:marLeft w:val="0"/>
                  <w:marRight w:val="0"/>
                  <w:marTop w:val="0"/>
                  <w:marBottom w:val="0"/>
                  <w:divBdr>
                    <w:top w:val="single" w:sz="2" w:space="1" w:color="FFFFFF"/>
                    <w:left w:val="single" w:sz="2" w:space="11" w:color="FFFFFF"/>
                    <w:bottom w:val="single" w:sz="2" w:space="4" w:color="FFFFFF"/>
                    <w:right w:val="single" w:sz="2" w:space="4" w:color="FFFFFF"/>
                  </w:divBdr>
                  <w:divsChild>
                    <w:div w:id="20409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553683">
          <w:marLeft w:val="0"/>
          <w:marRight w:val="0"/>
          <w:marTop w:val="0"/>
          <w:marBottom w:val="300"/>
          <w:divBdr>
            <w:top w:val="none" w:sz="0" w:space="0" w:color="auto"/>
            <w:left w:val="none" w:sz="0" w:space="0" w:color="auto"/>
            <w:bottom w:val="none" w:sz="0" w:space="0" w:color="auto"/>
            <w:right w:val="none" w:sz="0" w:space="0" w:color="auto"/>
          </w:divBdr>
          <w:divsChild>
            <w:div w:id="4554130">
              <w:marLeft w:val="0"/>
              <w:marRight w:val="0"/>
              <w:marTop w:val="0"/>
              <w:marBottom w:val="0"/>
              <w:divBdr>
                <w:top w:val="none" w:sz="0" w:space="0" w:color="auto"/>
                <w:left w:val="none" w:sz="0" w:space="0" w:color="auto"/>
                <w:bottom w:val="none" w:sz="0" w:space="0" w:color="auto"/>
                <w:right w:val="none" w:sz="0" w:space="0" w:color="auto"/>
              </w:divBdr>
              <w:divsChild>
                <w:div w:id="1465194584">
                  <w:marLeft w:val="0"/>
                  <w:marRight w:val="0"/>
                  <w:marTop w:val="0"/>
                  <w:marBottom w:val="0"/>
                  <w:divBdr>
                    <w:top w:val="single" w:sz="2" w:space="4" w:color="FFFFFF"/>
                    <w:left w:val="single" w:sz="2" w:space="11" w:color="FFFFFF"/>
                    <w:bottom w:val="single" w:sz="2" w:space="1" w:color="FFFFFF"/>
                    <w:right w:val="single" w:sz="2" w:space="4" w:color="FFFFFF"/>
                  </w:divBdr>
                  <w:divsChild>
                    <w:div w:id="1601840336">
                      <w:marLeft w:val="0"/>
                      <w:marRight w:val="0"/>
                      <w:marTop w:val="0"/>
                      <w:marBottom w:val="0"/>
                      <w:divBdr>
                        <w:top w:val="none" w:sz="0" w:space="0" w:color="auto"/>
                        <w:left w:val="none" w:sz="0" w:space="0" w:color="auto"/>
                        <w:bottom w:val="none" w:sz="0" w:space="0" w:color="auto"/>
                        <w:right w:val="none" w:sz="0" w:space="0" w:color="auto"/>
                      </w:divBdr>
                    </w:div>
                  </w:divsChild>
                </w:div>
                <w:div w:id="490563261">
                  <w:marLeft w:val="0"/>
                  <w:marRight w:val="0"/>
                  <w:marTop w:val="0"/>
                  <w:marBottom w:val="0"/>
                  <w:divBdr>
                    <w:top w:val="single" w:sz="2" w:space="1" w:color="FFFFFF"/>
                    <w:left w:val="single" w:sz="2" w:space="11" w:color="FFFFFF"/>
                    <w:bottom w:val="single" w:sz="2" w:space="1" w:color="FFFFFF"/>
                    <w:right w:val="single" w:sz="2" w:space="4" w:color="FFFFFF"/>
                  </w:divBdr>
                  <w:divsChild>
                    <w:div w:id="1966813895">
                      <w:marLeft w:val="0"/>
                      <w:marRight w:val="0"/>
                      <w:marTop w:val="0"/>
                      <w:marBottom w:val="0"/>
                      <w:divBdr>
                        <w:top w:val="none" w:sz="0" w:space="0" w:color="auto"/>
                        <w:left w:val="none" w:sz="0" w:space="0" w:color="auto"/>
                        <w:bottom w:val="none" w:sz="0" w:space="0" w:color="auto"/>
                        <w:right w:val="none" w:sz="0" w:space="0" w:color="auto"/>
                      </w:divBdr>
                    </w:div>
                  </w:divsChild>
                </w:div>
                <w:div w:id="776563208">
                  <w:marLeft w:val="0"/>
                  <w:marRight w:val="0"/>
                  <w:marTop w:val="0"/>
                  <w:marBottom w:val="0"/>
                  <w:divBdr>
                    <w:top w:val="single" w:sz="2" w:space="1" w:color="FFFFFF"/>
                    <w:left w:val="single" w:sz="2" w:space="11" w:color="FFFFFF"/>
                    <w:bottom w:val="single" w:sz="2" w:space="1" w:color="FFFFFF"/>
                    <w:right w:val="single" w:sz="2" w:space="4" w:color="FFFFFF"/>
                  </w:divBdr>
                  <w:divsChild>
                    <w:div w:id="2051303069">
                      <w:marLeft w:val="0"/>
                      <w:marRight w:val="0"/>
                      <w:marTop w:val="0"/>
                      <w:marBottom w:val="0"/>
                      <w:divBdr>
                        <w:top w:val="none" w:sz="0" w:space="0" w:color="auto"/>
                        <w:left w:val="none" w:sz="0" w:space="0" w:color="auto"/>
                        <w:bottom w:val="none" w:sz="0" w:space="0" w:color="auto"/>
                        <w:right w:val="none" w:sz="0" w:space="0" w:color="auto"/>
                      </w:divBdr>
                    </w:div>
                  </w:divsChild>
                </w:div>
                <w:div w:id="455569280">
                  <w:marLeft w:val="0"/>
                  <w:marRight w:val="0"/>
                  <w:marTop w:val="0"/>
                  <w:marBottom w:val="0"/>
                  <w:divBdr>
                    <w:top w:val="single" w:sz="2" w:space="1" w:color="FFFFFF"/>
                    <w:left w:val="single" w:sz="2" w:space="11" w:color="FFFFFF"/>
                    <w:bottom w:val="single" w:sz="2" w:space="1" w:color="FFFFFF"/>
                    <w:right w:val="single" w:sz="2" w:space="4" w:color="FFFFFF"/>
                  </w:divBdr>
                  <w:divsChild>
                    <w:div w:id="1326202284">
                      <w:marLeft w:val="0"/>
                      <w:marRight w:val="0"/>
                      <w:marTop w:val="0"/>
                      <w:marBottom w:val="0"/>
                      <w:divBdr>
                        <w:top w:val="none" w:sz="0" w:space="0" w:color="auto"/>
                        <w:left w:val="none" w:sz="0" w:space="0" w:color="auto"/>
                        <w:bottom w:val="none" w:sz="0" w:space="0" w:color="auto"/>
                        <w:right w:val="none" w:sz="0" w:space="0" w:color="auto"/>
                      </w:divBdr>
                    </w:div>
                  </w:divsChild>
                </w:div>
                <w:div w:id="1868562793">
                  <w:marLeft w:val="0"/>
                  <w:marRight w:val="0"/>
                  <w:marTop w:val="0"/>
                  <w:marBottom w:val="0"/>
                  <w:divBdr>
                    <w:top w:val="single" w:sz="2" w:space="1" w:color="FFFFFF"/>
                    <w:left w:val="single" w:sz="2" w:space="11" w:color="FFFFFF"/>
                    <w:bottom w:val="single" w:sz="2" w:space="1" w:color="FFFFFF"/>
                    <w:right w:val="single" w:sz="2" w:space="4" w:color="FFFFFF"/>
                  </w:divBdr>
                  <w:divsChild>
                    <w:div w:id="602230812">
                      <w:marLeft w:val="0"/>
                      <w:marRight w:val="0"/>
                      <w:marTop w:val="0"/>
                      <w:marBottom w:val="0"/>
                      <w:divBdr>
                        <w:top w:val="none" w:sz="0" w:space="0" w:color="auto"/>
                        <w:left w:val="none" w:sz="0" w:space="0" w:color="auto"/>
                        <w:bottom w:val="none" w:sz="0" w:space="0" w:color="auto"/>
                        <w:right w:val="none" w:sz="0" w:space="0" w:color="auto"/>
                      </w:divBdr>
                    </w:div>
                  </w:divsChild>
                </w:div>
                <w:div w:id="124930389">
                  <w:marLeft w:val="0"/>
                  <w:marRight w:val="0"/>
                  <w:marTop w:val="0"/>
                  <w:marBottom w:val="0"/>
                  <w:divBdr>
                    <w:top w:val="single" w:sz="2" w:space="1" w:color="FFFFFF"/>
                    <w:left w:val="single" w:sz="2" w:space="11" w:color="FFFFFF"/>
                    <w:bottom w:val="single" w:sz="2" w:space="1" w:color="FFFFFF"/>
                    <w:right w:val="single" w:sz="2" w:space="4" w:color="FFFFFF"/>
                  </w:divBdr>
                  <w:divsChild>
                    <w:div w:id="622276078">
                      <w:marLeft w:val="0"/>
                      <w:marRight w:val="0"/>
                      <w:marTop w:val="0"/>
                      <w:marBottom w:val="0"/>
                      <w:divBdr>
                        <w:top w:val="none" w:sz="0" w:space="0" w:color="auto"/>
                        <w:left w:val="none" w:sz="0" w:space="0" w:color="auto"/>
                        <w:bottom w:val="none" w:sz="0" w:space="0" w:color="auto"/>
                        <w:right w:val="none" w:sz="0" w:space="0" w:color="auto"/>
                      </w:divBdr>
                    </w:div>
                  </w:divsChild>
                </w:div>
                <w:div w:id="386227248">
                  <w:marLeft w:val="0"/>
                  <w:marRight w:val="0"/>
                  <w:marTop w:val="0"/>
                  <w:marBottom w:val="0"/>
                  <w:divBdr>
                    <w:top w:val="single" w:sz="2" w:space="1" w:color="FFFFFF"/>
                    <w:left w:val="single" w:sz="2" w:space="11" w:color="FFFFFF"/>
                    <w:bottom w:val="single" w:sz="2" w:space="1" w:color="FFFFFF"/>
                    <w:right w:val="single" w:sz="2" w:space="4" w:color="FFFFFF"/>
                  </w:divBdr>
                  <w:divsChild>
                    <w:div w:id="1915431162">
                      <w:marLeft w:val="0"/>
                      <w:marRight w:val="0"/>
                      <w:marTop w:val="0"/>
                      <w:marBottom w:val="0"/>
                      <w:divBdr>
                        <w:top w:val="none" w:sz="0" w:space="0" w:color="auto"/>
                        <w:left w:val="none" w:sz="0" w:space="0" w:color="auto"/>
                        <w:bottom w:val="none" w:sz="0" w:space="0" w:color="auto"/>
                        <w:right w:val="none" w:sz="0" w:space="0" w:color="auto"/>
                      </w:divBdr>
                    </w:div>
                  </w:divsChild>
                </w:div>
                <w:div w:id="861165066">
                  <w:marLeft w:val="0"/>
                  <w:marRight w:val="0"/>
                  <w:marTop w:val="0"/>
                  <w:marBottom w:val="0"/>
                  <w:divBdr>
                    <w:top w:val="single" w:sz="2" w:space="1" w:color="FFFFFF"/>
                    <w:left w:val="single" w:sz="2" w:space="11" w:color="FFFFFF"/>
                    <w:bottom w:val="single" w:sz="2" w:space="1" w:color="FFFFFF"/>
                    <w:right w:val="single" w:sz="2" w:space="4" w:color="FFFFFF"/>
                  </w:divBdr>
                  <w:divsChild>
                    <w:div w:id="1182818686">
                      <w:marLeft w:val="0"/>
                      <w:marRight w:val="0"/>
                      <w:marTop w:val="0"/>
                      <w:marBottom w:val="0"/>
                      <w:divBdr>
                        <w:top w:val="none" w:sz="0" w:space="0" w:color="auto"/>
                        <w:left w:val="none" w:sz="0" w:space="0" w:color="auto"/>
                        <w:bottom w:val="none" w:sz="0" w:space="0" w:color="auto"/>
                        <w:right w:val="none" w:sz="0" w:space="0" w:color="auto"/>
                      </w:divBdr>
                    </w:div>
                  </w:divsChild>
                </w:div>
                <w:div w:id="1104575327">
                  <w:marLeft w:val="0"/>
                  <w:marRight w:val="0"/>
                  <w:marTop w:val="0"/>
                  <w:marBottom w:val="0"/>
                  <w:divBdr>
                    <w:top w:val="single" w:sz="2" w:space="1" w:color="FFFFFF"/>
                    <w:left w:val="single" w:sz="2" w:space="11" w:color="FFFFFF"/>
                    <w:bottom w:val="single" w:sz="2" w:space="1" w:color="FFFFFF"/>
                    <w:right w:val="single" w:sz="2" w:space="4" w:color="FFFFFF"/>
                  </w:divBdr>
                  <w:divsChild>
                    <w:div w:id="1884904549">
                      <w:marLeft w:val="0"/>
                      <w:marRight w:val="0"/>
                      <w:marTop w:val="0"/>
                      <w:marBottom w:val="0"/>
                      <w:divBdr>
                        <w:top w:val="none" w:sz="0" w:space="0" w:color="auto"/>
                        <w:left w:val="none" w:sz="0" w:space="0" w:color="auto"/>
                        <w:bottom w:val="none" w:sz="0" w:space="0" w:color="auto"/>
                        <w:right w:val="none" w:sz="0" w:space="0" w:color="auto"/>
                      </w:divBdr>
                    </w:div>
                  </w:divsChild>
                </w:div>
                <w:div w:id="1804352004">
                  <w:marLeft w:val="0"/>
                  <w:marRight w:val="0"/>
                  <w:marTop w:val="0"/>
                  <w:marBottom w:val="0"/>
                  <w:divBdr>
                    <w:top w:val="single" w:sz="2" w:space="1" w:color="FFFFFF"/>
                    <w:left w:val="single" w:sz="2" w:space="11" w:color="FFFFFF"/>
                    <w:bottom w:val="single" w:sz="2" w:space="1" w:color="FFFFFF"/>
                    <w:right w:val="single" w:sz="2" w:space="4" w:color="FFFFFF"/>
                  </w:divBdr>
                  <w:divsChild>
                    <w:div w:id="717049227">
                      <w:marLeft w:val="0"/>
                      <w:marRight w:val="0"/>
                      <w:marTop w:val="0"/>
                      <w:marBottom w:val="0"/>
                      <w:divBdr>
                        <w:top w:val="none" w:sz="0" w:space="0" w:color="auto"/>
                        <w:left w:val="none" w:sz="0" w:space="0" w:color="auto"/>
                        <w:bottom w:val="none" w:sz="0" w:space="0" w:color="auto"/>
                        <w:right w:val="none" w:sz="0" w:space="0" w:color="auto"/>
                      </w:divBdr>
                    </w:div>
                  </w:divsChild>
                </w:div>
                <w:div w:id="601108922">
                  <w:marLeft w:val="0"/>
                  <w:marRight w:val="0"/>
                  <w:marTop w:val="0"/>
                  <w:marBottom w:val="0"/>
                  <w:divBdr>
                    <w:top w:val="single" w:sz="2" w:space="1" w:color="FFFFFF"/>
                    <w:left w:val="single" w:sz="2" w:space="11" w:color="FFFFFF"/>
                    <w:bottom w:val="single" w:sz="2" w:space="1" w:color="FFFFFF"/>
                    <w:right w:val="single" w:sz="2" w:space="4" w:color="FFFFFF"/>
                  </w:divBdr>
                  <w:divsChild>
                    <w:div w:id="1385134306">
                      <w:marLeft w:val="0"/>
                      <w:marRight w:val="0"/>
                      <w:marTop w:val="0"/>
                      <w:marBottom w:val="0"/>
                      <w:divBdr>
                        <w:top w:val="none" w:sz="0" w:space="0" w:color="auto"/>
                        <w:left w:val="none" w:sz="0" w:space="0" w:color="auto"/>
                        <w:bottom w:val="none" w:sz="0" w:space="0" w:color="auto"/>
                        <w:right w:val="none" w:sz="0" w:space="0" w:color="auto"/>
                      </w:divBdr>
                    </w:div>
                  </w:divsChild>
                </w:div>
                <w:div w:id="1368065991">
                  <w:marLeft w:val="0"/>
                  <w:marRight w:val="0"/>
                  <w:marTop w:val="0"/>
                  <w:marBottom w:val="0"/>
                  <w:divBdr>
                    <w:top w:val="single" w:sz="2" w:space="1" w:color="FFFFFF"/>
                    <w:left w:val="single" w:sz="2" w:space="11" w:color="FFFFFF"/>
                    <w:bottom w:val="single" w:sz="2" w:space="1" w:color="FFFFFF"/>
                    <w:right w:val="single" w:sz="2" w:space="4" w:color="FFFFFF"/>
                  </w:divBdr>
                  <w:divsChild>
                    <w:div w:id="1317487723">
                      <w:marLeft w:val="0"/>
                      <w:marRight w:val="0"/>
                      <w:marTop w:val="0"/>
                      <w:marBottom w:val="0"/>
                      <w:divBdr>
                        <w:top w:val="none" w:sz="0" w:space="0" w:color="auto"/>
                        <w:left w:val="none" w:sz="0" w:space="0" w:color="auto"/>
                        <w:bottom w:val="none" w:sz="0" w:space="0" w:color="auto"/>
                        <w:right w:val="none" w:sz="0" w:space="0" w:color="auto"/>
                      </w:divBdr>
                    </w:div>
                  </w:divsChild>
                </w:div>
                <w:div w:id="1962616206">
                  <w:marLeft w:val="0"/>
                  <w:marRight w:val="0"/>
                  <w:marTop w:val="0"/>
                  <w:marBottom w:val="0"/>
                  <w:divBdr>
                    <w:top w:val="single" w:sz="2" w:space="1" w:color="FFFFFF"/>
                    <w:left w:val="single" w:sz="2" w:space="11" w:color="FFFFFF"/>
                    <w:bottom w:val="single" w:sz="2" w:space="1" w:color="FFFFFF"/>
                    <w:right w:val="single" w:sz="2" w:space="4" w:color="FFFFFF"/>
                  </w:divBdr>
                  <w:divsChild>
                    <w:div w:id="1918124950">
                      <w:marLeft w:val="0"/>
                      <w:marRight w:val="0"/>
                      <w:marTop w:val="0"/>
                      <w:marBottom w:val="0"/>
                      <w:divBdr>
                        <w:top w:val="none" w:sz="0" w:space="0" w:color="auto"/>
                        <w:left w:val="none" w:sz="0" w:space="0" w:color="auto"/>
                        <w:bottom w:val="none" w:sz="0" w:space="0" w:color="auto"/>
                        <w:right w:val="none" w:sz="0" w:space="0" w:color="auto"/>
                      </w:divBdr>
                    </w:div>
                  </w:divsChild>
                </w:div>
                <w:div w:id="1670866265">
                  <w:marLeft w:val="0"/>
                  <w:marRight w:val="0"/>
                  <w:marTop w:val="0"/>
                  <w:marBottom w:val="0"/>
                  <w:divBdr>
                    <w:top w:val="single" w:sz="2" w:space="1" w:color="FFFFFF"/>
                    <w:left w:val="single" w:sz="2" w:space="11" w:color="FFFFFF"/>
                    <w:bottom w:val="single" w:sz="2" w:space="1" w:color="FFFFFF"/>
                    <w:right w:val="single" w:sz="2" w:space="4" w:color="FFFFFF"/>
                  </w:divBdr>
                  <w:divsChild>
                    <w:div w:id="1508861982">
                      <w:marLeft w:val="0"/>
                      <w:marRight w:val="0"/>
                      <w:marTop w:val="0"/>
                      <w:marBottom w:val="0"/>
                      <w:divBdr>
                        <w:top w:val="none" w:sz="0" w:space="0" w:color="auto"/>
                        <w:left w:val="none" w:sz="0" w:space="0" w:color="auto"/>
                        <w:bottom w:val="none" w:sz="0" w:space="0" w:color="auto"/>
                        <w:right w:val="none" w:sz="0" w:space="0" w:color="auto"/>
                      </w:divBdr>
                    </w:div>
                  </w:divsChild>
                </w:div>
                <w:div w:id="193078278">
                  <w:marLeft w:val="0"/>
                  <w:marRight w:val="0"/>
                  <w:marTop w:val="0"/>
                  <w:marBottom w:val="0"/>
                  <w:divBdr>
                    <w:top w:val="single" w:sz="2" w:space="1" w:color="FFFFFF"/>
                    <w:left w:val="single" w:sz="2" w:space="11" w:color="FFFFFF"/>
                    <w:bottom w:val="single" w:sz="2" w:space="4" w:color="FFFFFF"/>
                    <w:right w:val="single" w:sz="2" w:space="4" w:color="FFFFFF"/>
                  </w:divBdr>
                  <w:divsChild>
                    <w:div w:id="101148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515362">
          <w:marLeft w:val="0"/>
          <w:marRight w:val="0"/>
          <w:marTop w:val="0"/>
          <w:marBottom w:val="300"/>
          <w:divBdr>
            <w:top w:val="none" w:sz="0" w:space="0" w:color="auto"/>
            <w:left w:val="none" w:sz="0" w:space="0" w:color="auto"/>
            <w:bottom w:val="none" w:sz="0" w:space="0" w:color="auto"/>
            <w:right w:val="none" w:sz="0" w:space="0" w:color="auto"/>
          </w:divBdr>
          <w:divsChild>
            <w:div w:id="507524426">
              <w:marLeft w:val="0"/>
              <w:marRight w:val="0"/>
              <w:marTop w:val="0"/>
              <w:marBottom w:val="0"/>
              <w:divBdr>
                <w:top w:val="none" w:sz="0" w:space="0" w:color="auto"/>
                <w:left w:val="none" w:sz="0" w:space="0" w:color="auto"/>
                <w:bottom w:val="none" w:sz="0" w:space="0" w:color="auto"/>
                <w:right w:val="none" w:sz="0" w:space="0" w:color="auto"/>
              </w:divBdr>
              <w:divsChild>
                <w:div w:id="1770810839">
                  <w:marLeft w:val="0"/>
                  <w:marRight w:val="0"/>
                  <w:marTop w:val="0"/>
                  <w:marBottom w:val="0"/>
                  <w:divBdr>
                    <w:top w:val="single" w:sz="2" w:space="4" w:color="FFFFFF"/>
                    <w:left w:val="single" w:sz="2" w:space="11" w:color="FFFFFF"/>
                    <w:bottom w:val="single" w:sz="2" w:space="1" w:color="FFFFFF"/>
                    <w:right w:val="single" w:sz="2" w:space="4" w:color="FFFFFF"/>
                  </w:divBdr>
                  <w:divsChild>
                    <w:div w:id="1549026361">
                      <w:marLeft w:val="0"/>
                      <w:marRight w:val="0"/>
                      <w:marTop w:val="0"/>
                      <w:marBottom w:val="0"/>
                      <w:divBdr>
                        <w:top w:val="none" w:sz="0" w:space="0" w:color="auto"/>
                        <w:left w:val="none" w:sz="0" w:space="0" w:color="auto"/>
                        <w:bottom w:val="none" w:sz="0" w:space="0" w:color="auto"/>
                        <w:right w:val="none" w:sz="0" w:space="0" w:color="auto"/>
                      </w:divBdr>
                    </w:div>
                  </w:divsChild>
                </w:div>
                <w:div w:id="809633482">
                  <w:marLeft w:val="0"/>
                  <w:marRight w:val="0"/>
                  <w:marTop w:val="0"/>
                  <w:marBottom w:val="0"/>
                  <w:divBdr>
                    <w:top w:val="single" w:sz="2" w:space="1" w:color="FFFFFF"/>
                    <w:left w:val="single" w:sz="2" w:space="11" w:color="FFFFFF"/>
                    <w:bottom w:val="single" w:sz="2" w:space="1" w:color="FFFFFF"/>
                    <w:right w:val="single" w:sz="2" w:space="4" w:color="FFFFFF"/>
                  </w:divBdr>
                  <w:divsChild>
                    <w:div w:id="213078924">
                      <w:marLeft w:val="0"/>
                      <w:marRight w:val="0"/>
                      <w:marTop w:val="0"/>
                      <w:marBottom w:val="0"/>
                      <w:divBdr>
                        <w:top w:val="none" w:sz="0" w:space="0" w:color="auto"/>
                        <w:left w:val="none" w:sz="0" w:space="0" w:color="auto"/>
                        <w:bottom w:val="none" w:sz="0" w:space="0" w:color="auto"/>
                        <w:right w:val="none" w:sz="0" w:space="0" w:color="auto"/>
                      </w:divBdr>
                    </w:div>
                  </w:divsChild>
                </w:div>
                <w:div w:id="1084260053">
                  <w:marLeft w:val="0"/>
                  <w:marRight w:val="0"/>
                  <w:marTop w:val="0"/>
                  <w:marBottom w:val="0"/>
                  <w:divBdr>
                    <w:top w:val="single" w:sz="2" w:space="1" w:color="FFFFFF"/>
                    <w:left w:val="single" w:sz="2" w:space="11" w:color="FFFFFF"/>
                    <w:bottom w:val="single" w:sz="2" w:space="1" w:color="FFFFFF"/>
                    <w:right w:val="single" w:sz="2" w:space="4" w:color="FFFFFF"/>
                  </w:divBdr>
                  <w:divsChild>
                    <w:div w:id="189148068">
                      <w:marLeft w:val="0"/>
                      <w:marRight w:val="0"/>
                      <w:marTop w:val="0"/>
                      <w:marBottom w:val="0"/>
                      <w:divBdr>
                        <w:top w:val="none" w:sz="0" w:space="0" w:color="auto"/>
                        <w:left w:val="none" w:sz="0" w:space="0" w:color="auto"/>
                        <w:bottom w:val="none" w:sz="0" w:space="0" w:color="auto"/>
                        <w:right w:val="none" w:sz="0" w:space="0" w:color="auto"/>
                      </w:divBdr>
                    </w:div>
                  </w:divsChild>
                </w:div>
                <w:div w:id="639189866">
                  <w:marLeft w:val="0"/>
                  <w:marRight w:val="0"/>
                  <w:marTop w:val="0"/>
                  <w:marBottom w:val="0"/>
                  <w:divBdr>
                    <w:top w:val="single" w:sz="2" w:space="1" w:color="FFFFFF"/>
                    <w:left w:val="single" w:sz="2" w:space="11" w:color="FFFFFF"/>
                    <w:bottom w:val="single" w:sz="2" w:space="1" w:color="FFFFFF"/>
                    <w:right w:val="single" w:sz="2" w:space="4" w:color="FFFFFF"/>
                  </w:divBdr>
                  <w:divsChild>
                    <w:div w:id="1894926032">
                      <w:marLeft w:val="0"/>
                      <w:marRight w:val="0"/>
                      <w:marTop w:val="0"/>
                      <w:marBottom w:val="0"/>
                      <w:divBdr>
                        <w:top w:val="none" w:sz="0" w:space="0" w:color="auto"/>
                        <w:left w:val="none" w:sz="0" w:space="0" w:color="auto"/>
                        <w:bottom w:val="none" w:sz="0" w:space="0" w:color="auto"/>
                        <w:right w:val="none" w:sz="0" w:space="0" w:color="auto"/>
                      </w:divBdr>
                    </w:div>
                  </w:divsChild>
                </w:div>
                <w:div w:id="1137334513">
                  <w:marLeft w:val="0"/>
                  <w:marRight w:val="0"/>
                  <w:marTop w:val="0"/>
                  <w:marBottom w:val="0"/>
                  <w:divBdr>
                    <w:top w:val="single" w:sz="2" w:space="1" w:color="FFFFFF"/>
                    <w:left w:val="single" w:sz="2" w:space="11" w:color="FFFFFF"/>
                    <w:bottom w:val="single" w:sz="2" w:space="1" w:color="FFFFFF"/>
                    <w:right w:val="single" w:sz="2" w:space="4" w:color="FFFFFF"/>
                  </w:divBdr>
                  <w:divsChild>
                    <w:div w:id="1215311740">
                      <w:marLeft w:val="0"/>
                      <w:marRight w:val="0"/>
                      <w:marTop w:val="0"/>
                      <w:marBottom w:val="0"/>
                      <w:divBdr>
                        <w:top w:val="none" w:sz="0" w:space="0" w:color="auto"/>
                        <w:left w:val="none" w:sz="0" w:space="0" w:color="auto"/>
                        <w:bottom w:val="none" w:sz="0" w:space="0" w:color="auto"/>
                        <w:right w:val="none" w:sz="0" w:space="0" w:color="auto"/>
                      </w:divBdr>
                    </w:div>
                  </w:divsChild>
                </w:div>
                <w:div w:id="1702049245">
                  <w:marLeft w:val="0"/>
                  <w:marRight w:val="0"/>
                  <w:marTop w:val="0"/>
                  <w:marBottom w:val="0"/>
                  <w:divBdr>
                    <w:top w:val="single" w:sz="2" w:space="1" w:color="FFFFFF"/>
                    <w:left w:val="single" w:sz="2" w:space="11" w:color="FFFFFF"/>
                    <w:bottom w:val="single" w:sz="2" w:space="1" w:color="FFFFFF"/>
                    <w:right w:val="single" w:sz="2" w:space="4" w:color="FFFFFF"/>
                  </w:divBdr>
                  <w:divsChild>
                    <w:div w:id="1204169033">
                      <w:marLeft w:val="0"/>
                      <w:marRight w:val="0"/>
                      <w:marTop w:val="0"/>
                      <w:marBottom w:val="0"/>
                      <w:divBdr>
                        <w:top w:val="none" w:sz="0" w:space="0" w:color="auto"/>
                        <w:left w:val="none" w:sz="0" w:space="0" w:color="auto"/>
                        <w:bottom w:val="none" w:sz="0" w:space="0" w:color="auto"/>
                        <w:right w:val="none" w:sz="0" w:space="0" w:color="auto"/>
                      </w:divBdr>
                    </w:div>
                  </w:divsChild>
                </w:div>
                <w:div w:id="1230074947">
                  <w:marLeft w:val="0"/>
                  <w:marRight w:val="0"/>
                  <w:marTop w:val="0"/>
                  <w:marBottom w:val="0"/>
                  <w:divBdr>
                    <w:top w:val="single" w:sz="2" w:space="1" w:color="FFFFFF"/>
                    <w:left w:val="single" w:sz="2" w:space="11" w:color="FFFFFF"/>
                    <w:bottom w:val="single" w:sz="2" w:space="1" w:color="FFFFFF"/>
                    <w:right w:val="single" w:sz="2" w:space="4" w:color="FFFFFF"/>
                  </w:divBdr>
                  <w:divsChild>
                    <w:div w:id="2020496428">
                      <w:marLeft w:val="0"/>
                      <w:marRight w:val="0"/>
                      <w:marTop w:val="0"/>
                      <w:marBottom w:val="0"/>
                      <w:divBdr>
                        <w:top w:val="none" w:sz="0" w:space="0" w:color="auto"/>
                        <w:left w:val="none" w:sz="0" w:space="0" w:color="auto"/>
                        <w:bottom w:val="none" w:sz="0" w:space="0" w:color="auto"/>
                        <w:right w:val="none" w:sz="0" w:space="0" w:color="auto"/>
                      </w:divBdr>
                    </w:div>
                  </w:divsChild>
                </w:div>
                <w:div w:id="217712915">
                  <w:marLeft w:val="0"/>
                  <w:marRight w:val="0"/>
                  <w:marTop w:val="0"/>
                  <w:marBottom w:val="0"/>
                  <w:divBdr>
                    <w:top w:val="single" w:sz="2" w:space="1" w:color="FFFFFF"/>
                    <w:left w:val="single" w:sz="2" w:space="11" w:color="FFFFFF"/>
                    <w:bottom w:val="single" w:sz="2" w:space="1" w:color="FFFFFF"/>
                    <w:right w:val="single" w:sz="2" w:space="4" w:color="FFFFFF"/>
                  </w:divBdr>
                  <w:divsChild>
                    <w:div w:id="1720276498">
                      <w:marLeft w:val="0"/>
                      <w:marRight w:val="0"/>
                      <w:marTop w:val="0"/>
                      <w:marBottom w:val="0"/>
                      <w:divBdr>
                        <w:top w:val="none" w:sz="0" w:space="0" w:color="auto"/>
                        <w:left w:val="none" w:sz="0" w:space="0" w:color="auto"/>
                        <w:bottom w:val="none" w:sz="0" w:space="0" w:color="auto"/>
                        <w:right w:val="none" w:sz="0" w:space="0" w:color="auto"/>
                      </w:divBdr>
                    </w:div>
                  </w:divsChild>
                </w:div>
                <w:div w:id="1789425317">
                  <w:marLeft w:val="0"/>
                  <w:marRight w:val="0"/>
                  <w:marTop w:val="0"/>
                  <w:marBottom w:val="0"/>
                  <w:divBdr>
                    <w:top w:val="single" w:sz="2" w:space="1" w:color="FFFFFF"/>
                    <w:left w:val="single" w:sz="2" w:space="11" w:color="FFFFFF"/>
                    <w:bottom w:val="single" w:sz="2" w:space="1" w:color="FFFFFF"/>
                    <w:right w:val="single" w:sz="2" w:space="4" w:color="FFFFFF"/>
                  </w:divBdr>
                  <w:divsChild>
                    <w:div w:id="656687485">
                      <w:marLeft w:val="0"/>
                      <w:marRight w:val="0"/>
                      <w:marTop w:val="0"/>
                      <w:marBottom w:val="0"/>
                      <w:divBdr>
                        <w:top w:val="none" w:sz="0" w:space="0" w:color="auto"/>
                        <w:left w:val="none" w:sz="0" w:space="0" w:color="auto"/>
                        <w:bottom w:val="none" w:sz="0" w:space="0" w:color="auto"/>
                        <w:right w:val="none" w:sz="0" w:space="0" w:color="auto"/>
                      </w:divBdr>
                    </w:div>
                  </w:divsChild>
                </w:div>
                <w:div w:id="1288514018">
                  <w:marLeft w:val="0"/>
                  <w:marRight w:val="0"/>
                  <w:marTop w:val="0"/>
                  <w:marBottom w:val="0"/>
                  <w:divBdr>
                    <w:top w:val="single" w:sz="2" w:space="1" w:color="FFFFFF"/>
                    <w:left w:val="single" w:sz="2" w:space="11" w:color="FFFFFF"/>
                    <w:bottom w:val="single" w:sz="2" w:space="1" w:color="FFFFFF"/>
                    <w:right w:val="single" w:sz="2" w:space="4" w:color="FFFFFF"/>
                  </w:divBdr>
                  <w:divsChild>
                    <w:div w:id="1097678811">
                      <w:marLeft w:val="0"/>
                      <w:marRight w:val="0"/>
                      <w:marTop w:val="0"/>
                      <w:marBottom w:val="0"/>
                      <w:divBdr>
                        <w:top w:val="none" w:sz="0" w:space="0" w:color="auto"/>
                        <w:left w:val="none" w:sz="0" w:space="0" w:color="auto"/>
                        <w:bottom w:val="none" w:sz="0" w:space="0" w:color="auto"/>
                        <w:right w:val="none" w:sz="0" w:space="0" w:color="auto"/>
                      </w:divBdr>
                    </w:div>
                  </w:divsChild>
                </w:div>
                <w:div w:id="1700743038">
                  <w:marLeft w:val="0"/>
                  <w:marRight w:val="0"/>
                  <w:marTop w:val="0"/>
                  <w:marBottom w:val="0"/>
                  <w:divBdr>
                    <w:top w:val="single" w:sz="2" w:space="1" w:color="FFFFFF"/>
                    <w:left w:val="single" w:sz="2" w:space="11" w:color="FFFFFF"/>
                    <w:bottom w:val="single" w:sz="2" w:space="1" w:color="FFFFFF"/>
                    <w:right w:val="single" w:sz="2" w:space="4" w:color="FFFFFF"/>
                  </w:divBdr>
                  <w:divsChild>
                    <w:div w:id="1324040816">
                      <w:marLeft w:val="0"/>
                      <w:marRight w:val="0"/>
                      <w:marTop w:val="0"/>
                      <w:marBottom w:val="0"/>
                      <w:divBdr>
                        <w:top w:val="none" w:sz="0" w:space="0" w:color="auto"/>
                        <w:left w:val="none" w:sz="0" w:space="0" w:color="auto"/>
                        <w:bottom w:val="none" w:sz="0" w:space="0" w:color="auto"/>
                        <w:right w:val="none" w:sz="0" w:space="0" w:color="auto"/>
                      </w:divBdr>
                    </w:div>
                  </w:divsChild>
                </w:div>
                <w:div w:id="2067869114">
                  <w:marLeft w:val="0"/>
                  <w:marRight w:val="0"/>
                  <w:marTop w:val="0"/>
                  <w:marBottom w:val="0"/>
                  <w:divBdr>
                    <w:top w:val="single" w:sz="2" w:space="1" w:color="FFFFFF"/>
                    <w:left w:val="single" w:sz="2" w:space="11" w:color="FFFFFF"/>
                    <w:bottom w:val="single" w:sz="2" w:space="1" w:color="FFFFFF"/>
                    <w:right w:val="single" w:sz="2" w:space="4" w:color="FFFFFF"/>
                  </w:divBdr>
                  <w:divsChild>
                    <w:div w:id="1405570927">
                      <w:marLeft w:val="0"/>
                      <w:marRight w:val="0"/>
                      <w:marTop w:val="0"/>
                      <w:marBottom w:val="0"/>
                      <w:divBdr>
                        <w:top w:val="none" w:sz="0" w:space="0" w:color="auto"/>
                        <w:left w:val="none" w:sz="0" w:space="0" w:color="auto"/>
                        <w:bottom w:val="none" w:sz="0" w:space="0" w:color="auto"/>
                        <w:right w:val="none" w:sz="0" w:space="0" w:color="auto"/>
                      </w:divBdr>
                    </w:div>
                  </w:divsChild>
                </w:div>
                <w:div w:id="288361843">
                  <w:marLeft w:val="0"/>
                  <w:marRight w:val="0"/>
                  <w:marTop w:val="0"/>
                  <w:marBottom w:val="0"/>
                  <w:divBdr>
                    <w:top w:val="single" w:sz="2" w:space="1" w:color="FFFFFF"/>
                    <w:left w:val="single" w:sz="2" w:space="11" w:color="FFFFFF"/>
                    <w:bottom w:val="single" w:sz="2" w:space="1" w:color="FFFFFF"/>
                    <w:right w:val="single" w:sz="2" w:space="4" w:color="FFFFFF"/>
                  </w:divBdr>
                  <w:divsChild>
                    <w:div w:id="1163814132">
                      <w:marLeft w:val="0"/>
                      <w:marRight w:val="0"/>
                      <w:marTop w:val="0"/>
                      <w:marBottom w:val="0"/>
                      <w:divBdr>
                        <w:top w:val="none" w:sz="0" w:space="0" w:color="auto"/>
                        <w:left w:val="none" w:sz="0" w:space="0" w:color="auto"/>
                        <w:bottom w:val="none" w:sz="0" w:space="0" w:color="auto"/>
                        <w:right w:val="none" w:sz="0" w:space="0" w:color="auto"/>
                      </w:divBdr>
                    </w:div>
                  </w:divsChild>
                </w:div>
                <w:div w:id="769813004">
                  <w:marLeft w:val="0"/>
                  <w:marRight w:val="0"/>
                  <w:marTop w:val="0"/>
                  <w:marBottom w:val="0"/>
                  <w:divBdr>
                    <w:top w:val="single" w:sz="2" w:space="1" w:color="FFFFFF"/>
                    <w:left w:val="single" w:sz="2" w:space="11" w:color="FFFFFF"/>
                    <w:bottom w:val="single" w:sz="2" w:space="1" w:color="FFFFFF"/>
                    <w:right w:val="single" w:sz="2" w:space="4" w:color="FFFFFF"/>
                  </w:divBdr>
                  <w:divsChild>
                    <w:div w:id="253825193">
                      <w:marLeft w:val="0"/>
                      <w:marRight w:val="0"/>
                      <w:marTop w:val="0"/>
                      <w:marBottom w:val="0"/>
                      <w:divBdr>
                        <w:top w:val="none" w:sz="0" w:space="0" w:color="auto"/>
                        <w:left w:val="none" w:sz="0" w:space="0" w:color="auto"/>
                        <w:bottom w:val="none" w:sz="0" w:space="0" w:color="auto"/>
                        <w:right w:val="none" w:sz="0" w:space="0" w:color="auto"/>
                      </w:divBdr>
                    </w:div>
                  </w:divsChild>
                </w:div>
                <w:div w:id="1011489000">
                  <w:marLeft w:val="0"/>
                  <w:marRight w:val="0"/>
                  <w:marTop w:val="0"/>
                  <w:marBottom w:val="0"/>
                  <w:divBdr>
                    <w:top w:val="single" w:sz="2" w:space="1" w:color="FFFFFF"/>
                    <w:left w:val="single" w:sz="2" w:space="11" w:color="FFFFFF"/>
                    <w:bottom w:val="single" w:sz="2" w:space="1" w:color="FFFFFF"/>
                    <w:right w:val="single" w:sz="2" w:space="4" w:color="FFFFFF"/>
                  </w:divBdr>
                  <w:divsChild>
                    <w:div w:id="1934434545">
                      <w:marLeft w:val="0"/>
                      <w:marRight w:val="0"/>
                      <w:marTop w:val="0"/>
                      <w:marBottom w:val="0"/>
                      <w:divBdr>
                        <w:top w:val="none" w:sz="0" w:space="0" w:color="auto"/>
                        <w:left w:val="none" w:sz="0" w:space="0" w:color="auto"/>
                        <w:bottom w:val="none" w:sz="0" w:space="0" w:color="auto"/>
                        <w:right w:val="none" w:sz="0" w:space="0" w:color="auto"/>
                      </w:divBdr>
                    </w:div>
                  </w:divsChild>
                </w:div>
                <w:div w:id="1558738372">
                  <w:marLeft w:val="0"/>
                  <w:marRight w:val="0"/>
                  <w:marTop w:val="0"/>
                  <w:marBottom w:val="0"/>
                  <w:divBdr>
                    <w:top w:val="single" w:sz="2" w:space="1" w:color="FFFFFF"/>
                    <w:left w:val="single" w:sz="2" w:space="11" w:color="FFFFFF"/>
                    <w:bottom w:val="single" w:sz="2" w:space="1" w:color="FFFFFF"/>
                    <w:right w:val="single" w:sz="2" w:space="4" w:color="FFFFFF"/>
                  </w:divBdr>
                  <w:divsChild>
                    <w:div w:id="13963294">
                      <w:marLeft w:val="0"/>
                      <w:marRight w:val="0"/>
                      <w:marTop w:val="0"/>
                      <w:marBottom w:val="0"/>
                      <w:divBdr>
                        <w:top w:val="none" w:sz="0" w:space="0" w:color="auto"/>
                        <w:left w:val="none" w:sz="0" w:space="0" w:color="auto"/>
                        <w:bottom w:val="none" w:sz="0" w:space="0" w:color="auto"/>
                        <w:right w:val="none" w:sz="0" w:space="0" w:color="auto"/>
                      </w:divBdr>
                    </w:div>
                  </w:divsChild>
                </w:div>
                <w:div w:id="1903563322">
                  <w:marLeft w:val="0"/>
                  <w:marRight w:val="0"/>
                  <w:marTop w:val="0"/>
                  <w:marBottom w:val="0"/>
                  <w:divBdr>
                    <w:top w:val="single" w:sz="2" w:space="1" w:color="FFFFFF"/>
                    <w:left w:val="single" w:sz="2" w:space="11" w:color="FFFFFF"/>
                    <w:bottom w:val="single" w:sz="2" w:space="1" w:color="FFFFFF"/>
                    <w:right w:val="single" w:sz="2" w:space="4" w:color="FFFFFF"/>
                  </w:divBdr>
                  <w:divsChild>
                    <w:div w:id="143670362">
                      <w:marLeft w:val="0"/>
                      <w:marRight w:val="0"/>
                      <w:marTop w:val="0"/>
                      <w:marBottom w:val="0"/>
                      <w:divBdr>
                        <w:top w:val="none" w:sz="0" w:space="0" w:color="auto"/>
                        <w:left w:val="none" w:sz="0" w:space="0" w:color="auto"/>
                        <w:bottom w:val="none" w:sz="0" w:space="0" w:color="auto"/>
                        <w:right w:val="none" w:sz="0" w:space="0" w:color="auto"/>
                      </w:divBdr>
                    </w:div>
                  </w:divsChild>
                </w:div>
                <w:div w:id="828787095">
                  <w:marLeft w:val="0"/>
                  <w:marRight w:val="0"/>
                  <w:marTop w:val="0"/>
                  <w:marBottom w:val="0"/>
                  <w:divBdr>
                    <w:top w:val="single" w:sz="2" w:space="1" w:color="FFFFFF"/>
                    <w:left w:val="single" w:sz="2" w:space="11" w:color="FFFFFF"/>
                    <w:bottom w:val="single" w:sz="2" w:space="1" w:color="FFFFFF"/>
                    <w:right w:val="single" w:sz="2" w:space="4" w:color="FFFFFF"/>
                  </w:divBdr>
                  <w:divsChild>
                    <w:div w:id="1187407250">
                      <w:marLeft w:val="0"/>
                      <w:marRight w:val="0"/>
                      <w:marTop w:val="0"/>
                      <w:marBottom w:val="0"/>
                      <w:divBdr>
                        <w:top w:val="none" w:sz="0" w:space="0" w:color="auto"/>
                        <w:left w:val="none" w:sz="0" w:space="0" w:color="auto"/>
                        <w:bottom w:val="none" w:sz="0" w:space="0" w:color="auto"/>
                        <w:right w:val="none" w:sz="0" w:space="0" w:color="auto"/>
                      </w:divBdr>
                    </w:div>
                  </w:divsChild>
                </w:div>
                <w:div w:id="1630474287">
                  <w:marLeft w:val="0"/>
                  <w:marRight w:val="0"/>
                  <w:marTop w:val="0"/>
                  <w:marBottom w:val="0"/>
                  <w:divBdr>
                    <w:top w:val="single" w:sz="2" w:space="1" w:color="FFFFFF"/>
                    <w:left w:val="single" w:sz="2" w:space="11" w:color="FFFFFF"/>
                    <w:bottom w:val="single" w:sz="2" w:space="1" w:color="FFFFFF"/>
                    <w:right w:val="single" w:sz="2" w:space="4" w:color="FFFFFF"/>
                  </w:divBdr>
                  <w:divsChild>
                    <w:div w:id="920604723">
                      <w:marLeft w:val="0"/>
                      <w:marRight w:val="0"/>
                      <w:marTop w:val="0"/>
                      <w:marBottom w:val="0"/>
                      <w:divBdr>
                        <w:top w:val="none" w:sz="0" w:space="0" w:color="auto"/>
                        <w:left w:val="none" w:sz="0" w:space="0" w:color="auto"/>
                        <w:bottom w:val="none" w:sz="0" w:space="0" w:color="auto"/>
                        <w:right w:val="none" w:sz="0" w:space="0" w:color="auto"/>
                      </w:divBdr>
                    </w:div>
                  </w:divsChild>
                </w:div>
                <w:div w:id="141506094">
                  <w:marLeft w:val="0"/>
                  <w:marRight w:val="0"/>
                  <w:marTop w:val="0"/>
                  <w:marBottom w:val="0"/>
                  <w:divBdr>
                    <w:top w:val="single" w:sz="2" w:space="1" w:color="FFFFFF"/>
                    <w:left w:val="single" w:sz="2" w:space="11" w:color="FFFFFF"/>
                    <w:bottom w:val="single" w:sz="2" w:space="1" w:color="FFFFFF"/>
                    <w:right w:val="single" w:sz="2" w:space="4" w:color="FFFFFF"/>
                  </w:divBdr>
                  <w:divsChild>
                    <w:div w:id="1997683703">
                      <w:marLeft w:val="0"/>
                      <w:marRight w:val="0"/>
                      <w:marTop w:val="0"/>
                      <w:marBottom w:val="0"/>
                      <w:divBdr>
                        <w:top w:val="none" w:sz="0" w:space="0" w:color="auto"/>
                        <w:left w:val="none" w:sz="0" w:space="0" w:color="auto"/>
                        <w:bottom w:val="none" w:sz="0" w:space="0" w:color="auto"/>
                        <w:right w:val="none" w:sz="0" w:space="0" w:color="auto"/>
                      </w:divBdr>
                    </w:div>
                  </w:divsChild>
                </w:div>
                <w:div w:id="1747222166">
                  <w:marLeft w:val="0"/>
                  <w:marRight w:val="0"/>
                  <w:marTop w:val="0"/>
                  <w:marBottom w:val="0"/>
                  <w:divBdr>
                    <w:top w:val="single" w:sz="2" w:space="1" w:color="FFFFFF"/>
                    <w:left w:val="single" w:sz="2" w:space="11" w:color="FFFFFF"/>
                    <w:bottom w:val="single" w:sz="2" w:space="1" w:color="FFFFFF"/>
                    <w:right w:val="single" w:sz="2" w:space="4" w:color="FFFFFF"/>
                  </w:divBdr>
                  <w:divsChild>
                    <w:div w:id="334842421">
                      <w:marLeft w:val="0"/>
                      <w:marRight w:val="0"/>
                      <w:marTop w:val="0"/>
                      <w:marBottom w:val="0"/>
                      <w:divBdr>
                        <w:top w:val="none" w:sz="0" w:space="0" w:color="auto"/>
                        <w:left w:val="none" w:sz="0" w:space="0" w:color="auto"/>
                        <w:bottom w:val="none" w:sz="0" w:space="0" w:color="auto"/>
                        <w:right w:val="none" w:sz="0" w:space="0" w:color="auto"/>
                      </w:divBdr>
                    </w:div>
                  </w:divsChild>
                </w:div>
                <w:div w:id="1920095087">
                  <w:marLeft w:val="0"/>
                  <w:marRight w:val="0"/>
                  <w:marTop w:val="0"/>
                  <w:marBottom w:val="0"/>
                  <w:divBdr>
                    <w:top w:val="single" w:sz="2" w:space="1" w:color="FFFFFF"/>
                    <w:left w:val="single" w:sz="2" w:space="11" w:color="FFFFFF"/>
                    <w:bottom w:val="single" w:sz="2" w:space="1" w:color="FFFFFF"/>
                    <w:right w:val="single" w:sz="2" w:space="4" w:color="FFFFFF"/>
                  </w:divBdr>
                  <w:divsChild>
                    <w:div w:id="1718161726">
                      <w:marLeft w:val="0"/>
                      <w:marRight w:val="0"/>
                      <w:marTop w:val="0"/>
                      <w:marBottom w:val="0"/>
                      <w:divBdr>
                        <w:top w:val="none" w:sz="0" w:space="0" w:color="auto"/>
                        <w:left w:val="none" w:sz="0" w:space="0" w:color="auto"/>
                        <w:bottom w:val="none" w:sz="0" w:space="0" w:color="auto"/>
                        <w:right w:val="none" w:sz="0" w:space="0" w:color="auto"/>
                      </w:divBdr>
                    </w:div>
                  </w:divsChild>
                </w:div>
                <w:div w:id="1539128364">
                  <w:marLeft w:val="0"/>
                  <w:marRight w:val="0"/>
                  <w:marTop w:val="0"/>
                  <w:marBottom w:val="0"/>
                  <w:divBdr>
                    <w:top w:val="single" w:sz="2" w:space="1" w:color="FFFFFF"/>
                    <w:left w:val="single" w:sz="2" w:space="11" w:color="FFFFFF"/>
                    <w:bottom w:val="single" w:sz="2" w:space="1" w:color="FFFFFF"/>
                    <w:right w:val="single" w:sz="2" w:space="4" w:color="FFFFFF"/>
                  </w:divBdr>
                  <w:divsChild>
                    <w:div w:id="1514228240">
                      <w:marLeft w:val="0"/>
                      <w:marRight w:val="0"/>
                      <w:marTop w:val="0"/>
                      <w:marBottom w:val="0"/>
                      <w:divBdr>
                        <w:top w:val="none" w:sz="0" w:space="0" w:color="auto"/>
                        <w:left w:val="none" w:sz="0" w:space="0" w:color="auto"/>
                        <w:bottom w:val="none" w:sz="0" w:space="0" w:color="auto"/>
                        <w:right w:val="none" w:sz="0" w:space="0" w:color="auto"/>
                      </w:divBdr>
                    </w:div>
                  </w:divsChild>
                </w:div>
                <w:div w:id="1333987208">
                  <w:marLeft w:val="0"/>
                  <w:marRight w:val="0"/>
                  <w:marTop w:val="0"/>
                  <w:marBottom w:val="0"/>
                  <w:divBdr>
                    <w:top w:val="single" w:sz="2" w:space="1" w:color="FFFFFF"/>
                    <w:left w:val="single" w:sz="2" w:space="11" w:color="FFFFFF"/>
                    <w:bottom w:val="single" w:sz="2" w:space="1" w:color="FFFFFF"/>
                    <w:right w:val="single" w:sz="2" w:space="4" w:color="FFFFFF"/>
                  </w:divBdr>
                  <w:divsChild>
                    <w:div w:id="1953121750">
                      <w:marLeft w:val="0"/>
                      <w:marRight w:val="0"/>
                      <w:marTop w:val="0"/>
                      <w:marBottom w:val="0"/>
                      <w:divBdr>
                        <w:top w:val="none" w:sz="0" w:space="0" w:color="auto"/>
                        <w:left w:val="none" w:sz="0" w:space="0" w:color="auto"/>
                        <w:bottom w:val="none" w:sz="0" w:space="0" w:color="auto"/>
                        <w:right w:val="none" w:sz="0" w:space="0" w:color="auto"/>
                      </w:divBdr>
                    </w:div>
                  </w:divsChild>
                </w:div>
                <w:div w:id="926887131">
                  <w:marLeft w:val="0"/>
                  <w:marRight w:val="0"/>
                  <w:marTop w:val="0"/>
                  <w:marBottom w:val="0"/>
                  <w:divBdr>
                    <w:top w:val="single" w:sz="2" w:space="1" w:color="FFFFFF"/>
                    <w:left w:val="single" w:sz="2" w:space="11" w:color="FFFFFF"/>
                    <w:bottom w:val="single" w:sz="2" w:space="1" w:color="FFFFFF"/>
                    <w:right w:val="single" w:sz="2" w:space="4" w:color="FFFFFF"/>
                  </w:divBdr>
                  <w:divsChild>
                    <w:div w:id="1901399309">
                      <w:marLeft w:val="0"/>
                      <w:marRight w:val="0"/>
                      <w:marTop w:val="0"/>
                      <w:marBottom w:val="0"/>
                      <w:divBdr>
                        <w:top w:val="none" w:sz="0" w:space="0" w:color="auto"/>
                        <w:left w:val="none" w:sz="0" w:space="0" w:color="auto"/>
                        <w:bottom w:val="none" w:sz="0" w:space="0" w:color="auto"/>
                        <w:right w:val="none" w:sz="0" w:space="0" w:color="auto"/>
                      </w:divBdr>
                    </w:div>
                  </w:divsChild>
                </w:div>
                <w:div w:id="123500246">
                  <w:marLeft w:val="0"/>
                  <w:marRight w:val="0"/>
                  <w:marTop w:val="0"/>
                  <w:marBottom w:val="0"/>
                  <w:divBdr>
                    <w:top w:val="single" w:sz="2" w:space="1" w:color="FFFFFF"/>
                    <w:left w:val="single" w:sz="2" w:space="11" w:color="FFFFFF"/>
                    <w:bottom w:val="single" w:sz="2" w:space="1" w:color="FFFFFF"/>
                    <w:right w:val="single" w:sz="2" w:space="4" w:color="FFFFFF"/>
                  </w:divBdr>
                  <w:divsChild>
                    <w:div w:id="1908371777">
                      <w:marLeft w:val="0"/>
                      <w:marRight w:val="0"/>
                      <w:marTop w:val="0"/>
                      <w:marBottom w:val="0"/>
                      <w:divBdr>
                        <w:top w:val="none" w:sz="0" w:space="0" w:color="auto"/>
                        <w:left w:val="none" w:sz="0" w:space="0" w:color="auto"/>
                        <w:bottom w:val="none" w:sz="0" w:space="0" w:color="auto"/>
                        <w:right w:val="none" w:sz="0" w:space="0" w:color="auto"/>
                      </w:divBdr>
                    </w:div>
                  </w:divsChild>
                </w:div>
                <w:div w:id="1791514567">
                  <w:marLeft w:val="0"/>
                  <w:marRight w:val="0"/>
                  <w:marTop w:val="0"/>
                  <w:marBottom w:val="0"/>
                  <w:divBdr>
                    <w:top w:val="single" w:sz="2" w:space="1" w:color="FFFFFF"/>
                    <w:left w:val="single" w:sz="2" w:space="11" w:color="FFFFFF"/>
                    <w:bottom w:val="single" w:sz="2" w:space="1" w:color="FFFFFF"/>
                    <w:right w:val="single" w:sz="2" w:space="4" w:color="FFFFFF"/>
                  </w:divBdr>
                  <w:divsChild>
                    <w:div w:id="725646711">
                      <w:marLeft w:val="0"/>
                      <w:marRight w:val="0"/>
                      <w:marTop w:val="0"/>
                      <w:marBottom w:val="0"/>
                      <w:divBdr>
                        <w:top w:val="none" w:sz="0" w:space="0" w:color="auto"/>
                        <w:left w:val="none" w:sz="0" w:space="0" w:color="auto"/>
                        <w:bottom w:val="none" w:sz="0" w:space="0" w:color="auto"/>
                        <w:right w:val="none" w:sz="0" w:space="0" w:color="auto"/>
                      </w:divBdr>
                    </w:div>
                  </w:divsChild>
                </w:div>
                <w:div w:id="1352754309">
                  <w:marLeft w:val="0"/>
                  <w:marRight w:val="0"/>
                  <w:marTop w:val="0"/>
                  <w:marBottom w:val="0"/>
                  <w:divBdr>
                    <w:top w:val="single" w:sz="2" w:space="1" w:color="FFFFFF"/>
                    <w:left w:val="single" w:sz="2" w:space="11" w:color="FFFFFF"/>
                    <w:bottom w:val="single" w:sz="2" w:space="1" w:color="FFFFFF"/>
                    <w:right w:val="single" w:sz="2" w:space="4" w:color="FFFFFF"/>
                  </w:divBdr>
                  <w:divsChild>
                    <w:div w:id="15667397">
                      <w:marLeft w:val="0"/>
                      <w:marRight w:val="0"/>
                      <w:marTop w:val="0"/>
                      <w:marBottom w:val="0"/>
                      <w:divBdr>
                        <w:top w:val="none" w:sz="0" w:space="0" w:color="auto"/>
                        <w:left w:val="none" w:sz="0" w:space="0" w:color="auto"/>
                        <w:bottom w:val="none" w:sz="0" w:space="0" w:color="auto"/>
                        <w:right w:val="none" w:sz="0" w:space="0" w:color="auto"/>
                      </w:divBdr>
                    </w:div>
                  </w:divsChild>
                </w:div>
                <w:div w:id="42563427">
                  <w:marLeft w:val="0"/>
                  <w:marRight w:val="0"/>
                  <w:marTop w:val="0"/>
                  <w:marBottom w:val="0"/>
                  <w:divBdr>
                    <w:top w:val="single" w:sz="2" w:space="1" w:color="FFFFFF"/>
                    <w:left w:val="single" w:sz="2" w:space="11" w:color="FFFFFF"/>
                    <w:bottom w:val="single" w:sz="2" w:space="1" w:color="FFFFFF"/>
                    <w:right w:val="single" w:sz="2" w:space="4" w:color="FFFFFF"/>
                  </w:divBdr>
                  <w:divsChild>
                    <w:div w:id="1862090433">
                      <w:marLeft w:val="0"/>
                      <w:marRight w:val="0"/>
                      <w:marTop w:val="0"/>
                      <w:marBottom w:val="0"/>
                      <w:divBdr>
                        <w:top w:val="none" w:sz="0" w:space="0" w:color="auto"/>
                        <w:left w:val="none" w:sz="0" w:space="0" w:color="auto"/>
                        <w:bottom w:val="none" w:sz="0" w:space="0" w:color="auto"/>
                        <w:right w:val="none" w:sz="0" w:space="0" w:color="auto"/>
                      </w:divBdr>
                    </w:div>
                  </w:divsChild>
                </w:div>
                <w:div w:id="396362347">
                  <w:marLeft w:val="0"/>
                  <w:marRight w:val="0"/>
                  <w:marTop w:val="0"/>
                  <w:marBottom w:val="0"/>
                  <w:divBdr>
                    <w:top w:val="single" w:sz="2" w:space="1" w:color="FFFFFF"/>
                    <w:left w:val="single" w:sz="2" w:space="11" w:color="FFFFFF"/>
                    <w:bottom w:val="single" w:sz="2" w:space="1" w:color="FFFFFF"/>
                    <w:right w:val="single" w:sz="2" w:space="4" w:color="FFFFFF"/>
                  </w:divBdr>
                  <w:divsChild>
                    <w:div w:id="1125083491">
                      <w:marLeft w:val="0"/>
                      <w:marRight w:val="0"/>
                      <w:marTop w:val="0"/>
                      <w:marBottom w:val="0"/>
                      <w:divBdr>
                        <w:top w:val="none" w:sz="0" w:space="0" w:color="auto"/>
                        <w:left w:val="none" w:sz="0" w:space="0" w:color="auto"/>
                        <w:bottom w:val="none" w:sz="0" w:space="0" w:color="auto"/>
                        <w:right w:val="none" w:sz="0" w:space="0" w:color="auto"/>
                      </w:divBdr>
                    </w:div>
                  </w:divsChild>
                </w:div>
                <w:div w:id="1870802730">
                  <w:marLeft w:val="0"/>
                  <w:marRight w:val="0"/>
                  <w:marTop w:val="0"/>
                  <w:marBottom w:val="0"/>
                  <w:divBdr>
                    <w:top w:val="single" w:sz="2" w:space="1" w:color="FFFFFF"/>
                    <w:left w:val="single" w:sz="2" w:space="11" w:color="FFFFFF"/>
                    <w:bottom w:val="single" w:sz="2" w:space="1" w:color="FFFFFF"/>
                    <w:right w:val="single" w:sz="2" w:space="4" w:color="FFFFFF"/>
                  </w:divBdr>
                  <w:divsChild>
                    <w:div w:id="968902984">
                      <w:marLeft w:val="0"/>
                      <w:marRight w:val="0"/>
                      <w:marTop w:val="0"/>
                      <w:marBottom w:val="0"/>
                      <w:divBdr>
                        <w:top w:val="none" w:sz="0" w:space="0" w:color="auto"/>
                        <w:left w:val="none" w:sz="0" w:space="0" w:color="auto"/>
                        <w:bottom w:val="none" w:sz="0" w:space="0" w:color="auto"/>
                        <w:right w:val="none" w:sz="0" w:space="0" w:color="auto"/>
                      </w:divBdr>
                    </w:div>
                  </w:divsChild>
                </w:div>
                <w:div w:id="786776931">
                  <w:marLeft w:val="0"/>
                  <w:marRight w:val="0"/>
                  <w:marTop w:val="0"/>
                  <w:marBottom w:val="0"/>
                  <w:divBdr>
                    <w:top w:val="single" w:sz="2" w:space="1" w:color="FFFFFF"/>
                    <w:left w:val="single" w:sz="2" w:space="11" w:color="FFFFFF"/>
                    <w:bottom w:val="single" w:sz="2" w:space="1" w:color="FFFFFF"/>
                    <w:right w:val="single" w:sz="2" w:space="4" w:color="FFFFFF"/>
                  </w:divBdr>
                  <w:divsChild>
                    <w:div w:id="1901939258">
                      <w:marLeft w:val="0"/>
                      <w:marRight w:val="0"/>
                      <w:marTop w:val="0"/>
                      <w:marBottom w:val="0"/>
                      <w:divBdr>
                        <w:top w:val="none" w:sz="0" w:space="0" w:color="auto"/>
                        <w:left w:val="none" w:sz="0" w:space="0" w:color="auto"/>
                        <w:bottom w:val="none" w:sz="0" w:space="0" w:color="auto"/>
                        <w:right w:val="none" w:sz="0" w:space="0" w:color="auto"/>
                      </w:divBdr>
                    </w:div>
                  </w:divsChild>
                </w:div>
                <w:div w:id="159857146">
                  <w:marLeft w:val="0"/>
                  <w:marRight w:val="0"/>
                  <w:marTop w:val="0"/>
                  <w:marBottom w:val="0"/>
                  <w:divBdr>
                    <w:top w:val="single" w:sz="2" w:space="1" w:color="FFFFFF"/>
                    <w:left w:val="single" w:sz="2" w:space="11" w:color="FFFFFF"/>
                    <w:bottom w:val="single" w:sz="2" w:space="1" w:color="FFFFFF"/>
                    <w:right w:val="single" w:sz="2" w:space="4" w:color="FFFFFF"/>
                  </w:divBdr>
                  <w:divsChild>
                    <w:div w:id="1127505627">
                      <w:marLeft w:val="0"/>
                      <w:marRight w:val="0"/>
                      <w:marTop w:val="0"/>
                      <w:marBottom w:val="0"/>
                      <w:divBdr>
                        <w:top w:val="none" w:sz="0" w:space="0" w:color="auto"/>
                        <w:left w:val="none" w:sz="0" w:space="0" w:color="auto"/>
                        <w:bottom w:val="none" w:sz="0" w:space="0" w:color="auto"/>
                        <w:right w:val="none" w:sz="0" w:space="0" w:color="auto"/>
                      </w:divBdr>
                    </w:div>
                  </w:divsChild>
                </w:div>
                <w:div w:id="813643968">
                  <w:marLeft w:val="0"/>
                  <w:marRight w:val="0"/>
                  <w:marTop w:val="0"/>
                  <w:marBottom w:val="0"/>
                  <w:divBdr>
                    <w:top w:val="single" w:sz="2" w:space="1" w:color="FFFFFF"/>
                    <w:left w:val="single" w:sz="2" w:space="11" w:color="FFFFFF"/>
                    <w:bottom w:val="single" w:sz="2" w:space="1" w:color="FFFFFF"/>
                    <w:right w:val="single" w:sz="2" w:space="4" w:color="FFFFFF"/>
                  </w:divBdr>
                  <w:divsChild>
                    <w:div w:id="1293560065">
                      <w:marLeft w:val="0"/>
                      <w:marRight w:val="0"/>
                      <w:marTop w:val="0"/>
                      <w:marBottom w:val="0"/>
                      <w:divBdr>
                        <w:top w:val="none" w:sz="0" w:space="0" w:color="auto"/>
                        <w:left w:val="none" w:sz="0" w:space="0" w:color="auto"/>
                        <w:bottom w:val="none" w:sz="0" w:space="0" w:color="auto"/>
                        <w:right w:val="none" w:sz="0" w:space="0" w:color="auto"/>
                      </w:divBdr>
                    </w:div>
                  </w:divsChild>
                </w:div>
                <w:div w:id="1846627971">
                  <w:marLeft w:val="0"/>
                  <w:marRight w:val="0"/>
                  <w:marTop w:val="0"/>
                  <w:marBottom w:val="0"/>
                  <w:divBdr>
                    <w:top w:val="single" w:sz="2" w:space="1" w:color="FFFFFF"/>
                    <w:left w:val="single" w:sz="2" w:space="11" w:color="FFFFFF"/>
                    <w:bottom w:val="single" w:sz="2" w:space="1" w:color="FFFFFF"/>
                    <w:right w:val="single" w:sz="2" w:space="4" w:color="FFFFFF"/>
                  </w:divBdr>
                  <w:divsChild>
                    <w:div w:id="714163721">
                      <w:marLeft w:val="0"/>
                      <w:marRight w:val="0"/>
                      <w:marTop w:val="0"/>
                      <w:marBottom w:val="0"/>
                      <w:divBdr>
                        <w:top w:val="none" w:sz="0" w:space="0" w:color="auto"/>
                        <w:left w:val="none" w:sz="0" w:space="0" w:color="auto"/>
                        <w:bottom w:val="none" w:sz="0" w:space="0" w:color="auto"/>
                        <w:right w:val="none" w:sz="0" w:space="0" w:color="auto"/>
                      </w:divBdr>
                    </w:div>
                  </w:divsChild>
                </w:div>
                <w:div w:id="1208419446">
                  <w:marLeft w:val="0"/>
                  <w:marRight w:val="0"/>
                  <w:marTop w:val="0"/>
                  <w:marBottom w:val="0"/>
                  <w:divBdr>
                    <w:top w:val="single" w:sz="2" w:space="1" w:color="FFFFFF"/>
                    <w:left w:val="single" w:sz="2" w:space="11" w:color="FFFFFF"/>
                    <w:bottom w:val="single" w:sz="2" w:space="1" w:color="FFFFFF"/>
                    <w:right w:val="single" w:sz="2" w:space="4" w:color="FFFFFF"/>
                  </w:divBdr>
                  <w:divsChild>
                    <w:div w:id="523519810">
                      <w:marLeft w:val="0"/>
                      <w:marRight w:val="0"/>
                      <w:marTop w:val="0"/>
                      <w:marBottom w:val="0"/>
                      <w:divBdr>
                        <w:top w:val="none" w:sz="0" w:space="0" w:color="auto"/>
                        <w:left w:val="none" w:sz="0" w:space="0" w:color="auto"/>
                        <w:bottom w:val="none" w:sz="0" w:space="0" w:color="auto"/>
                        <w:right w:val="none" w:sz="0" w:space="0" w:color="auto"/>
                      </w:divBdr>
                    </w:div>
                  </w:divsChild>
                </w:div>
                <w:div w:id="1294603414">
                  <w:marLeft w:val="0"/>
                  <w:marRight w:val="0"/>
                  <w:marTop w:val="0"/>
                  <w:marBottom w:val="0"/>
                  <w:divBdr>
                    <w:top w:val="single" w:sz="2" w:space="1" w:color="FFFFFF"/>
                    <w:left w:val="single" w:sz="2" w:space="11" w:color="FFFFFF"/>
                    <w:bottom w:val="single" w:sz="2" w:space="1" w:color="FFFFFF"/>
                    <w:right w:val="single" w:sz="2" w:space="4" w:color="FFFFFF"/>
                  </w:divBdr>
                  <w:divsChild>
                    <w:div w:id="520120309">
                      <w:marLeft w:val="0"/>
                      <w:marRight w:val="0"/>
                      <w:marTop w:val="0"/>
                      <w:marBottom w:val="0"/>
                      <w:divBdr>
                        <w:top w:val="none" w:sz="0" w:space="0" w:color="auto"/>
                        <w:left w:val="none" w:sz="0" w:space="0" w:color="auto"/>
                        <w:bottom w:val="none" w:sz="0" w:space="0" w:color="auto"/>
                        <w:right w:val="none" w:sz="0" w:space="0" w:color="auto"/>
                      </w:divBdr>
                    </w:div>
                  </w:divsChild>
                </w:div>
                <w:div w:id="434790919">
                  <w:marLeft w:val="0"/>
                  <w:marRight w:val="0"/>
                  <w:marTop w:val="0"/>
                  <w:marBottom w:val="0"/>
                  <w:divBdr>
                    <w:top w:val="single" w:sz="2" w:space="1" w:color="FFFFFF"/>
                    <w:left w:val="single" w:sz="2" w:space="11" w:color="FFFFFF"/>
                    <w:bottom w:val="single" w:sz="2" w:space="1" w:color="FFFFFF"/>
                    <w:right w:val="single" w:sz="2" w:space="4" w:color="FFFFFF"/>
                  </w:divBdr>
                  <w:divsChild>
                    <w:div w:id="1477260285">
                      <w:marLeft w:val="0"/>
                      <w:marRight w:val="0"/>
                      <w:marTop w:val="0"/>
                      <w:marBottom w:val="0"/>
                      <w:divBdr>
                        <w:top w:val="none" w:sz="0" w:space="0" w:color="auto"/>
                        <w:left w:val="none" w:sz="0" w:space="0" w:color="auto"/>
                        <w:bottom w:val="none" w:sz="0" w:space="0" w:color="auto"/>
                        <w:right w:val="none" w:sz="0" w:space="0" w:color="auto"/>
                      </w:divBdr>
                    </w:div>
                  </w:divsChild>
                </w:div>
                <w:div w:id="672680040">
                  <w:marLeft w:val="0"/>
                  <w:marRight w:val="0"/>
                  <w:marTop w:val="0"/>
                  <w:marBottom w:val="0"/>
                  <w:divBdr>
                    <w:top w:val="single" w:sz="2" w:space="1" w:color="FFFFFF"/>
                    <w:left w:val="single" w:sz="2" w:space="11" w:color="FFFFFF"/>
                    <w:bottom w:val="single" w:sz="2" w:space="1" w:color="FFFFFF"/>
                    <w:right w:val="single" w:sz="2" w:space="4" w:color="FFFFFF"/>
                  </w:divBdr>
                  <w:divsChild>
                    <w:div w:id="1180464117">
                      <w:marLeft w:val="0"/>
                      <w:marRight w:val="0"/>
                      <w:marTop w:val="0"/>
                      <w:marBottom w:val="0"/>
                      <w:divBdr>
                        <w:top w:val="none" w:sz="0" w:space="0" w:color="auto"/>
                        <w:left w:val="none" w:sz="0" w:space="0" w:color="auto"/>
                        <w:bottom w:val="none" w:sz="0" w:space="0" w:color="auto"/>
                        <w:right w:val="none" w:sz="0" w:space="0" w:color="auto"/>
                      </w:divBdr>
                    </w:div>
                  </w:divsChild>
                </w:div>
                <w:div w:id="2111925868">
                  <w:marLeft w:val="0"/>
                  <w:marRight w:val="0"/>
                  <w:marTop w:val="0"/>
                  <w:marBottom w:val="0"/>
                  <w:divBdr>
                    <w:top w:val="single" w:sz="2" w:space="1" w:color="FFFFFF"/>
                    <w:left w:val="single" w:sz="2" w:space="11" w:color="FFFFFF"/>
                    <w:bottom w:val="single" w:sz="2" w:space="1" w:color="FFFFFF"/>
                    <w:right w:val="single" w:sz="2" w:space="4" w:color="FFFFFF"/>
                  </w:divBdr>
                  <w:divsChild>
                    <w:div w:id="1305425550">
                      <w:marLeft w:val="0"/>
                      <w:marRight w:val="0"/>
                      <w:marTop w:val="0"/>
                      <w:marBottom w:val="0"/>
                      <w:divBdr>
                        <w:top w:val="none" w:sz="0" w:space="0" w:color="auto"/>
                        <w:left w:val="none" w:sz="0" w:space="0" w:color="auto"/>
                        <w:bottom w:val="none" w:sz="0" w:space="0" w:color="auto"/>
                        <w:right w:val="none" w:sz="0" w:space="0" w:color="auto"/>
                      </w:divBdr>
                    </w:div>
                  </w:divsChild>
                </w:div>
                <w:div w:id="1561558032">
                  <w:marLeft w:val="0"/>
                  <w:marRight w:val="0"/>
                  <w:marTop w:val="0"/>
                  <w:marBottom w:val="0"/>
                  <w:divBdr>
                    <w:top w:val="single" w:sz="2" w:space="1" w:color="FFFFFF"/>
                    <w:left w:val="single" w:sz="2" w:space="11" w:color="FFFFFF"/>
                    <w:bottom w:val="single" w:sz="2" w:space="1" w:color="FFFFFF"/>
                    <w:right w:val="single" w:sz="2" w:space="4" w:color="FFFFFF"/>
                  </w:divBdr>
                  <w:divsChild>
                    <w:div w:id="1408305882">
                      <w:marLeft w:val="0"/>
                      <w:marRight w:val="0"/>
                      <w:marTop w:val="0"/>
                      <w:marBottom w:val="0"/>
                      <w:divBdr>
                        <w:top w:val="none" w:sz="0" w:space="0" w:color="auto"/>
                        <w:left w:val="none" w:sz="0" w:space="0" w:color="auto"/>
                        <w:bottom w:val="none" w:sz="0" w:space="0" w:color="auto"/>
                        <w:right w:val="none" w:sz="0" w:space="0" w:color="auto"/>
                      </w:divBdr>
                    </w:div>
                  </w:divsChild>
                </w:div>
                <w:div w:id="2017263925">
                  <w:marLeft w:val="0"/>
                  <w:marRight w:val="0"/>
                  <w:marTop w:val="0"/>
                  <w:marBottom w:val="0"/>
                  <w:divBdr>
                    <w:top w:val="single" w:sz="2" w:space="1" w:color="FFFFFF"/>
                    <w:left w:val="single" w:sz="2" w:space="11" w:color="FFFFFF"/>
                    <w:bottom w:val="single" w:sz="2" w:space="1" w:color="FFFFFF"/>
                    <w:right w:val="single" w:sz="2" w:space="4" w:color="FFFFFF"/>
                  </w:divBdr>
                  <w:divsChild>
                    <w:div w:id="534393499">
                      <w:marLeft w:val="0"/>
                      <w:marRight w:val="0"/>
                      <w:marTop w:val="0"/>
                      <w:marBottom w:val="0"/>
                      <w:divBdr>
                        <w:top w:val="none" w:sz="0" w:space="0" w:color="auto"/>
                        <w:left w:val="none" w:sz="0" w:space="0" w:color="auto"/>
                        <w:bottom w:val="none" w:sz="0" w:space="0" w:color="auto"/>
                        <w:right w:val="none" w:sz="0" w:space="0" w:color="auto"/>
                      </w:divBdr>
                    </w:div>
                  </w:divsChild>
                </w:div>
                <w:div w:id="302732104">
                  <w:marLeft w:val="0"/>
                  <w:marRight w:val="0"/>
                  <w:marTop w:val="0"/>
                  <w:marBottom w:val="0"/>
                  <w:divBdr>
                    <w:top w:val="single" w:sz="2" w:space="1" w:color="FFFFFF"/>
                    <w:left w:val="single" w:sz="2" w:space="11" w:color="FFFFFF"/>
                    <w:bottom w:val="single" w:sz="2" w:space="1" w:color="FFFFFF"/>
                    <w:right w:val="single" w:sz="2" w:space="4" w:color="FFFFFF"/>
                  </w:divBdr>
                  <w:divsChild>
                    <w:div w:id="1662349303">
                      <w:marLeft w:val="0"/>
                      <w:marRight w:val="0"/>
                      <w:marTop w:val="0"/>
                      <w:marBottom w:val="0"/>
                      <w:divBdr>
                        <w:top w:val="none" w:sz="0" w:space="0" w:color="auto"/>
                        <w:left w:val="none" w:sz="0" w:space="0" w:color="auto"/>
                        <w:bottom w:val="none" w:sz="0" w:space="0" w:color="auto"/>
                        <w:right w:val="none" w:sz="0" w:space="0" w:color="auto"/>
                      </w:divBdr>
                    </w:div>
                  </w:divsChild>
                </w:div>
                <w:div w:id="1765035372">
                  <w:marLeft w:val="0"/>
                  <w:marRight w:val="0"/>
                  <w:marTop w:val="0"/>
                  <w:marBottom w:val="0"/>
                  <w:divBdr>
                    <w:top w:val="single" w:sz="2" w:space="1" w:color="FFFFFF"/>
                    <w:left w:val="single" w:sz="2" w:space="11" w:color="FFFFFF"/>
                    <w:bottom w:val="single" w:sz="2" w:space="1" w:color="FFFFFF"/>
                    <w:right w:val="single" w:sz="2" w:space="4" w:color="FFFFFF"/>
                  </w:divBdr>
                  <w:divsChild>
                    <w:div w:id="283317769">
                      <w:marLeft w:val="0"/>
                      <w:marRight w:val="0"/>
                      <w:marTop w:val="0"/>
                      <w:marBottom w:val="0"/>
                      <w:divBdr>
                        <w:top w:val="none" w:sz="0" w:space="0" w:color="auto"/>
                        <w:left w:val="none" w:sz="0" w:space="0" w:color="auto"/>
                        <w:bottom w:val="none" w:sz="0" w:space="0" w:color="auto"/>
                        <w:right w:val="none" w:sz="0" w:space="0" w:color="auto"/>
                      </w:divBdr>
                    </w:div>
                  </w:divsChild>
                </w:div>
                <w:div w:id="2090032020">
                  <w:marLeft w:val="0"/>
                  <w:marRight w:val="0"/>
                  <w:marTop w:val="0"/>
                  <w:marBottom w:val="0"/>
                  <w:divBdr>
                    <w:top w:val="single" w:sz="2" w:space="1" w:color="FFFFFF"/>
                    <w:left w:val="single" w:sz="2" w:space="11" w:color="FFFFFF"/>
                    <w:bottom w:val="single" w:sz="2" w:space="1" w:color="FFFFFF"/>
                    <w:right w:val="single" w:sz="2" w:space="4" w:color="FFFFFF"/>
                  </w:divBdr>
                  <w:divsChild>
                    <w:div w:id="1431202123">
                      <w:marLeft w:val="0"/>
                      <w:marRight w:val="0"/>
                      <w:marTop w:val="0"/>
                      <w:marBottom w:val="0"/>
                      <w:divBdr>
                        <w:top w:val="none" w:sz="0" w:space="0" w:color="auto"/>
                        <w:left w:val="none" w:sz="0" w:space="0" w:color="auto"/>
                        <w:bottom w:val="none" w:sz="0" w:space="0" w:color="auto"/>
                        <w:right w:val="none" w:sz="0" w:space="0" w:color="auto"/>
                      </w:divBdr>
                    </w:div>
                  </w:divsChild>
                </w:div>
                <w:div w:id="2112163241">
                  <w:marLeft w:val="0"/>
                  <w:marRight w:val="0"/>
                  <w:marTop w:val="0"/>
                  <w:marBottom w:val="0"/>
                  <w:divBdr>
                    <w:top w:val="single" w:sz="2" w:space="1" w:color="FFFFFF"/>
                    <w:left w:val="single" w:sz="2" w:space="11" w:color="FFFFFF"/>
                    <w:bottom w:val="single" w:sz="2" w:space="1" w:color="FFFFFF"/>
                    <w:right w:val="single" w:sz="2" w:space="4" w:color="FFFFFF"/>
                  </w:divBdr>
                  <w:divsChild>
                    <w:div w:id="1323198528">
                      <w:marLeft w:val="0"/>
                      <w:marRight w:val="0"/>
                      <w:marTop w:val="0"/>
                      <w:marBottom w:val="0"/>
                      <w:divBdr>
                        <w:top w:val="none" w:sz="0" w:space="0" w:color="auto"/>
                        <w:left w:val="none" w:sz="0" w:space="0" w:color="auto"/>
                        <w:bottom w:val="none" w:sz="0" w:space="0" w:color="auto"/>
                        <w:right w:val="none" w:sz="0" w:space="0" w:color="auto"/>
                      </w:divBdr>
                    </w:div>
                  </w:divsChild>
                </w:div>
                <w:div w:id="1185560232">
                  <w:marLeft w:val="0"/>
                  <w:marRight w:val="0"/>
                  <w:marTop w:val="0"/>
                  <w:marBottom w:val="0"/>
                  <w:divBdr>
                    <w:top w:val="single" w:sz="2" w:space="1" w:color="FFFFFF"/>
                    <w:left w:val="single" w:sz="2" w:space="11" w:color="FFFFFF"/>
                    <w:bottom w:val="single" w:sz="2" w:space="1" w:color="FFFFFF"/>
                    <w:right w:val="single" w:sz="2" w:space="4" w:color="FFFFFF"/>
                  </w:divBdr>
                  <w:divsChild>
                    <w:div w:id="281351515">
                      <w:marLeft w:val="0"/>
                      <w:marRight w:val="0"/>
                      <w:marTop w:val="0"/>
                      <w:marBottom w:val="0"/>
                      <w:divBdr>
                        <w:top w:val="none" w:sz="0" w:space="0" w:color="auto"/>
                        <w:left w:val="none" w:sz="0" w:space="0" w:color="auto"/>
                        <w:bottom w:val="none" w:sz="0" w:space="0" w:color="auto"/>
                        <w:right w:val="none" w:sz="0" w:space="0" w:color="auto"/>
                      </w:divBdr>
                    </w:div>
                  </w:divsChild>
                </w:div>
                <w:div w:id="2015960846">
                  <w:marLeft w:val="0"/>
                  <w:marRight w:val="0"/>
                  <w:marTop w:val="0"/>
                  <w:marBottom w:val="0"/>
                  <w:divBdr>
                    <w:top w:val="single" w:sz="2" w:space="1" w:color="FFFFFF"/>
                    <w:left w:val="single" w:sz="2" w:space="11" w:color="FFFFFF"/>
                    <w:bottom w:val="single" w:sz="2" w:space="1" w:color="FFFFFF"/>
                    <w:right w:val="single" w:sz="2" w:space="4" w:color="FFFFFF"/>
                  </w:divBdr>
                  <w:divsChild>
                    <w:div w:id="1911381695">
                      <w:marLeft w:val="0"/>
                      <w:marRight w:val="0"/>
                      <w:marTop w:val="0"/>
                      <w:marBottom w:val="0"/>
                      <w:divBdr>
                        <w:top w:val="none" w:sz="0" w:space="0" w:color="auto"/>
                        <w:left w:val="none" w:sz="0" w:space="0" w:color="auto"/>
                        <w:bottom w:val="none" w:sz="0" w:space="0" w:color="auto"/>
                        <w:right w:val="none" w:sz="0" w:space="0" w:color="auto"/>
                      </w:divBdr>
                    </w:div>
                  </w:divsChild>
                </w:div>
                <w:div w:id="1385173985">
                  <w:marLeft w:val="0"/>
                  <w:marRight w:val="0"/>
                  <w:marTop w:val="0"/>
                  <w:marBottom w:val="0"/>
                  <w:divBdr>
                    <w:top w:val="single" w:sz="2" w:space="1" w:color="FFFFFF"/>
                    <w:left w:val="single" w:sz="2" w:space="11" w:color="FFFFFF"/>
                    <w:bottom w:val="single" w:sz="2" w:space="1" w:color="FFFFFF"/>
                    <w:right w:val="single" w:sz="2" w:space="4" w:color="FFFFFF"/>
                  </w:divBdr>
                  <w:divsChild>
                    <w:div w:id="1640958588">
                      <w:marLeft w:val="0"/>
                      <w:marRight w:val="0"/>
                      <w:marTop w:val="0"/>
                      <w:marBottom w:val="0"/>
                      <w:divBdr>
                        <w:top w:val="none" w:sz="0" w:space="0" w:color="auto"/>
                        <w:left w:val="none" w:sz="0" w:space="0" w:color="auto"/>
                        <w:bottom w:val="none" w:sz="0" w:space="0" w:color="auto"/>
                        <w:right w:val="none" w:sz="0" w:space="0" w:color="auto"/>
                      </w:divBdr>
                    </w:div>
                  </w:divsChild>
                </w:div>
                <w:div w:id="972053023">
                  <w:marLeft w:val="0"/>
                  <w:marRight w:val="0"/>
                  <w:marTop w:val="0"/>
                  <w:marBottom w:val="0"/>
                  <w:divBdr>
                    <w:top w:val="single" w:sz="2" w:space="1" w:color="FFFFFF"/>
                    <w:left w:val="single" w:sz="2" w:space="11" w:color="FFFFFF"/>
                    <w:bottom w:val="single" w:sz="2" w:space="1" w:color="FFFFFF"/>
                    <w:right w:val="single" w:sz="2" w:space="4" w:color="FFFFFF"/>
                  </w:divBdr>
                  <w:divsChild>
                    <w:div w:id="503936106">
                      <w:marLeft w:val="0"/>
                      <w:marRight w:val="0"/>
                      <w:marTop w:val="0"/>
                      <w:marBottom w:val="0"/>
                      <w:divBdr>
                        <w:top w:val="none" w:sz="0" w:space="0" w:color="auto"/>
                        <w:left w:val="none" w:sz="0" w:space="0" w:color="auto"/>
                        <w:bottom w:val="none" w:sz="0" w:space="0" w:color="auto"/>
                        <w:right w:val="none" w:sz="0" w:space="0" w:color="auto"/>
                      </w:divBdr>
                    </w:div>
                  </w:divsChild>
                </w:div>
                <w:div w:id="1138644086">
                  <w:marLeft w:val="0"/>
                  <w:marRight w:val="0"/>
                  <w:marTop w:val="0"/>
                  <w:marBottom w:val="0"/>
                  <w:divBdr>
                    <w:top w:val="single" w:sz="2" w:space="1" w:color="FFFFFF"/>
                    <w:left w:val="single" w:sz="2" w:space="11" w:color="FFFFFF"/>
                    <w:bottom w:val="single" w:sz="2" w:space="1" w:color="FFFFFF"/>
                    <w:right w:val="single" w:sz="2" w:space="4" w:color="FFFFFF"/>
                  </w:divBdr>
                  <w:divsChild>
                    <w:div w:id="141581137">
                      <w:marLeft w:val="0"/>
                      <w:marRight w:val="0"/>
                      <w:marTop w:val="0"/>
                      <w:marBottom w:val="0"/>
                      <w:divBdr>
                        <w:top w:val="none" w:sz="0" w:space="0" w:color="auto"/>
                        <w:left w:val="none" w:sz="0" w:space="0" w:color="auto"/>
                        <w:bottom w:val="none" w:sz="0" w:space="0" w:color="auto"/>
                        <w:right w:val="none" w:sz="0" w:space="0" w:color="auto"/>
                      </w:divBdr>
                    </w:div>
                  </w:divsChild>
                </w:div>
                <w:div w:id="629553595">
                  <w:marLeft w:val="0"/>
                  <w:marRight w:val="0"/>
                  <w:marTop w:val="0"/>
                  <w:marBottom w:val="0"/>
                  <w:divBdr>
                    <w:top w:val="single" w:sz="2" w:space="1" w:color="FFFFFF"/>
                    <w:left w:val="single" w:sz="2" w:space="11" w:color="FFFFFF"/>
                    <w:bottom w:val="single" w:sz="2" w:space="1" w:color="FFFFFF"/>
                    <w:right w:val="single" w:sz="2" w:space="4" w:color="FFFFFF"/>
                  </w:divBdr>
                  <w:divsChild>
                    <w:div w:id="1208955685">
                      <w:marLeft w:val="0"/>
                      <w:marRight w:val="0"/>
                      <w:marTop w:val="0"/>
                      <w:marBottom w:val="0"/>
                      <w:divBdr>
                        <w:top w:val="none" w:sz="0" w:space="0" w:color="auto"/>
                        <w:left w:val="none" w:sz="0" w:space="0" w:color="auto"/>
                        <w:bottom w:val="none" w:sz="0" w:space="0" w:color="auto"/>
                        <w:right w:val="none" w:sz="0" w:space="0" w:color="auto"/>
                      </w:divBdr>
                    </w:div>
                  </w:divsChild>
                </w:div>
                <w:div w:id="395976627">
                  <w:marLeft w:val="0"/>
                  <w:marRight w:val="0"/>
                  <w:marTop w:val="0"/>
                  <w:marBottom w:val="0"/>
                  <w:divBdr>
                    <w:top w:val="single" w:sz="2" w:space="1" w:color="FFFFFF"/>
                    <w:left w:val="single" w:sz="2" w:space="11" w:color="FFFFFF"/>
                    <w:bottom w:val="single" w:sz="2" w:space="1" w:color="FFFFFF"/>
                    <w:right w:val="single" w:sz="2" w:space="4" w:color="FFFFFF"/>
                  </w:divBdr>
                  <w:divsChild>
                    <w:div w:id="1213154369">
                      <w:marLeft w:val="0"/>
                      <w:marRight w:val="0"/>
                      <w:marTop w:val="0"/>
                      <w:marBottom w:val="0"/>
                      <w:divBdr>
                        <w:top w:val="none" w:sz="0" w:space="0" w:color="auto"/>
                        <w:left w:val="none" w:sz="0" w:space="0" w:color="auto"/>
                        <w:bottom w:val="none" w:sz="0" w:space="0" w:color="auto"/>
                        <w:right w:val="none" w:sz="0" w:space="0" w:color="auto"/>
                      </w:divBdr>
                    </w:div>
                  </w:divsChild>
                </w:div>
                <w:div w:id="888423550">
                  <w:marLeft w:val="0"/>
                  <w:marRight w:val="0"/>
                  <w:marTop w:val="0"/>
                  <w:marBottom w:val="0"/>
                  <w:divBdr>
                    <w:top w:val="single" w:sz="2" w:space="1" w:color="FFFFFF"/>
                    <w:left w:val="single" w:sz="2" w:space="11" w:color="FFFFFF"/>
                    <w:bottom w:val="single" w:sz="2" w:space="1" w:color="FFFFFF"/>
                    <w:right w:val="single" w:sz="2" w:space="4" w:color="FFFFFF"/>
                  </w:divBdr>
                  <w:divsChild>
                    <w:div w:id="485244243">
                      <w:marLeft w:val="0"/>
                      <w:marRight w:val="0"/>
                      <w:marTop w:val="0"/>
                      <w:marBottom w:val="0"/>
                      <w:divBdr>
                        <w:top w:val="none" w:sz="0" w:space="0" w:color="auto"/>
                        <w:left w:val="none" w:sz="0" w:space="0" w:color="auto"/>
                        <w:bottom w:val="none" w:sz="0" w:space="0" w:color="auto"/>
                        <w:right w:val="none" w:sz="0" w:space="0" w:color="auto"/>
                      </w:divBdr>
                    </w:div>
                  </w:divsChild>
                </w:div>
                <w:div w:id="32464377">
                  <w:marLeft w:val="0"/>
                  <w:marRight w:val="0"/>
                  <w:marTop w:val="0"/>
                  <w:marBottom w:val="0"/>
                  <w:divBdr>
                    <w:top w:val="single" w:sz="2" w:space="1" w:color="FFFFFF"/>
                    <w:left w:val="single" w:sz="2" w:space="11" w:color="FFFFFF"/>
                    <w:bottom w:val="single" w:sz="2" w:space="1" w:color="FFFFFF"/>
                    <w:right w:val="single" w:sz="2" w:space="4" w:color="FFFFFF"/>
                  </w:divBdr>
                  <w:divsChild>
                    <w:div w:id="800610614">
                      <w:marLeft w:val="0"/>
                      <w:marRight w:val="0"/>
                      <w:marTop w:val="0"/>
                      <w:marBottom w:val="0"/>
                      <w:divBdr>
                        <w:top w:val="none" w:sz="0" w:space="0" w:color="auto"/>
                        <w:left w:val="none" w:sz="0" w:space="0" w:color="auto"/>
                        <w:bottom w:val="none" w:sz="0" w:space="0" w:color="auto"/>
                        <w:right w:val="none" w:sz="0" w:space="0" w:color="auto"/>
                      </w:divBdr>
                    </w:div>
                  </w:divsChild>
                </w:div>
                <w:div w:id="1937518275">
                  <w:marLeft w:val="0"/>
                  <w:marRight w:val="0"/>
                  <w:marTop w:val="0"/>
                  <w:marBottom w:val="0"/>
                  <w:divBdr>
                    <w:top w:val="single" w:sz="2" w:space="1" w:color="FFFFFF"/>
                    <w:left w:val="single" w:sz="2" w:space="11" w:color="FFFFFF"/>
                    <w:bottom w:val="single" w:sz="2" w:space="1" w:color="FFFFFF"/>
                    <w:right w:val="single" w:sz="2" w:space="4" w:color="FFFFFF"/>
                  </w:divBdr>
                  <w:divsChild>
                    <w:div w:id="912935087">
                      <w:marLeft w:val="0"/>
                      <w:marRight w:val="0"/>
                      <w:marTop w:val="0"/>
                      <w:marBottom w:val="0"/>
                      <w:divBdr>
                        <w:top w:val="none" w:sz="0" w:space="0" w:color="auto"/>
                        <w:left w:val="none" w:sz="0" w:space="0" w:color="auto"/>
                        <w:bottom w:val="none" w:sz="0" w:space="0" w:color="auto"/>
                        <w:right w:val="none" w:sz="0" w:space="0" w:color="auto"/>
                      </w:divBdr>
                    </w:div>
                  </w:divsChild>
                </w:div>
                <w:div w:id="291059766">
                  <w:marLeft w:val="0"/>
                  <w:marRight w:val="0"/>
                  <w:marTop w:val="0"/>
                  <w:marBottom w:val="0"/>
                  <w:divBdr>
                    <w:top w:val="single" w:sz="2" w:space="1" w:color="FFFFFF"/>
                    <w:left w:val="single" w:sz="2" w:space="11" w:color="FFFFFF"/>
                    <w:bottom w:val="single" w:sz="2" w:space="1" w:color="FFFFFF"/>
                    <w:right w:val="single" w:sz="2" w:space="4" w:color="FFFFFF"/>
                  </w:divBdr>
                  <w:divsChild>
                    <w:div w:id="286591417">
                      <w:marLeft w:val="0"/>
                      <w:marRight w:val="0"/>
                      <w:marTop w:val="0"/>
                      <w:marBottom w:val="0"/>
                      <w:divBdr>
                        <w:top w:val="none" w:sz="0" w:space="0" w:color="auto"/>
                        <w:left w:val="none" w:sz="0" w:space="0" w:color="auto"/>
                        <w:bottom w:val="none" w:sz="0" w:space="0" w:color="auto"/>
                        <w:right w:val="none" w:sz="0" w:space="0" w:color="auto"/>
                      </w:divBdr>
                    </w:div>
                  </w:divsChild>
                </w:div>
                <w:div w:id="1176961422">
                  <w:marLeft w:val="0"/>
                  <w:marRight w:val="0"/>
                  <w:marTop w:val="0"/>
                  <w:marBottom w:val="0"/>
                  <w:divBdr>
                    <w:top w:val="single" w:sz="2" w:space="1" w:color="FFFFFF"/>
                    <w:left w:val="single" w:sz="2" w:space="11" w:color="FFFFFF"/>
                    <w:bottom w:val="single" w:sz="2" w:space="1" w:color="FFFFFF"/>
                    <w:right w:val="single" w:sz="2" w:space="4" w:color="FFFFFF"/>
                  </w:divBdr>
                  <w:divsChild>
                    <w:div w:id="398603112">
                      <w:marLeft w:val="0"/>
                      <w:marRight w:val="0"/>
                      <w:marTop w:val="0"/>
                      <w:marBottom w:val="0"/>
                      <w:divBdr>
                        <w:top w:val="none" w:sz="0" w:space="0" w:color="auto"/>
                        <w:left w:val="none" w:sz="0" w:space="0" w:color="auto"/>
                        <w:bottom w:val="none" w:sz="0" w:space="0" w:color="auto"/>
                        <w:right w:val="none" w:sz="0" w:space="0" w:color="auto"/>
                      </w:divBdr>
                    </w:div>
                  </w:divsChild>
                </w:div>
                <w:div w:id="593704772">
                  <w:marLeft w:val="0"/>
                  <w:marRight w:val="0"/>
                  <w:marTop w:val="0"/>
                  <w:marBottom w:val="0"/>
                  <w:divBdr>
                    <w:top w:val="single" w:sz="2" w:space="1" w:color="FFFFFF"/>
                    <w:left w:val="single" w:sz="2" w:space="11" w:color="FFFFFF"/>
                    <w:bottom w:val="single" w:sz="2" w:space="1" w:color="FFFFFF"/>
                    <w:right w:val="single" w:sz="2" w:space="4" w:color="FFFFFF"/>
                  </w:divBdr>
                  <w:divsChild>
                    <w:div w:id="1009213447">
                      <w:marLeft w:val="0"/>
                      <w:marRight w:val="0"/>
                      <w:marTop w:val="0"/>
                      <w:marBottom w:val="0"/>
                      <w:divBdr>
                        <w:top w:val="none" w:sz="0" w:space="0" w:color="auto"/>
                        <w:left w:val="none" w:sz="0" w:space="0" w:color="auto"/>
                        <w:bottom w:val="none" w:sz="0" w:space="0" w:color="auto"/>
                        <w:right w:val="none" w:sz="0" w:space="0" w:color="auto"/>
                      </w:divBdr>
                    </w:div>
                  </w:divsChild>
                </w:div>
                <w:div w:id="1520656664">
                  <w:marLeft w:val="0"/>
                  <w:marRight w:val="0"/>
                  <w:marTop w:val="0"/>
                  <w:marBottom w:val="0"/>
                  <w:divBdr>
                    <w:top w:val="single" w:sz="2" w:space="1" w:color="FFFFFF"/>
                    <w:left w:val="single" w:sz="2" w:space="11" w:color="FFFFFF"/>
                    <w:bottom w:val="single" w:sz="2" w:space="1" w:color="FFFFFF"/>
                    <w:right w:val="single" w:sz="2" w:space="4" w:color="FFFFFF"/>
                  </w:divBdr>
                  <w:divsChild>
                    <w:div w:id="1248225570">
                      <w:marLeft w:val="0"/>
                      <w:marRight w:val="0"/>
                      <w:marTop w:val="0"/>
                      <w:marBottom w:val="0"/>
                      <w:divBdr>
                        <w:top w:val="none" w:sz="0" w:space="0" w:color="auto"/>
                        <w:left w:val="none" w:sz="0" w:space="0" w:color="auto"/>
                        <w:bottom w:val="none" w:sz="0" w:space="0" w:color="auto"/>
                        <w:right w:val="none" w:sz="0" w:space="0" w:color="auto"/>
                      </w:divBdr>
                    </w:div>
                  </w:divsChild>
                </w:div>
                <w:div w:id="1410465872">
                  <w:marLeft w:val="0"/>
                  <w:marRight w:val="0"/>
                  <w:marTop w:val="0"/>
                  <w:marBottom w:val="0"/>
                  <w:divBdr>
                    <w:top w:val="single" w:sz="2" w:space="1" w:color="FFFFFF"/>
                    <w:left w:val="single" w:sz="2" w:space="11" w:color="FFFFFF"/>
                    <w:bottom w:val="single" w:sz="2" w:space="1" w:color="FFFFFF"/>
                    <w:right w:val="single" w:sz="2" w:space="4" w:color="FFFFFF"/>
                  </w:divBdr>
                  <w:divsChild>
                    <w:div w:id="208878445">
                      <w:marLeft w:val="0"/>
                      <w:marRight w:val="0"/>
                      <w:marTop w:val="0"/>
                      <w:marBottom w:val="0"/>
                      <w:divBdr>
                        <w:top w:val="none" w:sz="0" w:space="0" w:color="auto"/>
                        <w:left w:val="none" w:sz="0" w:space="0" w:color="auto"/>
                        <w:bottom w:val="none" w:sz="0" w:space="0" w:color="auto"/>
                        <w:right w:val="none" w:sz="0" w:space="0" w:color="auto"/>
                      </w:divBdr>
                    </w:div>
                  </w:divsChild>
                </w:div>
                <w:div w:id="344984575">
                  <w:marLeft w:val="0"/>
                  <w:marRight w:val="0"/>
                  <w:marTop w:val="0"/>
                  <w:marBottom w:val="0"/>
                  <w:divBdr>
                    <w:top w:val="single" w:sz="2" w:space="1" w:color="FFFFFF"/>
                    <w:left w:val="single" w:sz="2" w:space="11" w:color="FFFFFF"/>
                    <w:bottom w:val="single" w:sz="2" w:space="1" w:color="FFFFFF"/>
                    <w:right w:val="single" w:sz="2" w:space="4" w:color="FFFFFF"/>
                  </w:divBdr>
                  <w:divsChild>
                    <w:div w:id="395473955">
                      <w:marLeft w:val="0"/>
                      <w:marRight w:val="0"/>
                      <w:marTop w:val="0"/>
                      <w:marBottom w:val="0"/>
                      <w:divBdr>
                        <w:top w:val="none" w:sz="0" w:space="0" w:color="auto"/>
                        <w:left w:val="none" w:sz="0" w:space="0" w:color="auto"/>
                        <w:bottom w:val="none" w:sz="0" w:space="0" w:color="auto"/>
                        <w:right w:val="none" w:sz="0" w:space="0" w:color="auto"/>
                      </w:divBdr>
                    </w:div>
                  </w:divsChild>
                </w:div>
                <w:div w:id="2127699409">
                  <w:marLeft w:val="0"/>
                  <w:marRight w:val="0"/>
                  <w:marTop w:val="0"/>
                  <w:marBottom w:val="0"/>
                  <w:divBdr>
                    <w:top w:val="single" w:sz="2" w:space="1" w:color="FFFFFF"/>
                    <w:left w:val="single" w:sz="2" w:space="11" w:color="FFFFFF"/>
                    <w:bottom w:val="single" w:sz="2" w:space="1" w:color="FFFFFF"/>
                    <w:right w:val="single" w:sz="2" w:space="4" w:color="FFFFFF"/>
                  </w:divBdr>
                  <w:divsChild>
                    <w:div w:id="1355308175">
                      <w:marLeft w:val="0"/>
                      <w:marRight w:val="0"/>
                      <w:marTop w:val="0"/>
                      <w:marBottom w:val="0"/>
                      <w:divBdr>
                        <w:top w:val="none" w:sz="0" w:space="0" w:color="auto"/>
                        <w:left w:val="none" w:sz="0" w:space="0" w:color="auto"/>
                        <w:bottom w:val="none" w:sz="0" w:space="0" w:color="auto"/>
                        <w:right w:val="none" w:sz="0" w:space="0" w:color="auto"/>
                      </w:divBdr>
                    </w:div>
                  </w:divsChild>
                </w:div>
                <w:div w:id="943070614">
                  <w:marLeft w:val="0"/>
                  <w:marRight w:val="0"/>
                  <w:marTop w:val="0"/>
                  <w:marBottom w:val="0"/>
                  <w:divBdr>
                    <w:top w:val="single" w:sz="2" w:space="1" w:color="FFFFFF"/>
                    <w:left w:val="single" w:sz="2" w:space="11" w:color="FFFFFF"/>
                    <w:bottom w:val="single" w:sz="2" w:space="4" w:color="FFFFFF"/>
                    <w:right w:val="single" w:sz="2" w:space="4" w:color="FFFFFF"/>
                  </w:divBdr>
                  <w:divsChild>
                    <w:div w:id="182146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752187">
          <w:marLeft w:val="0"/>
          <w:marRight w:val="0"/>
          <w:marTop w:val="0"/>
          <w:marBottom w:val="300"/>
          <w:divBdr>
            <w:top w:val="none" w:sz="0" w:space="0" w:color="auto"/>
            <w:left w:val="none" w:sz="0" w:space="0" w:color="auto"/>
            <w:bottom w:val="none" w:sz="0" w:space="0" w:color="auto"/>
            <w:right w:val="none" w:sz="0" w:space="0" w:color="auto"/>
          </w:divBdr>
          <w:divsChild>
            <w:div w:id="1480422798">
              <w:marLeft w:val="0"/>
              <w:marRight w:val="0"/>
              <w:marTop w:val="0"/>
              <w:marBottom w:val="0"/>
              <w:divBdr>
                <w:top w:val="none" w:sz="0" w:space="0" w:color="auto"/>
                <w:left w:val="none" w:sz="0" w:space="0" w:color="auto"/>
                <w:bottom w:val="none" w:sz="0" w:space="0" w:color="auto"/>
                <w:right w:val="none" w:sz="0" w:space="0" w:color="auto"/>
              </w:divBdr>
              <w:divsChild>
                <w:div w:id="397824623">
                  <w:marLeft w:val="0"/>
                  <w:marRight w:val="0"/>
                  <w:marTop w:val="0"/>
                  <w:marBottom w:val="0"/>
                  <w:divBdr>
                    <w:top w:val="single" w:sz="2" w:space="4" w:color="FFFFFF"/>
                    <w:left w:val="single" w:sz="2" w:space="11" w:color="FFFFFF"/>
                    <w:bottom w:val="single" w:sz="2" w:space="1" w:color="FFFFFF"/>
                    <w:right w:val="single" w:sz="2" w:space="4" w:color="FFFFFF"/>
                  </w:divBdr>
                  <w:divsChild>
                    <w:div w:id="579219083">
                      <w:marLeft w:val="0"/>
                      <w:marRight w:val="0"/>
                      <w:marTop w:val="0"/>
                      <w:marBottom w:val="0"/>
                      <w:divBdr>
                        <w:top w:val="none" w:sz="0" w:space="0" w:color="auto"/>
                        <w:left w:val="none" w:sz="0" w:space="0" w:color="auto"/>
                        <w:bottom w:val="none" w:sz="0" w:space="0" w:color="auto"/>
                        <w:right w:val="none" w:sz="0" w:space="0" w:color="auto"/>
                      </w:divBdr>
                    </w:div>
                  </w:divsChild>
                </w:div>
                <w:div w:id="1750542664">
                  <w:marLeft w:val="0"/>
                  <w:marRight w:val="0"/>
                  <w:marTop w:val="0"/>
                  <w:marBottom w:val="0"/>
                  <w:divBdr>
                    <w:top w:val="single" w:sz="2" w:space="1" w:color="FFFFFF"/>
                    <w:left w:val="single" w:sz="2" w:space="11" w:color="FFFFFF"/>
                    <w:bottom w:val="single" w:sz="2" w:space="1" w:color="FFFFFF"/>
                    <w:right w:val="single" w:sz="2" w:space="4" w:color="FFFFFF"/>
                  </w:divBdr>
                  <w:divsChild>
                    <w:div w:id="340280668">
                      <w:marLeft w:val="0"/>
                      <w:marRight w:val="0"/>
                      <w:marTop w:val="0"/>
                      <w:marBottom w:val="0"/>
                      <w:divBdr>
                        <w:top w:val="none" w:sz="0" w:space="0" w:color="auto"/>
                        <w:left w:val="none" w:sz="0" w:space="0" w:color="auto"/>
                        <w:bottom w:val="none" w:sz="0" w:space="0" w:color="auto"/>
                        <w:right w:val="none" w:sz="0" w:space="0" w:color="auto"/>
                      </w:divBdr>
                    </w:div>
                  </w:divsChild>
                </w:div>
                <w:div w:id="311641694">
                  <w:marLeft w:val="0"/>
                  <w:marRight w:val="0"/>
                  <w:marTop w:val="0"/>
                  <w:marBottom w:val="0"/>
                  <w:divBdr>
                    <w:top w:val="single" w:sz="2" w:space="1" w:color="FFFFFF"/>
                    <w:left w:val="single" w:sz="2" w:space="11" w:color="FFFFFF"/>
                    <w:bottom w:val="single" w:sz="2" w:space="1" w:color="FFFFFF"/>
                    <w:right w:val="single" w:sz="2" w:space="4" w:color="FFFFFF"/>
                  </w:divBdr>
                  <w:divsChild>
                    <w:div w:id="879166074">
                      <w:marLeft w:val="0"/>
                      <w:marRight w:val="0"/>
                      <w:marTop w:val="0"/>
                      <w:marBottom w:val="0"/>
                      <w:divBdr>
                        <w:top w:val="none" w:sz="0" w:space="0" w:color="auto"/>
                        <w:left w:val="none" w:sz="0" w:space="0" w:color="auto"/>
                        <w:bottom w:val="none" w:sz="0" w:space="0" w:color="auto"/>
                        <w:right w:val="none" w:sz="0" w:space="0" w:color="auto"/>
                      </w:divBdr>
                    </w:div>
                  </w:divsChild>
                </w:div>
                <w:div w:id="73822298">
                  <w:marLeft w:val="0"/>
                  <w:marRight w:val="0"/>
                  <w:marTop w:val="0"/>
                  <w:marBottom w:val="0"/>
                  <w:divBdr>
                    <w:top w:val="single" w:sz="2" w:space="1" w:color="FFFFFF"/>
                    <w:left w:val="single" w:sz="2" w:space="11" w:color="FFFFFF"/>
                    <w:bottom w:val="single" w:sz="2" w:space="1" w:color="FFFFFF"/>
                    <w:right w:val="single" w:sz="2" w:space="4" w:color="FFFFFF"/>
                  </w:divBdr>
                  <w:divsChild>
                    <w:div w:id="747384241">
                      <w:marLeft w:val="0"/>
                      <w:marRight w:val="0"/>
                      <w:marTop w:val="0"/>
                      <w:marBottom w:val="0"/>
                      <w:divBdr>
                        <w:top w:val="none" w:sz="0" w:space="0" w:color="auto"/>
                        <w:left w:val="none" w:sz="0" w:space="0" w:color="auto"/>
                        <w:bottom w:val="none" w:sz="0" w:space="0" w:color="auto"/>
                        <w:right w:val="none" w:sz="0" w:space="0" w:color="auto"/>
                      </w:divBdr>
                    </w:div>
                  </w:divsChild>
                </w:div>
                <w:div w:id="716510092">
                  <w:marLeft w:val="0"/>
                  <w:marRight w:val="0"/>
                  <w:marTop w:val="0"/>
                  <w:marBottom w:val="0"/>
                  <w:divBdr>
                    <w:top w:val="single" w:sz="2" w:space="1" w:color="FFFFFF"/>
                    <w:left w:val="single" w:sz="2" w:space="11" w:color="FFFFFF"/>
                    <w:bottom w:val="single" w:sz="2" w:space="1" w:color="FFFFFF"/>
                    <w:right w:val="single" w:sz="2" w:space="4" w:color="FFFFFF"/>
                  </w:divBdr>
                  <w:divsChild>
                    <w:div w:id="1613659376">
                      <w:marLeft w:val="0"/>
                      <w:marRight w:val="0"/>
                      <w:marTop w:val="0"/>
                      <w:marBottom w:val="0"/>
                      <w:divBdr>
                        <w:top w:val="none" w:sz="0" w:space="0" w:color="auto"/>
                        <w:left w:val="none" w:sz="0" w:space="0" w:color="auto"/>
                        <w:bottom w:val="none" w:sz="0" w:space="0" w:color="auto"/>
                        <w:right w:val="none" w:sz="0" w:space="0" w:color="auto"/>
                      </w:divBdr>
                    </w:div>
                  </w:divsChild>
                </w:div>
                <w:div w:id="540165490">
                  <w:marLeft w:val="0"/>
                  <w:marRight w:val="0"/>
                  <w:marTop w:val="0"/>
                  <w:marBottom w:val="0"/>
                  <w:divBdr>
                    <w:top w:val="single" w:sz="2" w:space="1" w:color="FFFFFF"/>
                    <w:left w:val="single" w:sz="2" w:space="11" w:color="FFFFFF"/>
                    <w:bottom w:val="single" w:sz="2" w:space="1" w:color="FFFFFF"/>
                    <w:right w:val="single" w:sz="2" w:space="4" w:color="FFFFFF"/>
                  </w:divBdr>
                  <w:divsChild>
                    <w:div w:id="1991445319">
                      <w:marLeft w:val="0"/>
                      <w:marRight w:val="0"/>
                      <w:marTop w:val="0"/>
                      <w:marBottom w:val="0"/>
                      <w:divBdr>
                        <w:top w:val="none" w:sz="0" w:space="0" w:color="auto"/>
                        <w:left w:val="none" w:sz="0" w:space="0" w:color="auto"/>
                        <w:bottom w:val="none" w:sz="0" w:space="0" w:color="auto"/>
                        <w:right w:val="none" w:sz="0" w:space="0" w:color="auto"/>
                      </w:divBdr>
                    </w:div>
                  </w:divsChild>
                </w:div>
                <w:div w:id="260601269">
                  <w:marLeft w:val="0"/>
                  <w:marRight w:val="0"/>
                  <w:marTop w:val="0"/>
                  <w:marBottom w:val="0"/>
                  <w:divBdr>
                    <w:top w:val="single" w:sz="2" w:space="1" w:color="FFFFFF"/>
                    <w:left w:val="single" w:sz="2" w:space="11" w:color="FFFFFF"/>
                    <w:bottom w:val="single" w:sz="2" w:space="1" w:color="FFFFFF"/>
                    <w:right w:val="single" w:sz="2" w:space="4" w:color="FFFFFF"/>
                  </w:divBdr>
                  <w:divsChild>
                    <w:div w:id="1173641046">
                      <w:marLeft w:val="0"/>
                      <w:marRight w:val="0"/>
                      <w:marTop w:val="0"/>
                      <w:marBottom w:val="0"/>
                      <w:divBdr>
                        <w:top w:val="none" w:sz="0" w:space="0" w:color="auto"/>
                        <w:left w:val="none" w:sz="0" w:space="0" w:color="auto"/>
                        <w:bottom w:val="none" w:sz="0" w:space="0" w:color="auto"/>
                        <w:right w:val="none" w:sz="0" w:space="0" w:color="auto"/>
                      </w:divBdr>
                    </w:div>
                  </w:divsChild>
                </w:div>
                <w:div w:id="1799716196">
                  <w:marLeft w:val="0"/>
                  <w:marRight w:val="0"/>
                  <w:marTop w:val="0"/>
                  <w:marBottom w:val="0"/>
                  <w:divBdr>
                    <w:top w:val="single" w:sz="2" w:space="1" w:color="FFFFFF"/>
                    <w:left w:val="single" w:sz="2" w:space="11" w:color="FFFFFF"/>
                    <w:bottom w:val="single" w:sz="2" w:space="1" w:color="FFFFFF"/>
                    <w:right w:val="single" w:sz="2" w:space="4" w:color="FFFFFF"/>
                  </w:divBdr>
                  <w:divsChild>
                    <w:div w:id="1546409532">
                      <w:marLeft w:val="0"/>
                      <w:marRight w:val="0"/>
                      <w:marTop w:val="0"/>
                      <w:marBottom w:val="0"/>
                      <w:divBdr>
                        <w:top w:val="none" w:sz="0" w:space="0" w:color="auto"/>
                        <w:left w:val="none" w:sz="0" w:space="0" w:color="auto"/>
                        <w:bottom w:val="none" w:sz="0" w:space="0" w:color="auto"/>
                        <w:right w:val="none" w:sz="0" w:space="0" w:color="auto"/>
                      </w:divBdr>
                    </w:div>
                  </w:divsChild>
                </w:div>
                <w:div w:id="1140725795">
                  <w:marLeft w:val="0"/>
                  <w:marRight w:val="0"/>
                  <w:marTop w:val="0"/>
                  <w:marBottom w:val="0"/>
                  <w:divBdr>
                    <w:top w:val="single" w:sz="2" w:space="1" w:color="FFFFFF"/>
                    <w:left w:val="single" w:sz="2" w:space="11" w:color="FFFFFF"/>
                    <w:bottom w:val="single" w:sz="2" w:space="1" w:color="FFFFFF"/>
                    <w:right w:val="single" w:sz="2" w:space="4" w:color="FFFFFF"/>
                  </w:divBdr>
                  <w:divsChild>
                    <w:div w:id="162362314">
                      <w:marLeft w:val="0"/>
                      <w:marRight w:val="0"/>
                      <w:marTop w:val="0"/>
                      <w:marBottom w:val="0"/>
                      <w:divBdr>
                        <w:top w:val="none" w:sz="0" w:space="0" w:color="auto"/>
                        <w:left w:val="none" w:sz="0" w:space="0" w:color="auto"/>
                        <w:bottom w:val="none" w:sz="0" w:space="0" w:color="auto"/>
                        <w:right w:val="none" w:sz="0" w:space="0" w:color="auto"/>
                      </w:divBdr>
                    </w:div>
                  </w:divsChild>
                </w:div>
                <w:div w:id="2071921497">
                  <w:marLeft w:val="0"/>
                  <w:marRight w:val="0"/>
                  <w:marTop w:val="0"/>
                  <w:marBottom w:val="0"/>
                  <w:divBdr>
                    <w:top w:val="single" w:sz="2" w:space="1" w:color="FFFFFF"/>
                    <w:left w:val="single" w:sz="2" w:space="11" w:color="FFFFFF"/>
                    <w:bottom w:val="single" w:sz="2" w:space="1" w:color="FFFFFF"/>
                    <w:right w:val="single" w:sz="2" w:space="4" w:color="FFFFFF"/>
                  </w:divBdr>
                  <w:divsChild>
                    <w:div w:id="140267385">
                      <w:marLeft w:val="0"/>
                      <w:marRight w:val="0"/>
                      <w:marTop w:val="0"/>
                      <w:marBottom w:val="0"/>
                      <w:divBdr>
                        <w:top w:val="none" w:sz="0" w:space="0" w:color="auto"/>
                        <w:left w:val="none" w:sz="0" w:space="0" w:color="auto"/>
                        <w:bottom w:val="none" w:sz="0" w:space="0" w:color="auto"/>
                        <w:right w:val="none" w:sz="0" w:space="0" w:color="auto"/>
                      </w:divBdr>
                    </w:div>
                  </w:divsChild>
                </w:div>
                <w:div w:id="293483636">
                  <w:marLeft w:val="0"/>
                  <w:marRight w:val="0"/>
                  <w:marTop w:val="0"/>
                  <w:marBottom w:val="0"/>
                  <w:divBdr>
                    <w:top w:val="single" w:sz="2" w:space="1" w:color="FFFFFF"/>
                    <w:left w:val="single" w:sz="2" w:space="11" w:color="FFFFFF"/>
                    <w:bottom w:val="single" w:sz="2" w:space="1" w:color="FFFFFF"/>
                    <w:right w:val="single" w:sz="2" w:space="4" w:color="FFFFFF"/>
                  </w:divBdr>
                  <w:divsChild>
                    <w:div w:id="2046053201">
                      <w:marLeft w:val="0"/>
                      <w:marRight w:val="0"/>
                      <w:marTop w:val="0"/>
                      <w:marBottom w:val="0"/>
                      <w:divBdr>
                        <w:top w:val="none" w:sz="0" w:space="0" w:color="auto"/>
                        <w:left w:val="none" w:sz="0" w:space="0" w:color="auto"/>
                        <w:bottom w:val="none" w:sz="0" w:space="0" w:color="auto"/>
                        <w:right w:val="none" w:sz="0" w:space="0" w:color="auto"/>
                      </w:divBdr>
                    </w:div>
                  </w:divsChild>
                </w:div>
                <w:div w:id="179973754">
                  <w:marLeft w:val="0"/>
                  <w:marRight w:val="0"/>
                  <w:marTop w:val="0"/>
                  <w:marBottom w:val="0"/>
                  <w:divBdr>
                    <w:top w:val="single" w:sz="2" w:space="1" w:color="FFFFFF"/>
                    <w:left w:val="single" w:sz="2" w:space="11" w:color="FFFFFF"/>
                    <w:bottom w:val="single" w:sz="2" w:space="1" w:color="FFFFFF"/>
                    <w:right w:val="single" w:sz="2" w:space="4" w:color="FFFFFF"/>
                  </w:divBdr>
                  <w:divsChild>
                    <w:div w:id="1395467333">
                      <w:marLeft w:val="0"/>
                      <w:marRight w:val="0"/>
                      <w:marTop w:val="0"/>
                      <w:marBottom w:val="0"/>
                      <w:divBdr>
                        <w:top w:val="none" w:sz="0" w:space="0" w:color="auto"/>
                        <w:left w:val="none" w:sz="0" w:space="0" w:color="auto"/>
                        <w:bottom w:val="none" w:sz="0" w:space="0" w:color="auto"/>
                        <w:right w:val="none" w:sz="0" w:space="0" w:color="auto"/>
                      </w:divBdr>
                    </w:div>
                  </w:divsChild>
                </w:div>
                <w:div w:id="646083764">
                  <w:marLeft w:val="0"/>
                  <w:marRight w:val="0"/>
                  <w:marTop w:val="0"/>
                  <w:marBottom w:val="0"/>
                  <w:divBdr>
                    <w:top w:val="single" w:sz="2" w:space="1" w:color="FFFFFF"/>
                    <w:left w:val="single" w:sz="2" w:space="11" w:color="FFFFFF"/>
                    <w:bottom w:val="single" w:sz="2" w:space="1" w:color="FFFFFF"/>
                    <w:right w:val="single" w:sz="2" w:space="4" w:color="FFFFFF"/>
                  </w:divBdr>
                  <w:divsChild>
                    <w:div w:id="512570546">
                      <w:marLeft w:val="0"/>
                      <w:marRight w:val="0"/>
                      <w:marTop w:val="0"/>
                      <w:marBottom w:val="0"/>
                      <w:divBdr>
                        <w:top w:val="none" w:sz="0" w:space="0" w:color="auto"/>
                        <w:left w:val="none" w:sz="0" w:space="0" w:color="auto"/>
                        <w:bottom w:val="none" w:sz="0" w:space="0" w:color="auto"/>
                        <w:right w:val="none" w:sz="0" w:space="0" w:color="auto"/>
                      </w:divBdr>
                    </w:div>
                  </w:divsChild>
                </w:div>
                <w:div w:id="1105077793">
                  <w:marLeft w:val="0"/>
                  <w:marRight w:val="0"/>
                  <w:marTop w:val="0"/>
                  <w:marBottom w:val="0"/>
                  <w:divBdr>
                    <w:top w:val="single" w:sz="2" w:space="1" w:color="FFFFFF"/>
                    <w:left w:val="single" w:sz="2" w:space="11" w:color="FFFFFF"/>
                    <w:bottom w:val="single" w:sz="2" w:space="1" w:color="FFFFFF"/>
                    <w:right w:val="single" w:sz="2" w:space="4" w:color="FFFFFF"/>
                  </w:divBdr>
                  <w:divsChild>
                    <w:div w:id="1027752779">
                      <w:marLeft w:val="0"/>
                      <w:marRight w:val="0"/>
                      <w:marTop w:val="0"/>
                      <w:marBottom w:val="0"/>
                      <w:divBdr>
                        <w:top w:val="none" w:sz="0" w:space="0" w:color="auto"/>
                        <w:left w:val="none" w:sz="0" w:space="0" w:color="auto"/>
                        <w:bottom w:val="none" w:sz="0" w:space="0" w:color="auto"/>
                        <w:right w:val="none" w:sz="0" w:space="0" w:color="auto"/>
                      </w:divBdr>
                    </w:div>
                  </w:divsChild>
                </w:div>
                <w:div w:id="1669286259">
                  <w:marLeft w:val="0"/>
                  <w:marRight w:val="0"/>
                  <w:marTop w:val="0"/>
                  <w:marBottom w:val="0"/>
                  <w:divBdr>
                    <w:top w:val="single" w:sz="2" w:space="1" w:color="FFFFFF"/>
                    <w:left w:val="single" w:sz="2" w:space="11" w:color="FFFFFF"/>
                    <w:bottom w:val="single" w:sz="2" w:space="1" w:color="FFFFFF"/>
                    <w:right w:val="single" w:sz="2" w:space="4" w:color="FFFFFF"/>
                  </w:divBdr>
                  <w:divsChild>
                    <w:div w:id="1361466073">
                      <w:marLeft w:val="0"/>
                      <w:marRight w:val="0"/>
                      <w:marTop w:val="0"/>
                      <w:marBottom w:val="0"/>
                      <w:divBdr>
                        <w:top w:val="none" w:sz="0" w:space="0" w:color="auto"/>
                        <w:left w:val="none" w:sz="0" w:space="0" w:color="auto"/>
                        <w:bottom w:val="none" w:sz="0" w:space="0" w:color="auto"/>
                        <w:right w:val="none" w:sz="0" w:space="0" w:color="auto"/>
                      </w:divBdr>
                    </w:div>
                  </w:divsChild>
                </w:div>
                <w:div w:id="2034959410">
                  <w:marLeft w:val="0"/>
                  <w:marRight w:val="0"/>
                  <w:marTop w:val="0"/>
                  <w:marBottom w:val="0"/>
                  <w:divBdr>
                    <w:top w:val="single" w:sz="2" w:space="1" w:color="FFFFFF"/>
                    <w:left w:val="single" w:sz="2" w:space="11" w:color="FFFFFF"/>
                    <w:bottom w:val="single" w:sz="2" w:space="1" w:color="FFFFFF"/>
                    <w:right w:val="single" w:sz="2" w:space="4" w:color="FFFFFF"/>
                  </w:divBdr>
                  <w:divsChild>
                    <w:div w:id="1774740864">
                      <w:marLeft w:val="0"/>
                      <w:marRight w:val="0"/>
                      <w:marTop w:val="0"/>
                      <w:marBottom w:val="0"/>
                      <w:divBdr>
                        <w:top w:val="none" w:sz="0" w:space="0" w:color="auto"/>
                        <w:left w:val="none" w:sz="0" w:space="0" w:color="auto"/>
                        <w:bottom w:val="none" w:sz="0" w:space="0" w:color="auto"/>
                        <w:right w:val="none" w:sz="0" w:space="0" w:color="auto"/>
                      </w:divBdr>
                    </w:div>
                  </w:divsChild>
                </w:div>
                <w:div w:id="756750922">
                  <w:marLeft w:val="0"/>
                  <w:marRight w:val="0"/>
                  <w:marTop w:val="0"/>
                  <w:marBottom w:val="0"/>
                  <w:divBdr>
                    <w:top w:val="single" w:sz="2" w:space="1" w:color="FFFFFF"/>
                    <w:left w:val="single" w:sz="2" w:space="11" w:color="FFFFFF"/>
                    <w:bottom w:val="single" w:sz="2" w:space="1" w:color="FFFFFF"/>
                    <w:right w:val="single" w:sz="2" w:space="4" w:color="FFFFFF"/>
                  </w:divBdr>
                  <w:divsChild>
                    <w:div w:id="1911229842">
                      <w:marLeft w:val="0"/>
                      <w:marRight w:val="0"/>
                      <w:marTop w:val="0"/>
                      <w:marBottom w:val="0"/>
                      <w:divBdr>
                        <w:top w:val="none" w:sz="0" w:space="0" w:color="auto"/>
                        <w:left w:val="none" w:sz="0" w:space="0" w:color="auto"/>
                        <w:bottom w:val="none" w:sz="0" w:space="0" w:color="auto"/>
                        <w:right w:val="none" w:sz="0" w:space="0" w:color="auto"/>
                      </w:divBdr>
                    </w:div>
                  </w:divsChild>
                </w:div>
                <w:div w:id="1310985235">
                  <w:marLeft w:val="0"/>
                  <w:marRight w:val="0"/>
                  <w:marTop w:val="0"/>
                  <w:marBottom w:val="0"/>
                  <w:divBdr>
                    <w:top w:val="single" w:sz="2" w:space="1" w:color="FFFFFF"/>
                    <w:left w:val="single" w:sz="2" w:space="11" w:color="FFFFFF"/>
                    <w:bottom w:val="single" w:sz="2" w:space="1" w:color="FFFFFF"/>
                    <w:right w:val="single" w:sz="2" w:space="4" w:color="FFFFFF"/>
                  </w:divBdr>
                  <w:divsChild>
                    <w:div w:id="511575369">
                      <w:marLeft w:val="0"/>
                      <w:marRight w:val="0"/>
                      <w:marTop w:val="0"/>
                      <w:marBottom w:val="0"/>
                      <w:divBdr>
                        <w:top w:val="none" w:sz="0" w:space="0" w:color="auto"/>
                        <w:left w:val="none" w:sz="0" w:space="0" w:color="auto"/>
                        <w:bottom w:val="none" w:sz="0" w:space="0" w:color="auto"/>
                        <w:right w:val="none" w:sz="0" w:space="0" w:color="auto"/>
                      </w:divBdr>
                    </w:div>
                  </w:divsChild>
                </w:div>
                <w:div w:id="455106756">
                  <w:marLeft w:val="0"/>
                  <w:marRight w:val="0"/>
                  <w:marTop w:val="0"/>
                  <w:marBottom w:val="0"/>
                  <w:divBdr>
                    <w:top w:val="single" w:sz="2" w:space="1" w:color="FFFFFF"/>
                    <w:left w:val="single" w:sz="2" w:space="11" w:color="FFFFFF"/>
                    <w:bottom w:val="single" w:sz="2" w:space="1" w:color="FFFFFF"/>
                    <w:right w:val="single" w:sz="2" w:space="4" w:color="FFFFFF"/>
                  </w:divBdr>
                  <w:divsChild>
                    <w:div w:id="1349408218">
                      <w:marLeft w:val="0"/>
                      <w:marRight w:val="0"/>
                      <w:marTop w:val="0"/>
                      <w:marBottom w:val="0"/>
                      <w:divBdr>
                        <w:top w:val="none" w:sz="0" w:space="0" w:color="auto"/>
                        <w:left w:val="none" w:sz="0" w:space="0" w:color="auto"/>
                        <w:bottom w:val="none" w:sz="0" w:space="0" w:color="auto"/>
                        <w:right w:val="none" w:sz="0" w:space="0" w:color="auto"/>
                      </w:divBdr>
                    </w:div>
                  </w:divsChild>
                </w:div>
                <w:div w:id="140274551">
                  <w:marLeft w:val="0"/>
                  <w:marRight w:val="0"/>
                  <w:marTop w:val="0"/>
                  <w:marBottom w:val="0"/>
                  <w:divBdr>
                    <w:top w:val="single" w:sz="2" w:space="1" w:color="FFFFFF"/>
                    <w:left w:val="single" w:sz="2" w:space="11" w:color="FFFFFF"/>
                    <w:bottom w:val="single" w:sz="2" w:space="1" w:color="FFFFFF"/>
                    <w:right w:val="single" w:sz="2" w:space="4" w:color="FFFFFF"/>
                  </w:divBdr>
                  <w:divsChild>
                    <w:div w:id="1474061142">
                      <w:marLeft w:val="0"/>
                      <w:marRight w:val="0"/>
                      <w:marTop w:val="0"/>
                      <w:marBottom w:val="0"/>
                      <w:divBdr>
                        <w:top w:val="none" w:sz="0" w:space="0" w:color="auto"/>
                        <w:left w:val="none" w:sz="0" w:space="0" w:color="auto"/>
                        <w:bottom w:val="none" w:sz="0" w:space="0" w:color="auto"/>
                        <w:right w:val="none" w:sz="0" w:space="0" w:color="auto"/>
                      </w:divBdr>
                    </w:div>
                  </w:divsChild>
                </w:div>
                <w:div w:id="913587687">
                  <w:marLeft w:val="0"/>
                  <w:marRight w:val="0"/>
                  <w:marTop w:val="0"/>
                  <w:marBottom w:val="0"/>
                  <w:divBdr>
                    <w:top w:val="single" w:sz="2" w:space="1" w:color="FFFFFF"/>
                    <w:left w:val="single" w:sz="2" w:space="11" w:color="FFFFFF"/>
                    <w:bottom w:val="single" w:sz="2" w:space="1" w:color="FFFFFF"/>
                    <w:right w:val="single" w:sz="2" w:space="4" w:color="FFFFFF"/>
                  </w:divBdr>
                  <w:divsChild>
                    <w:div w:id="1738936409">
                      <w:marLeft w:val="0"/>
                      <w:marRight w:val="0"/>
                      <w:marTop w:val="0"/>
                      <w:marBottom w:val="0"/>
                      <w:divBdr>
                        <w:top w:val="none" w:sz="0" w:space="0" w:color="auto"/>
                        <w:left w:val="none" w:sz="0" w:space="0" w:color="auto"/>
                        <w:bottom w:val="none" w:sz="0" w:space="0" w:color="auto"/>
                        <w:right w:val="none" w:sz="0" w:space="0" w:color="auto"/>
                      </w:divBdr>
                    </w:div>
                  </w:divsChild>
                </w:div>
                <w:div w:id="1998263479">
                  <w:marLeft w:val="0"/>
                  <w:marRight w:val="0"/>
                  <w:marTop w:val="0"/>
                  <w:marBottom w:val="0"/>
                  <w:divBdr>
                    <w:top w:val="single" w:sz="2" w:space="1" w:color="FFFFFF"/>
                    <w:left w:val="single" w:sz="2" w:space="11" w:color="FFFFFF"/>
                    <w:bottom w:val="single" w:sz="2" w:space="1" w:color="FFFFFF"/>
                    <w:right w:val="single" w:sz="2" w:space="4" w:color="FFFFFF"/>
                  </w:divBdr>
                  <w:divsChild>
                    <w:div w:id="1811627102">
                      <w:marLeft w:val="0"/>
                      <w:marRight w:val="0"/>
                      <w:marTop w:val="0"/>
                      <w:marBottom w:val="0"/>
                      <w:divBdr>
                        <w:top w:val="none" w:sz="0" w:space="0" w:color="auto"/>
                        <w:left w:val="none" w:sz="0" w:space="0" w:color="auto"/>
                        <w:bottom w:val="none" w:sz="0" w:space="0" w:color="auto"/>
                        <w:right w:val="none" w:sz="0" w:space="0" w:color="auto"/>
                      </w:divBdr>
                    </w:div>
                  </w:divsChild>
                </w:div>
                <w:div w:id="1068572987">
                  <w:marLeft w:val="0"/>
                  <w:marRight w:val="0"/>
                  <w:marTop w:val="0"/>
                  <w:marBottom w:val="0"/>
                  <w:divBdr>
                    <w:top w:val="single" w:sz="2" w:space="1" w:color="FFFFFF"/>
                    <w:left w:val="single" w:sz="2" w:space="11" w:color="FFFFFF"/>
                    <w:bottom w:val="single" w:sz="2" w:space="4" w:color="FFFFFF"/>
                    <w:right w:val="single" w:sz="2" w:space="4" w:color="FFFFFF"/>
                  </w:divBdr>
                  <w:divsChild>
                    <w:div w:id="134921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164640">
      <w:bodyDiv w:val="1"/>
      <w:marLeft w:val="0"/>
      <w:marRight w:val="0"/>
      <w:marTop w:val="0"/>
      <w:marBottom w:val="0"/>
      <w:divBdr>
        <w:top w:val="none" w:sz="0" w:space="0" w:color="auto"/>
        <w:left w:val="none" w:sz="0" w:space="0" w:color="auto"/>
        <w:bottom w:val="none" w:sz="0" w:space="0" w:color="auto"/>
        <w:right w:val="none" w:sz="0" w:space="0" w:color="auto"/>
      </w:divBdr>
      <w:divsChild>
        <w:div w:id="1422869535">
          <w:marLeft w:val="0"/>
          <w:marRight w:val="0"/>
          <w:marTop w:val="0"/>
          <w:marBottom w:val="0"/>
          <w:divBdr>
            <w:top w:val="none" w:sz="0" w:space="0" w:color="auto"/>
            <w:left w:val="none" w:sz="0" w:space="0" w:color="auto"/>
            <w:bottom w:val="none" w:sz="0" w:space="0" w:color="auto"/>
            <w:right w:val="none" w:sz="0" w:space="0" w:color="auto"/>
          </w:divBdr>
        </w:div>
        <w:div w:id="830608558">
          <w:marLeft w:val="0"/>
          <w:marRight w:val="0"/>
          <w:marTop w:val="0"/>
          <w:marBottom w:val="300"/>
          <w:divBdr>
            <w:top w:val="none" w:sz="0" w:space="0" w:color="auto"/>
            <w:left w:val="none" w:sz="0" w:space="0" w:color="auto"/>
            <w:bottom w:val="none" w:sz="0" w:space="0" w:color="auto"/>
            <w:right w:val="none" w:sz="0" w:space="0" w:color="auto"/>
          </w:divBdr>
          <w:divsChild>
            <w:div w:id="565455199">
              <w:marLeft w:val="0"/>
              <w:marRight w:val="0"/>
              <w:marTop w:val="0"/>
              <w:marBottom w:val="0"/>
              <w:divBdr>
                <w:top w:val="none" w:sz="0" w:space="0" w:color="auto"/>
                <w:left w:val="none" w:sz="0" w:space="0" w:color="auto"/>
                <w:bottom w:val="none" w:sz="0" w:space="0" w:color="auto"/>
                <w:right w:val="none" w:sz="0" w:space="0" w:color="auto"/>
              </w:divBdr>
              <w:divsChild>
                <w:div w:id="22248385">
                  <w:marLeft w:val="0"/>
                  <w:marRight w:val="0"/>
                  <w:marTop w:val="0"/>
                  <w:marBottom w:val="0"/>
                  <w:divBdr>
                    <w:top w:val="single" w:sz="2" w:space="4" w:color="FFFFFF"/>
                    <w:left w:val="single" w:sz="2" w:space="11" w:color="FFFFFF"/>
                    <w:bottom w:val="single" w:sz="2" w:space="1" w:color="FFFFFF"/>
                    <w:right w:val="single" w:sz="2" w:space="4" w:color="FFFFFF"/>
                  </w:divBdr>
                  <w:divsChild>
                    <w:div w:id="13045788">
                      <w:marLeft w:val="0"/>
                      <w:marRight w:val="0"/>
                      <w:marTop w:val="0"/>
                      <w:marBottom w:val="0"/>
                      <w:divBdr>
                        <w:top w:val="none" w:sz="0" w:space="0" w:color="auto"/>
                        <w:left w:val="none" w:sz="0" w:space="0" w:color="auto"/>
                        <w:bottom w:val="none" w:sz="0" w:space="0" w:color="auto"/>
                        <w:right w:val="none" w:sz="0" w:space="0" w:color="auto"/>
                      </w:divBdr>
                    </w:div>
                  </w:divsChild>
                </w:div>
                <w:div w:id="1855026104">
                  <w:marLeft w:val="0"/>
                  <w:marRight w:val="0"/>
                  <w:marTop w:val="0"/>
                  <w:marBottom w:val="0"/>
                  <w:divBdr>
                    <w:top w:val="single" w:sz="2" w:space="1" w:color="FFFFFF"/>
                    <w:left w:val="single" w:sz="2" w:space="11" w:color="FFFFFF"/>
                    <w:bottom w:val="single" w:sz="2" w:space="1" w:color="FFFFFF"/>
                    <w:right w:val="single" w:sz="2" w:space="4" w:color="FFFFFF"/>
                  </w:divBdr>
                  <w:divsChild>
                    <w:div w:id="1205797340">
                      <w:marLeft w:val="0"/>
                      <w:marRight w:val="0"/>
                      <w:marTop w:val="0"/>
                      <w:marBottom w:val="0"/>
                      <w:divBdr>
                        <w:top w:val="none" w:sz="0" w:space="0" w:color="auto"/>
                        <w:left w:val="none" w:sz="0" w:space="0" w:color="auto"/>
                        <w:bottom w:val="none" w:sz="0" w:space="0" w:color="auto"/>
                        <w:right w:val="none" w:sz="0" w:space="0" w:color="auto"/>
                      </w:divBdr>
                    </w:div>
                  </w:divsChild>
                </w:div>
                <w:div w:id="1705977492">
                  <w:marLeft w:val="0"/>
                  <w:marRight w:val="0"/>
                  <w:marTop w:val="0"/>
                  <w:marBottom w:val="0"/>
                  <w:divBdr>
                    <w:top w:val="single" w:sz="2" w:space="1" w:color="FFFFFF"/>
                    <w:left w:val="single" w:sz="2" w:space="11" w:color="FFFFFF"/>
                    <w:bottom w:val="single" w:sz="2" w:space="1" w:color="FFFFFF"/>
                    <w:right w:val="single" w:sz="2" w:space="4" w:color="FFFFFF"/>
                  </w:divBdr>
                  <w:divsChild>
                    <w:div w:id="4718611">
                      <w:marLeft w:val="0"/>
                      <w:marRight w:val="0"/>
                      <w:marTop w:val="0"/>
                      <w:marBottom w:val="0"/>
                      <w:divBdr>
                        <w:top w:val="none" w:sz="0" w:space="0" w:color="auto"/>
                        <w:left w:val="none" w:sz="0" w:space="0" w:color="auto"/>
                        <w:bottom w:val="none" w:sz="0" w:space="0" w:color="auto"/>
                        <w:right w:val="none" w:sz="0" w:space="0" w:color="auto"/>
                      </w:divBdr>
                    </w:div>
                  </w:divsChild>
                </w:div>
                <w:div w:id="1536431732">
                  <w:marLeft w:val="0"/>
                  <w:marRight w:val="0"/>
                  <w:marTop w:val="0"/>
                  <w:marBottom w:val="0"/>
                  <w:divBdr>
                    <w:top w:val="single" w:sz="2" w:space="1" w:color="FFFFFF"/>
                    <w:left w:val="single" w:sz="2" w:space="11" w:color="FFFFFF"/>
                    <w:bottom w:val="single" w:sz="2" w:space="1" w:color="FFFFFF"/>
                    <w:right w:val="single" w:sz="2" w:space="4" w:color="FFFFFF"/>
                  </w:divBdr>
                  <w:divsChild>
                    <w:div w:id="300619496">
                      <w:marLeft w:val="0"/>
                      <w:marRight w:val="0"/>
                      <w:marTop w:val="0"/>
                      <w:marBottom w:val="0"/>
                      <w:divBdr>
                        <w:top w:val="none" w:sz="0" w:space="0" w:color="auto"/>
                        <w:left w:val="none" w:sz="0" w:space="0" w:color="auto"/>
                        <w:bottom w:val="none" w:sz="0" w:space="0" w:color="auto"/>
                        <w:right w:val="none" w:sz="0" w:space="0" w:color="auto"/>
                      </w:divBdr>
                    </w:div>
                  </w:divsChild>
                </w:div>
                <w:div w:id="277878055">
                  <w:marLeft w:val="0"/>
                  <w:marRight w:val="0"/>
                  <w:marTop w:val="0"/>
                  <w:marBottom w:val="0"/>
                  <w:divBdr>
                    <w:top w:val="single" w:sz="2" w:space="1" w:color="FFFFFF"/>
                    <w:left w:val="single" w:sz="2" w:space="11" w:color="FFFFFF"/>
                    <w:bottom w:val="single" w:sz="2" w:space="1" w:color="FFFFFF"/>
                    <w:right w:val="single" w:sz="2" w:space="4" w:color="FFFFFF"/>
                  </w:divBdr>
                  <w:divsChild>
                    <w:div w:id="1755741286">
                      <w:marLeft w:val="0"/>
                      <w:marRight w:val="0"/>
                      <w:marTop w:val="0"/>
                      <w:marBottom w:val="0"/>
                      <w:divBdr>
                        <w:top w:val="none" w:sz="0" w:space="0" w:color="auto"/>
                        <w:left w:val="none" w:sz="0" w:space="0" w:color="auto"/>
                        <w:bottom w:val="none" w:sz="0" w:space="0" w:color="auto"/>
                        <w:right w:val="none" w:sz="0" w:space="0" w:color="auto"/>
                      </w:divBdr>
                    </w:div>
                  </w:divsChild>
                </w:div>
                <w:div w:id="1237324933">
                  <w:marLeft w:val="0"/>
                  <w:marRight w:val="0"/>
                  <w:marTop w:val="0"/>
                  <w:marBottom w:val="0"/>
                  <w:divBdr>
                    <w:top w:val="single" w:sz="2" w:space="1" w:color="FFFFFF"/>
                    <w:left w:val="single" w:sz="2" w:space="11" w:color="FFFFFF"/>
                    <w:bottom w:val="single" w:sz="2" w:space="1" w:color="FFFFFF"/>
                    <w:right w:val="single" w:sz="2" w:space="4" w:color="FFFFFF"/>
                  </w:divBdr>
                  <w:divsChild>
                    <w:div w:id="73938676">
                      <w:marLeft w:val="0"/>
                      <w:marRight w:val="0"/>
                      <w:marTop w:val="0"/>
                      <w:marBottom w:val="0"/>
                      <w:divBdr>
                        <w:top w:val="none" w:sz="0" w:space="0" w:color="auto"/>
                        <w:left w:val="none" w:sz="0" w:space="0" w:color="auto"/>
                        <w:bottom w:val="none" w:sz="0" w:space="0" w:color="auto"/>
                        <w:right w:val="none" w:sz="0" w:space="0" w:color="auto"/>
                      </w:divBdr>
                    </w:div>
                  </w:divsChild>
                </w:div>
                <w:div w:id="383719042">
                  <w:marLeft w:val="0"/>
                  <w:marRight w:val="0"/>
                  <w:marTop w:val="0"/>
                  <w:marBottom w:val="0"/>
                  <w:divBdr>
                    <w:top w:val="single" w:sz="2" w:space="1" w:color="FFFFFF"/>
                    <w:left w:val="single" w:sz="2" w:space="11" w:color="FFFFFF"/>
                    <w:bottom w:val="single" w:sz="2" w:space="1" w:color="FFFFFF"/>
                    <w:right w:val="single" w:sz="2" w:space="4" w:color="FFFFFF"/>
                  </w:divBdr>
                  <w:divsChild>
                    <w:div w:id="1134525289">
                      <w:marLeft w:val="0"/>
                      <w:marRight w:val="0"/>
                      <w:marTop w:val="0"/>
                      <w:marBottom w:val="0"/>
                      <w:divBdr>
                        <w:top w:val="none" w:sz="0" w:space="0" w:color="auto"/>
                        <w:left w:val="none" w:sz="0" w:space="0" w:color="auto"/>
                        <w:bottom w:val="none" w:sz="0" w:space="0" w:color="auto"/>
                        <w:right w:val="none" w:sz="0" w:space="0" w:color="auto"/>
                      </w:divBdr>
                    </w:div>
                  </w:divsChild>
                </w:div>
                <w:div w:id="1969163517">
                  <w:marLeft w:val="0"/>
                  <w:marRight w:val="0"/>
                  <w:marTop w:val="0"/>
                  <w:marBottom w:val="0"/>
                  <w:divBdr>
                    <w:top w:val="single" w:sz="2" w:space="1" w:color="FFFFFF"/>
                    <w:left w:val="single" w:sz="2" w:space="11" w:color="FFFFFF"/>
                    <w:bottom w:val="single" w:sz="2" w:space="1" w:color="FFFFFF"/>
                    <w:right w:val="single" w:sz="2" w:space="4" w:color="FFFFFF"/>
                  </w:divBdr>
                  <w:divsChild>
                    <w:div w:id="426775750">
                      <w:marLeft w:val="0"/>
                      <w:marRight w:val="0"/>
                      <w:marTop w:val="0"/>
                      <w:marBottom w:val="0"/>
                      <w:divBdr>
                        <w:top w:val="none" w:sz="0" w:space="0" w:color="auto"/>
                        <w:left w:val="none" w:sz="0" w:space="0" w:color="auto"/>
                        <w:bottom w:val="none" w:sz="0" w:space="0" w:color="auto"/>
                        <w:right w:val="none" w:sz="0" w:space="0" w:color="auto"/>
                      </w:divBdr>
                    </w:div>
                  </w:divsChild>
                </w:div>
                <w:div w:id="2088306065">
                  <w:marLeft w:val="0"/>
                  <w:marRight w:val="0"/>
                  <w:marTop w:val="0"/>
                  <w:marBottom w:val="0"/>
                  <w:divBdr>
                    <w:top w:val="single" w:sz="2" w:space="1" w:color="FFFFFF"/>
                    <w:left w:val="single" w:sz="2" w:space="11" w:color="FFFFFF"/>
                    <w:bottom w:val="single" w:sz="2" w:space="1" w:color="FFFFFF"/>
                    <w:right w:val="single" w:sz="2" w:space="4" w:color="FFFFFF"/>
                  </w:divBdr>
                  <w:divsChild>
                    <w:div w:id="1198932499">
                      <w:marLeft w:val="0"/>
                      <w:marRight w:val="0"/>
                      <w:marTop w:val="0"/>
                      <w:marBottom w:val="0"/>
                      <w:divBdr>
                        <w:top w:val="none" w:sz="0" w:space="0" w:color="auto"/>
                        <w:left w:val="none" w:sz="0" w:space="0" w:color="auto"/>
                        <w:bottom w:val="none" w:sz="0" w:space="0" w:color="auto"/>
                        <w:right w:val="none" w:sz="0" w:space="0" w:color="auto"/>
                      </w:divBdr>
                    </w:div>
                  </w:divsChild>
                </w:div>
                <w:div w:id="1804805252">
                  <w:marLeft w:val="0"/>
                  <w:marRight w:val="0"/>
                  <w:marTop w:val="0"/>
                  <w:marBottom w:val="0"/>
                  <w:divBdr>
                    <w:top w:val="single" w:sz="2" w:space="1" w:color="FFFFFF"/>
                    <w:left w:val="single" w:sz="2" w:space="11" w:color="FFFFFF"/>
                    <w:bottom w:val="single" w:sz="2" w:space="1" w:color="FFFFFF"/>
                    <w:right w:val="single" w:sz="2" w:space="4" w:color="FFFFFF"/>
                  </w:divBdr>
                  <w:divsChild>
                    <w:div w:id="401105556">
                      <w:marLeft w:val="0"/>
                      <w:marRight w:val="0"/>
                      <w:marTop w:val="0"/>
                      <w:marBottom w:val="0"/>
                      <w:divBdr>
                        <w:top w:val="none" w:sz="0" w:space="0" w:color="auto"/>
                        <w:left w:val="none" w:sz="0" w:space="0" w:color="auto"/>
                        <w:bottom w:val="none" w:sz="0" w:space="0" w:color="auto"/>
                        <w:right w:val="none" w:sz="0" w:space="0" w:color="auto"/>
                      </w:divBdr>
                    </w:div>
                  </w:divsChild>
                </w:div>
                <w:div w:id="1693265228">
                  <w:marLeft w:val="0"/>
                  <w:marRight w:val="0"/>
                  <w:marTop w:val="0"/>
                  <w:marBottom w:val="0"/>
                  <w:divBdr>
                    <w:top w:val="single" w:sz="2" w:space="1" w:color="FFFFFF"/>
                    <w:left w:val="single" w:sz="2" w:space="11" w:color="FFFFFF"/>
                    <w:bottom w:val="single" w:sz="2" w:space="1" w:color="FFFFFF"/>
                    <w:right w:val="single" w:sz="2" w:space="4" w:color="FFFFFF"/>
                  </w:divBdr>
                  <w:divsChild>
                    <w:div w:id="2063360383">
                      <w:marLeft w:val="0"/>
                      <w:marRight w:val="0"/>
                      <w:marTop w:val="0"/>
                      <w:marBottom w:val="0"/>
                      <w:divBdr>
                        <w:top w:val="none" w:sz="0" w:space="0" w:color="auto"/>
                        <w:left w:val="none" w:sz="0" w:space="0" w:color="auto"/>
                        <w:bottom w:val="none" w:sz="0" w:space="0" w:color="auto"/>
                        <w:right w:val="none" w:sz="0" w:space="0" w:color="auto"/>
                      </w:divBdr>
                    </w:div>
                  </w:divsChild>
                </w:div>
                <w:div w:id="293869251">
                  <w:marLeft w:val="0"/>
                  <w:marRight w:val="0"/>
                  <w:marTop w:val="0"/>
                  <w:marBottom w:val="0"/>
                  <w:divBdr>
                    <w:top w:val="single" w:sz="2" w:space="1" w:color="FFFFFF"/>
                    <w:left w:val="single" w:sz="2" w:space="11" w:color="FFFFFF"/>
                    <w:bottom w:val="single" w:sz="2" w:space="1" w:color="FFFFFF"/>
                    <w:right w:val="single" w:sz="2" w:space="4" w:color="FFFFFF"/>
                  </w:divBdr>
                  <w:divsChild>
                    <w:div w:id="1061637803">
                      <w:marLeft w:val="0"/>
                      <w:marRight w:val="0"/>
                      <w:marTop w:val="0"/>
                      <w:marBottom w:val="0"/>
                      <w:divBdr>
                        <w:top w:val="none" w:sz="0" w:space="0" w:color="auto"/>
                        <w:left w:val="none" w:sz="0" w:space="0" w:color="auto"/>
                        <w:bottom w:val="none" w:sz="0" w:space="0" w:color="auto"/>
                        <w:right w:val="none" w:sz="0" w:space="0" w:color="auto"/>
                      </w:divBdr>
                    </w:div>
                  </w:divsChild>
                </w:div>
                <w:div w:id="2136563565">
                  <w:marLeft w:val="0"/>
                  <w:marRight w:val="0"/>
                  <w:marTop w:val="0"/>
                  <w:marBottom w:val="0"/>
                  <w:divBdr>
                    <w:top w:val="single" w:sz="2" w:space="1" w:color="FFFFFF"/>
                    <w:left w:val="single" w:sz="2" w:space="11" w:color="FFFFFF"/>
                    <w:bottom w:val="single" w:sz="2" w:space="1" w:color="FFFFFF"/>
                    <w:right w:val="single" w:sz="2" w:space="4" w:color="FFFFFF"/>
                  </w:divBdr>
                  <w:divsChild>
                    <w:div w:id="1323194444">
                      <w:marLeft w:val="0"/>
                      <w:marRight w:val="0"/>
                      <w:marTop w:val="0"/>
                      <w:marBottom w:val="0"/>
                      <w:divBdr>
                        <w:top w:val="none" w:sz="0" w:space="0" w:color="auto"/>
                        <w:left w:val="none" w:sz="0" w:space="0" w:color="auto"/>
                        <w:bottom w:val="none" w:sz="0" w:space="0" w:color="auto"/>
                        <w:right w:val="none" w:sz="0" w:space="0" w:color="auto"/>
                      </w:divBdr>
                    </w:div>
                  </w:divsChild>
                </w:div>
                <w:div w:id="1059863300">
                  <w:marLeft w:val="0"/>
                  <w:marRight w:val="0"/>
                  <w:marTop w:val="0"/>
                  <w:marBottom w:val="0"/>
                  <w:divBdr>
                    <w:top w:val="single" w:sz="2" w:space="1" w:color="FFFFFF"/>
                    <w:left w:val="single" w:sz="2" w:space="11" w:color="FFFFFF"/>
                    <w:bottom w:val="single" w:sz="2" w:space="1" w:color="FFFFFF"/>
                    <w:right w:val="single" w:sz="2" w:space="4" w:color="FFFFFF"/>
                  </w:divBdr>
                  <w:divsChild>
                    <w:div w:id="193664894">
                      <w:marLeft w:val="0"/>
                      <w:marRight w:val="0"/>
                      <w:marTop w:val="0"/>
                      <w:marBottom w:val="0"/>
                      <w:divBdr>
                        <w:top w:val="none" w:sz="0" w:space="0" w:color="auto"/>
                        <w:left w:val="none" w:sz="0" w:space="0" w:color="auto"/>
                        <w:bottom w:val="none" w:sz="0" w:space="0" w:color="auto"/>
                        <w:right w:val="none" w:sz="0" w:space="0" w:color="auto"/>
                      </w:divBdr>
                    </w:div>
                  </w:divsChild>
                </w:div>
                <w:div w:id="1688405411">
                  <w:marLeft w:val="0"/>
                  <w:marRight w:val="0"/>
                  <w:marTop w:val="0"/>
                  <w:marBottom w:val="0"/>
                  <w:divBdr>
                    <w:top w:val="single" w:sz="2" w:space="1" w:color="FFFFFF"/>
                    <w:left w:val="single" w:sz="2" w:space="11" w:color="FFFFFF"/>
                    <w:bottom w:val="single" w:sz="2" w:space="1" w:color="FFFFFF"/>
                    <w:right w:val="single" w:sz="2" w:space="4" w:color="FFFFFF"/>
                  </w:divBdr>
                  <w:divsChild>
                    <w:div w:id="567033833">
                      <w:marLeft w:val="0"/>
                      <w:marRight w:val="0"/>
                      <w:marTop w:val="0"/>
                      <w:marBottom w:val="0"/>
                      <w:divBdr>
                        <w:top w:val="none" w:sz="0" w:space="0" w:color="auto"/>
                        <w:left w:val="none" w:sz="0" w:space="0" w:color="auto"/>
                        <w:bottom w:val="none" w:sz="0" w:space="0" w:color="auto"/>
                        <w:right w:val="none" w:sz="0" w:space="0" w:color="auto"/>
                      </w:divBdr>
                    </w:div>
                  </w:divsChild>
                </w:div>
                <w:div w:id="1288849358">
                  <w:marLeft w:val="0"/>
                  <w:marRight w:val="0"/>
                  <w:marTop w:val="0"/>
                  <w:marBottom w:val="0"/>
                  <w:divBdr>
                    <w:top w:val="single" w:sz="2" w:space="1" w:color="FFFFFF"/>
                    <w:left w:val="single" w:sz="2" w:space="11" w:color="FFFFFF"/>
                    <w:bottom w:val="single" w:sz="2" w:space="1" w:color="FFFFFF"/>
                    <w:right w:val="single" w:sz="2" w:space="4" w:color="FFFFFF"/>
                  </w:divBdr>
                  <w:divsChild>
                    <w:div w:id="1375737563">
                      <w:marLeft w:val="0"/>
                      <w:marRight w:val="0"/>
                      <w:marTop w:val="0"/>
                      <w:marBottom w:val="0"/>
                      <w:divBdr>
                        <w:top w:val="none" w:sz="0" w:space="0" w:color="auto"/>
                        <w:left w:val="none" w:sz="0" w:space="0" w:color="auto"/>
                        <w:bottom w:val="none" w:sz="0" w:space="0" w:color="auto"/>
                        <w:right w:val="none" w:sz="0" w:space="0" w:color="auto"/>
                      </w:divBdr>
                    </w:div>
                  </w:divsChild>
                </w:div>
                <w:div w:id="241991164">
                  <w:marLeft w:val="0"/>
                  <w:marRight w:val="0"/>
                  <w:marTop w:val="0"/>
                  <w:marBottom w:val="0"/>
                  <w:divBdr>
                    <w:top w:val="single" w:sz="2" w:space="1" w:color="FFFFFF"/>
                    <w:left w:val="single" w:sz="2" w:space="11" w:color="FFFFFF"/>
                    <w:bottom w:val="single" w:sz="2" w:space="1" w:color="FFFFFF"/>
                    <w:right w:val="single" w:sz="2" w:space="4" w:color="FFFFFF"/>
                  </w:divBdr>
                  <w:divsChild>
                    <w:div w:id="1285965449">
                      <w:marLeft w:val="0"/>
                      <w:marRight w:val="0"/>
                      <w:marTop w:val="0"/>
                      <w:marBottom w:val="0"/>
                      <w:divBdr>
                        <w:top w:val="none" w:sz="0" w:space="0" w:color="auto"/>
                        <w:left w:val="none" w:sz="0" w:space="0" w:color="auto"/>
                        <w:bottom w:val="none" w:sz="0" w:space="0" w:color="auto"/>
                        <w:right w:val="none" w:sz="0" w:space="0" w:color="auto"/>
                      </w:divBdr>
                    </w:div>
                  </w:divsChild>
                </w:div>
                <w:div w:id="1147355200">
                  <w:marLeft w:val="0"/>
                  <w:marRight w:val="0"/>
                  <w:marTop w:val="0"/>
                  <w:marBottom w:val="0"/>
                  <w:divBdr>
                    <w:top w:val="single" w:sz="2" w:space="1" w:color="FFFFFF"/>
                    <w:left w:val="single" w:sz="2" w:space="11" w:color="FFFFFF"/>
                    <w:bottom w:val="single" w:sz="2" w:space="1" w:color="FFFFFF"/>
                    <w:right w:val="single" w:sz="2" w:space="4" w:color="FFFFFF"/>
                  </w:divBdr>
                  <w:divsChild>
                    <w:div w:id="1708136858">
                      <w:marLeft w:val="0"/>
                      <w:marRight w:val="0"/>
                      <w:marTop w:val="0"/>
                      <w:marBottom w:val="0"/>
                      <w:divBdr>
                        <w:top w:val="none" w:sz="0" w:space="0" w:color="auto"/>
                        <w:left w:val="none" w:sz="0" w:space="0" w:color="auto"/>
                        <w:bottom w:val="none" w:sz="0" w:space="0" w:color="auto"/>
                        <w:right w:val="none" w:sz="0" w:space="0" w:color="auto"/>
                      </w:divBdr>
                    </w:div>
                  </w:divsChild>
                </w:div>
                <w:div w:id="632826567">
                  <w:marLeft w:val="0"/>
                  <w:marRight w:val="0"/>
                  <w:marTop w:val="0"/>
                  <w:marBottom w:val="0"/>
                  <w:divBdr>
                    <w:top w:val="single" w:sz="2" w:space="1" w:color="FFFFFF"/>
                    <w:left w:val="single" w:sz="2" w:space="11" w:color="FFFFFF"/>
                    <w:bottom w:val="single" w:sz="2" w:space="4" w:color="FFFFFF"/>
                    <w:right w:val="single" w:sz="2" w:space="4" w:color="FFFFFF"/>
                  </w:divBdr>
                  <w:divsChild>
                    <w:div w:id="3593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563164">
          <w:marLeft w:val="0"/>
          <w:marRight w:val="0"/>
          <w:marTop w:val="0"/>
          <w:marBottom w:val="300"/>
          <w:divBdr>
            <w:top w:val="none" w:sz="0" w:space="0" w:color="auto"/>
            <w:left w:val="none" w:sz="0" w:space="0" w:color="auto"/>
            <w:bottom w:val="none" w:sz="0" w:space="0" w:color="auto"/>
            <w:right w:val="none" w:sz="0" w:space="0" w:color="auto"/>
          </w:divBdr>
          <w:divsChild>
            <w:div w:id="1034619710">
              <w:marLeft w:val="0"/>
              <w:marRight w:val="0"/>
              <w:marTop w:val="0"/>
              <w:marBottom w:val="0"/>
              <w:divBdr>
                <w:top w:val="none" w:sz="0" w:space="0" w:color="auto"/>
                <w:left w:val="none" w:sz="0" w:space="0" w:color="auto"/>
                <w:bottom w:val="none" w:sz="0" w:space="0" w:color="auto"/>
                <w:right w:val="none" w:sz="0" w:space="0" w:color="auto"/>
              </w:divBdr>
              <w:divsChild>
                <w:div w:id="575365016">
                  <w:marLeft w:val="0"/>
                  <w:marRight w:val="0"/>
                  <w:marTop w:val="0"/>
                  <w:marBottom w:val="0"/>
                  <w:divBdr>
                    <w:top w:val="single" w:sz="2" w:space="4" w:color="FFFFFF"/>
                    <w:left w:val="single" w:sz="2" w:space="11" w:color="FFFFFF"/>
                    <w:bottom w:val="single" w:sz="2" w:space="1" w:color="FFFFFF"/>
                    <w:right w:val="single" w:sz="2" w:space="4" w:color="FFFFFF"/>
                  </w:divBdr>
                  <w:divsChild>
                    <w:div w:id="1728406973">
                      <w:marLeft w:val="0"/>
                      <w:marRight w:val="0"/>
                      <w:marTop w:val="0"/>
                      <w:marBottom w:val="0"/>
                      <w:divBdr>
                        <w:top w:val="none" w:sz="0" w:space="0" w:color="auto"/>
                        <w:left w:val="none" w:sz="0" w:space="0" w:color="auto"/>
                        <w:bottom w:val="none" w:sz="0" w:space="0" w:color="auto"/>
                        <w:right w:val="none" w:sz="0" w:space="0" w:color="auto"/>
                      </w:divBdr>
                    </w:div>
                  </w:divsChild>
                </w:div>
                <w:div w:id="963853812">
                  <w:marLeft w:val="0"/>
                  <w:marRight w:val="0"/>
                  <w:marTop w:val="0"/>
                  <w:marBottom w:val="0"/>
                  <w:divBdr>
                    <w:top w:val="single" w:sz="2" w:space="1" w:color="FFFFFF"/>
                    <w:left w:val="single" w:sz="2" w:space="11" w:color="FFFFFF"/>
                    <w:bottom w:val="single" w:sz="2" w:space="1" w:color="FFFFFF"/>
                    <w:right w:val="single" w:sz="2" w:space="4" w:color="FFFFFF"/>
                  </w:divBdr>
                  <w:divsChild>
                    <w:div w:id="1755055302">
                      <w:marLeft w:val="0"/>
                      <w:marRight w:val="0"/>
                      <w:marTop w:val="0"/>
                      <w:marBottom w:val="0"/>
                      <w:divBdr>
                        <w:top w:val="none" w:sz="0" w:space="0" w:color="auto"/>
                        <w:left w:val="none" w:sz="0" w:space="0" w:color="auto"/>
                        <w:bottom w:val="none" w:sz="0" w:space="0" w:color="auto"/>
                        <w:right w:val="none" w:sz="0" w:space="0" w:color="auto"/>
                      </w:divBdr>
                    </w:div>
                  </w:divsChild>
                </w:div>
                <w:div w:id="1198085059">
                  <w:marLeft w:val="0"/>
                  <w:marRight w:val="0"/>
                  <w:marTop w:val="0"/>
                  <w:marBottom w:val="0"/>
                  <w:divBdr>
                    <w:top w:val="single" w:sz="2" w:space="1" w:color="FFFFFF"/>
                    <w:left w:val="single" w:sz="2" w:space="11" w:color="FFFFFF"/>
                    <w:bottom w:val="single" w:sz="2" w:space="1" w:color="FFFFFF"/>
                    <w:right w:val="single" w:sz="2" w:space="4" w:color="FFFFFF"/>
                  </w:divBdr>
                  <w:divsChild>
                    <w:div w:id="1226381853">
                      <w:marLeft w:val="0"/>
                      <w:marRight w:val="0"/>
                      <w:marTop w:val="0"/>
                      <w:marBottom w:val="0"/>
                      <w:divBdr>
                        <w:top w:val="none" w:sz="0" w:space="0" w:color="auto"/>
                        <w:left w:val="none" w:sz="0" w:space="0" w:color="auto"/>
                        <w:bottom w:val="none" w:sz="0" w:space="0" w:color="auto"/>
                        <w:right w:val="none" w:sz="0" w:space="0" w:color="auto"/>
                      </w:divBdr>
                    </w:div>
                  </w:divsChild>
                </w:div>
                <w:div w:id="894394939">
                  <w:marLeft w:val="0"/>
                  <w:marRight w:val="0"/>
                  <w:marTop w:val="0"/>
                  <w:marBottom w:val="0"/>
                  <w:divBdr>
                    <w:top w:val="single" w:sz="2" w:space="1" w:color="FFFFFF"/>
                    <w:left w:val="single" w:sz="2" w:space="11" w:color="FFFFFF"/>
                    <w:bottom w:val="single" w:sz="2" w:space="1" w:color="FFFFFF"/>
                    <w:right w:val="single" w:sz="2" w:space="4" w:color="FFFFFF"/>
                  </w:divBdr>
                  <w:divsChild>
                    <w:div w:id="2027364823">
                      <w:marLeft w:val="0"/>
                      <w:marRight w:val="0"/>
                      <w:marTop w:val="0"/>
                      <w:marBottom w:val="0"/>
                      <w:divBdr>
                        <w:top w:val="none" w:sz="0" w:space="0" w:color="auto"/>
                        <w:left w:val="none" w:sz="0" w:space="0" w:color="auto"/>
                        <w:bottom w:val="none" w:sz="0" w:space="0" w:color="auto"/>
                        <w:right w:val="none" w:sz="0" w:space="0" w:color="auto"/>
                      </w:divBdr>
                    </w:div>
                  </w:divsChild>
                </w:div>
                <w:div w:id="231430692">
                  <w:marLeft w:val="0"/>
                  <w:marRight w:val="0"/>
                  <w:marTop w:val="0"/>
                  <w:marBottom w:val="0"/>
                  <w:divBdr>
                    <w:top w:val="single" w:sz="2" w:space="1" w:color="FFFFFF"/>
                    <w:left w:val="single" w:sz="2" w:space="11" w:color="FFFFFF"/>
                    <w:bottom w:val="single" w:sz="2" w:space="1" w:color="FFFFFF"/>
                    <w:right w:val="single" w:sz="2" w:space="4" w:color="FFFFFF"/>
                  </w:divBdr>
                  <w:divsChild>
                    <w:div w:id="687220262">
                      <w:marLeft w:val="0"/>
                      <w:marRight w:val="0"/>
                      <w:marTop w:val="0"/>
                      <w:marBottom w:val="0"/>
                      <w:divBdr>
                        <w:top w:val="none" w:sz="0" w:space="0" w:color="auto"/>
                        <w:left w:val="none" w:sz="0" w:space="0" w:color="auto"/>
                        <w:bottom w:val="none" w:sz="0" w:space="0" w:color="auto"/>
                        <w:right w:val="none" w:sz="0" w:space="0" w:color="auto"/>
                      </w:divBdr>
                    </w:div>
                  </w:divsChild>
                </w:div>
                <w:div w:id="1248230615">
                  <w:marLeft w:val="0"/>
                  <w:marRight w:val="0"/>
                  <w:marTop w:val="0"/>
                  <w:marBottom w:val="0"/>
                  <w:divBdr>
                    <w:top w:val="single" w:sz="2" w:space="1" w:color="FFFFFF"/>
                    <w:left w:val="single" w:sz="2" w:space="11" w:color="FFFFFF"/>
                    <w:bottom w:val="single" w:sz="2" w:space="1" w:color="FFFFFF"/>
                    <w:right w:val="single" w:sz="2" w:space="4" w:color="FFFFFF"/>
                  </w:divBdr>
                  <w:divsChild>
                    <w:div w:id="941377042">
                      <w:marLeft w:val="0"/>
                      <w:marRight w:val="0"/>
                      <w:marTop w:val="0"/>
                      <w:marBottom w:val="0"/>
                      <w:divBdr>
                        <w:top w:val="none" w:sz="0" w:space="0" w:color="auto"/>
                        <w:left w:val="none" w:sz="0" w:space="0" w:color="auto"/>
                        <w:bottom w:val="none" w:sz="0" w:space="0" w:color="auto"/>
                        <w:right w:val="none" w:sz="0" w:space="0" w:color="auto"/>
                      </w:divBdr>
                    </w:div>
                  </w:divsChild>
                </w:div>
                <w:div w:id="563218959">
                  <w:marLeft w:val="0"/>
                  <w:marRight w:val="0"/>
                  <w:marTop w:val="0"/>
                  <w:marBottom w:val="0"/>
                  <w:divBdr>
                    <w:top w:val="single" w:sz="2" w:space="1" w:color="FFFFFF"/>
                    <w:left w:val="single" w:sz="2" w:space="11" w:color="FFFFFF"/>
                    <w:bottom w:val="single" w:sz="2" w:space="1" w:color="FFFFFF"/>
                    <w:right w:val="single" w:sz="2" w:space="4" w:color="FFFFFF"/>
                  </w:divBdr>
                  <w:divsChild>
                    <w:div w:id="1855147538">
                      <w:marLeft w:val="0"/>
                      <w:marRight w:val="0"/>
                      <w:marTop w:val="0"/>
                      <w:marBottom w:val="0"/>
                      <w:divBdr>
                        <w:top w:val="none" w:sz="0" w:space="0" w:color="auto"/>
                        <w:left w:val="none" w:sz="0" w:space="0" w:color="auto"/>
                        <w:bottom w:val="none" w:sz="0" w:space="0" w:color="auto"/>
                        <w:right w:val="none" w:sz="0" w:space="0" w:color="auto"/>
                      </w:divBdr>
                    </w:div>
                  </w:divsChild>
                </w:div>
                <w:div w:id="1175804386">
                  <w:marLeft w:val="0"/>
                  <w:marRight w:val="0"/>
                  <w:marTop w:val="0"/>
                  <w:marBottom w:val="0"/>
                  <w:divBdr>
                    <w:top w:val="single" w:sz="2" w:space="1" w:color="FFFFFF"/>
                    <w:left w:val="single" w:sz="2" w:space="11" w:color="FFFFFF"/>
                    <w:bottom w:val="single" w:sz="2" w:space="1" w:color="FFFFFF"/>
                    <w:right w:val="single" w:sz="2" w:space="4" w:color="FFFFFF"/>
                  </w:divBdr>
                  <w:divsChild>
                    <w:div w:id="1727685204">
                      <w:marLeft w:val="0"/>
                      <w:marRight w:val="0"/>
                      <w:marTop w:val="0"/>
                      <w:marBottom w:val="0"/>
                      <w:divBdr>
                        <w:top w:val="none" w:sz="0" w:space="0" w:color="auto"/>
                        <w:left w:val="none" w:sz="0" w:space="0" w:color="auto"/>
                        <w:bottom w:val="none" w:sz="0" w:space="0" w:color="auto"/>
                        <w:right w:val="none" w:sz="0" w:space="0" w:color="auto"/>
                      </w:divBdr>
                    </w:div>
                  </w:divsChild>
                </w:div>
                <w:div w:id="1849520424">
                  <w:marLeft w:val="0"/>
                  <w:marRight w:val="0"/>
                  <w:marTop w:val="0"/>
                  <w:marBottom w:val="0"/>
                  <w:divBdr>
                    <w:top w:val="single" w:sz="2" w:space="1" w:color="FFFFFF"/>
                    <w:left w:val="single" w:sz="2" w:space="11" w:color="FFFFFF"/>
                    <w:bottom w:val="single" w:sz="2" w:space="1" w:color="FFFFFF"/>
                    <w:right w:val="single" w:sz="2" w:space="4" w:color="FFFFFF"/>
                  </w:divBdr>
                  <w:divsChild>
                    <w:div w:id="1128741635">
                      <w:marLeft w:val="0"/>
                      <w:marRight w:val="0"/>
                      <w:marTop w:val="0"/>
                      <w:marBottom w:val="0"/>
                      <w:divBdr>
                        <w:top w:val="none" w:sz="0" w:space="0" w:color="auto"/>
                        <w:left w:val="none" w:sz="0" w:space="0" w:color="auto"/>
                        <w:bottom w:val="none" w:sz="0" w:space="0" w:color="auto"/>
                        <w:right w:val="none" w:sz="0" w:space="0" w:color="auto"/>
                      </w:divBdr>
                    </w:div>
                  </w:divsChild>
                </w:div>
                <w:div w:id="1766072375">
                  <w:marLeft w:val="0"/>
                  <w:marRight w:val="0"/>
                  <w:marTop w:val="0"/>
                  <w:marBottom w:val="0"/>
                  <w:divBdr>
                    <w:top w:val="single" w:sz="2" w:space="1" w:color="FFFFFF"/>
                    <w:left w:val="single" w:sz="2" w:space="11" w:color="FFFFFF"/>
                    <w:bottom w:val="single" w:sz="2" w:space="1" w:color="FFFFFF"/>
                    <w:right w:val="single" w:sz="2" w:space="4" w:color="FFFFFF"/>
                  </w:divBdr>
                  <w:divsChild>
                    <w:div w:id="1186555253">
                      <w:marLeft w:val="0"/>
                      <w:marRight w:val="0"/>
                      <w:marTop w:val="0"/>
                      <w:marBottom w:val="0"/>
                      <w:divBdr>
                        <w:top w:val="none" w:sz="0" w:space="0" w:color="auto"/>
                        <w:left w:val="none" w:sz="0" w:space="0" w:color="auto"/>
                        <w:bottom w:val="none" w:sz="0" w:space="0" w:color="auto"/>
                        <w:right w:val="none" w:sz="0" w:space="0" w:color="auto"/>
                      </w:divBdr>
                    </w:div>
                  </w:divsChild>
                </w:div>
                <w:div w:id="1279600345">
                  <w:marLeft w:val="0"/>
                  <w:marRight w:val="0"/>
                  <w:marTop w:val="0"/>
                  <w:marBottom w:val="0"/>
                  <w:divBdr>
                    <w:top w:val="single" w:sz="2" w:space="1" w:color="FFFFFF"/>
                    <w:left w:val="single" w:sz="2" w:space="11" w:color="FFFFFF"/>
                    <w:bottom w:val="single" w:sz="2" w:space="1" w:color="FFFFFF"/>
                    <w:right w:val="single" w:sz="2" w:space="4" w:color="FFFFFF"/>
                  </w:divBdr>
                  <w:divsChild>
                    <w:div w:id="1628583091">
                      <w:marLeft w:val="0"/>
                      <w:marRight w:val="0"/>
                      <w:marTop w:val="0"/>
                      <w:marBottom w:val="0"/>
                      <w:divBdr>
                        <w:top w:val="none" w:sz="0" w:space="0" w:color="auto"/>
                        <w:left w:val="none" w:sz="0" w:space="0" w:color="auto"/>
                        <w:bottom w:val="none" w:sz="0" w:space="0" w:color="auto"/>
                        <w:right w:val="none" w:sz="0" w:space="0" w:color="auto"/>
                      </w:divBdr>
                    </w:div>
                  </w:divsChild>
                </w:div>
                <w:div w:id="142550454">
                  <w:marLeft w:val="0"/>
                  <w:marRight w:val="0"/>
                  <w:marTop w:val="0"/>
                  <w:marBottom w:val="0"/>
                  <w:divBdr>
                    <w:top w:val="single" w:sz="2" w:space="1" w:color="FFFFFF"/>
                    <w:left w:val="single" w:sz="2" w:space="11" w:color="FFFFFF"/>
                    <w:bottom w:val="single" w:sz="2" w:space="1" w:color="FFFFFF"/>
                    <w:right w:val="single" w:sz="2" w:space="4" w:color="FFFFFF"/>
                  </w:divBdr>
                  <w:divsChild>
                    <w:div w:id="1637686768">
                      <w:marLeft w:val="0"/>
                      <w:marRight w:val="0"/>
                      <w:marTop w:val="0"/>
                      <w:marBottom w:val="0"/>
                      <w:divBdr>
                        <w:top w:val="none" w:sz="0" w:space="0" w:color="auto"/>
                        <w:left w:val="none" w:sz="0" w:space="0" w:color="auto"/>
                        <w:bottom w:val="none" w:sz="0" w:space="0" w:color="auto"/>
                        <w:right w:val="none" w:sz="0" w:space="0" w:color="auto"/>
                      </w:divBdr>
                    </w:div>
                  </w:divsChild>
                </w:div>
                <w:div w:id="327367073">
                  <w:marLeft w:val="0"/>
                  <w:marRight w:val="0"/>
                  <w:marTop w:val="0"/>
                  <w:marBottom w:val="0"/>
                  <w:divBdr>
                    <w:top w:val="single" w:sz="2" w:space="1" w:color="FFFFFF"/>
                    <w:left w:val="single" w:sz="2" w:space="11" w:color="FFFFFF"/>
                    <w:bottom w:val="single" w:sz="2" w:space="1" w:color="FFFFFF"/>
                    <w:right w:val="single" w:sz="2" w:space="4" w:color="FFFFFF"/>
                  </w:divBdr>
                  <w:divsChild>
                    <w:div w:id="1294873941">
                      <w:marLeft w:val="0"/>
                      <w:marRight w:val="0"/>
                      <w:marTop w:val="0"/>
                      <w:marBottom w:val="0"/>
                      <w:divBdr>
                        <w:top w:val="none" w:sz="0" w:space="0" w:color="auto"/>
                        <w:left w:val="none" w:sz="0" w:space="0" w:color="auto"/>
                        <w:bottom w:val="none" w:sz="0" w:space="0" w:color="auto"/>
                        <w:right w:val="none" w:sz="0" w:space="0" w:color="auto"/>
                      </w:divBdr>
                    </w:div>
                  </w:divsChild>
                </w:div>
                <w:div w:id="1903514377">
                  <w:marLeft w:val="0"/>
                  <w:marRight w:val="0"/>
                  <w:marTop w:val="0"/>
                  <w:marBottom w:val="0"/>
                  <w:divBdr>
                    <w:top w:val="single" w:sz="2" w:space="1" w:color="FFFFFF"/>
                    <w:left w:val="single" w:sz="2" w:space="11" w:color="FFFFFF"/>
                    <w:bottom w:val="single" w:sz="2" w:space="1" w:color="FFFFFF"/>
                    <w:right w:val="single" w:sz="2" w:space="4" w:color="FFFFFF"/>
                  </w:divBdr>
                  <w:divsChild>
                    <w:div w:id="2019383268">
                      <w:marLeft w:val="0"/>
                      <w:marRight w:val="0"/>
                      <w:marTop w:val="0"/>
                      <w:marBottom w:val="0"/>
                      <w:divBdr>
                        <w:top w:val="none" w:sz="0" w:space="0" w:color="auto"/>
                        <w:left w:val="none" w:sz="0" w:space="0" w:color="auto"/>
                        <w:bottom w:val="none" w:sz="0" w:space="0" w:color="auto"/>
                        <w:right w:val="none" w:sz="0" w:space="0" w:color="auto"/>
                      </w:divBdr>
                    </w:div>
                  </w:divsChild>
                </w:div>
                <w:div w:id="726800646">
                  <w:marLeft w:val="0"/>
                  <w:marRight w:val="0"/>
                  <w:marTop w:val="0"/>
                  <w:marBottom w:val="0"/>
                  <w:divBdr>
                    <w:top w:val="single" w:sz="2" w:space="1" w:color="FFFFFF"/>
                    <w:left w:val="single" w:sz="2" w:space="11" w:color="FFFFFF"/>
                    <w:bottom w:val="single" w:sz="2" w:space="1" w:color="FFFFFF"/>
                    <w:right w:val="single" w:sz="2" w:space="4" w:color="FFFFFF"/>
                  </w:divBdr>
                  <w:divsChild>
                    <w:div w:id="418066493">
                      <w:marLeft w:val="0"/>
                      <w:marRight w:val="0"/>
                      <w:marTop w:val="0"/>
                      <w:marBottom w:val="0"/>
                      <w:divBdr>
                        <w:top w:val="none" w:sz="0" w:space="0" w:color="auto"/>
                        <w:left w:val="none" w:sz="0" w:space="0" w:color="auto"/>
                        <w:bottom w:val="none" w:sz="0" w:space="0" w:color="auto"/>
                        <w:right w:val="none" w:sz="0" w:space="0" w:color="auto"/>
                      </w:divBdr>
                    </w:div>
                  </w:divsChild>
                </w:div>
                <w:div w:id="1224363985">
                  <w:marLeft w:val="0"/>
                  <w:marRight w:val="0"/>
                  <w:marTop w:val="0"/>
                  <w:marBottom w:val="0"/>
                  <w:divBdr>
                    <w:top w:val="single" w:sz="2" w:space="1" w:color="FFFFFF"/>
                    <w:left w:val="single" w:sz="2" w:space="11" w:color="FFFFFF"/>
                    <w:bottom w:val="single" w:sz="2" w:space="1" w:color="FFFFFF"/>
                    <w:right w:val="single" w:sz="2" w:space="4" w:color="FFFFFF"/>
                  </w:divBdr>
                  <w:divsChild>
                    <w:div w:id="373696086">
                      <w:marLeft w:val="0"/>
                      <w:marRight w:val="0"/>
                      <w:marTop w:val="0"/>
                      <w:marBottom w:val="0"/>
                      <w:divBdr>
                        <w:top w:val="none" w:sz="0" w:space="0" w:color="auto"/>
                        <w:left w:val="none" w:sz="0" w:space="0" w:color="auto"/>
                        <w:bottom w:val="none" w:sz="0" w:space="0" w:color="auto"/>
                        <w:right w:val="none" w:sz="0" w:space="0" w:color="auto"/>
                      </w:divBdr>
                    </w:div>
                  </w:divsChild>
                </w:div>
                <w:div w:id="458691434">
                  <w:marLeft w:val="0"/>
                  <w:marRight w:val="0"/>
                  <w:marTop w:val="0"/>
                  <w:marBottom w:val="0"/>
                  <w:divBdr>
                    <w:top w:val="single" w:sz="2" w:space="1" w:color="FFFFFF"/>
                    <w:left w:val="single" w:sz="2" w:space="11" w:color="FFFFFF"/>
                    <w:bottom w:val="single" w:sz="2" w:space="1" w:color="FFFFFF"/>
                    <w:right w:val="single" w:sz="2" w:space="4" w:color="FFFFFF"/>
                  </w:divBdr>
                  <w:divsChild>
                    <w:div w:id="372733224">
                      <w:marLeft w:val="0"/>
                      <w:marRight w:val="0"/>
                      <w:marTop w:val="0"/>
                      <w:marBottom w:val="0"/>
                      <w:divBdr>
                        <w:top w:val="none" w:sz="0" w:space="0" w:color="auto"/>
                        <w:left w:val="none" w:sz="0" w:space="0" w:color="auto"/>
                        <w:bottom w:val="none" w:sz="0" w:space="0" w:color="auto"/>
                        <w:right w:val="none" w:sz="0" w:space="0" w:color="auto"/>
                      </w:divBdr>
                    </w:div>
                  </w:divsChild>
                </w:div>
                <w:div w:id="119037265">
                  <w:marLeft w:val="0"/>
                  <w:marRight w:val="0"/>
                  <w:marTop w:val="0"/>
                  <w:marBottom w:val="0"/>
                  <w:divBdr>
                    <w:top w:val="single" w:sz="2" w:space="1" w:color="FFFFFF"/>
                    <w:left w:val="single" w:sz="2" w:space="11" w:color="FFFFFF"/>
                    <w:bottom w:val="single" w:sz="2" w:space="1" w:color="FFFFFF"/>
                    <w:right w:val="single" w:sz="2" w:space="4" w:color="FFFFFF"/>
                  </w:divBdr>
                  <w:divsChild>
                    <w:div w:id="1424061094">
                      <w:marLeft w:val="0"/>
                      <w:marRight w:val="0"/>
                      <w:marTop w:val="0"/>
                      <w:marBottom w:val="0"/>
                      <w:divBdr>
                        <w:top w:val="none" w:sz="0" w:space="0" w:color="auto"/>
                        <w:left w:val="none" w:sz="0" w:space="0" w:color="auto"/>
                        <w:bottom w:val="none" w:sz="0" w:space="0" w:color="auto"/>
                        <w:right w:val="none" w:sz="0" w:space="0" w:color="auto"/>
                      </w:divBdr>
                    </w:div>
                  </w:divsChild>
                </w:div>
                <w:div w:id="1815759372">
                  <w:marLeft w:val="0"/>
                  <w:marRight w:val="0"/>
                  <w:marTop w:val="0"/>
                  <w:marBottom w:val="0"/>
                  <w:divBdr>
                    <w:top w:val="single" w:sz="2" w:space="1" w:color="FFFFFF"/>
                    <w:left w:val="single" w:sz="2" w:space="11" w:color="FFFFFF"/>
                    <w:bottom w:val="single" w:sz="2" w:space="4" w:color="FFFFFF"/>
                    <w:right w:val="single" w:sz="2" w:space="4" w:color="FFFFFF"/>
                  </w:divBdr>
                  <w:divsChild>
                    <w:div w:id="8850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639845">
          <w:marLeft w:val="0"/>
          <w:marRight w:val="0"/>
          <w:marTop w:val="0"/>
          <w:marBottom w:val="300"/>
          <w:divBdr>
            <w:top w:val="none" w:sz="0" w:space="0" w:color="auto"/>
            <w:left w:val="none" w:sz="0" w:space="0" w:color="auto"/>
            <w:bottom w:val="none" w:sz="0" w:space="0" w:color="auto"/>
            <w:right w:val="none" w:sz="0" w:space="0" w:color="auto"/>
          </w:divBdr>
          <w:divsChild>
            <w:div w:id="725690557">
              <w:marLeft w:val="0"/>
              <w:marRight w:val="0"/>
              <w:marTop w:val="0"/>
              <w:marBottom w:val="0"/>
              <w:divBdr>
                <w:top w:val="none" w:sz="0" w:space="0" w:color="auto"/>
                <w:left w:val="none" w:sz="0" w:space="0" w:color="auto"/>
                <w:bottom w:val="none" w:sz="0" w:space="0" w:color="auto"/>
                <w:right w:val="none" w:sz="0" w:space="0" w:color="auto"/>
              </w:divBdr>
              <w:divsChild>
                <w:div w:id="1406756578">
                  <w:marLeft w:val="0"/>
                  <w:marRight w:val="0"/>
                  <w:marTop w:val="0"/>
                  <w:marBottom w:val="0"/>
                  <w:divBdr>
                    <w:top w:val="single" w:sz="2" w:space="4" w:color="FFFFFF"/>
                    <w:left w:val="single" w:sz="2" w:space="11" w:color="FFFFFF"/>
                    <w:bottom w:val="single" w:sz="2" w:space="1" w:color="FFFFFF"/>
                    <w:right w:val="single" w:sz="2" w:space="4" w:color="FFFFFF"/>
                  </w:divBdr>
                  <w:divsChild>
                    <w:div w:id="1444107739">
                      <w:marLeft w:val="0"/>
                      <w:marRight w:val="0"/>
                      <w:marTop w:val="0"/>
                      <w:marBottom w:val="0"/>
                      <w:divBdr>
                        <w:top w:val="none" w:sz="0" w:space="0" w:color="auto"/>
                        <w:left w:val="none" w:sz="0" w:space="0" w:color="auto"/>
                        <w:bottom w:val="none" w:sz="0" w:space="0" w:color="auto"/>
                        <w:right w:val="none" w:sz="0" w:space="0" w:color="auto"/>
                      </w:divBdr>
                    </w:div>
                  </w:divsChild>
                </w:div>
                <w:div w:id="1598632155">
                  <w:marLeft w:val="0"/>
                  <w:marRight w:val="0"/>
                  <w:marTop w:val="0"/>
                  <w:marBottom w:val="0"/>
                  <w:divBdr>
                    <w:top w:val="single" w:sz="2" w:space="1" w:color="FFFFFF"/>
                    <w:left w:val="single" w:sz="2" w:space="11" w:color="FFFFFF"/>
                    <w:bottom w:val="single" w:sz="2" w:space="1" w:color="FFFFFF"/>
                    <w:right w:val="single" w:sz="2" w:space="4" w:color="FFFFFF"/>
                  </w:divBdr>
                  <w:divsChild>
                    <w:div w:id="125583277">
                      <w:marLeft w:val="0"/>
                      <w:marRight w:val="0"/>
                      <w:marTop w:val="0"/>
                      <w:marBottom w:val="0"/>
                      <w:divBdr>
                        <w:top w:val="none" w:sz="0" w:space="0" w:color="auto"/>
                        <w:left w:val="none" w:sz="0" w:space="0" w:color="auto"/>
                        <w:bottom w:val="none" w:sz="0" w:space="0" w:color="auto"/>
                        <w:right w:val="none" w:sz="0" w:space="0" w:color="auto"/>
                      </w:divBdr>
                    </w:div>
                  </w:divsChild>
                </w:div>
                <w:div w:id="780105355">
                  <w:marLeft w:val="0"/>
                  <w:marRight w:val="0"/>
                  <w:marTop w:val="0"/>
                  <w:marBottom w:val="0"/>
                  <w:divBdr>
                    <w:top w:val="single" w:sz="2" w:space="1" w:color="FFFFFF"/>
                    <w:left w:val="single" w:sz="2" w:space="11" w:color="FFFFFF"/>
                    <w:bottom w:val="single" w:sz="2" w:space="1" w:color="FFFFFF"/>
                    <w:right w:val="single" w:sz="2" w:space="4" w:color="FFFFFF"/>
                  </w:divBdr>
                  <w:divsChild>
                    <w:div w:id="1685209307">
                      <w:marLeft w:val="0"/>
                      <w:marRight w:val="0"/>
                      <w:marTop w:val="0"/>
                      <w:marBottom w:val="0"/>
                      <w:divBdr>
                        <w:top w:val="none" w:sz="0" w:space="0" w:color="auto"/>
                        <w:left w:val="none" w:sz="0" w:space="0" w:color="auto"/>
                        <w:bottom w:val="none" w:sz="0" w:space="0" w:color="auto"/>
                        <w:right w:val="none" w:sz="0" w:space="0" w:color="auto"/>
                      </w:divBdr>
                    </w:div>
                  </w:divsChild>
                </w:div>
                <w:div w:id="1991015528">
                  <w:marLeft w:val="0"/>
                  <w:marRight w:val="0"/>
                  <w:marTop w:val="0"/>
                  <w:marBottom w:val="0"/>
                  <w:divBdr>
                    <w:top w:val="single" w:sz="2" w:space="1" w:color="FFFFFF"/>
                    <w:left w:val="single" w:sz="2" w:space="11" w:color="FFFFFF"/>
                    <w:bottom w:val="single" w:sz="2" w:space="1" w:color="FFFFFF"/>
                    <w:right w:val="single" w:sz="2" w:space="4" w:color="FFFFFF"/>
                  </w:divBdr>
                  <w:divsChild>
                    <w:div w:id="1871408352">
                      <w:marLeft w:val="0"/>
                      <w:marRight w:val="0"/>
                      <w:marTop w:val="0"/>
                      <w:marBottom w:val="0"/>
                      <w:divBdr>
                        <w:top w:val="none" w:sz="0" w:space="0" w:color="auto"/>
                        <w:left w:val="none" w:sz="0" w:space="0" w:color="auto"/>
                        <w:bottom w:val="none" w:sz="0" w:space="0" w:color="auto"/>
                        <w:right w:val="none" w:sz="0" w:space="0" w:color="auto"/>
                      </w:divBdr>
                    </w:div>
                  </w:divsChild>
                </w:div>
                <w:div w:id="1884636838">
                  <w:marLeft w:val="0"/>
                  <w:marRight w:val="0"/>
                  <w:marTop w:val="0"/>
                  <w:marBottom w:val="0"/>
                  <w:divBdr>
                    <w:top w:val="single" w:sz="2" w:space="1" w:color="FFFFFF"/>
                    <w:left w:val="single" w:sz="2" w:space="11" w:color="FFFFFF"/>
                    <w:bottom w:val="single" w:sz="2" w:space="1" w:color="FFFFFF"/>
                    <w:right w:val="single" w:sz="2" w:space="4" w:color="FFFFFF"/>
                  </w:divBdr>
                  <w:divsChild>
                    <w:div w:id="1129737643">
                      <w:marLeft w:val="0"/>
                      <w:marRight w:val="0"/>
                      <w:marTop w:val="0"/>
                      <w:marBottom w:val="0"/>
                      <w:divBdr>
                        <w:top w:val="none" w:sz="0" w:space="0" w:color="auto"/>
                        <w:left w:val="none" w:sz="0" w:space="0" w:color="auto"/>
                        <w:bottom w:val="none" w:sz="0" w:space="0" w:color="auto"/>
                        <w:right w:val="none" w:sz="0" w:space="0" w:color="auto"/>
                      </w:divBdr>
                    </w:div>
                  </w:divsChild>
                </w:div>
                <w:div w:id="1025909162">
                  <w:marLeft w:val="0"/>
                  <w:marRight w:val="0"/>
                  <w:marTop w:val="0"/>
                  <w:marBottom w:val="0"/>
                  <w:divBdr>
                    <w:top w:val="single" w:sz="2" w:space="1" w:color="FFFFFF"/>
                    <w:left w:val="single" w:sz="2" w:space="11" w:color="FFFFFF"/>
                    <w:bottom w:val="single" w:sz="2" w:space="1" w:color="FFFFFF"/>
                    <w:right w:val="single" w:sz="2" w:space="4" w:color="FFFFFF"/>
                  </w:divBdr>
                  <w:divsChild>
                    <w:div w:id="1906798171">
                      <w:marLeft w:val="0"/>
                      <w:marRight w:val="0"/>
                      <w:marTop w:val="0"/>
                      <w:marBottom w:val="0"/>
                      <w:divBdr>
                        <w:top w:val="none" w:sz="0" w:space="0" w:color="auto"/>
                        <w:left w:val="none" w:sz="0" w:space="0" w:color="auto"/>
                        <w:bottom w:val="none" w:sz="0" w:space="0" w:color="auto"/>
                        <w:right w:val="none" w:sz="0" w:space="0" w:color="auto"/>
                      </w:divBdr>
                    </w:div>
                  </w:divsChild>
                </w:div>
                <w:div w:id="1546406473">
                  <w:marLeft w:val="0"/>
                  <w:marRight w:val="0"/>
                  <w:marTop w:val="0"/>
                  <w:marBottom w:val="0"/>
                  <w:divBdr>
                    <w:top w:val="single" w:sz="2" w:space="1" w:color="FFFFFF"/>
                    <w:left w:val="single" w:sz="2" w:space="11" w:color="FFFFFF"/>
                    <w:bottom w:val="single" w:sz="2" w:space="1" w:color="FFFFFF"/>
                    <w:right w:val="single" w:sz="2" w:space="4" w:color="FFFFFF"/>
                  </w:divBdr>
                  <w:divsChild>
                    <w:div w:id="98646853">
                      <w:marLeft w:val="0"/>
                      <w:marRight w:val="0"/>
                      <w:marTop w:val="0"/>
                      <w:marBottom w:val="0"/>
                      <w:divBdr>
                        <w:top w:val="none" w:sz="0" w:space="0" w:color="auto"/>
                        <w:left w:val="none" w:sz="0" w:space="0" w:color="auto"/>
                        <w:bottom w:val="none" w:sz="0" w:space="0" w:color="auto"/>
                        <w:right w:val="none" w:sz="0" w:space="0" w:color="auto"/>
                      </w:divBdr>
                    </w:div>
                  </w:divsChild>
                </w:div>
                <w:div w:id="355540823">
                  <w:marLeft w:val="0"/>
                  <w:marRight w:val="0"/>
                  <w:marTop w:val="0"/>
                  <w:marBottom w:val="0"/>
                  <w:divBdr>
                    <w:top w:val="single" w:sz="2" w:space="1" w:color="FFFFFF"/>
                    <w:left w:val="single" w:sz="2" w:space="11" w:color="FFFFFF"/>
                    <w:bottom w:val="single" w:sz="2" w:space="1" w:color="FFFFFF"/>
                    <w:right w:val="single" w:sz="2" w:space="4" w:color="FFFFFF"/>
                  </w:divBdr>
                  <w:divsChild>
                    <w:div w:id="1614359515">
                      <w:marLeft w:val="0"/>
                      <w:marRight w:val="0"/>
                      <w:marTop w:val="0"/>
                      <w:marBottom w:val="0"/>
                      <w:divBdr>
                        <w:top w:val="none" w:sz="0" w:space="0" w:color="auto"/>
                        <w:left w:val="none" w:sz="0" w:space="0" w:color="auto"/>
                        <w:bottom w:val="none" w:sz="0" w:space="0" w:color="auto"/>
                        <w:right w:val="none" w:sz="0" w:space="0" w:color="auto"/>
                      </w:divBdr>
                    </w:div>
                  </w:divsChild>
                </w:div>
                <w:div w:id="1874229532">
                  <w:marLeft w:val="0"/>
                  <w:marRight w:val="0"/>
                  <w:marTop w:val="0"/>
                  <w:marBottom w:val="0"/>
                  <w:divBdr>
                    <w:top w:val="single" w:sz="2" w:space="1" w:color="FFFFFF"/>
                    <w:left w:val="single" w:sz="2" w:space="11" w:color="FFFFFF"/>
                    <w:bottom w:val="single" w:sz="2" w:space="1" w:color="FFFFFF"/>
                    <w:right w:val="single" w:sz="2" w:space="4" w:color="FFFFFF"/>
                  </w:divBdr>
                  <w:divsChild>
                    <w:div w:id="1484472517">
                      <w:marLeft w:val="0"/>
                      <w:marRight w:val="0"/>
                      <w:marTop w:val="0"/>
                      <w:marBottom w:val="0"/>
                      <w:divBdr>
                        <w:top w:val="none" w:sz="0" w:space="0" w:color="auto"/>
                        <w:left w:val="none" w:sz="0" w:space="0" w:color="auto"/>
                        <w:bottom w:val="none" w:sz="0" w:space="0" w:color="auto"/>
                        <w:right w:val="none" w:sz="0" w:space="0" w:color="auto"/>
                      </w:divBdr>
                    </w:div>
                  </w:divsChild>
                </w:div>
                <w:div w:id="309987293">
                  <w:marLeft w:val="0"/>
                  <w:marRight w:val="0"/>
                  <w:marTop w:val="0"/>
                  <w:marBottom w:val="0"/>
                  <w:divBdr>
                    <w:top w:val="single" w:sz="2" w:space="1" w:color="FFFFFF"/>
                    <w:left w:val="single" w:sz="2" w:space="11" w:color="FFFFFF"/>
                    <w:bottom w:val="single" w:sz="2" w:space="1" w:color="FFFFFF"/>
                    <w:right w:val="single" w:sz="2" w:space="4" w:color="FFFFFF"/>
                  </w:divBdr>
                  <w:divsChild>
                    <w:div w:id="1201210555">
                      <w:marLeft w:val="0"/>
                      <w:marRight w:val="0"/>
                      <w:marTop w:val="0"/>
                      <w:marBottom w:val="0"/>
                      <w:divBdr>
                        <w:top w:val="none" w:sz="0" w:space="0" w:color="auto"/>
                        <w:left w:val="none" w:sz="0" w:space="0" w:color="auto"/>
                        <w:bottom w:val="none" w:sz="0" w:space="0" w:color="auto"/>
                        <w:right w:val="none" w:sz="0" w:space="0" w:color="auto"/>
                      </w:divBdr>
                    </w:div>
                  </w:divsChild>
                </w:div>
                <w:div w:id="972559469">
                  <w:marLeft w:val="0"/>
                  <w:marRight w:val="0"/>
                  <w:marTop w:val="0"/>
                  <w:marBottom w:val="0"/>
                  <w:divBdr>
                    <w:top w:val="single" w:sz="2" w:space="1" w:color="FFFFFF"/>
                    <w:left w:val="single" w:sz="2" w:space="11" w:color="FFFFFF"/>
                    <w:bottom w:val="single" w:sz="2" w:space="1" w:color="FFFFFF"/>
                    <w:right w:val="single" w:sz="2" w:space="4" w:color="FFFFFF"/>
                  </w:divBdr>
                  <w:divsChild>
                    <w:div w:id="589780619">
                      <w:marLeft w:val="0"/>
                      <w:marRight w:val="0"/>
                      <w:marTop w:val="0"/>
                      <w:marBottom w:val="0"/>
                      <w:divBdr>
                        <w:top w:val="none" w:sz="0" w:space="0" w:color="auto"/>
                        <w:left w:val="none" w:sz="0" w:space="0" w:color="auto"/>
                        <w:bottom w:val="none" w:sz="0" w:space="0" w:color="auto"/>
                        <w:right w:val="none" w:sz="0" w:space="0" w:color="auto"/>
                      </w:divBdr>
                    </w:div>
                  </w:divsChild>
                </w:div>
                <w:div w:id="15011008">
                  <w:marLeft w:val="0"/>
                  <w:marRight w:val="0"/>
                  <w:marTop w:val="0"/>
                  <w:marBottom w:val="0"/>
                  <w:divBdr>
                    <w:top w:val="single" w:sz="2" w:space="1" w:color="FFFFFF"/>
                    <w:left w:val="single" w:sz="2" w:space="11" w:color="FFFFFF"/>
                    <w:bottom w:val="single" w:sz="2" w:space="1" w:color="FFFFFF"/>
                    <w:right w:val="single" w:sz="2" w:space="4" w:color="FFFFFF"/>
                  </w:divBdr>
                  <w:divsChild>
                    <w:div w:id="812715883">
                      <w:marLeft w:val="0"/>
                      <w:marRight w:val="0"/>
                      <w:marTop w:val="0"/>
                      <w:marBottom w:val="0"/>
                      <w:divBdr>
                        <w:top w:val="none" w:sz="0" w:space="0" w:color="auto"/>
                        <w:left w:val="none" w:sz="0" w:space="0" w:color="auto"/>
                        <w:bottom w:val="none" w:sz="0" w:space="0" w:color="auto"/>
                        <w:right w:val="none" w:sz="0" w:space="0" w:color="auto"/>
                      </w:divBdr>
                    </w:div>
                  </w:divsChild>
                </w:div>
                <w:div w:id="1907836558">
                  <w:marLeft w:val="0"/>
                  <w:marRight w:val="0"/>
                  <w:marTop w:val="0"/>
                  <w:marBottom w:val="0"/>
                  <w:divBdr>
                    <w:top w:val="single" w:sz="2" w:space="1" w:color="FFFFFF"/>
                    <w:left w:val="single" w:sz="2" w:space="11" w:color="FFFFFF"/>
                    <w:bottom w:val="single" w:sz="2" w:space="1" w:color="FFFFFF"/>
                    <w:right w:val="single" w:sz="2" w:space="4" w:color="FFFFFF"/>
                  </w:divBdr>
                  <w:divsChild>
                    <w:div w:id="803086638">
                      <w:marLeft w:val="0"/>
                      <w:marRight w:val="0"/>
                      <w:marTop w:val="0"/>
                      <w:marBottom w:val="0"/>
                      <w:divBdr>
                        <w:top w:val="none" w:sz="0" w:space="0" w:color="auto"/>
                        <w:left w:val="none" w:sz="0" w:space="0" w:color="auto"/>
                        <w:bottom w:val="none" w:sz="0" w:space="0" w:color="auto"/>
                        <w:right w:val="none" w:sz="0" w:space="0" w:color="auto"/>
                      </w:divBdr>
                    </w:div>
                  </w:divsChild>
                </w:div>
                <w:div w:id="290138989">
                  <w:marLeft w:val="0"/>
                  <w:marRight w:val="0"/>
                  <w:marTop w:val="0"/>
                  <w:marBottom w:val="0"/>
                  <w:divBdr>
                    <w:top w:val="single" w:sz="2" w:space="1" w:color="FFFFFF"/>
                    <w:left w:val="single" w:sz="2" w:space="11" w:color="FFFFFF"/>
                    <w:bottom w:val="single" w:sz="2" w:space="1" w:color="FFFFFF"/>
                    <w:right w:val="single" w:sz="2" w:space="4" w:color="FFFFFF"/>
                  </w:divBdr>
                  <w:divsChild>
                    <w:div w:id="1136950708">
                      <w:marLeft w:val="0"/>
                      <w:marRight w:val="0"/>
                      <w:marTop w:val="0"/>
                      <w:marBottom w:val="0"/>
                      <w:divBdr>
                        <w:top w:val="none" w:sz="0" w:space="0" w:color="auto"/>
                        <w:left w:val="none" w:sz="0" w:space="0" w:color="auto"/>
                        <w:bottom w:val="none" w:sz="0" w:space="0" w:color="auto"/>
                        <w:right w:val="none" w:sz="0" w:space="0" w:color="auto"/>
                      </w:divBdr>
                    </w:div>
                  </w:divsChild>
                </w:div>
                <w:div w:id="1831287287">
                  <w:marLeft w:val="0"/>
                  <w:marRight w:val="0"/>
                  <w:marTop w:val="0"/>
                  <w:marBottom w:val="0"/>
                  <w:divBdr>
                    <w:top w:val="single" w:sz="2" w:space="1" w:color="FFFFFF"/>
                    <w:left w:val="single" w:sz="2" w:space="11" w:color="FFFFFF"/>
                    <w:bottom w:val="single" w:sz="2" w:space="1" w:color="FFFFFF"/>
                    <w:right w:val="single" w:sz="2" w:space="4" w:color="FFFFFF"/>
                  </w:divBdr>
                  <w:divsChild>
                    <w:div w:id="191456289">
                      <w:marLeft w:val="0"/>
                      <w:marRight w:val="0"/>
                      <w:marTop w:val="0"/>
                      <w:marBottom w:val="0"/>
                      <w:divBdr>
                        <w:top w:val="none" w:sz="0" w:space="0" w:color="auto"/>
                        <w:left w:val="none" w:sz="0" w:space="0" w:color="auto"/>
                        <w:bottom w:val="none" w:sz="0" w:space="0" w:color="auto"/>
                        <w:right w:val="none" w:sz="0" w:space="0" w:color="auto"/>
                      </w:divBdr>
                    </w:div>
                  </w:divsChild>
                </w:div>
                <w:div w:id="310066621">
                  <w:marLeft w:val="0"/>
                  <w:marRight w:val="0"/>
                  <w:marTop w:val="0"/>
                  <w:marBottom w:val="0"/>
                  <w:divBdr>
                    <w:top w:val="single" w:sz="2" w:space="1" w:color="FFFFFF"/>
                    <w:left w:val="single" w:sz="2" w:space="11" w:color="FFFFFF"/>
                    <w:bottom w:val="single" w:sz="2" w:space="1" w:color="FFFFFF"/>
                    <w:right w:val="single" w:sz="2" w:space="4" w:color="FFFFFF"/>
                  </w:divBdr>
                  <w:divsChild>
                    <w:div w:id="1159922522">
                      <w:marLeft w:val="0"/>
                      <w:marRight w:val="0"/>
                      <w:marTop w:val="0"/>
                      <w:marBottom w:val="0"/>
                      <w:divBdr>
                        <w:top w:val="none" w:sz="0" w:space="0" w:color="auto"/>
                        <w:left w:val="none" w:sz="0" w:space="0" w:color="auto"/>
                        <w:bottom w:val="none" w:sz="0" w:space="0" w:color="auto"/>
                        <w:right w:val="none" w:sz="0" w:space="0" w:color="auto"/>
                      </w:divBdr>
                    </w:div>
                  </w:divsChild>
                </w:div>
                <w:div w:id="1216283211">
                  <w:marLeft w:val="0"/>
                  <w:marRight w:val="0"/>
                  <w:marTop w:val="0"/>
                  <w:marBottom w:val="0"/>
                  <w:divBdr>
                    <w:top w:val="single" w:sz="2" w:space="1" w:color="FFFFFF"/>
                    <w:left w:val="single" w:sz="2" w:space="11" w:color="FFFFFF"/>
                    <w:bottom w:val="single" w:sz="2" w:space="1" w:color="FFFFFF"/>
                    <w:right w:val="single" w:sz="2" w:space="4" w:color="FFFFFF"/>
                  </w:divBdr>
                  <w:divsChild>
                    <w:div w:id="236329407">
                      <w:marLeft w:val="0"/>
                      <w:marRight w:val="0"/>
                      <w:marTop w:val="0"/>
                      <w:marBottom w:val="0"/>
                      <w:divBdr>
                        <w:top w:val="none" w:sz="0" w:space="0" w:color="auto"/>
                        <w:left w:val="none" w:sz="0" w:space="0" w:color="auto"/>
                        <w:bottom w:val="none" w:sz="0" w:space="0" w:color="auto"/>
                        <w:right w:val="none" w:sz="0" w:space="0" w:color="auto"/>
                      </w:divBdr>
                    </w:div>
                  </w:divsChild>
                </w:div>
                <w:div w:id="122309348">
                  <w:marLeft w:val="0"/>
                  <w:marRight w:val="0"/>
                  <w:marTop w:val="0"/>
                  <w:marBottom w:val="0"/>
                  <w:divBdr>
                    <w:top w:val="single" w:sz="2" w:space="1" w:color="FFFFFF"/>
                    <w:left w:val="single" w:sz="2" w:space="11" w:color="FFFFFF"/>
                    <w:bottom w:val="single" w:sz="2" w:space="1" w:color="FFFFFF"/>
                    <w:right w:val="single" w:sz="2" w:space="4" w:color="FFFFFF"/>
                  </w:divBdr>
                  <w:divsChild>
                    <w:div w:id="2118021024">
                      <w:marLeft w:val="0"/>
                      <w:marRight w:val="0"/>
                      <w:marTop w:val="0"/>
                      <w:marBottom w:val="0"/>
                      <w:divBdr>
                        <w:top w:val="none" w:sz="0" w:space="0" w:color="auto"/>
                        <w:left w:val="none" w:sz="0" w:space="0" w:color="auto"/>
                        <w:bottom w:val="none" w:sz="0" w:space="0" w:color="auto"/>
                        <w:right w:val="none" w:sz="0" w:space="0" w:color="auto"/>
                      </w:divBdr>
                    </w:div>
                  </w:divsChild>
                </w:div>
                <w:div w:id="683945701">
                  <w:marLeft w:val="0"/>
                  <w:marRight w:val="0"/>
                  <w:marTop w:val="0"/>
                  <w:marBottom w:val="0"/>
                  <w:divBdr>
                    <w:top w:val="single" w:sz="2" w:space="1" w:color="FFFFFF"/>
                    <w:left w:val="single" w:sz="2" w:space="11" w:color="FFFFFF"/>
                    <w:bottom w:val="single" w:sz="2" w:space="1" w:color="FFFFFF"/>
                    <w:right w:val="single" w:sz="2" w:space="4" w:color="FFFFFF"/>
                  </w:divBdr>
                  <w:divsChild>
                    <w:div w:id="464740540">
                      <w:marLeft w:val="0"/>
                      <w:marRight w:val="0"/>
                      <w:marTop w:val="0"/>
                      <w:marBottom w:val="0"/>
                      <w:divBdr>
                        <w:top w:val="none" w:sz="0" w:space="0" w:color="auto"/>
                        <w:left w:val="none" w:sz="0" w:space="0" w:color="auto"/>
                        <w:bottom w:val="none" w:sz="0" w:space="0" w:color="auto"/>
                        <w:right w:val="none" w:sz="0" w:space="0" w:color="auto"/>
                      </w:divBdr>
                    </w:div>
                  </w:divsChild>
                </w:div>
                <w:div w:id="179856385">
                  <w:marLeft w:val="0"/>
                  <w:marRight w:val="0"/>
                  <w:marTop w:val="0"/>
                  <w:marBottom w:val="0"/>
                  <w:divBdr>
                    <w:top w:val="single" w:sz="2" w:space="1" w:color="FFFFFF"/>
                    <w:left w:val="single" w:sz="2" w:space="11" w:color="FFFFFF"/>
                    <w:bottom w:val="single" w:sz="2" w:space="1" w:color="FFFFFF"/>
                    <w:right w:val="single" w:sz="2" w:space="4" w:color="FFFFFF"/>
                  </w:divBdr>
                  <w:divsChild>
                    <w:div w:id="698745129">
                      <w:marLeft w:val="0"/>
                      <w:marRight w:val="0"/>
                      <w:marTop w:val="0"/>
                      <w:marBottom w:val="0"/>
                      <w:divBdr>
                        <w:top w:val="none" w:sz="0" w:space="0" w:color="auto"/>
                        <w:left w:val="none" w:sz="0" w:space="0" w:color="auto"/>
                        <w:bottom w:val="none" w:sz="0" w:space="0" w:color="auto"/>
                        <w:right w:val="none" w:sz="0" w:space="0" w:color="auto"/>
                      </w:divBdr>
                    </w:div>
                  </w:divsChild>
                </w:div>
                <w:div w:id="322122080">
                  <w:marLeft w:val="0"/>
                  <w:marRight w:val="0"/>
                  <w:marTop w:val="0"/>
                  <w:marBottom w:val="0"/>
                  <w:divBdr>
                    <w:top w:val="single" w:sz="2" w:space="1" w:color="FFFFFF"/>
                    <w:left w:val="single" w:sz="2" w:space="11" w:color="FFFFFF"/>
                    <w:bottom w:val="single" w:sz="2" w:space="1" w:color="FFFFFF"/>
                    <w:right w:val="single" w:sz="2" w:space="4" w:color="FFFFFF"/>
                  </w:divBdr>
                  <w:divsChild>
                    <w:div w:id="248119617">
                      <w:marLeft w:val="0"/>
                      <w:marRight w:val="0"/>
                      <w:marTop w:val="0"/>
                      <w:marBottom w:val="0"/>
                      <w:divBdr>
                        <w:top w:val="none" w:sz="0" w:space="0" w:color="auto"/>
                        <w:left w:val="none" w:sz="0" w:space="0" w:color="auto"/>
                        <w:bottom w:val="none" w:sz="0" w:space="0" w:color="auto"/>
                        <w:right w:val="none" w:sz="0" w:space="0" w:color="auto"/>
                      </w:divBdr>
                    </w:div>
                  </w:divsChild>
                </w:div>
                <w:div w:id="1565483156">
                  <w:marLeft w:val="0"/>
                  <w:marRight w:val="0"/>
                  <w:marTop w:val="0"/>
                  <w:marBottom w:val="0"/>
                  <w:divBdr>
                    <w:top w:val="single" w:sz="2" w:space="1" w:color="FFFFFF"/>
                    <w:left w:val="single" w:sz="2" w:space="11" w:color="FFFFFF"/>
                    <w:bottom w:val="single" w:sz="2" w:space="1" w:color="FFFFFF"/>
                    <w:right w:val="single" w:sz="2" w:space="4" w:color="FFFFFF"/>
                  </w:divBdr>
                  <w:divsChild>
                    <w:div w:id="1150056125">
                      <w:marLeft w:val="0"/>
                      <w:marRight w:val="0"/>
                      <w:marTop w:val="0"/>
                      <w:marBottom w:val="0"/>
                      <w:divBdr>
                        <w:top w:val="none" w:sz="0" w:space="0" w:color="auto"/>
                        <w:left w:val="none" w:sz="0" w:space="0" w:color="auto"/>
                        <w:bottom w:val="none" w:sz="0" w:space="0" w:color="auto"/>
                        <w:right w:val="none" w:sz="0" w:space="0" w:color="auto"/>
                      </w:divBdr>
                    </w:div>
                  </w:divsChild>
                </w:div>
                <w:div w:id="2098598954">
                  <w:marLeft w:val="0"/>
                  <w:marRight w:val="0"/>
                  <w:marTop w:val="0"/>
                  <w:marBottom w:val="0"/>
                  <w:divBdr>
                    <w:top w:val="single" w:sz="2" w:space="1" w:color="FFFFFF"/>
                    <w:left w:val="single" w:sz="2" w:space="11" w:color="FFFFFF"/>
                    <w:bottom w:val="single" w:sz="2" w:space="1" w:color="FFFFFF"/>
                    <w:right w:val="single" w:sz="2" w:space="4" w:color="FFFFFF"/>
                  </w:divBdr>
                  <w:divsChild>
                    <w:div w:id="959922507">
                      <w:marLeft w:val="0"/>
                      <w:marRight w:val="0"/>
                      <w:marTop w:val="0"/>
                      <w:marBottom w:val="0"/>
                      <w:divBdr>
                        <w:top w:val="none" w:sz="0" w:space="0" w:color="auto"/>
                        <w:left w:val="none" w:sz="0" w:space="0" w:color="auto"/>
                        <w:bottom w:val="none" w:sz="0" w:space="0" w:color="auto"/>
                        <w:right w:val="none" w:sz="0" w:space="0" w:color="auto"/>
                      </w:divBdr>
                    </w:div>
                  </w:divsChild>
                </w:div>
                <w:div w:id="480849035">
                  <w:marLeft w:val="0"/>
                  <w:marRight w:val="0"/>
                  <w:marTop w:val="0"/>
                  <w:marBottom w:val="0"/>
                  <w:divBdr>
                    <w:top w:val="single" w:sz="2" w:space="1" w:color="FFFFFF"/>
                    <w:left w:val="single" w:sz="2" w:space="11" w:color="FFFFFF"/>
                    <w:bottom w:val="single" w:sz="2" w:space="1" w:color="FFFFFF"/>
                    <w:right w:val="single" w:sz="2" w:space="4" w:color="FFFFFF"/>
                  </w:divBdr>
                  <w:divsChild>
                    <w:div w:id="251862102">
                      <w:marLeft w:val="0"/>
                      <w:marRight w:val="0"/>
                      <w:marTop w:val="0"/>
                      <w:marBottom w:val="0"/>
                      <w:divBdr>
                        <w:top w:val="none" w:sz="0" w:space="0" w:color="auto"/>
                        <w:left w:val="none" w:sz="0" w:space="0" w:color="auto"/>
                        <w:bottom w:val="none" w:sz="0" w:space="0" w:color="auto"/>
                        <w:right w:val="none" w:sz="0" w:space="0" w:color="auto"/>
                      </w:divBdr>
                    </w:div>
                  </w:divsChild>
                </w:div>
                <w:div w:id="124278504">
                  <w:marLeft w:val="0"/>
                  <w:marRight w:val="0"/>
                  <w:marTop w:val="0"/>
                  <w:marBottom w:val="0"/>
                  <w:divBdr>
                    <w:top w:val="single" w:sz="2" w:space="1" w:color="FFFFFF"/>
                    <w:left w:val="single" w:sz="2" w:space="11" w:color="FFFFFF"/>
                    <w:bottom w:val="single" w:sz="2" w:space="1" w:color="FFFFFF"/>
                    <w:right w:val="single" w:sz="2" w:space="4" w:color="FFFFFF"/>
                  </w:divBdr>
                  <w:divsChild>
                    <w:div w:id="1979526047">
                      <w:marLeft w:val="0"/>
                      <w:marRight w:val="0"/>
                      <w:marTop w:val="0"/>
                      <w:marBottom w:val="0"/>
                      <w:divBdr>
                        <w:top w:val="none" w:sz="0" w:space="0" w:color="auto"/>
                        <w:left w:val="none" w:sz="0" w:space="0" w:color="auto"/>
                        <w:bottom w:val="none" w:sz="0" w:space="0" w:color="auto"/>
                        <w:right w:val="none" w:sz="0" w:space="0" w:color="auto"/>
                      </w:divBdr>
                    </w:div>
                  </w:divsChild>
                </w:div>
                <w:div w:id="871190875">
                  <w:marLeft w:val="0"/>
                  <w:marRight w:val="0"/>
                  <w:marTop w:val="0"/>
                  <w:marBottom w:val="0"/>
                  <w:divBdr>
                    <w:top w:val="single" w:sz="2" w:space="1" w:color="FFFFFF"/>
                    <w:left w:val="single" w:sz="2" w:space="11" w:color="FFFFFF"/>
                    <w:bottom w:val="single" w:sz="2" w:space="1" w:color="FFFFFF"/>
                    <w:right w:val="single" w:sz="2" w:space="4" w:color="FFFFFF"/>
                  </w:divBdr>
                  <w:divsChild>
                    <w:div w:id="509561279">
                      <w:marLeft w:val="0"/>
                      <w:marRight w:val="0"/>
                      <w:marTop w:val="0"/>
                      <w:marBottom w:val="0"/>
                      <w:divBdr>
                        <w:top w:val="none" w:sz="0" w:space="0" w:color="auto"/>
                        <w:left w:val="none" w:sz="0" w:space="0" w:color="auto"/>
                        <w:bottom w:val="none" w:sz="0" w:space="0" w:color="auto"/>
                        <w:right w:val="none" w:sz="0" w:space="0" w:color="auto"/>
                      </w:divBdr>
                    </w:div>
                  </w:divsChild>
                </w:div>
                <w:div w:id="1274166314">
                  <w:marLeft w:val="0"/>
                  <w:marRight w:val="0"/>
                  <w:marTop w:val="0"/>
                  <w:marBottom w:val="0"/>
                  <w:divBdr>
                    <w:top w:val="single" w:sz="2" w:space="1" w:color="FFFFFF"/>
                    <w:left w:val="single" w:sz="2" w:space="11" w:color="FFFFFF"/>
                    <w:bottom w:val="single" w:sz="2" w:space="1" w:color="FFFFFF"/>
                    <w:right w:val="single" w:sz="2" w:space="4" w:color="FFFFFF"/>
                  </w:divBdr>
                  <w:divsChild>
                    <w:div w:id="515465972">
                      <w:marLeft w:val="0"/>
                      <w:marRight w:val="0"/>
                      <w:marTop w:val="0"/>
                      <w:marBottom w:val="0"/>
                      <w:divBdr>
                        <w:top w:val="none" w:sz="0" w:space="0" w:color="auto"/>
                        <w:left w:val="none" w:sz="0" w:space="0" w:color="auto"/>
                        <w:bottom w:val="none" w:sz="0" w:space="0" w:color="auto"/>
                        <w:right w:val="none" w:sz="0" w:space="0" w:color="auto"/>
                      </w:divBdr>
                    </w:div>
                  </w:divsChild>
                </w:div>
                <w:div w:id="219245410">
                  <w:marLeft w:val="0"/>
                  <w:marRight w:val="0"/>
                  <w:marTop w:val="0"/>
                  <w:marBottom w:val="0"/>
                  <w:divBdr>
                    <w:top w:val="single" w:sz="2" w:space="1" w:color="FFFFFF"/>
                    <w:left w:val="single" w:sz="2" w:space="11" w:color="FFFFFF"/>
                    <w:bottom w:val="single" w:sz="2" w:space="4" w:color="FFFFFF"/>
                    <w:right w:val="single" w:sz="2" w:space="4" w:color="FFFFFF"/>
                  </w:divBdr>
                  <w:divsChild>
                    <w:div w:id="80261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7448017">
      <w:bodyDiv w:val="1"/>
      <w:marLeft w:val="0"/>
      <w:marRight w:val="0"/>
      <w:marTop w:val="0"/>
      <w:marBottom w:val="0"/>
      <w:divBdr>
        <w:top w:val="none" w:sz="0" w:space="0" w:color="auto"/>
        <w:left w:val="none" w:sz="0" w:space="0" w:color="auto"/>
        <w:bottom w:val="none" w:sz="0" w:space="0" w:color="auto"/>
        <w:right w:val="none" w:sz="0" w:space="0" w:color="auto"/>
      </w:divBdr>
      <w:divsChild>
        <w:div w:id="303198899">
          <w:marLeft w:val="0"/>
          <w:marRight w:val="0"/>
          <w:marTop w:val="0"/>
          <w:marBottom w:val="0"/>
          <w:divBdr>
            <w:top w:val="none" w:sz="0" w:space="0" w:color="auto"/>
            <w:left w:val="none" w:sz="0" w:space="0" w:color="auto"/>
            <w:bottom w:val="none" w:sz="0" w:space="0" w:color="auto"/>
            <w:right w:val="none" w:sz="0" w:space="0" w:color="auto"/>
          </w:divBdr>
        </w:div>
        <w:div w:id="1879851259">
          <w:marLeft w:val="0"/>
          <w:marRight w:val="0"/>
          <w:marTop w:val="0"/>
          <w:marBottom w:val="300"/>
          <w:divBdr>
            <w:top w:val="none" w:sz="0" w:space="0" w:color="auto"/>
            <w:left w:val="none" w:sz="0" w:space="0" w:color="auto"/>
            <w:bottom w:val="none" w:sz="0" w:space="0" w:color="auto"/>
            <w:right w:val="none" w:sz="0" w:space="0" w:color="auto"/>
          </w:divBdr>
          <w:divsChild>
            <w:div w:id="1030030182">
              <w:marLeft w:val="0"/>
              <w:marRight w:val="0"/>
              <w:marTop w:val="0"/>
              <w:marBottom w:val="0"/>
              <w:divBdr>
                <w:top w:val="none" w:sz="0" w:space="0" w:color="auto"/>
                <w:left w:val="none" w:sz="0" w:space="0" w:color="auto"/>
                <w:bottom w:val="none" w:sz="0" w:space="0" w:color="auto"/>
                <w:right w:val="none" w:sz="0" w:space="0" w:color="auto"/>
              </w:divBdr>
              <w:divsChild>
                <w:div w:id="437454506">
                  <w:marLeft w:val="0"/>
                  <w:marRight w:val="0"/>
                  <w:marTop w:val="0"/>
                  <w:marBottom w:val="0"/>
                  <w:divBdr>
                    <w:top w:val="single" w:sz="2" w:space="4" w:color="FFFFFF"/>
                    <w:left w:val="single" w:sz="2" w:space="11" w:color="FFFFFF"/>
                    <w:bottom w:val="single" w:sz="2" w:space="1" w:color="FFFFFF"/>
                    <w:right w:val="single" w:sz="2" w:space="4" w:color="FFFFFF"/>
                  </w:divBdr>
                  <w:divsChild>
                    <w:div w:id="1672676366">
                      <w:marLeft w:val="0"/>
                      <w:marRight w:val="0"/>
                      <w:marTop w:val="0"/>
                      <w:marBottom w:val="0"/>
                      <w:divBdr>
                        <w:top w:val="none" w:sz="0" w:space="0" w:color="auto"/>
                        <w:left w:val="none" w:sz="0" w:space="0" w:color="auto"/>
                        <w:bottom w:val="none" w:sz="0" w:space="0" w:color="auto"/>
                        <w:right w:val="none" w:sz="0" w:space="0" w:color="auto"/>
                      </w:divBdr>
                    </w:div>
                  </w:divsChild>
                </w:div>
                <w:div w:id="299264177">
                  <w:marLeft w:val="0"/>
                  <w:marRight w:val="0"/>
                  <w:marTop w:val="0"/>
                  <w:marBottom w:val="0"/>
                  <w:divBdr>
                    <w:top w:val="single" w:sz="2" w:space="1" w:color="FFFFFF"/>
                    <w:left w:val="single" w:sz="2" w:space="11" w:color="FFFFFF"/>
                    <w:bottom w:val="single" w:sz="2" w:space="1" w:color="FFFFFF"/>
                    <w:right w:val="single" w:sz="2" w:space="4" w:color="FFFFFF"/>
                  </w:divBdr>
                  <w:divsChild>
                    <w:div w:id="541215843">
                      <w:marLeft w:val="0"/>
                      <w:marRight w:val="0"/>
                      <w:marTop w:val="0"/>
                      <w:marBottom w:val="0"/>
                      <w:divBdr>
                        <w:top w:val="none" w:sz="0" w:space="0" w:color="auto"/>
                        <w:left w:val="none" w:sz="0" w:space="0" w:color="auto"/>
                        <w:bottom w:val="none" w:sz="0" w:space="0" w:color="auto"/>
                        <w:right w:val="none" w:sz="0" w:space="0" w:color="auto"/>
                      </w:divBdr>
                    </w:div>
                  </w:divsChild>
                </w:div>
                <w:div w:id="1868054798">
                  <w:marLeft w:val="0"/>
                  <w:marRight w:val="0"/>
                  <w:marTop w:val="0"/>
                  <w:marBottom w:val="0"/>
                  <w:divBdr>
                    <w:top w:val="single" w:sz="2" w:space="1" w:color="FFFFFF"/>
                    <w:left w:val="single" w:sz="2" w:space="11" w:color="FFFFFF"/>
                    <w:bottom w:val="single" w:sz="2" w:space="1" w:color="FFFFFF"/>
                    <w:right w:val="single" w:sz="2" w:space="4" w:color="FFFFFF"/>
                  </w:divBdr>
                  <w:divsChild>
                    <w:div w:id="1728383443">
                      <w:marLeft w:val="0"/>
                      <w:marRight w:val="0"/>
                      <w:marTop w:val="0"/>
                      <w:marBottom w:val="0"/>
                      <w:divBdr>
                        <w:top w:val="none" w:sz="0" w:space="0" w:color="auto"/>
                        <w:left w:val="none" w:sz="0" w:space="0" w:color="auto"/>
                        <w:bottom w:val="none" w:sz="0" w:space="0" w:color="auto"/>
                        <w:right w:val="none" w:sz="0" w:space="0" w:color="auto"/>
                      </w:divBdr>
                    </w:div>
                  </w:divsChild>
                </w:div>
                <w:div w:id="360982745">
                  <w:marLeft w:val="0"/>
                  <w:marRight w:val="0"/>
                  <w:marTop w:val="0"/>
                  <w:marBottom w:val="0"/>
                  <w:divBdr>
                    <w:top w:val="single" w:sz="2" w:space="1" w:color="FFFFFF"/>
                    <w:left w:val="single" w:sz="2" w:space="11" w:color="FFFFFF"/>
                    <w:bottom w:val="single" w:sz="2" w:space="1" w:color="FFFFFF"/>
                    <w:right w:val="single" w:sz="2" w:space="4" w:color="FFFFFF"/>
                  </w:divBdr>
                  <w:divsChild>
                    <w:div w:id="1377395249">
                      <w:marLeft w:val="0"/>
                      <w:marRight w:val="0"/>
                      <w:marTop w:val="0"/>
                      <w:marBottom w:val="0"/>
                      <w:divBdr>
                        <w:top w:val="none" w:sz="0" w:space="0" w:color="auto"/>
                        <w:left w:val="none" w:sz="0" w:space="0" w:color="auto"/>
                        <w:bottom w:val="none" w:sz="0" w:space="0" w:color="auto"/>
                        <w:right w:val="none" w:sz="0" w:space="0" w:color="auto"/>
                      </w:divBdr>
                    </w:div>
                  </w:divsChild>
                </w:div>
                <w:div w:id="1515487213">
                  <w:marLeft w:val="0"/>
                  <w:marRight w:val="0"/>
                  <w:marTop w:val="0"/>
                  <w:marBottom w:val="0"/>
                  <w:divBdr>
                    <w:top w:val="single" w:sz="2" w:space="1" w:color="FFFFFF"/>
                    <w:left w:val="single" w:sz="2" w:space="11" w:color="FFFFFF"/>
                    <w:bottom w:val="single" w:sz="2" w:space="1" w:color="FFFFFF"/>
                    <w:right w:val="single" w:sz="2" w:space="4" w:color="FFFFFF"/>
                  </w:divBdr>
                  <w:divsChild>
                    <w:div w:id="313679684">
                      <w:marLeft w:val="0"/>
                      <w:marRight w:val="0"/>
                      <w:marTop w:val="0"/>
                      <w:marBottom w:val="0"/>
                      <w:divBdr>
                        <w:top w:val="none" w:sz="0" w:space="0" w:color="auto"/>
                        <w:left w:val="none" w:sz="0" w:space="0" w:color="auto"/>
                        <w:bottom w:val="none" w:sz="0" w:space="0" w:color="auto"/>
                        <w:right w:val="none" w:sz="0" w:space="0" w:color="auto"/>
                      </w:divBdr>
                    </w:div>
                  </w:divsChild>
                </w:div>
                <w:div w:id="162940858">
                  <w:marLeft w:val="0"/>
                  <w:marRight w:val="0"/>
                  <w:marTop w:val="0"/>
                  <w:marBottom w:val="0"/>
                  <w:divBdr>
                    <w:top w:val="single" w:sz="2" w:space="1" w:color="FFFFFF"/>
                    <w:left w:val="single" w:sz="2" w:space="11" w:color="FFFFFF"/>
                    <w:bottom w:val="single" w:sz="2" w:space="1" w:color="FFFFFF"/>
                    <w:right w:val="single" w:sz="2" w:space="4" w:color="FFFFFF"/>
                  </w:divBdr>
                  <w:divsChild>
                    <w:div w:id="1407606414">
                      <w:marLeft w:val="0"/>
                      <w:marRight w:val="0"/>
                      <w:marTop w:val="0"/>
                      <w:marBottom w:val="0"/>
                      <w:divBdr>
                        <w:top w:val="none" w:sz="0" w:space="0" w:color="auto"/>
                        <w:left w:val="none" w:sz="0" w:space="0" w:color="auto"/>
                        <w:bottom w:val="none" w:sz="0" w:space="0" w:color="auto"/>
                        <w:right w:val="none" w:sz="0" w:space="0" w:color="auto"/>
                      </w:divBdr>
                    </w:div>
                  </w:divsChild>
                </w:div>
                <w:div w:id="215358894">
                  <w:marLeft w:val="0"/>
                  <w:marRight w:val="0"/>
                  <w:marTop w:val="0"/>
                  <w:marBottom w:val="0"/>
                  <w:divBdr>
                    <w:top w:val="single" w:sz="2" w:space="1" w:color="FFFFFF"/>
                    <w:left w:val="single" w:sz="2" w:space="11" w:color="FFFFFF"/>
                    <w:bottom w:val="single" w:sz="2" w:space="1" w:color="FFFFFF"/>
                    <w:right w:val="single" w:sz="2" w:space="4" w:color="FFFFFF"/>
                  </w:divBdr>
                  <w:divsChild>
                    <w:div w:id="897320627">
                      <w:marLeft w:val="0"/>
                      <w:marRight w:val="0"/>
                      <w:marTop w:val="0"/>
                      <w:marBottom w:val="0"/>
                      <w:divBdr>
                        <w:top w:val="none" w:sz="0" w:space="0" w:color="auto"/>
                        <w:left w:val="none" w:sz="0" w:space="0" w:color="auto"/>
                        <w:bottom w:val="none" w:sz="0" w:space="0" w:color="auto"/>
                        <w:right w:val="none" w:sz="0" w:space="0" w:color="auto"/>
                      </w:divBdr>
                    </w:div>
                  </w:divsChild>
                </w:div>
                <w:div w:id="2098167755">
                  <w:marLeft w:val="0"/>
                  <w:marRight w:val="0"/>
                  <w:marTop w:val="0"/>
                  <w:marBottom w:val="0"/>
                  <w:divBdr>
                    <w:top w:val="single" w:sz="2" w:space="1" w:color="FFFFFF"/>
                    <w:left w:val="single" w:sz="2" w:space="11" w:color="FFFFFF"/>
                    <w:bottom w:val="single" w:sz="2" w:space="1" w:color="FFFFFF"/>
                    <w:right w:val="single" w:sz="2" w:space="4" w:color="FFFFFF"/>
                  </w:divBdr>
                  <w:divsChild>
                    <w:div w:id="1011956219">
                      <w:marLeft w:val="0"/>
                      <w:marRight w:val="0"/>
                      <w:marTop w:val="0"/>
                      <w:marBottom w:val="0"/>
                      <w:divBdr>
                        <w:top w:val="none" w:sz="0" w:space="0" w:color="auto"/>
                        <w:left w:val="none" w:sz="0" w:space="0" w:color="auto"/>
                        <w:bottom w:val="none" w:sz="0" w:space="0" w:color="auto"/>
                        <w:right w:val="none" w:sz="0" w:space="0" w:color="auto"/>
                      </w:divBdr>
                    </w:div>
                  </w:divsChild>
                </w:div>
                <w:div w:id="1481386529">
                  <w:marLeft w:val="0"/>
                  <w:marRight w:val="0"/>
                  <w:marTop w:val="0"/>
                  <w:marBottom w:val="0"/>
                  <w:divBdr>
                    <w:top w:val="single" w:sz="2" w:space="1" w:color="FFFFFF"/>
                    <w:left w:val="single" w:sz="2" w:space="11" w:color="FFFFFF"/>
                    <w:bottom w:val="single" w:sz="2" w:space="1" w:color="FFFFFF"/>
                    <w:right w:val="single" w:sz="2" w:space="4" w:color="FFFFFF"/>
                  </w:divBdr>
                  <w:divsChild>
                    <w:div w:id="712927435">
                      <w:marLeft w:val="0"/>
                      <w:marRight w:val="0"/>
                      <w:marTop w:val="0"/>
                      <w:marBottom w:val="0"/>
                      <w:divBdr>
                        <w:top w:val="none" w:sz="0" w:space="0" w:color="auto"/>
                        <w:left w:val="none" w:sz="0" w:space="0" w:color="auto"/>
                        <w:bottom w:val="none" w:sz="0" w:space="0" w:color="auto"/>
                        <w:right w:val="none" w:sz="0" w:space="0" w:color="auto"/>
                      </w:divBdr>
                    </w:div>
                  </w:divsChild>
                </w:div>
                <w:div w:id="408036935">
                  <w:marLeft w:val="0"/>
                  <w:marRight w:val="0"/>
                  <w:marTop w:val="0"/>
                  <w:marBottom w:val="0"/>
                  <w:divBdr>
                    <w:top w:val="single" w:sz="2" w:space="1" w:color="FFFFFF"/>
                    <w:left w:val="single" w:sz="2" w:space="11" w:color="FFFFFF"/>
                    <w:bottom w:val="single" w:sz="2" w:space="1" w:color="FFFFFF"/>
                    <w:right w:val="single" w:sz="2" w:space="4" w:color="FFFFFF"/>
                  </w:divBdr>
                  <w:divsChild>
                    <w:div w:id="1037506035">
                      <w:marLeft w:val="0"/>
                      <w:marRight w:val="0"/>
                      <w:marTop w:val="0"/>
                      <w:marBottom w:val="0"/>
                      <w:divBdr>
                        <w:top w:val="none" w:sz="0" w:space="0" w:color="auto"/>
                        <w:left w:val="none" w:sz="0" w:space="0" w:color="auto"/>
                        <w:bottom w:val="none" w:sz="0" w:space="0" w:color="auto"/>
                        <w:right w:val="none" w:sz="0" w:space="0" w:color="auto"/>
                      </w:divBdr>
                    </w:div>
                  </w:divsChild>
                </w:div>
                <w:div w:id="490217286">
                  <w:marLeft w:val="0"/>
                  <w:marRight w:val="0"/>
                  <w:marTop w:val="0"/>
                  <w:marBottom w:val="0"/>
                  <w:divBdr>
                    <w:top w:val="single" w:sz="2" w:space="1" w:color="FFFFFF"/>
                    <w:left w:val="single" w:sz="2" w:space="11" w:color="FFFFFF"/>
                    <w:bottom w:val="single" w:sz="2" w:space="1" w:color="FFFFFF"/>
                    <w:right w:val="single" w:sz="2" w:space="4" w:color="FFFFFF"/>
                  </w:divBdr>
                  <w:divsChild>
                    <w:div w:id="204215385">
                      <w:marLeft w:val="0"/>
                      <w:marRight w:val="0"/>
                      <w:marTop w:val="0"/>
                      <w:marBottom w:val="0"/>
                      <w:divBdr>
                        <w:top w:val="none" w:sz="0" w:space="0" w:color="auto"/>
                        <w:left w:val="none" w:sz="0" w:space="0" w:color="auto"/>
                        <w:bottom w:val="none" w:sz="0" w:space="0" w:color="auto"/>
                        <w:right w:val="none" w:sz="0" w:space="0" w:color="auto"/>
                      </w:divBdr>
                    </w:div>
                  </w:divsChild>
                </w:div>
                <w:div w:id="27144193">
                  <w:marLeft w:val="0"/>
                  <w:marRight w:val="0"/>
                  <w:marTop w:val="0"/>
                  <w:marBottom w:val="0"/>
                  <w:divBdr>
                    <w:top w:val="single" w:sz="2" w:space="1" w:color="FFFFFF"/>
                    <w:left w:val="single" w:sz="2" w:space="11" w:color="FFFFFF"/>
                    <w:bottom w:val="single" w:sz="2" w:space="1" w:color="FFFFFF"/>
                    <w:right w:val="single" w:sz="2" w:space="4" w:color="FFFFFF"/>
                  </w:divBdr>
                  <w:divsChild>
                    <w:div w:id="1190802646">
                      <w:marLeft w:val="0"/>
                      <w:marRight w:val="0"/>
                      <w:marTop w:val="0"/>
                      <w:marBottom w:val="0"/>
                      <w:divBdr>
                        <w:top w:val="none" w:sz="0" w:space="0" w:color="auto"/>
                        <w:left w:val="none" w:sz="0" w:space="0" w:color="auto"/>
                        <w:bottom w:val="none" w:sz="0" w:space="0" w:color="auto"/>
                        <w:right w:val="none" w:sz="0" w:space="0" w:color="auto"/>
                      </w:divBdr>
                    </w:div>
                  </w:divsChild>
                </w:div>
                <w:div w:id="1867059782">
                  <w:marLeft w:val="0"/>
                  <w:marRight w:val="0"/>
                  <w:marTop w:val="0"/>
                  <w:marBottom w:val="0"/>
                  <w:divBdr>
                    <w:top w:val="single" w:sz="2" w:space="1" w:color="FFFFFF"/>
                    <w:left w:val="single" w:sz="2" w:space="11" w:color="FFFFFF"/>
                    <w:bottom w:val="single" w:sz="2" w:space="1" w:color="FFFFFF"/>
                    <w:right w:val="single" w:sz="2" w:space="4" w:color="FFFFFF"/>
                  </w:divBdr>
                  <w:divsChild>
                    <w:div w:id="832137083">
                      <w:marLeft w:val="0"/>
                      <w:marRight w:val="0"/>
                      <w:marTop w:val="0"/>
                      <w:marBottom w:val="0"/>
                      <w:divBdr>
                        <w:top w:val="none" w:sz="0" w:space="0" w:color="auto"/>
                        <w:left w:val="none" w:sz="0" w:space="0" w:color="auto"/>
                        <w:bottom w:val="none" w:sz="0" w:space="0" w:color="auto"/>
                        <w:right w:val="none" w:sz="0" w:space="0" w:color="auto"/>
                      </w:divBdr>
                    </w:div>
                  </w:divsChild>
                </w:div>
                <w:div w:id="1473018928">
                  <w:marLeft w:val="0"/>
                  <w:marRight w:val="0"/>
                  <w:marTop w:val="0"/>
                  <w:marBottom w:val="0"/>
                  <w:divBdr>
                    <w:top w:val="single" w:sz="2" w:space="1" w:color="FFFFFF"/>
                    <w:left w:val="single" w:sz="2" w:space="11" w:color="FFFFFF"/>
                    <w:bottom w:val="single" w:sz="2" w:space="1" w:color="FFFFFF"/>
                    <w:right w:val="single" w:sz="2" w:space="4" w:color="FFFFFF"/>
                  </w:divBdr>
                  <w:divsChild>
                    <w:div w:id="570429764">
                      <w:marLeft w:val="0"/>
                      <w:marRight w:val="0"/>
                      <w:marTop w:val="0"/>
                      <w:marBottom w:val="0"/>
                      <w:divBdr>
                        <w:top w:val="none" w:sz="0" w:space="0" w:color="auto"/>
                        <w:left w:val="none" w:sz="0" w:space="0" w:color="auto"/>
                        <w:bottom w:val="none" w:sz="0" w:space="0" w:color="auto"/>
                        <w:right w:val="none" w:sz="0" w:space="0" w:color="auto"/>
                      </w:divBdr>
                    </w:div>
                  </w:divsChild>
                </w:div>
                <w:div w:id="350693547">
                  <w:marLeft w:val="0"/>
                  <w:marRight w:val="0"/>
                  <w:marTop w:val="0"/>
                  <w:marBottom w:val="0"/>
                  <w:divBdr>
                    <w:top w:val="single" w:sz="2" w:space="1" w:color="FFFFFF"/>
                    <w:left w:val="single" w:sz="2" w:space="11" w:color="FFFFFF"/>
                    <w:bottom w:val="single" w:sz="2" w:space="1" w:color="FFFFFF"/>
                    <w:right w:val="single" w:sz="2" w:space="4" w:color="FFFFFF"/>
                  </w:divBdr>
                  <w:divsChild>
                    <w:div w:id="1963655722">
                      <w:marLeft w:val="0"/>
                      <w:marRight w:val="0"/>
                      <w:marTop w:val="0"/>
                      <w:marBottom w:val="0"/>
                      <w:divBdr>
                        <w:top w:val="none" w:sz="0" w:space="0" w:color="auto"/>
                        <w:left w:val="none" w:sz="0" w:space="0" w:color="auto"/>
                        <w:bottom w:val="none" w:sz="0" w:space="0" w:color="auto"/>
                        <w:right w:val="none" w:sz="0" w:space="0" w:color="auto"/>
                      </w:divBdr>
                    </w:div>
                  </w:divsChild>
                </w:div>
                <w:div w:id="1933395442">
                  <w:marLeft w:val="0"/>
                  <w:marRight w:val="0"/>
                  <w:marTop w:val="0"/>
                  <w:marBottom w:val="0"/>
                  <w:divBdr>
                    <w:top w:val="single" w:sz="2" w:space="1" w:color="FFFFFF"/>
                    <w:left w:val="single" w:sz="2" w:space="11" w:color="FFFFFF"/>
                    <w:bottom w:val="single" w:sz="2" w:space="1" w:color="FFFFFF"/>
                    <w:right w:val="single" w:sz="2" w:space="4" w:color="FFFFFF"/>
                  </w:divBdr>
                  <w:divsChild>
                    <w:div w:id="839321316">
                      <w:marLeft w:val="0"/>
                      <w:marRight w:val="0"/>
                      <w:marTop w:val="0"/>
                      <w:marBottom w:val="0"/>
                      <w:divBdr>
                        <w:top w:val="none" w:sz="0" w:space="0" w:color="auto"/>
                        <w:left w:val="none" w:sz="0" w:space="0" w:color="auto"/>
                        <w:bottom w:val="none" w:sz="0" w:space="0" w:color="auto"/>
                        <w:right w:val="none" w:sz="0" w:space="0" w:color="auto"/>
                      </w:divBdr>
                    </w:div>
                  </w:divsChild>
                </w:div>
                <w:div w:id="1552301118">
                  <w:marLeft w:val="0"/>
                  <w:marRight w:val="0"/>
                  <w:marTop w:val="0"/>
                  <w:marBottom w:val="0"/>
                  <w:divBdr>
                    <w:top w:val="single" w:sz="2" w:space="1" w:color="FFFFFF"/>
                    <w:left w:val="single" w:sz="2" w:space="11" w:color="FFFFFF"/>
                    <w:bottom w:val="single" w:sz="2" w:space="4" w:color="FFFFFF"/>
                    <w:right w:val="single" w:sz="2" w:space="4" w:color="FFFFFF"/>
                  </w:divBdr>
                  <w:divsChild>
                    <w:div w:id="183568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907579">
          <w:marLeft w:val="0"/>
          <w:marRight w:val="0"/>
          <w:marTop w:val="0"/>
          <w:marBottom w:val="300"/>
          <w:divBdr>
            <w:top w:val="none" w:sz="0" w:space="0" w:color="auto"/>
            <w:left w:val="none" w:sz="0" w:space="0" w:color="auto"/>
            <w:bottom w:val="none" w:sz="0" w:space="0" w:color="auto"/>
            <w:right w:val="none" w:sz="0" w:space="0" w:color="auto"/>
          </w:divBdr>
          <w:divsChild>
            <w:div w:id="691997524">
              <w:marLeft w:val="0"/>
              <w:marRight w:val="0"/>
              <w:marTop w:val="0"/>
              <w:marBottom w:val="0"/>
              <w:divBdr>
                <w:top w:val="none" w:sz="0" w:space="0" w:color="auto"/>
                <w:left w:val="none" w:sz="0" w:space="0" w:color="auto"/>
                <w:bottom w:val="none" w:sz="0" w:space="0" w:color="auto"/>
                <w:right w:val="none" w:sz="0" w:space="0" w:color="auto"/>
              </w:divBdr>
              <w:divsChild>
                <w:div w:id="1989043590">
                  <w:marLeft w:val="0"/>
                  <w:marRight w:val="0"/>
                  <w:marTop w:val="0"/>
                  <w:marBottom w:val="0"/>
                  <w:divBdr>
                    <w:top w:val="single" w:sz="2" w:space="4" w:color="FFFFFF"/>
                    <w:left w:val="single" w:sz="2" w:space="11" w:color="FFFFFF"/>
                    <w:bottom w:val="single" w:sz="2" w:space="1" w:color="FFFFFF"/>
                    <w:right w:val="single" w:sz="2" w:space="4" w:color="FFFFFF"/>
                  </w:divBdr>
                  <w:divsChild>
                    <w:div w:id="2039887385">
                      <w:marLeft w:val="0"/>
                      <w:marRight w:val="0"/>
                      <w:marTop w:val="0"/>
                      <w:marBottom w:val="0"/>
                      <w:divBdr>
                        <w:top w:val="none" w:sz="0" w:space="0" w:color="auto"/>
                        <w:left w:val="none" w:sz="0" w:space="0" w:color="auto"/>
                        <w:bottom w:val="none" w:sz="0" w:space="0" w:color="auto"/>
                        <w:right w:val="none" w:sz="0" w:space="0" w:color="auto"/>
                      </w:divBdr>
                    </w:div>
                  </w:divsChild>
                </w:div>
                <w:div w:id="837958427">
                  <w:marLeft w:val="0"/>
                  <w:marRight w:val="0"/>
                  <w:marTop w:val="0"/>
                  <w:marBottom w:val="0"/>
                  <w:divBdr>
                    <w:top w:val="single" w:sz="2" w:space="1" w:color="FFFFFF"/>
                    <w:left w:val="single" w:sz="2" w:space="11" w:color="FFFFFF"/>
                    <w:bottom w:val="single" w:sz="2" w:space="1" w:color="FFFFFF"/>
                    <w:right w:val="single" w:sz="2" w:space="4" w:color="FFFFFF"/>
                  </w:divBdr>
                  <w:divsChild>
                    <w:div w:id="1787191471">
                      <w:marLeft w:val="0"/>
                      <w:marRight w:val="0"/>
                      <w:marTop w:val="0"/>
                      <w:marBottom w:val="0"/>
                      <w:divBdr>
                        <w:top w:val="none" w:sz="0" w:space="0" w:color="auto"/>
                        <w:left w:val="none" w:sz="0" w:space="0" w:color="auto"/>
                        <w:bottom w:val="none" w:sz="0" w:space="0" w:color="auto"/>
                        <w:right w:val="none" w:sz="0" w:space="0" w:color="auto"/>
                      </w:divBdr>
                    </w:div>
                  </w:divsChild>
                </w:div>
                <w:div w:id="258146514">
                  <w:marLeft w:val="0"/>
                  <w:marRight w:val="0"/>
                  <w:marTop w:val="0"/>
                  <w:marBottom w:val="0"/>
                  <w:divBdr>
                    <w:top w:val="single" w:sz="2" w:space="1" w:color="FFFFFF"/>
                    <w:left w:val="single" w:sz="2" w:space="11" w:color="FFFFFF"/>
                    <w:bottom w:val="single" w:sz="2" w:space="1" w:color="FFFFFF"/>
                    <w:right w:val="single" w:sz="2" w:space="4" w:color="FFFFFF"/>
                  </w:divBdr>
                  <w:divsChild>
                    <w:div w:id="504714029">
                      <w:marLeft w:val="0"/>
                      <w:marRight w:val="0"/>
                      <w:marTop w:val="0"/>
                      <w:marBottom w:val="0"/>
                      <w:divBdr>
                        <w:top w:val="none" w:sz="0" w:space="0" w:color="auto"/>
                        <w:left w:val="none" w:sz="0" w:space="0" w:color="auto"/>
                        <w:bottom w:val="none" w:sz="0" w:space="0" w:color="auto"/>
                        <w:right w:val="none" w:sz="0" w:space="0" w:color="auto"/>
                      </w:divBdr>
                    </w:div>
                  </w:divsChild>
                </w:div>
                <w:div w:id="137504479">
                  <w:marLeft w:val="0"/>
                  <w:marRight w:val="0"/>
                  <w:marTop w:val="0"/>
                  <w:marBottom w:val="0"/>
                  <w:divBdr>
                    <w:top w:val="single" w:sz="2" w:space="1" w:color="FFFFFF"/>
                    <w:left w:val="single" w:sz="2" w:space="11" w:color="FFFFFF"/>
                    <w:bottom w:val="single" w:sz="2" w:space="1" w:color="FFFFFF"/>
                    <w:right w:val="single" w:sz="2" w:space="4" w:color="FFFFFF"/>
                  </w:divBdr>
                  <w:divsChild>
                    <w:div w:id="2100519399">
                      <w:marLeft w:val="0"/>
                      <w:marRight w:val="0"/>
                      <w:marTop w:val="0"/>
                      <w:marBottom w:val="0"/>
                      <w:divBdr>
                        <w:top w:val="none" w:sz="0" w:space="0" w:color="auto"/>
                        <w:left w:val="none" w:sz="0" w:space="0" w:color="auto"/>
                        <w:bottom w:val="none" w:sz="0" w:space="0" w:color="auto"/>
                        <w:right w:val="none" w:sz="0" w:space="0" w:color="auto"/>
                      </w:divBdr>
                    </w:div>
                  </w:divsChild>
                </w:div>
                <w:div w:id="1940091622">
                  <w:marLeft w:val="0"/>
                  <w:marRight w:val="0"/>
                  <w:marTop w:val="0"/>
                  <w:marBottom w:val="0"/>
                  <w:divBdr>
                    <w:top w:val="single" w:sz="2" w:space="1" w:color="FFFFFF"/>
                    <w:left w:val="single" w:sz="2" w:space="11" w:color="FFFFFF"/>
                    <w:bottom w:val="single" w:sz="2" w:space="1" w:color="FFFFFF"/>
                    <w:right w:val="single" w:sz="2" w:space="4" w:color="FFFFFF"/>
                  </w:divBdr>
                  <w:divsChild>
                    <w:div w:id="1040008797">
                      <w:marLeft w:val="0"/>
                      <w:marRight w:val="0"/>
                      <w:marTop w:val="0"/>
                      <w:marBottom w:val="0"/>
                      <w:divBdr>
                        <w:top w:val="none" w:sz="0" w:space="0" w:color="auto"/>
                        <w:left w:val="none" w:sz="0" w:space="0" w:color="auto"/>
                        <w:bottom w:val="none" w:sz="0" w:space="0" w:color="auto"/>
                        <w:right w:val="none" w:sz="0" w:space="0" w:color="auto"/>
                      </w:divBdr>
                    </w:div>
                  </w:divsChild>
                </w:div>
                <w:div w:id="1171139430">
                  <w:marLeft w:val="0"/>
                  <w:marRight w:val="0"/>
                  <w:marTop w:val="0"/>
                  <w:marBottom w:val="0"/>
                  <w:divBdr>
                    <w:top w:val="single" w:sz="2" w:space="1" w:color="FFFFFF"/>
                    <w:left w:val="single" w:sz="2" w:space="11" w:color="FFFFFF"/>
                    <w:bottom w:val="single" w:sz="2" w:space="1" w:color="FFFFFF"/>
                    <w:right w:val="single" w:sz="2" w:space="4" w:color="FFFFFF"/>
                  </w:divBdr>
                  <w:divsChild>
                    <w:div w:id="463933409">
                      <w:marLeft w:val="0"/>
                      <w:marRight w:val="0"/>
                      <w:marTop w:val="0"/>
                      <w:marBottom w:val="0"/>
                      <w:divBdr>
                        <w:top w:val="none" w:sz="0" w:space="0" w:color="auto"/>
                        <w:left w:val="none" w:sz="0" w:space="0" w:color="auto"/>
                        <w:bottom w:val="none" w:sz="0" w:space="0" w:color="auto"/>
                        <w:right w:val="none" w:sz="0" w:space="0" w:color="auto"/>
                      </w:divBdr>
                    </w:div>
                  </w:divsChild>
                </w:div>
                <w:div w:id="513619841">
                  <w:marLeft w:val="0"/>
                  <w:marRight w:val="0"/>
                  <w:marTop w:val="0"/>
                  <w:marBottom w:val="0"/>
                  <w:divBdr>
                    <w:top w:val="single" w:sz="2" w:space="1" w:color="FFFFFF"/>
                    <w:left w:val="single" w:sz="2" w:space="11" w:color="FFFFFF"/>
                    <w:bottom w:val="single" w:sz="2" w:space="1" w:color="FFFFFF"/>
                    <w:right w:val="single" w:sz="2" w:space="4" w:color="FFFFFF"/>
                  </w:divBdr>
                  <w:divsChild>
                    <w:div w:id="1794863963">
                      <w:marLeft w:val="0"/>
                      <w:marRight w:val="0"/>
                      <w:marTop w:val="0"/>
                      <w:marBottom w:val="0"/>
                      <w:divBdr>
                        <w:top w:val="none" w:sz="0" w:space="0" w:color="auto"/>
                        <w:left w:val="none" w:sz="0" w:space="0" w:color="auto"/>
                        <w:bottom w:val="none" w:sz="0" w:space="0" w:color="auto"/>
                        <w:right w:val="none" w:sz="0" w:space="0" w:color="auto"/>
                      </w:divBdr>
                    </w:div>
                  </w:divsChild>
                </w:div>
                <w:div w:id="188036226">
                  <w:marLeft w:val="0"/>
                  <w:marRight w:val="0"/>
                  <w:marTop w:val="0"/>
                  <w:marBottom w:val="0"/>
                  <w:divBdr>
                    <w:top w:val="single" w:sz="2" w:space="1" w:color="FFFFFF"/>
                    <w:left w:val="single" w:sz="2" w:space="11" w:color="FFFFFF"/>
                    <w:bottom w:val="single" w:sz="2" w:space="1" w:color="FFFFFF"/>
                    <w:right w:val="single" w:sz="2" w:space="4" w:color="FFFFFF"/>
                  </w:divBdr>
                  <w:divsChild>
                    <w:div w:id="1765606424">
                      <w:marLeft w:val="0"/>
                      <w:marRight w:val="0"/>
                      <w:marTop w:val="0"/>
                      <w:marBottom w:val="0"/>
                      <w:divBdr>
                        <w:top w:val="none" w:sz="0" w:space="0" w:color="auto"/>
                        <w:left w:val="none" w:sz="0" w:space="0" w:color="auto"/>
                        <w:bottom w:val="none" w:sz="0" w:space="0" w:color="auto"/>
                        <w:right w:val="none" w:sz="0" w:space="0" w:color="auto"/>
                      </w:divBdr>
                    </w:div>
                  </w:divsChild>
                </w:div>
                <w:div w:id="263734355">
                  <w:marLeft w:val="0"/>
                  <w:marRight w:val="0"/>
                  <w:marTop w:val="0"/>
                  <w:marBottom w:val="0"/>
                  <w:divBdr>
                    <w:top w:val="single" w:sz="2" w:space="1" w:color="FFFFFF"/>
                    <w:left w:val="single" w:sz="2" w:space="11" w:color="FFFFFF"/>
                    <w:bottom w:val="single" w:sz="2" w:space="1" w:color="FFFFFF"/>
                    <w:right w:val="single" w:sz="2" w:space="4" w:color="FFFFFF"/>
                  </w:divBdr>
                  <w:divsChild>
                    <w:div w:id="1801680324">
                      <w:marLeft w:val="0"/>
                      <w:marRight w:val="0"/>
                      <w:marTop w:val="0"/>
                      <w:marBottom w:val="0"/>
                      <w:divBdr>
                        <w:top w:val="none" w:sz="0" w:space="0" w:color="auto"/>
                        <w:left w:val="none" w:sz="0" w:space="0" w:color="auto"/>
                        <w:bottom w:val="none" w:sz="0" w:space="0" w:color="auto"/>
                        <w:right w:val="none" w:sz="0" w:space="0" w:color="auto"/>
                      </w:divBdr>
                    </w:div>
                  </w:divsChild>
                </w:div>
                <w:div w:id="431244171">
                  <w:marLeft w:val="0"/>
                  <w:marRight w:val="0"/>
                  <w:marTop w:val="0"/>
                  <w:marBottom w:val="0"/>
                  <w:divBdr>
                    <w:top w:val="single" w:sz="2" w:space="1" w:color="FFFFFF"/>
                    <w:left w:val="single" w:sz="2" w:space="11" w:color="FFFFFF"/>
                    <w:bottom w:val="single" w:sz="2" w:space="1" w:color="FFFFFF"/>
                    <w:right w:val="single" w:sz="2" w:space="4" w:color="FFFFFF"/>
                  </w:divBdr>
                  <w:divsChild>
                    <w:div w:id="1240359330">
                      <w:marLeft w:val="0"/>
                      <w:marRight w:val="0"/>
                      <w:marTop w:val="0"/>
                      <w:marBottom w:val="0"/>
                      <w:divBdr>
                        <w:top w:val="none" w:sz="0" w:space="0" w:color="auto"/>
                        <w:left w:val="none" w:sz="0" w:space="0" w:color="auto"/>
                        <w:bottom w:val="none" w:sz="0" w:space="0" w:color="auto"/>
                        <w:right w:val="none" w:sz="0" w:space="0" w:color="auto"/>
                      </w:divBdr>
                    </w:div>
                  </w:divsChild>
                </w:div>
                <w:div w:id="1488278815">
                  <w:marLeft w:val="0"/>
                  <w:marRight w:val="0"/>
                  <w:marTop w:val="0"/>
                  <w:marBottom w:val="0"/>
                  <w:divBdr>
                    <w:top w:val="single" w:sz="2" w:space="1" w:color="FFFFFF"/>
                    <w:left w:val="single" w:sz="2" w:space="11" w:color="FFFFFF"/>
                    <w:bottom w:val="single" w:sz="2" w:space="1" w:color="FFFFFF"/>
                    <w:right w:val="single" w:sz="2" w:space="4" w:color="FFFFFF"/>
                  </w:divBdr>
                  <w:divsChild>
                    <w:div w:id="1417291290">
                      <w:marLeft w:val="0"/>
                      <w:marRight w:val="0"/>
                      <w:marTop w:val="0"/>
                      <w:marBottom w:val="0"/>
                      <w:divBdr>
                        <w:top w:val="none" w:sz="0" w:space="0" w:color="auto"/>
                        <w:left w:val="none" w:sz="0" w:space="0" w:color="auto"/>
                        <w:bottom w:val="none" w:sz="0" w:space="0" w:color="auto"/>
                        <w:right w:val="none" w:sz="0" w:space="0" w:color="auto"/>
                      </w:divBdr>
                    </w:div>
                  </w:divsChild>
                </w:div>
                <w:div w:id="1554540710">
                  <w:marLeft w:val="0"/>
                  <w:marRight w:val="0"/>
                  <w:marTop w:val="0"/>
                  <w:marBottom w:val="0"/>
                  <w:divBdr>
                    <w:top w:val="single" w:sz="2" w:space="1" w:color="FFFFFF"/>
                    <w:left w:val="single" w:sz="2" w:space="11" w:color="FFFFFF"/>
                    <w:bottom w:val="single" w:sz="2" w:space="1" w:color="FFFFFF"/>
                    <w:right w:val="single" w:sz="2" w:space="4" w:color="FFFFFF"/>
                  </w:divBdr>
                  <w:divsChild>
                    <w:div w:id="843402071">
                      <w:marLeft w:val="0"/>
                      <w:marRight w:val="0"/>
                      <w:marTop w:val="0"/>
                      <w:marBottom w:val="0"/>
                      <w:divBdr>
                        <w:top w:val="none" w:sz="0" w:space="0" w:color="auto"/>
                        <w:left w:val="none" w:sz="0" w:space="0" w:color="auto"/>
                        <w:bottom w:val="none" w:sz="0" w:space="0" w:color="auto"/>
                        <w:right w:val="none" w:sz="0" w:space="0" w:color="auto"/>
                      </w:divBdr>
                    </w:div>
                  </w:divsChild>
                </w:div>
                <w:div w:id="1241019687">
                  <w:marLeft w:val="0"/>
                  <w:marRight w:val="0"/>
                  <w:marTop w:val="0"/>
                  <w:marBottom w:val="0"/>
                  <w:divBdr>
                    <w:top w:val="single" w:sz="2" w:space="1" w:color="FFFFFF"/>
                    <w:left w:val="single" w:sz="2" w:space="11" w:color="FFFFFF"/>
                    <w:bottom w:val="single" w:sz="2" w:space="1" w:color="FFFFFF"/>
                    <w:right w:val="single" w:sz="2" w:space="4" w:color="FFFFFF"/>
                  </w:divBdr>
                  <w:divsChild>
                    <w:div w:id="1037658902">
                      <w:marLeft w:val="0"/>
                      <w:marRight w:val="0"/>
                      <w:marTop w:val="0"/>
                      <w:marBottom w:val="0"/>
                      <w:divBdr>
                        <w:top w:val="none" w:sz="0" w:space="0" w:color="auto"/>
                        <w:left w:val="none" w:sz="0" w:space="0" w:color="auto"/>
                        <w:bottom w:val="none" w:sz="0" w:space="0" w:color="auto"/>
                        <w:right w:val="none" w:sz="0" w:space="0" w:color="auto"/>
                      </w:divBdr>
                    </w:div>
                  </w:divsChild>
                </w:div>
                <w:div w:id="1786272137">
                  <w:marLeft w:val="0"/>
                  <w:marRight w:val="0"/>
                  <w:marTop w:val="0"/>
                  <w:marBottom w:val="0"/>
                  <w:divBdr>
                    <w:top w:val="single" w:sz="2" w:space="1" w:color="FFFFFF"/>
                    <w:left w:val="single" w:sz="2" w:space="11" w:color="FFFFFF"/>
                    <w:bottom w:val="single" w:sz="2" w:space="1" w:color="FFFFFF"/>
                    <w:right w:val="single" w:sz="2" w:space="4" w:color="FFFFFF"/>
                  </w:divBdr>
                  <w:divsChild>
                    <w:div w:id="2064475866">
                      <w:marLeft w:val="0"/>
                      <w:marRight w:val="0"/>
                      <w:marTop w:val="0"/>
                      <w:marBottom w:val="0"/>
                      <w:divBdr>
                        <w:top w:val="none" w:sz="0" w:space="0" w:color="auto"/>
                        <w:left w:val="none" w:sz="0" w:space="0" w:color="auto"/>
                        <w:bottom w:val="none" w:sz="0" w:space="0" w:color="auto"/>
                        <w:right w:val="none" w:sz="0" w:space="0" w:color="auto"/>
                      </w:divBdr>
                    </w:div>
                  </w:divsChild>
                </w:div>
                <w:div w:id="665861009">
                  <w:marLeft w:val="0"/>
                  <w:marRight w:val="0"/>
                  <w:marTop w:val="0"/>
                  <w:marBottom w:val="0"/>
                  <w:divBdr>
                    <w:top w:val="single" w:sz="2" w:space="1" w:color="FFFFFF"/>
                    <w:left w:val="single" w:sz="2" w:space="11" w:color="FFFFFF"/>
                    <w:bottom w:val="single" w:sz="2" w:space="1" w:color="FFFFFF"/>
                    <w:right w:val="single" w:sz="2" w:space="4" w:color="FFFFFF"/>
                  </w:divBdr>
                  <w:divsChild>
                    <w:div w:id="188446332">
                      <w:marLeft w:val="0"/>
                      <w:marRight w:val="0"/>
                      <w:marTop w:val="0"/>
                      <w:marBottom w:val="0"/>
                      <w:divBdr>
                        <w:top w:val="none" w:sz="0" w:space="0" w:color="auto"/>
                        <w:left w:val="none" w:sz="0" w:space="0" w:color="auto"/>
                        <w:bottom w:val="none" w:sz="0" w:space="0" w:color="auto"/>
                        <w:right w:val="none" w:sz="0" w:space="0" w:color="auto"/>
                      </w:divBdr>
                    </w:div>
                  </w:divsChild>
                </w:div>
                <w:div w:id="1077216478">
                  <w:marLeft w:val="0"/>
                  <w:marRight w:val="0"/>
                  <w:marTop w:val="0"/>
                  <w:marBottom w:val="0"/>
                  <w:divBdr>
                    <w:top w:val="single" w:sz="2" w:space="1" w:color="FFFFFF"/>
                    <w:left w:val="single" w:sz="2" w:space="11" w:color="FFFFFF"/>
                    <w:bottom w:val="single" w:sz="2" w:space="1" w:color="FFFFFF"/>
                    <w:right w:val="single" w:sz="2" w:space="4" w:color="FFFFFF"/>
                  </w:divBdr>
                  <w:divsChild>
                    <w:div w:id="1247613364">
                      <w:marLeft w:val="0"/>
                      <w:marRight w:val="0"/>
                      <w:marTop w:val="0"/>
                      <w:marBottom w:val="0"/>
                      <w:divBdr>
                        <w:top w:val="none" w:sz="0" w:space="0" w:color="auto"/>
                        <w:left w:val="none" w:sz="0" w:space="0" w:color="auto"/>
                        <w:bottom w:val="none" w:sz="0" w:space="0" w:color="auto"/>
                        <w:right w:val="none" w:sz="0" w:space="0" w:color="auto"/>
                      </w:divBdr>
                    </w:div>
                  </w:divsChild>
                </w:div>
                <w:div w:id="2010325008">
                  <w:marLeft w:val="0"/>
                  <w:marRight w:val="0"/>
                  <w:marTop w:val="0"/>
                  <w:marBottom w:val="0"/>
                  <w:divBdr>
                    <w:top w:val="single" w:sz="2" w:space="1" w:color="FFFFFF"/>
                    <w:left w:val="single" w:sz="2" w:space="11" w:color="FFFFFF"/>
                    <w:bottom w:val="single" w:sz="2" w:space="4" w:color="FFFFFF"/>
                    <w:right w:val="single" w:sz="2" w:space="4" w:color="FFFFFF"/>
                  </w:divBdr>
                  <w:divsChild>
                    <w:div w:id="131255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3287401">
          <w:marLeft w:val="0"/>
          <w:marRight w:val="0"/>
          <w:marTop w:val="0"/>
          <w:marBottom w:val="300"/>
          <w:divBdr>
            <w:top w:val="none" w:sz="0" w:space="0" w:color="auto"/>
            <w:left w:val="none" w:sz="0" w:space="0" w:color="auto"/>
            <w:bottom w:val="none" w:sz="0" w:space="0" w:color="auto"/>
            <w:right w:val="none" w:sz="0" w:space="0" w:color="auto"/>
          </w:divBdr>
          <w:divsChild>
            <w:div w:id="835724104">
              <w:marLeft w:val="0"/>
              <w:marRight w:val="0"/>
              <w:marTop w:val="0"/>
              <w:marBottom w:val="0"/>
              <w:divBdr>
                <w:top w:val="none" w:sz="0" w:space="0" w:color="auto"/>
                <w:left w:val="none" w:sz="0" w:space="0" w:color="auto"/>
                <w:bottom w:val="none" w:sz="0" w:space="0" w:color="auto"/>
                <w:right w:val="none" w:sz="0" w:space="0" w:color="auto"/>
              </w:divBdr>
              <w:divsChild>
                <w:div w:id="1327056369">
                  <w:marLeft w:val="0"/>
                  <w:marRight w:val="0"/>
                  <w:marTop w:val="0"/>
                  <w:marBottom w:val="0"/>
                  <w:divBdr>
                    <w:top w:val="single" w:sz="2" w:space="4" w:color="FFFFFF"/>
                    <w:left w:val="single" w:sz="2" w:space="11" w:color="FFFFFF"/>
                    <w:bottom w:val="single" w:sz="2" w:space="1" w:color="FFFFFF"/>
                    <w:right w:val="single" w:sz="2" w:space="4" w:color="FFFFFF"/>
                  </w:divBdr>
                  <w:divsChild>
                    <w:div w:id="227573257">
                      <w:marLeft w:val="0"/>
                      <w:marRight w:val="0"/>
                      <w:marTop w:val="0"/>
                      <w:marBottom w:val="0"/>
                      <w:divBdr>
                        <w:top w:val="none" w:sz="0" w:space="0" w:color="auto"/>
                        <w:left w:val="none" w:sz="0" w:space="0" w:color="auto"/>
                        <w:bottom w:val="none" w:sz="0" w:space="0" w:color="auto"/>
                        <w:right w:val="none" w:sz="0" w:space="0" w:color="auto"/>
                      </w:divBdr>
                    </w:div>
                  </w:divsChild>
                </w:div>
                <w:div w:id="705763845">
                  <w:marLeft w:val="0"/>
                  <w:marRight w:val="0"/>
                  <w:marTop w:val="0"/>
                  <w:marBottom w:val="0"/>
                  <w:divBdr>
                    <w:top w:val="single" w:sz="2" w:space="1" w:color="FFFFFF"/>
                    <w:left w:val="single" w:sz="2" w:space="11" w:color="FFFFFF"/>
                    <w:bottom w:val="single" w:sz="2" w:space="1" w:color="FFFFFF"/>
                    <w:right w:val="single" w:sz="2" w:space="4" w:color="FFFFFF"/>
                  </w:divBdr>
                  <w:divsChild>
                    <w:div w:id="1388069707">
                      <w:marLeft w:val="0"/>
                      <w:marRight w:val="0"/>
                      <w:marTop w:val="0"/>
                      <w:marBottom w:val="0"/>
                      <w:divBdr>
                        <w:top w:val="none" w:sz="0" w:space="0" w:color="auto"/>
                        <w:left w:val="none" w:sz="0" w:space="0" w:color="auto"/>
                        <w:bottom w:val="none" w:sz="0" w:space="0" w:color="auto"/>
                        <w:right w:val="none" w:sz="0" w:space="0" w:color="auto"/>
                      </w:divBdr>
                    </w:div>
                  </w:divsChild>
                </w:div>
                <w:div w:id="2130390921">
                  <w:marLeft w:val="0"/>
                  <w:marRight w:val="0"/>
                  <w:marTop w:val="0"/>
                  <w:marBottom w:val="0"/>
                  <w:divBdr>
                    <w:top w:val="single" w:sz="2" w:space="1" w:color="FFFFFF"/>
                    <w:left w:val="single" w:sz="2" w:space="11" w:color="FFFFFF"/>
                    <w:bottom w:val="single" w:sz="2" w:space="1" w:color="FFFFFF"/>
                    <w:right w:val="single" w:sz="2" w:space="4" w:color="FFFFFF"/>
                  </w:divBdr>
                  <w:divsChild>
                    <w:div w:id="1386366617">
                      <w:marLeft w:val="0"/>
                      <w:marRight w:val="0"/>
                      <w:marTop w:val="0"/>
                      <w:marBottom w:val="0"/>
                      <w:divBdr>
                        <w:top w:val="none" w:sz="0" w:space="0" w:color="auto"/>
                        <w:left w:val="none" w:sz="0" w:space="0" w:color="auto"/>
                        <w:bottom w:val="none" w:sz="0" w:space="0" w:color="auto"/>
                        <w:right w:val="none" w:sz="0" w:space="0" w:color="auto"/>
                      </w:divBdr>
                    </w:div>
                  </w:divsChild>
                </w:div>
                <w:div w:id="1899126953">
                  <w:marLeft w:val="0"/>
                  <w:marRight w:val="0"/>
                  <w:marTop w:val="0"/>
                  <w:marBottom w:val="0"/>
                  <w:divBdr>
                    <w:top w:val="single" w:sz="2" w:space="1" w:color="FFFFFF"/>
                    <w:left w:val="single" w:sz="2" w:space="11" w:color="FFFFFF"/>
                    <w:bottom w:val="single" w:sz="2" w:space="1" w:color="FFFFFF"/>
                    <w:right w:val="single" w:sz="2" w:space="4" w:color="FFFFFF"/>
                  </w:divBdr>
                  <w:divsChild>
                    <w:div w:id="946544825">
                      <w:marLeft w:val="0"/>
                      <w:marRight w:val="0"/>
                      <w:marTop w:val="0"/>
                      <w:marBottom w:val="0"/>
                      <w:divBdr>
                        <w:top w:val="none" w:sz="0" w:space="0" w:color="auto"/>
                        <w:left w:val="none" w:sz="0" w:space="0" w:color="auto"/>
                        <w:bottom w:val="none" w:sz="0" w:space="0" w:color="auto"/>
                        <w:right w:val="none" w:sz="0" w:space="0" w:color="auto"/>
                      </w:divBdr>
                    </w:div>
                  </w:divsChild>
                </w:div>
                <w:div w:id="692725668">
                  <w:marLeft w:val="0"/>
                  <w:marRight w:val="0"/>
                  <w:marTop w:val="0"/>
                  <w:marBottom w:val="0"/>
                  <w:divBdr>
                    <w:top w:val="single" w:sz="2" w:space="1" w:color="FFFFFF"/>
                    <w:left w:val="single" w:sz="2" w:space="11" w:color="FFFFFF"/>
                    <w:bottom w:val="single" w:sz="2" w:space="1" w:color="FFFFFF"/>
                    <w:right w:val="single" w:sz="2" w:space="4" w:color="FFFFFF"/>
                  </w:divBdr>
                  <w:divsChild>
                    <w:div w:id="1743138203">
                      <w:marLeft w:val="0"/>
                      <w:marRight w:val="0"/>
                      <w:marTop w:val="0"/>
                      <w:marBottom w:val="0"/>
                      <w:divBdr>
                        <w:top w:val="none" w:sz="0" w:space="0" w:color="auto"/>
                        <w:left w:val="none" w:sz="0" w:space="0" w:color="auto"/>
                        <w:bottom w:val="none" w:sz="0" w:space="0" w:color="auto"/>
                        <w:right w:val="none" w:sz="0" w:space="0" w:color="auto"/>
                      </w:divBdr>
                    </w:div>
                  </w:divsChild>
                </w:div>
                <w:div w:id="475998267">
                  <w:marLeft w:val="0"/>
                  <w:marRight w:val="0"/>
                  <w:marTop w:val="0"/>
                  <w:marBottom w:val="0"/>
                  <w:divBdr>
                    <w:top w:val="single" w:sz="2" w:space="1" w:color="FFFFFF"/>
                    <w:left w:val="single" w:sz="2" w:space="11" w:color="FFFFFF"/>
                    <w:bottom w:val="single" w:sz="2" w:space="1" w:color="FFFFFF"/>
                    <w:right w:val="single" w:sz="2" w:space="4" w:color="FFFFFF"/>
                  </w:divBdr>
                  <w:divsChild>
                    <w:div w:id="1473519852">
                      <w:marLeft w:val="0"/>
                      <w:marRight w:val="0"/>
                      <w:marTop w:val="0"/>
                      <w:marBottom w:val="0"/>
                      <w:divBdr>
                        <w:top w:val="none" w:sz="0" w:space="0" w:color="auto"/>
                        <w:left w:val="none" w:sz="0" w:space="0" w:color="auto"/>
                        <w:bottom w:val="none" w:sz="0" w:space="0" w:color="auto"/>
                        <w:right w:val="none" w:sz="0" w:space="0" w:color="auto"/>
                      </w:divBdr>
                    </w:div>
                  </w:divsChild>
                </w:div>
                <w:div w:id="397023061">
                  <w:marLeft w:val="0"/>
                  <w:marRight w:val="0"/>
                  <w:marTop w:val="0"/>
                  <w:marBottom w:val="0"/>
                  <w:divBdr>
                    <w:top w:val="single" w:sz="2" w:space="1" w:color="FFFFFF"/>
                    <w:left w:val="single" w:sz="2" w:space="11" w:color="FFFFFF"/>
                    <w:bottom w:val="single" w:sz="2" w:space="1" w:color="FFFFFF"/>
                    <w:right w:val="single" w:sz="2" w:space="4" w:color="FFFFFF"/>
                  </w:divBdr>
                  <w:divsChild>
                    <w:div w:id="1893686402">
                      <w:marLeft w:val="0"/>
                      <w:marRight w:val="0"/>
                      <w:marTop w:val="0"/>
                      <w:marBottom w:val="0"/>
                      <w:divBdr>
                        <w:top w:val="none" w:sz="0" w:space="0" w:color="auto"/>
                        <w:left w:val="none" w:sz="0" w:space="0" w:color="auto"/>
                        <w:bottom w:val="none" w:sz="0" w:space="0" w:color="auto"/>
                        <w:right w:val="none" w:sz="0" w:space="0" w:color="auto"/>
                      </w:divBdr>
                    </w:div>
                  </w:divsChild>
                </w:div>
                <w:div w:id="596062562">
                  <w:marLeft w:val="0"/>
                  <w:marRight w:val="0"/>
                  <w:marTop w:val="0"/>
                  <w:marBottom w:val="0"/>
                  <w:divBdr>
                    <w:top w:val="single" w:sz="2" w:space="1" w:color="FFFFFF"/>
                    <w:left w:val="single" w:sz="2" w:space="11" w:color="FFFFFF"/>
                    <w:bottom w:val="single" w:sz="2" w:space="1" w:color="FFFFFF"/>
                    <w:right w:val="single" w:sz="2" w:space="4" w:color="FFFFFF"/>
                  </w:divBdr>
                  <w:divsChild>
                    <w:div w:id="539323240">
                      <w:marLeft w:val="0"/>
                      <w:marRight w:val="0"/>
                      <w:marTop w:val="0"/>
                      <w:marBottom w:val="0"/>
                      <w:divBdr>
                        <w:top w:val="none" w:sz="0" w:space="0" w:color="auto"/>
                        <w:left w:val="none" w:sz="0" w:space="0" w:color="auto"/>
                        <w:bottom w:val="none" w:sz="0" w:space="0" w:color="auto"/>
                        <w:right w:val="none" w:sz="0" w:space="0" w:color="auto"/>
                      </w:divBdr>
                    </w:div>
                  </w:divsChild>
                </w:div>
                <w:div w:id="1973636978">
                  <w:marLeft w:val="0"/>
                  <w:marRight w:val="0"/>
                  <w:marTop w:val="0"/>
                  <w:marBottom w:val="0"/>
                  <w:divBdr>
                    <w:top w:val="single" w:sz="2" w:space="1" w:color="FFFFFF"/>
                    <w:left w:val="single" w:sz="2" w:space="11" w:color="FFFFFF"/>
                    <w:bottom w:val="single" w:sz="2" w:space="1" w:color="FFFFFF"/>
                    <w:right w:val="single" w:sz="2" w:space="4" w:color="FFFFFF"/>
                  </w:divBdr>
                  <w:divsChild>
                    <w:div w:id="82843603">
                      <w:marLeft w:val="0"/>
                      <w:marRight w:val="0"/>
                      <w:marTop w:val="0"/>
                      <w:marBottom w:val="0"/>
                      <w:divBdr>
                        <w:top w:val="none" w:sz="0" w:space="0" w:color="auto"/>
                        <w:left w:val="none" w:sz="0" w:space="0" w:color="auto"/>
                        <w:bottom w:val="none" w:sz="0" w:space="0" w:color="auto"/>
                        <w:right w:val="none" w:sz="0" w:space="0" w:color="auto"/>
                      </w:divBdr>
                    </w:div>
                  </w:divsChild>
                </w:div>
                <w:div w:id="1862745492">
                  <w:marLeft w:val="0"/>
                  <w:marRight w:val="0"/>
                  <w:marTop w:val="0"/>
                  <w:marBottom w:val="0"/>
                  <w:divBdr>
                    <w:top w:val="single" w:sz="2" w:space="1" w:color="FFFFFF"/>
                    <w:left w:val="single" w:sz="2" w:space="11" w:color="FFFFFF"/>
                    <w:bottom w:val="single" w:sz="2" w:space="1" w:color="FFFFFF"/>
                    <w:right w:val="single" w:sz="2" w:space="4" w:color="FFFFFF"/>
                  </w:divBdr>
                  <w:divsChild>
                    <w:div w:id="1778864960">
                      <w:marLeft w:val="0"/>
                      <w:marRight w:val="0"/>
                      <w:marTop w:val="0"/>
                      <w:marBottom w:val="0"/>
                      <w:divBdr>
                        <w:top w:val="none" w:sz="0" w:space="0" w:color="auto"/>
                        <w:left w:val="none" w:sz="0" w:space="0" w:color="auto"/>
                        <w:bottom w:val="none" w:sz="0" w:space="0" w:color="auto"/>
                        <w:right w:val="none" w:sz="0" w:space="0" w:color="auto"/>
                      </w:divBdr>
                    </w:div>
                  </w:divsChild>
                </w:div>
                <w:div w:id="411704231">
                  <w:marLeft w:val="0"/>
                  <w:marRight w:val="0"/>
                  <w:marTop w:val="0"/>
                  <w:marBottom w:val="0"/>
                  <w:divBdr>
                    <w:top w:val="single" w:sz="2" w:space="1" w:color="FFFFFF"/>
                    <w:left w:val="single" w:sz="2" w:space="11" w:color="FFFFFF"/>
                    <w:bottom w:val="single" w:sz="2" w:space="1" w:color="FFFFFF"/>
                    <w:right w:val="single" w:sz="2" w:space="4" w:color="FFFFFF"/>
                  </w:divBdr>
                  <w:divsChild>
                    <w:div w:id="1821459905">
                      <w:marLeft w:val="0"/>
                      <w:marRight w:val="0"/>
                      <w:marTop w:val="0"/>
                      <w:marBottom w:val="0"/>
                      <w:divBdr>
                        <w:top w:val="none" w:sz="0" w:space="0" w:color="auto"/>
                        <w:left w:val="none" w:sz="0" w:space="0" w:color="auto"/>
                        <w:bottom w:val="none" w:sz="0" w:space="0" w:color="auto"/>
                        <w:right w:val="none" w:sz="0" w:space="0" w:color="auto"/>
                      </w:divBdr>
                    </w:div>
                  </w:divsChild>
                </w:div>
                <w:div w:id="173032454">
                  <w:marLeft w:val="0"/>
                  <w:marRight w:val="0"/>
                  <w:marTop w:val="0"/>
                  <w:marBottom w:val="0"/>
                  <w:divBdr>
                    <w:top w:val="single" w:sz="2" w:space="1" w:color="FFFFFF"/>
                    <w:left w:val="single" w:sz="2" w:space="11" w:color="FFFFFF"/>
                    <w:bottom w:val="single" w:sz="2" w:space="1" w:color="FFFFFF"/>
                    <w:right w:val="single" w:sz="2" w:space="4" w:color="FFFFFF"/>
                  </w:divBdr>
                  <w:divsChild>
                    <w:div w:id="1393306203">
                      <w:marLeft w:val="0"/>
                      <w:marRight w:val="0"/>
                      <w:marTop w:val="0"/>
                      <w:marBottom w:val="0"/>
                      <w:divBdr>
                        <w:top w:val="none" w:sz="0" w:space="0" w:color="auto"/>
                        <w:left w:val="none" w:sz="0" w:space="0" w:color="auto"/>
                        <w:bottom w:val="none" w:sz="0" w:space="0" w:color="auto"/>
                        <w:right w:val="none" w:sz="0" w:space="0" w:color="auto"/>
                      </w:divBdr>
                    </w:div>
                  </w:divsChild>
                </w:div>
                <w:div w:id="1406950675">
                  <w:marLeft w:val="0"/>
                  <w:marRight w:val="0"/>
                  <w:marTop w:val="0"/>
                  <w:marBottom w:val="0"/>
                  <w:divBdr>
                    <w:top w:val="single" w:sz="2" w:space="1" w:color="FFFFFF"/>
                    <w:left w:val="single" w:sz="2" w:space="11" w:color="FFFFFF"/>
                    <w:bottom w:val="single" w:sz="2" w:space="1" w:color="FFFFFF"/>
                    <w:right w:val="single" w:sz="2" w:space="4" w:color="FFFFFF"/>
                  </w:divBdr>
                  <w:divsChild>
                    <w:div w:id="807625070">
                      <w:marLeft w:val="0"/>
                      <w:marRight w:val="0"/>
                      <w:marTop w:val="0"/>
                      <w:marBottom w:val="0"/>
                      <w:divBdr>
                        <w:top w:val="none" w:sz="0" w:space="0" w:color="auto"/>
                        <w:left w:val="none" w:sz="0" w:space="0" w:color="auto"/>
                        <w:bottom w:val="none" w:sz="0" w:space="0" w:color="auto"/>
                        <w:right w:val="none" w:sz="0" w:space="0" w:color="auto"/>
                      </w:divBdr>
                    </w:div>
                  </w:divsChild>
                </w:div>
                <w:div w:id="1228686465">
                  <w:marLeft w:val="0"/>
                  <w:marRight w:val="0"/>
                  <w:marTop w:val="0"/>
                  <w:marBottom w:val="0"/>
                  <w:divBdr>
                    <w:top w:val="single" w:sz="2" w:space="1" w:color="FFFFFF"/>
                    <w:left w:val="single" w:sz="2" w:space="11" w:color="FFFFFF"/>
                    <w:bottom w:val="single" w:sz="2" w:space="1" w:color="FFFFFF"/>
                    <w:right w:val="single" w:sz="2" w:space="4" w:color="FFFFFF"/>
                  </w:divBdr>
                  <w:divsChild>
                    <w:div w:id="924386163">
                      <w:marLeft w:val="0"/>
                      <w:marRight w:val="0"/>
                      <w:marTop w:val="0"/>
                      <w:marBottom w:val="0"/>
                      <w:divBdr>
                        <w:top w:val="none" w:sz="0" w:space="0" w:color="auto"/>
                        <w:left w:val="none" w:sz="0" w:space="0" w:color="auto"/>
                        <w:bottom w:val="none" w:sz="0" w:space="0" w:color="auto"/>
                        <w:right w:val="none" w:sz="0" w:space="0" w:color="auto"/>
                      </w:divBdr>
                    </w:div>
                  </w:divsChild>
                </w:div>
                <w:div w:id="379087342">
                  <w:marLeft w:val="0"/>
                  <w:marRight w:val="0"/>
                  <w:marTop w:val="0"/>
                  <w:marBottom w:val="0"/>
                  <w:divBdr>
                    <w:top w:val="single" w:sz="2" w:space="1" w:color="FFFFFF"/>
                    <w:left w:val="single" w:sz="2" w:space="11" w:color="FFFFFF"/>
                    <w:bottom w:val="single" w:sz="2" w:space="1" w:color="FFFFFF"/>
                    <w:right w:val="single" w:sz="2" w:space="4" w:color="FFFFFF"/>
                  </w:divBdr>
                  <w:divsChild>
                    <w:div w:id="601109875">
                      <w:marLeft w:val="0"/>
                      <w:marRight w:val="0"/>
                      <w:marTop w:val="0"/>
                      <w:marBottom w:val="0"/>
                      <w:divBdr>
                        <w:top w:val="none" w:sz="0" w:space="0" w:color="auto"/>
                        <w:left w:val="none" w:sz="0" w:space="0" w:color="auto"/>
                        <w:bottom w:val="none" w:sz="0" w:space="0" w:color="auto"/>
                        <w:right w:val="none" w:sz="0" w:space="0" w:color="auto"/>
                      </w:divBdr>
                    </w:div>
                  </w:divsChild>
                </w:div>
                <w:div w:id="759955758">
                  <w:marLeft w:val="0"/>
                  <w:marRight w:val="0"/>
                  <w:marTop w:val="0"/>
                  <w:marBottom w:val="0"/>
                  <w:divBdr>
                    <w:top w:val="single" w:sz="2" w:space="1" w:color="FFFFFF"/>
                    <w:left w:val="single" w:sz="2" w:space="11" w:color="FFFFFF"/>
                    <w:bottom w:val="single" w:sz="2" w:space="1" w:color="FFFFFF"/>
                    <w:right w:val="single" w:sz="2" w:space="4" w:color="FFFFFF"/>
                  </w:divBdr>
                  <w:divsChild>
                    <w:div w:id="1846627054">
                      <w:marLeft w:val="0"/>
                      <w:marRight w:val="0"/>
                      <w:marTop w:val="0"/>
                      <w:marBottom w:val="0"/>
                      <w:divBdr>
                        <w:top w:val="none" w:sz="0" w:space="0" w:color="auto"/>
                        <w:left w:val="none" w:sz="0" w:space="0" w:color="auto"/>
                        <w:bottom w:val="none" w:sz="0" w:space="0" w:color="auto"/>
                        <w:right w:val="none" w:sz="0" w:space="0" w:color="auto"/>
                      </w:divBdr>
                    </w:div>
                  </w:divsChild>
                </w:div>
                <w:div w:id="410667114">
                  <w:marLeft w:val="0"/>
                  <w:marRight w:val="0"/>
                  <w:marTop w:val="0"/>
                  <w:marBottom w:val="0"/>
                  <w:divBdr>
                    <w:top w:val="single" w:sz="2" w:space="1" w:color="FFFFFF"/>
                    <w:left w:val="single" w:sz="2" w:space="11" w:color="FFFFFF"/>
                    <w:bottom w:val="single" w:sz="2" w:space="1" w:color="FFFFFF"/>
                    <w:right w:val="single" w:sz="2" w:space="4" w:color="FFFFFF"/>
                  </w:divBdr>
                  <w:divsChild>
                    <w:div w:id="1263956907">
                      <w:marLeft w:val="0"/>
                      <w:marRight w:val="0"/>
                      <w:marTop w:val="0"/>
                      <w:marBottom w:val="0"/>
                      <w:divBdr>
                        <w:top w:val="none" w:sz="0" w:space="0" w:color="auto"/>
                        <w:left w:val="none" w:sz="0" w:space="0" w:color="auto"/>
                        <w:bottom w:val="none" w:sz="0" w:space="0" w:color="auto"/>
                        <w:right w:val="none" w:sz="0" w:space="0" w:color="auto"/>
                      </w:divBdr>
                    </w:div>
                  </w:divsChild>
                </w:div>
                <w:div w:id="1866868346">
                  <w:marLeft w:val="0"/>
                  <w:marRight w:val="0"/>
                  <w:marTop w:val="0"/>
                  <w:marBottom w:val="0"/>
                  <w:divBdr>
                    <w:top w:val="single" w:sz="2" w:space="1" w:color="FFFFFF"/>
                    <w:left w:val="single" w:sz="2" w:space="11" w:color="FFFFFF"/>
                    <w:bottom w:val="single" w:sz="2" w:space="1" w:color="FFFFFF"/>
                    <w:right w:val="single" w:sz="2" w:space="4" w:color="FFFFFF"/>
                  </w:divBdr>
                  <w:divsChild>
                    <w:div w:id="969939038">
                      <w:marLeft w:val="0"/>
                      <w:marRight w:val="0"/>
                      <w:marTop w:val="0"/>
                      <w:marBottom w:val="0"/>
                      <w:divBdr>
                        <w:top w:val="none" w:sz="0" w:space="0" w:color="auto"/>
                        <w:left w:val="none" w:sz="0" w:space="0" w:color="auto"/>
                        <w:bottom w:val="none" w:sz="0" w:space="0" w:color="auto"/>
                        <w:right w:val="none" w:sz="0" w:space="0" w:color="auto"/>
                      </w:divBdr>
                    </w:div>
                  </w:divsChild>
                </w:div>
                <w:div w:id="1879708202">
                  <w:marLeft w:val="0"/>
                  <w:marRight w:val="0"/>
                  <w:marTop w:val="0"/>
                  <w:marBottom w:val="0"/>
                  <w:divBdr>
                    <w:top w:val="single" w:sz="2" w:space="1" w:color="FFFFFF"/>
                    <w:left w:val="single" w:sz="2" w:space="11" w:color="FFFFFF"/>
                    <w:bottom w:val="single" w:sz="2" w:space="1" w:color="FFFFFF"/>
                    <w:right w:val="single" w:sz="2" w:space="4" w:color="FFFFFF"/>
                  </w:divBdr>
                  <w:divsChild>
                    <w:div w:id="770901756">
                      <w:marLeft w:val="0"/>
                      <w:marRight w:val="0"/>
                      <w:marTop w:val="0"/>
                      <w:marBottom w:val="0"/>
                      <w:divBdr>
                        <w:top w:val="none" w:sz="0" w:space="0" w:color="auto"/>
                        <w:left w:val="none" w:sz="0" w:space="0" w:color="auto"/>
                        <w:bottom w:val="none" w:sz="0" w:space="0" w:color="auto"/>
                        <w:right w:val="none" w:sz="0" w:space="0" w:color="auto"/>
                      </w:divBdr>
                    </w:div>
                  </w:divsChild>
                </w:div>
                <w:div w:id="1937907320">
                  <w:marLeft w:val="0"/>
                  <w:marRight w:val="0"/>
                  <w:marTop w:val="0"/>
                  <w:marBottom w:val="0"/>
                  <w:divBdr>
                    <w:top w:val="single" w:sz="2" w:space="1" w:color="FFFFFF"/>
                    <w:left w:val="single" w:sz="2" w:space="11" w:color="FFFFFF"/>
                    <w:bottom w:val="single" w:sz="2" w:space="1" w:color="FFFFFF"/>
                    <w:right w:val="single" w:sz="2" w:space="4" w:color="FFFFFF"/>
                  </w:divBdr>
                  <w:divsChild>
                    <w:div w:id="1497190192">
                      <w:marLeft w:val="0"/>
                      <w:marRight w:val="0"/>
                      <w:marTop w:val="0"/>
                      <w:marBottom w:val="0"/>
                      <w:divBdr>
                        <w:top w:val="none" w:sz="0" w:space="0" w:color="auto"/>
                        <w:left w:val="none" w:sz="0" w:space="0" w:color="auto"/>
                        <w:bottom w:val="none" w:sz="0" w:space="0" w:color="auto"/>
                        <w:right w:val="none" w:sz="0" w:space="0" w:color="auto"/>
                      </w:divBdr>
                    </w:div>
                  </w:divsChild>
                </w:div>
                <w:div w:id="459690908">
                  <w:marLeft w:val="0"/>
                  <w:marRight w:val="0"/>
                  <w:marTop w:val="0"/>
                  <w:marBottom w:val="0"/>
                  <w:divBdr>
                    <w:top w:val="single" w:sz="2" w:space="1" w:color="FFFFFF"/>
                    <w:left w:val="single" w:sz="2" w:space="11" w:color="FFFFFF"/>
                    <w:bottom w:val="single" w:sz="2" w:space="1" w:color="FFFFFF"/>
                    <w:right w:val="single" w:sz="2" w:space="4" w:color="FFFFFF"/>
                  </w:divBdr>
                  <w:divsChild>
                    <w:div w:id="2128085700">
                      <w:marLeft w:val="0"/>
                      <w:marRight w:val="0"/>
                      <w:marTop w:val="0"/>
                      <w:marBottom w:val="0"/>
                      <w:divBdr>
                        <w:top w:val="none" w:sz="0" w:space="0" w:color="auto"/>
                        <w:left w:val="none" w:sz="0" w:space="0" w:color="auto"/>
                        <w:bottom w:val="none" w:sz="0" w:space="0" w:color="auto"/>
                        <w:right w:val="none" w:sz="0" w:space="0" w:color="auto"/>
                      </w:divBdr>
                    </w:div>
                  </w:divsChild>
                </w:div>
                <w:div w:id="83495840">
                  <w:marLeft w:val="0"/>
                  <w:marRight w:val="0"/>
                  <w:marTop w:val="0"/>
                  <w:marBottom w:val="0"/>
                  <w:divBdr>
                    <w:top w:val="single" w:sz="2" w:space="1" w:color="FFFFFF"/>
                    <w:left w:val="single" w:sz="2" w:space="11" w:color="FFFFFF"/>
                    <w:bottom w:val="single" w:sz="2" w:space="1" w:color="FFFFFF"/>
                    <w:right w:val="single" w:sz="2" w:space="4" w:color="FFFFFF"/>
                  </w:divBdr>
                  <w:divsChild>
                    <w:div w:id="362905455">
                      <w:marLeft w:val="0"/>
                      <w:marRight w:val="0"/>
                      <w:marTop w:val="0"/>
                      <w:marBottom w:val="0"/>
                      <w:divBdr>
                        <w:top w:val="none" w:sz="0" w:space="0" w:color="auto"/>
                        <w:left w:val="none" w:sz="0" w:space="0" w:color="auto"/>
                        <w:bottom w:val="none" w:sz="0" w:space="0" w:color="auto"/>
                        <w:right w:val="none" w:sz="0" w:space="0" w:color="auto"/>
                      </w:divBdr>
                    </w:div>
                  </w:divsChild>
                </w:div>
                <w:div w:id="655765129">
                  <w:marLeft w:val="0"/>
                  <w:marRight w:val="0"/>
                  <w:marTop w:val="0"/>
                  <w:marBottom w:val="0"/>
                  <w:divBdr>
                    <w:top w:val="single" w:sz="2" w:space="1" w:color="FFFFFF"/>
                    <w:left w:val="single" w:sz="2" w:space="11" w:color="FFFFFF"/>
                    <w:bottom w:val="single" w:sz="2" w:space="1" w:color="FFFFFF"/>
                    <w:right w:val="single" w:sz="2" w:space="4" w:color="FFFFFF"/>
                  </w:divBdr>
                  <w:divsChild>
                    <w:div w:id="276372456">
                      <w:marLeft w:val="0"/>
                      <w:marRight w:val="0"/>
                      <w:marTop w:val="0"/>
                      <w:marBottom w:val="0"/>
                      <w:divBdr>
                        <w:top w:val="none" w:sz="0" w:space="0" w:color="auto"/>
                        <w:left w:val="none" w:sz="0" w:space="0" w:color="auto"/>
                        <w:bottom w:val="none" w:sz="0" w:space="0" w:color="auto"/>
                        <w:right w:val="none" w:sz="0" w:space="0" w:color="auto"/>
                      </w:divBdr>
                    </w:div>
                  </w:divsChild>
                </w:div>
                <w:div w:id="1091468556">
                  <w:marLeft w:val="0"/>
                  <w:marRight w:val="0"/>
                  <w:marTop w:val="0"/>
                  <w:marBottom w:val="0"/>
                  <w:divBdr>
                    <w:top w:val="single" w:sz="2" w:space="1" w:color="FFFFFF"/>
                    <w:left w:val="single" w:sz="2" w:space="11" w:color="FFFFFF"/>
                    <w:bottom w:val="single" w:sz="2" w:space="1" w:color="FFFFFF"/>
                    <w:right w:val="single" w:sz="2" w:space="4" w:color="FFFFFF"/>
                  </w:divBdr>
                  <w:divsChild>
                    <w:div w:id="1121606340">
                      <w:marLeft w:val="0"/>
                      <w:marRight w:val="0"/>
                      <w:marTop w:val="0"/>
                      <w:marBottom w:val="0"/>
                      <w:divBdr>
                        <w:top w:val="none" w:sz="0" w:space="0" w:color="auto"/>
                        <w:left w:val="none" w:sz="0" w:space="0" w:color="auto"/>
                        <w:bottom w:val="none" w:sz="0" w:space="0" w:color="auto"/>
                        <w:right w:val="none" w:sz="0" w:space="0" w:color="auto"/>
                      </w:divBdr>
                    </w:div>
                  </w:divsChild>
                </w:div>
                <w:div w:id="1541478432">
                  <w:marLeft w:val="0"/>
                  <w:marRight w:val="0"/>
                  <w:marTop w:val="0"/>
                  <w:marBottom w:val="0"/>
                  <w:divBdr>
                    <w:top w:val="single" w:sz="2" w:space="1" w:color="FFFFFF"/>
                    <w:left w:val="single" w:sz="2" w:space="11" w:color="FFFFFF"/>
                    <w:bottom w:val="single" w:sz="2" w:space="1" w:color="FFFFFF"/>
                    <w:right w:val="single" w:sz="2" w:space="4" w:color="FFFFFF"/>
                  </w:divBdr>
                  <w:divsChild>
                    <w:div w:id="1726878770">
                      <w:marLeft w:val="0"/>
                      <w:marRight w:val="0"/>
                      <w:marTop w:val="0"/>
                      <w:marBottom w:val="0"/>
                      <w:divBdr>
                        <w:top w:val="none" w:sz="0" w:space="0" w:color="auto"/>
                        <w:left w:val="none" w:sz="0" w:space="0" w:color="auto"/>
                        <w:bottom w:val="none" w:sz="0" w:space="0" w:color="auto"/>
                        <w:right w:val="none" w:sz="0" w:space="0" w:color="auto"/>
                      </w:divBdr>
                    </w:div>
                  </w:divsChild>
                </w:div>
                <w:div w:id="707142294">
                  <w:marLeft w:val="0"/>
                  <w:marRight w:val="0"/>
                  <w:marTop w:val="0"/>
                  <w:marBottom w:val="0"/>
                  <w:divBdr>
                    <w:top w:val="single" w:sz="2" w:space="1" w:color="FFFFFF"/>
                    <w:left w:val="single" w:sz="2" w:space="11" w:color="FFFFFF"/>
                    <w:bottom w:val="single" w:sz="2" w:space="1" w:color="FFFFFF"/>
                    <w:right w:val="single" w:sz="2" w:space="4" w:color="FFFFFF"/>
                  </w:divBdr>
                  <w:divsChild>
                    <w:div w:id="246698057">
                      <w:marLeft w:val="0"/>
                      <w:marRight w:val="0"/>
                      <w:marTop w:val="0"/>
                      <w:marBottom w:val="0"/>
                      <w:divBdr>
                        <w:top w:val="none" w:sz="0" w:space="0" w:color="auto"/>
                        <w:left w:val="none" w:sz="0" w:space="0" w:color="auto"/>
                        <w:bottom w:val="none" w:sz="0" w:space="0" w:color="auto"/>
                        <w:right w:val="none" w:sz="0" w:space="0" w:color="auto"/>
                      </w:divBdr>
                    </w:div>
                  </w:divsChild>
                </w:div>
                <w:div w:id="69819191">
                  <w:marLeft w:val="0"/>
                  <w:marRight w:val="0"/>
                  <w:marTop w:val="0"/>
                  <w:marBottom w:val="0"/>
                  <w:divBdr>
                    <w:top w:val="single" w:sz="2" w:space="1" w:color="FFFFFF"/>
                    <w:left w:val="single" w:sz="2" w:space="11" w:color="FFFFFF"/>
                    <w:bottom w:val="single" w:sz="2" w:space="1" w:color="FFFFFF"/>
                    <w:right w:val="single" w:sz="2" w:space="4" w:color="FFFFFF"/>
                  </w:divBdr>
                  <w:divsChild>
                    <w:div w:id="1829904139">
                      <w:marLeft w:val="0"/>
                      <w:marRight w:val="0"/>
                      <w:marTop w:val="0"/>
                      <w:marBottom w:val="0"/>
                      <w:divBdr>
                        <w:top w:val="none" w:sz="0" w:space="0" w:color="auto"/>
                        <w:left w:val="none" w:sz="0" w:space="0" w:color="auto"/>
                        <w:bottom w:val="none" w:sz="0" w:space="0" w:color="auto"/>
                        <w:right w:val="none" w:sz="0" w:space="0" w:color="auto"/>
                      </w:divBdr>
                    </w:div>
                  </w:divsChild>
                </w:div>
                <w:div w:id="567038671">
                  <w:marLeft w:val="0"/>
                  <w:marRight w:val="0"/>
                  <w:marTop w:val="0"/>
                  <w:marBottom w:val="0"/>
                  <w:divBdr>
                    <w:top w:val="single" w:sz="2" w:space="1" w:color="FFFFFF"/>
                    <w:left w:val="single" w:sz="2" w:space="11" w:color="FFFFFF"/>
                    <w:bottom w:val="single" w:sz="2" w:space="1" w:color="FFFFFF"/>
                    <w:right w:val="single" w:sz="2" w:space="4" w:color="FFFFFF"/>
                  </w:divBdr>
                  <w:divsChild>
                    <w:div w:id="1611622198">
                      <w:marLeft w:val="0"/>
                      <w:marRight w:val="0"/>
                      <w:marTop w:val="0"/>
                      <w:marBottom w:val="0"/>
                      <w:divBdr>
                        <w:top w:val="none" w:sz="0" w:space="0" w:color="auto"/>
                        <w:left w:val="none" w:sz="0" w:space="0" w:color="auto"/>
                        <w:bottom w:val="none" w:sz="0" w:space="0" w:color="auto"/>
                        <w:right w:val="none" w:sz="0" w:space="0" w:color="auto"/>
                      </w:divBdr>
                    </w:div>
                  </w:divsChild>
                </w:div>
                <w:div w:id="1589844976">
                  <w:marLeft w:val="0"/>
                  <w:marRight w:val="0"/>
                  <w:marTop w:val="0"/>
                  <w:marBottom w:val="0"/>
                  <w:divBdr>
                    <w:top w:val="single" w:sz="2" w:space="1" w:color="FFFFFF"/>
                    <w:left w:val="single" w:sz="2" w:space="11" w:color="FFFFFF"/>
                    <w:bottom w:val="single" w:sz="2" w:space="1" w:color="FFFFFF"/>
                    <w:right w:val="single" w:sz="2" w:space="4" w:color="FFFFFF"/>
                  </w:divBdr>
                  <w:divsChild>
                    <w:div w:id="1722706420">
                      <w:marLeft w:val="0"/>
                      <w:marRight w:val="0"/>
                      <w:marTop w:val="0"/>
                      <w:marBottom w:val="0"/>
                      <w:divBdr>
                        <w:top w:val="none" w:sz="0" w:space="0" w:color="auto"/>
                        <w:left w:val="none" w:sz="0" w:space="0" w:color="auto"/>
                        <w:bottom w:val="none" w:sz="0" w:space="0" w:color="auto"/>
                        <w:right w:val="none" w:sz="0" w:space="0" w:color="auto"/>
                      </w:divBdr>
                    </w:div>
                  </w:divsChild>
                </w:div>
                <w:div w:id="1479107472">
                  <w:marLeft w:val="0"/>
                  <w:marRight w:val="0"/>
                  <w:marTop w:val="0"/>
                  <w:marBottom w:val="0"/>
                  <w:divBdr>
                    <w:top w:val="single" w:sz="2" w:space="1" w:color="FFFFFF"/>
                    <w:left w:val="single" w:sz="2" w:space="11" w:color="FFFFFF"/>
                    <w:bottom w:val="single" w:sz="2" w:space="1" w:color="FFFFFF"/>
                    <w:right w:val="single" w:sz="2" w:space="4" w:color="FFFFFF"/>
                  </w:divBdr>
                  <w:divsChild>
                    <w:div w:id="1660887235">
                      <w:marLeft w:val="0"/>
                      <w:marRight w:val="0"/>
                      <w:marTop w:val="0"/>
                      <w:marBottom w:val="0"/>
                      <w:divBdr>
                        <w:top w:val="none" w:sz="0" w:space="0" w:color="auto"/>
                        <w:left w:val="none" w:sz="0" w:space="0" w:color="auto"/>
                        <w:bottom w:val="none" w:sz="0" w:space="0" w:color="auto"/>
                        <w:right w:val="none" w:sz="0" w:space="0" w:color="auto"/>
                      </w:divBdr>
                    </w:div>
                  </w:divsChild>
                </w:div>
                <w:div w:id="430316330">
                  <w:marLeft w:val="0"/>
                  <w:marRight w:val="0"/>
                  <w:marTop w:val="0"/>
                  <w:marBottom w:val="0"/>
                  <w:divBdr>
                    <w:top w:val="single" w:sz="2" w:space="1" w:color="FFFFFF"/>
                    <w:left w:val="single" w:sz="2" w:space="11" w:color="FFFFFF"/>
                    <w:bottom w:val="single" w:sz="2" w:space="1" w:color="FFFFFF"/>
                    <w:right w:val="single" w:sz="2" w:space="4" w:color="FFFFFF"/>
                  </w:divBdr>
                  <w:divsChild>
                    <w:div w:id="637927601">
                      <w:marLeft w:val="0"/>
                      <w:marRight w:val="0"/>
                      <w:marTop w:val="0"/>
                      <w:marBottom w:val="0"/>
                      <w:divBdr>
                        <w:top w:val="none" w:sz="0" w:space="0" w:color="auto"/>
                        <w:left w:val="none" w:sz="0" w:space="0" w:color="auto"/>
                        <w:bottom w:val="none" w:sz="0" w:space="0" w:color="auto"/>
                        <w:right w:val="none" w:sz="0" w:space="0" w:color="auto"/>
                      </w:divBdr>
                    </w:div>
                  </w:divsChild>
                </w:div>
                <w:div w:id="2120565116">
                  <w:marLeft w:val="0"/>
                  <w:marRight w:val="0"/>
                  <w:marTop w:val="0"/>
                  <w:marBottom w:val="0"/>
                  <w:divBdr>
                    <w:top w:val="single" w:sz="2" w:space="1" w:color="FFFFFF"/>
                    <w:left w:val="single" w:sz="2" w:space="11" w:color="FFFFFF"/>
                    <w:bottom w:val="single" w:sz="2" w:space="1" w:color="FFFFFF"/>
                    <w:right w:val="single" w:sz="2" w:space="4" w:color="FFFFFF"/>
                  </w:divBdr>
                  <w:divsChild>
                    <w:div w:id="758793337">
                      <w:marLeft w:val="0"/>
                      <w:marRight w:val="0"/>
                      <w:marTop w:val="0"/>
                      <w:marBottom w:val="0"/>
                      <w:divBdr>
                        <w:top w:val="none" w:sz="0" w:space="0" w:color="auto"/>
                        <w:left w:val="none" w:sz="0" w:space="0" w:color="auto"/>
                        <w:bottom w:val="none" w:sz="0" w:space="0" w:color="auto"/>
                        <w:right w:val="none" w:sz="0" w:space="0" w:color="auto"/>
                      </w:divBdr>
                    </w:div>
                  </w:divsChild>
                </w:div>
                <w:div w:id="2124882827">
                  <w:marLeft w:val="0"/>
                  <w:marRight w:val="0"/>
                  <w:marTop w:val="0"/>
                  <w:marBottom w:val="0"/>
                  <w:divBdr>
                    <w:top w:val="single" w:sz="2" w:space="1" w:color="FFFFFF"/>
                    <w:left w:val="single" w:sz="2" w:space="11" w:color="FFFFFF"/>
                    <w:bottom w:val="single" w:sz="2" w:space="1" w:color="FFFFFF"/>
                    <w:right w:val="single" w:sz="2" w:space="4" w:color="FFFFFF"/>
                  </w:divBdr>
                  <w:divsChild>
                    <w:div w:id="1397512832">
                      <w:marLeft w:val="0"/>
                      <w:marRight w:val="0"/>
                      <w:marTop w:val="0"/>
                      <w:marBottom w:val="0"/>
                      <w:divBdr>
                        <w:top w:val="none" w:sz="0" w:space="0" w:color="auto"/>
                        <w:left w:val="none" w:sz="0" w:space="0" w:color="auto"/>
                        <w:bottom w:val="none" w:sz="0" w:space="0" w:color="auto"/>
                        <w:right w:val="none" w:sz="0" w:space="0" w:color="auto"/>
                      </w:divBdr>
                    </w:div>
                  </w:divsChild>
                </w:div>
                <w:div w:id="984890545">
                  <w:marLeft w:val="0"/>
                  <w:marRight w:val="0"/>
                  <w:marTop w:val="0"/>
                  <w:marBottom w:val="0"/>
                  <w:divBdr>
                    <w:top w:val="single" w:sz="2" w:space="1" w:color="FFFFFF"/>
                    <w:left w:val="single" w:sz="2" w:space="11" w:color="FFFFFF"/>
                    <w:bottom w:val="single" w:sz="2" w:space="1" w:color="FFFFFF"/>
                    <w:right w:val="single" w:sz="2" w:space="4" w:color="FFFFFF"/>
                  </w:divBdr>
                  <w:divsChild>
                    <w:div w:id="795371796">
                      <w:marLeft w:val="0"/>
                      <w:marRight w:val="0"/>
                      <w:marTop w:val="0"/>
                      <w:marBottom w:val="0"/>
                      <w:divBdr>
                        <w:top w:val="none" w:sz="0" w:space="0" w:color="auto"/>
                        <w:left w:val="none" w:sz="0" w:space="0" w:color="auto"/>
                        <w:bottom w:val="none" w:sz="0" w:space="0" w:color="auto"/>
                        <w:right w:val="none" w:sz="0" w:space="0" w:color="auto"/>
                      </w:divBdr>
                    </w:div>
                  </w:divsChild>
                </w:div>
                <w:div w:id="1445735605">
                  <w:marLeft w:val="0"/>
                  <w:marRight w:val="0"/>
                  <w:marTop w:val="0"/>
                  <w:marBottom w:val="0"/>
                  <w:divBdr>
                    <w:top w:val="single" w:sz="2" w:space="1" w:color="FFFFFF"/>
                    <w:left w:val="single" w:sz="2" w:space="11" w:color="FFFFFF"/>
                    <w:bottom w:val="single" w:sz="2" w:space="1" w:color="FFFFFF"/>
                    <w:right w:val="single" w:sz="2" w:space="4" w:color="FFFFFF"/>
                  </w:divBdr>
                  <w:divsChild>
                    <w:div w:id="2003316628">
                      <w:marLeft w:val="0"/>
                      <w:marRight w:val="0"/>
                      <w:marTop w:val="0"/>
                      <w:marBottom w:val="0"/>
                      <w:divBdr>
                        <w:top w:val="none" w:sz="0" w:space="0" w:color="auto"/>
                        <w:left w:val="none" w:sz="0" w:space="0" w:color="auto"/>
                        <w:bottom w:val="none" w:sz="0" w:space="0" w:color="auto"/>
                        <w:right w:val="none" w:sz="0" w:space="0" w:color="auto"/>
                      </w:divBdr>
                    </w:div>
                  </w:divsChild>
                </w:div>
                <w:div w:id="2100756962">
                  <w:marLeft w:val="0"/>
                  <w:marRight w:val="0"/>
                  <w:marTop w:val="0"/>
                  <w:marBottom w:val="0"/>
                  <w:divBdr>
                    <w:top w:val="single" w:sz="2" w:space="1" w:color="FFFFFF"/>
                    <w:left w:val="single" w:sz="2" w:space="11" w:color="FFFFFF"/>
                    <w:bottom w:val="single" w:sz="2" w:space="1" w:color="FFFFFF"/>
                    <w:right w:val="single" w:sz="2" w:space="4" w:color="FFFFFF"/>
                  </w:divBdr>
                  <w:divsChild>
                    <w:div w:id="592200088">
                      <w:marLeft w:val="0"/>
                      <w:marRight w:val="0"/>
                      <w:marTop w:val="0"/>
                      <w:marBottom w:val="0"/>
                      <w:divBdr>
                        <w:top w:val="none" w:sz="0" w:space="0" w:color="auto"/>
                        <w:left w:val="none" w:sz="0" w:space="0" w:color="auto"/>
                        <w:bottom w:val="none" w:sz="0" w:space="0" w:color="auto"/>
                        <w:right w:val="none" w:sz="0" w:space="0" w:color="auto"/>
                      </w:divBdr>
                    </w:div>
                  </w:divsChild>
                </w:div>
                <w:div w:id="1905992910">
                  <w:marLeft w:val="0"/>
                  <w:marRight w:val="0"/>
                  <w:marTop w:val="0"/>
                  <w:marBottom w:val="0"/>
                  <w:divBdr>
                    <w:top w:val="single" w:sz="2" w:space="1" w:color="FFFFFF"/>
                    <w:left w:val="single" w:sz="2" w:space="11" w:color="FFFFFF"/>
                    <w:bottom w:val="single" w:sz="2" w:space="1" w:color="FFFFFF"/>
                    <w:right w:val="single" w:sz="2" w:space="4" w:color="FFFFFF"/>
                  </w:divBdr>
                  <w:divsChild>
                    <w:div w:id="1196769554">
                      <w:marLeft w:val="0"/>
                      <w:marRight w:val="0"/>
                      <w:marTop w:val="0"/>
                      <w:marBottom w:val="0"/>
                      <w:divBdr>
                        <w:top w:val="none" w:sz="0" w:space="0" w:color="auto"/>
                        <w:left w:val="none" w:sz="0" w:space="0" w:color="auto"/>
                        <w:bottom w:val="none" w:sz="0" w:space="0" w:color="auto"/>
                        <w:right w:val="none" w:sz="0" w:space="0" w:color="auto"/>
                      </w:divBdr>
                    </w:div>
                  </w:divsChild>
                </w:div>
                <w:div w:id="1120413455">
                  <w:marLeft w:val="0"/>
                  <w:marRight w:val="0"/>
                  <w:marTop w:val="0"/>
                  <w:marBottom w:val="0"/>
                  <w:divBdr>
                    <w:top w:val="single" w:sz="2" w:space="1" w:color="FFFFFF"/>
                    <w:left w:val="single" w:sz="2" w:space="11" w:color="FFFFFF"/>
                    <w:bottom w:val="single" w:sz="2" w:space="1" w:color="FFFFFF"/>
                    <w:right w:val="single" w:sz="2" w:space="4" w:color="FFFFFF"/>
                  </w:divBdr>
                  <w:divsChild>
                    <w:div w:id="2130002540">
                      <w:marLeft w:val="0"/>
                      <w:marRight w:val="0"/>
                      <w:marTop w:val="0"/>
                      <w:marBottom w:val="0"/>
                      <w:divBdr>
                        <w:top w:val="none" w:sz="0" w:space="0" w:color="auto"/>
                        <w:left w:val="none" w:sz="0" w:space="0" w:color="auto"/>
                        <w:bottom w:val="none" w:sz="0" w:space="0" w:color="auto"/>
                        <w:right w:val="none" w:sz="0" w:space="0" w:color="auto"/>
                      </w:divBdr>
                    </w:div>
                  </w:divsChild>
                </w:div>
                <w:div w:id="1580140855">
                  <w:marLeft w:val="0"/>
                  <w:marRight w:val="0"/>
                  <w:marTop w:val="0"/>
                  <w:marBottom w:val="0"/>
                  <w:divBdr>
                    <w:top w:val="single" w:sz="2" w:space="1" w:color="FFFFFF"/>
                    <w:left w:val="single" w:sz="2" w:space="11" w:color="FFFFFF"/>
                    <w:bottom w:val="single" w:sz="2" w:space="1" w:color="FFFFFF"/>
                    <w:right w:val="single" w:sz="2" w:space="4" w:color="FFFFFF"/>
                  </w:divBdr>
                  <w:divsChild>
                    <w:div w:id="79719003">
                      <w:marLeft w:val="0"/>
                      <w:marRight w:val="0"/>
                      <w:marTop w:val="0"/>
                      <w:marBottom w:val="0"/>
                      <w:divBdr>
                        <w:top w:val="none" w:sz="0" w:space="0" w:color="auto"/>
                        <w:left w:val="none" w:sz="0" w:space="0" w:color="auto"/>
                        <w:bottom w:val="none" w:sz="0" w:space="0" w:color="auto"/>
                        <w:right w:val="none" w:sz="0" w:space="0" w:color="auto"/>
                      </w:divBdr>
                    </w:div>
                  </w:divsChild>
                </w:div>
                <w:div w:id="1971664707">
                  <w:marLeft w:val="0"/>
                  <w:marRight w:val="0"/>
                  <w:marTop w:val="0"/>
                  <w:marBottom w:val="0"/>
                  <w:divBdr>
                    <w:top w:val="single" w:sz="2" w:space="1" w:color="FFFFFF"/>
                    <w:left w:val="single" w:sz="2" w:space="11" w:color="FFFFFF"/>
                    <w:bottom w:val="single" w:sz="2" w:space="1" w:color="FFFFFF"/>
                    <w:right w:val="single" w:sz="2" w:space="4" w:color="FFFFFF"/>
                  </w:divBdr>
                  <w:divsChild>
                    <w:div w:id="456458903">
                      <w:marLeft w:val="0"/>
                      <w:marRight w:val="0"/>
                      <w:marTop w:val="0"/>
                      <w:marBottom w:val="0"/>
                      <w:divBdr>
                        <w:top w:val="none" w:sz="0" w:space="0" w:color="auto"/>
                        <w:left w:val="none" w:sz="0" w:space="0" w:color="auto"/>
                        <w:bottom w:val="none" w:sz="0" w:space="0" w:color="auto"/>
                        <w:right w:val="none" w:sz="0" w:space="0" w:color="auto"/>
                      </w:divBdr>
                    </w:div>
                  </w:divsChild>
                </w:div>
                <w:div w:id="614098502">
                  <w:marLeft w:val="0"/>
                  <w:marRight w:val="0"/>
                  <w:marTop w:val="0"/>
                  <w:marBottom w:val="0"/>
                  <w:divBdr>
                    <w:top w:val="single" w:sz="2" w:space="1" w:color="FFFFFF"/>
                    <w:left w:val="single" w:sz="2" w:space="11" w:color="FFFFFF"/>
                    <w:bottom w:val="single" w:sz="2" w:space="1" w:color="FFFFFF"/>
                    <w:right w:val="single" w:sz="2" w:space="4" w:color="FFFFFF"/>
                  </w:divBdr>
                  <w:divsChild>
                    <w:div w:id="200168258">
                      <w:marLeft w:val="0"/>
                      <w:marRight w:val="0"/>
                      <w:marTop w:val="0"/>
                      <w:marBottom w:val="0"/>
                      <w:divBdr>
                        <w:top w:val="none" w:sz="0" w:space="0" w:color="auto"/>
                        <w:left w:val="none" w:sz="0" w:space="0" w:color="auto"/>
                        <w:bottom w:val="none" w:sz="0" w:space="0" w:color="auto"/>
                        <w:right w:val="none" w:sz="0" w:space="0" w:color="auto"/>
                      </w:divBdr>
                    </w:div>
                  </w:divsChild>
                </w:div>
                <w:div w:id="1002704647">
                  <w:marLeft w:val="0"/>
                  <w:marRight w:val="0"/>
                  <w:marTop w:val="0"/>
                  <w:marBottom w:val="0"/>
                  <w:divBdr>
                    <w:top w:val="single" w:sz="2" w:space="1" w:color="FFFFFF"/>
                    <w:left w:val="single" w:sz="2" w:space="11" w:color="FFFFFF"/>
                    <w:bottom w:val="single" w:sz="2" w:space="1" w:color="FFFFFF"/>
                    <w:right w:val="single" w:sz="2" w:space="4" w:color="FFFFFF"/>
                  </w:divBdr>
                  <w:divsChild>
                    <w:div w:id="654605382">
                      <w:marLeft w:val="0"/>
                      <w:marRight w:val="0"/>
                      <w:marTop w:val="0"/>
                      <w:marBottom w:val="0"/>
                      <w:divBdr>
                        <w:top w:val="none" w:sz="0" w:space="0" w:color="auto"/>
                        <w:left w:val="none" w:sz="0" w:space="0" w:color="auto"/>
                        <w:bottom w:val="none" w:sz="0" w:space="0" w:color="auto"/>
                        <w:right w:val="none" w:sz="0" w:space="0" w:color="auto"/>
                      </w:divBdr>
                    </w:div>
                  </w:divsChild>
                </w:div>
                <w:div w:id="1585646527">
                  <w:marLeft w:val="0"/>
                  <w:marRight w:val="0"/>
                  <w:marTop w:val="0"/>
                  <w:marBottom w:val="0"/>
                  <w:divBdr>
                    <w:top w:val="single" w:sz="2" w:space="1" w:color="FFFFFF"/>
                    <w:left w:val="single" w:sz="2" w:space="11" w:color="FFFFFF"/>
                    <w:bottom w:val="single" w:sz="2" w:space="1" w:color="FFFFFF"/>
                    <w:right w:val="single" w:sz="2" w:space="4" w:color="FFFFFF"/>
                  </w:divBdr>
                  <w:divsChild>
                    <w:div w:id="288900533">
                      <w:marLeft w:val="0"/>
                      <w:marRight w:val="0"/>
                      <w:marTop w:val="0"/>
                      <w:marBottom w:val="0"/>
                      <w:divBdr>
                        <w:top w:val="none" w:sz="0" w:space="0" w:color="auto"/>
                        <w:left w:val="none" w:sz="0" w:space="0" w:color="auto"/>
                        <w:bottom w:val="none" w:sz="0" w:space="0" w:color="auto"/>
                        <w:right w:val="none" w:sz="0" w:space="0" w:color="auto"/>
                      </w:divBdr>
                    </w:div>
                  </w:divsChild>
                </w:div>
                <w:div w:id="1619145179">
                  <w:marLeft w:val="0"/>
                  <w:marRight w:val="0"/>
                  <w:marTop w:val="0"/>
                  <w:marBottom w:val="0"/>
                  <w:divBdr>
                    <w:top w:val="single" w:sz="2" w:space="1" w:color="FFFFFF"/>
                    <w:left w:val="single" w:sz="2" w:space="11" w:color="FFFFFF"/>
                    <w:bottom w:val="single" w:sz="2" w:space="1" w:color="FFFFFF"/>
                    <w:right w:val="single" w:sz="2" w:space="4" w:color="FFFFFF"/>
                  </w:divBdr>
                  <w:divsChild>
                    <w:div w:id="543369138">
                      <w:marLeft w:val="0"/>
                      <w:marRight w:val="0"/>
                      <w:marTop w:val="0"/>
                      <w:marBottom w:val="0"/>
                      <w:divBdr>
                        <w:top w:val="none" w:sz="0" w:space="0" w:color="auto"/>
                        <w:left w:val="none" w:sz="0" w:space="0" w:color="auto"/>
                        <w:bottom w:val="none" w:sz="0" w:space="0" w:color="auto"/>
                        <w:right w:val="none" w:sz="0" w:space="0" w:color="auto"/>
                      </w:divBdr>
                    </w:div>
                  </w:divsChild>
                </w:div>
                <w:div w:id="239146414">
                  <w:marLeft w:val="0"/>
                  <w:marRight w:val="0"/>
                  <w:marTop w:val="0"/>
                  <w:marBottom w:val="0"/>
                  <w:divBdr>
                    <w:top w:val="single" w:sz="2" w:space="1" w:color="FFFFFF"/>
                    <w:left w:val="single" w:sz="2" w:space="11" w:color="FFFFFF"/>
                    <w:bottom w:val="single" w:sz="2" w:space="1" w:color="FFFFFF"/>
                    <w:right w:val="single" w:sz="2" w:space="4" w:color="FFFFFF"/>
                  </w:divBdr>
                  <w:divsChild>
                    <w:div w:id="755135133">
                      <w:marLeft w:val="0"/>
                      <w:marRight w:val="0"/>
                      <w:marTop w:val="0"/>
                      <w:marBottom w:val="0"/>
                      <w:divBdr>
                        <w:top w:val="none" w:sz="0" w:space="0" w:color="auto"/>
                        <w:left w:val="none" w:sz="0" w:space="0" w:color="auto"/>
                        <w:bottom w:val="none" w:sz="0" w:space="0" w:color="auto"/>
                        <w:right w:val="none" w:sz="0" w:space="0" w:color="auto"/>
                      </w:divBdr>
                    </w:div>
                  </w:divsChild>
                </w:div>
                <w:div w:id="14692959">
                  <w:marLeft w:val="0"/>
                  <w:marRight w:val="0"/>
                  <w:marTop w:val="0"/>
                  <w:marBottom w:val="0"/>
                  <w:divBdr>
                    <w:top w:val="single" w:sz="2" w:space="1" w:color="FFFFFF"/>
                    <w:left w:val="single" w:sz="2" w:space="11" w:color="FFFFFF"/>
                    <w:bottom w:val="single" w:sz="2" w:space="1" w:color="FFFFFF"/>
                    <w:right w:val="single" w:sz="2" w:space="4" w:color="FFFFFF"/>
                  </w:divBdr>
                  <w:divsChild>
                    <w:div w:id="882598512">
                      <w:marLeft w:val="0"/>
                      <w:marRight w:val="0"/>
                      <w:marTop w:val="0"/>
                      <w:marBottom w:val="0"/>
                      <w:divBdr>
                        <w:top w:val="none" w:sz="0" w:space="0" w:color="auto"/>
                        <w:left w:val="none" w:sz="0" w:space="0" w:color="auto"/>
                        <w:bottom w:val="none" w:sz="0" w:space="0" w:color="auto"/>
                        <w:right w:val="none" w:sz="0" w:space="0" w:color="auto"/>
                      </w:divBdr>
                    </w:div>
                  </w:divsChild>
                </w:div>
                <w:div w:id="1078286514">
                  <w:marLeft w:val="0"/>
                  <w:marRight w:val="0"/>
                  <w:marTop w:val="0"/>
                  <w:marBottom w:val="0"/>
                  <w:divBdr>
                    <w:top w:val="single" w:sz="2" w:space="1" w:color="FFFFFF"/>
                    <w:left w:val="single" w:sz="2" w:space="11" w:color="FFFFFF"/>
                    <w:bottom w:val="single" w:sz="2" w:space="1" w:color="FFFFFF"/>
                    <w:right w:val="single" w:sz="2" w:space="4" w:color="FFFFFF"/>
                  </w:divBdr>
                  <w:divsChild>
                    <w:div w:id="184633594">
                      <w:marLeft w:val="0"/>
                      <w:marRight w:val="0"/>
                      <w:marTop w:val="0"/>
                      <w:marBottom w:val="0"/>
                      <w:divBdr>
                        <w:top w:val="none" w:sz="0" w:space="0" w:color="auto"/>
                        <w:left w:val="none" w:sz="0" w:space="0" w:color="auto"/>
                        <w:bottom w:val="none" w:sz="0" w:space="0" w:color="auto"/>
                        <w:right w:val="none" w:sz="0" w:space="0" w:color="auto"/>
                      </w:divBdr>
                    </w:div>
                  </w:divsChild>
                </w:div>
                <w:div w:id="254479869">
                  <w:marLeft w:val="0"/>
                  <w:marRight w:val="0"/>
                  <w:marTop w:val="0"/>
                  <w:marBottom w:val="0"/>
                  <w:divBdr>
                    <w:top w:val="single" w:sz="2" w:space="1" w:color="FFFFFF"/>
                    <w:left w:val="single" w:sz="2" w:space="11" w:color="FFFFFF"/>
                    <w:bottom w:val="single" w:sz="2" w:space="1" w:color="FFFFFF"/>
                    <w:right w:val="single" w:sz="2" w:space="4" w:color="FFFFFF"/>
                  </w:divBdr>
                  <w:divsChild>
                    <w:div w:id="1155299804">
                      <w:marLeft w:val="0"/>
                      <w:marRight w:val="0"/>
                      <w:marTop w:val="0"/>
                      <w:marBottom w:val="0"/>
                      <w:divBdr>
                        <w:top w:val="none" w:sz="0" w:space="0" w:color="auto"/>
                        <w:left w:val="none" w:sz="0" w:space="0" w:color="auto"/>
                        <w:bottom w:val="none" w:sz="0" w:space="0" w:color="auto"/>
                        <w:right w:val="none" w:sz="0" w:space="0" w:color="auto"/>
                      </w:divBdr>
                    </w:div>
                  </w:divsChild>
                </w:div>
                <w:div w:id="1269390307">
                  <w:marLeft w:val="0"/>
                  <w:marRight w:val="0"/>
                  <w:marTop w:val="0"/>
                  <w:marBottom w:val="0"/>
                  <w:divBdr>
                    <w:top w:val="single" w:sz="2" w:space="1" w:color="FFFFFF"/>
                    <w:left w:val="single" w:sz="2" w:space="11" w:color="FFFFFF"/>
                    <w:bottom w:val="single" w:sz="2" w:space="1" w:color="FFFFFF"/>
                    <w:right w:val="single" w:sz="2" w:space="4" w:color="FFFFFF"/>
                  </w:divBdr>
                  <w:divsChild>
                    <w:div w:id="676350189">
                      <w:marLeft w:val="0"/>
                      <w:marRight w:val="0"/>
                      <w:marTop w:val="0"/>
                      <w:marBottom w:val="0"/>
                      <w:divBdr>
                        <w:top w:val="none" w:sz="0" w:space="0" w:color="auto"/>
                        <w:left w:val="none" w:sz="0" w:space="0" w:color="auto"/>
                        <w:bottom w:val="none" w:sz="0" w:space="0" w:color="auto"/>
                        <w:right w:val="none" w:sz="0" w:space="0" w:color="auto"/>
                      </w:divBdr>
                    </w:div>
                  </w:divsChild>
                </w:div>
                <w:div w:id="1452626532">
                  <w:marLeft w:val="0"/>
                  <w:marRight w:val="0"/>
                  <w:marTop w:val="0"/>
                  <w:marBottom w:val="0"/>
                  <w:divBdr>
                    <w:top w:val="single" w:sz="2" w:space="1" w:color="FFFFFF"/>
                    <w:left w:val="single" w:sz="2" w:space="11" w:color="FFFFFF"/>
                    <w:bottom w:val="single" w:sz="2" w:space="1" w:color="FFFFFF"/>
                    <w:right w:val="single" w:sz="2" w:space="4" w:color="FFFFFF"/>
                  </w:divBdr>
                  <w:divsChild>
                    <w:div w:id="1181817780">
                      <w:marLeft w:val="0"/>
                      <w:marRight w:val="0"/>
                      <w:marTop w:val="0"/>
                      <w:marBottom w:val="0"/>
                      <w:divBdr>
                        <w:top w:val="none" w:sz="0" w:space="0" w:color="auto"/>
                        <w:left w:val="none" w:sz="0" w:space="0" w:color="auto"/>
                        <w:bottom w:val="none" w:sz="0" w:space="0" w:color="auto"/>
                        <w:right w:val="none" w:sz="0" w:space="0" w:color="auto"/>
                      </w:divBdr>
                    </w:div>
                  </w:divsChild>
                </w:div>
                <w:div w:id="2017725278">
                  <w:marLeft w:val="0"/>
                  <w:marRight w:val="0"/>
                  <w:marTop w:val="0"/>
                  <w:marBottom w:val="0"/>
                  <w:divBdr>
                    <w:top w:val="single" w:sz="2" w:space="1" w:color="FFFFFF"/>
                    <w:left w:val="single" w:sz="2" w:space="11" w:color="FFFFFF"/>
                    <w:bottom w:val="single" w:sz="2" w:space="1" w:color="FFFFFF"/>
                    <w:right w:val="single" w:sz="2" w:space="4" w:color="FFFFFF"/>
                  </w:divBdr>
                  <w:divsChild>
                    <w:div w:id="1659647920">
                      <w:marLeft w:val="0"/>
                      <w:marRight w:val="0"/>
                      <w:marTop w:val="0"/>
                      <w:marBottom w:val="0"/>
                      <w:divBdr>
                        <w:top w:val="none" w:sz="0" w:space="0" w:color="auto"/>
                        <w:left w:val="none" w:sz="0" w:space="0" w:color="auto"/>
                        <w:bottom w:val="none" w:sz="0" w:space="0" w:color="auto"/>
                        <w:right w:val="none" w:sz="0" w:space="0" w:color="auto"/>
                      </w:divBdr>
                    </w:div>
                  </w:divsChild>
                </w:div>
                <w:div w:id="604729314">
                  <w:marLeft w:val="0"/>
                  <w:marRight w:val="0"/>
                  <w:marTop w:val="0"/>
                  <w:marBottom w:val="0"/>
                  <w:divBdr>
                    <w:top w:val="single" w:sz="2" w:space="1" w:color="FFFFFF"/>
                    <w:left w:val="single" w:sz="2" w:space="11" w:color="FFFFFF"/>
                    <w:bottom w:val="single" w:sz="2" w:space="1" w:color="FFFFFF"/>
                    <w:right w:val="single" w:sz="2" w:space="4" w:color="FFFFFF"/>
                  </w:divBdr>
                  <w:divsChild>
                    <w:div w:id="294064994">
                      <w:marLeft w:val="0"/>
                      <w:marRight w:val="0"/>
                      <w:marTop w:val="0"/>
                      <w:marBottom w:val="0"/>
                      <w:divBdr>
                        <w:top w:val="none" w:sz="0" w:space="0" w:color="auto"/>
                        <w:left w:val="none" w:sz="0" w:space="0" w:color="auto"/>
                        <w:bottom w:val="none" w:sz="0" w:space="0" w:color="auto"/>
                        <w:right w:val="none" w:sz="0" w:space="0" w:color="auto"/>
                      </w:divBdr>
                    </w:div>
                  </w:divsChild>
                </w:div>
                <w:div w:id="2050181378">
                  <w:marLeft w:val="0"/>
                  <w:marRight w:val="0"/>
                  <w:marTop w:val="0"/>
                  <w:marBottom w:val="0"/>
                  <w:divBdr>
                    <w:top w:val="single" w:sz="2" w:space="1" w:color="FFFFFF"/>
                    <w:left w:val="single" w:sz="2" w:space="11" w:color="FFFFFF"/>
                    <w:bottom w:val="single" w:sz="2" w:space="1" w:color="FFFFFF"/>
                    <w:right w:val="single" w:sz="2" w:space="4" w:color="FFFFFF"/>
                  </w:divBdr>
                  <w:divsChild>
                    <w:div w:id="1775128925">
                      <w:marLeft w:val="0"/>
                      <w:marRight w:val="0"/>
                      <w:marTop w:val="0"/>
                      <w:marBottom w:val="0"/>
                      <w:divBdr>
                        <w:top w:val="none" w:sz="0" w:space="0" w:color="auto"/>
                        <w:left w:val="none" w:sz="0" w:space="0" w:color="auto"/>
                        <w:bottom w:val="none" w:sz="0" w:space="0" w:color="auto"/>
                        <w:right w:val="none" w:sz="0" w:space="0" w:color="auto"/>
                      </w:divBdr>
                    </w:div>
                  </w:divsChild>
                </w:div>
                <w:div w:id="395931112">
                  <w:marLeft w:val="0"/>
                  <w:marRight w:val="0"/>
                  <w:marTop w:val="0"/>
                  <w:marBottom w:val="0"/>
                  <w:divBdr>
                    <w:top w:val="single" w:sz="2" w:space="1" w:color="FFFFFF"/>
                    <w:left w:val="single" w:sz="2" w:space="11" w:color="FFFFFF"/>
                    <w:bottom w:val="single" w:sz="2" w:space="1" w:color="FFFFFF"/>
                    <w:right w:val="single" w:sz="2" w:space="4" w:color="FFFFFF"/>
                  </w:divBdr>
                  <w:divsChild>
                    <w:div w:id="1674914109">
                      <w:marLeft w:val="0"/>
                      <w:marRight w:val="0"/>
                      <w:marTop w:val="0"/>
                      <w:marBottom w:val="0"/>
                      <w:divBdr>
                        <w:top w:val="none" w:sz="0" w:space="0" w:color="auto"/>
                        <w:left w:val="none" w:sz="0" w:space="0" w:color="auto"/>
                        <w:bottom w:val="none" w:sz="0" w:space="0" w:color="auto"/>
                        <w:right w:val="none" w:sz="0" w:space="0" w:color="auto"/>
                      </w:divBdr>
                    </w:div>
                  </w:divsChild>
                </w:div>
                <w:div w:id="385184650">
                  <w:marLeft w:val="0"/>
                  <w:marRight w:val="0"/>
                  <w:marTop w:val="0"/>
                  <w:marBottom w:val="0"/>
                  <w:divBdr>
                    <w:top w:val="single" w:sz="2" w:space="1" w:color="FFFFFF"/>
                    <w:left w:val="single" w:sz="2" w:space="11" w:color="FFFFFF"/>
                    <w:bottom w:val="single" w:sz="2" w:space="4" w:color="FFFFFF"/>
                    <w:right w:val="single" w:sz="2" w:space="4" w:color="FFFFFF"/>
                  </w:divBdr>
                  <w:divsChild>
                    <w:div w:id="28285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501185">
          <w:marLeft w:val="0"/>
          <w:marRight w:val="0"/>
          <w:marTop w:val="0"/>
          <w:marBottom w:val="300"/>
          <w:divBdr>
            <w:top w:val="none" w:sz="0" w:space="0" w:color="auto"/>
            <w:left w:val="none" w:sz="0" w:space="0" w:color="auto"/>
            <w:bottom w:val="none" w:sz="0" w:space="0" w:color="auto"/>
            <w:right w:val="none" w:sz="0" w:space="0" w:color="auto"/>
          </w:divBdr>
          <w:divsChild>
            <w:div w:id="2098792168">
              <w:marLeft w:val="0"/>
              <w:marRight w:val="0"/>
              <w:marTop w:val="0"/>
              <w:marBottom w:val="0"/>
              <w:divBdr>
                <w:top w:val="none" w:sz="0" w:space="0" w:color="auto"/>
                <w:left w:val="none" w:sz="0" w:space="0" w:color="auto"/>
                <w:bottom w:val="none" w:sz="0" w:space="0" w:color="auto"/>
                <w:right w:val="none" w:sz="0" w:space="0" w:color="auto"/>
              </w:divBdr>
              <w:divsChild>
                <w:div w:id="1004160907">
                  <w:marLeft w:val="0"/>
                  <w:marRight w:val="0"/>
                  <w:marTop w:val="0"/>
                  <w:marBottom w:val="0"/>
                  <w:divBdr>
                    <w:top w:val="single" w:sz="2" w:space="4" w:color="FFFFFF"/>
                    <w:left w:val="single" w:sz="2" w:space="11" w:color="FFFFFF"/>
                    <w:bottom w:val="single" w:sz="2" w:space="1" w:color="FFFFFF"/>
                    <w:right w:val="single" w:sz="2" w:space="4" w:color="FFFFFF"/>
                  </w:divBdr>
                  <w:divsChild>
                    <w:div w:id="1798982549">
                      <w:marLeft w:val="0"/>
                      <w:marRight w:val="0"/>
                      <w:marTop w:val="0"/>
                      <w:marBottom w:val="0"/>
                      <w:divBdr>
                        <w:top w:val="none" w:sz="0" w:space="0" w:color="auto"/>
                        <w:left w:val="none" w:sz="0" w:space="0" w:color="auto"/>
                        <w:bottom w:val="none" w:sz="0" w:space="0" w:color="auto"/>
                        <w:right w:val="none" w:sz="0" w:space="0" w:color="auto"/>
                      </w:divBdr>
                    </w:div>
                  </w:divsChild>
                </w:div>
                <w:div w:id="190579555">
                  <w:marLeft w:val="0"/>
                  <w:marRight w:val="0"/>
                  <w:marTop w:val="0"/>
                  <w:marBottom w:val="0"/>
                  <w:divBdr>
                    <w:top w:val="single" w:sz="2" w:space="1" w:color="FFFFFF"/>
                    <w:left w:val="single" w:sz="2" w:space="11" w:color="FFFFFF"/>
                    <w:bottom w:val="single" w:sz="2" w:space="1" w:color="FFFFFF"/>
                    <w:right w:val="single" w:sz="2" w:space="4" w:color="FFFFFF"/>
                  </w:divBdr>
                  <w:divsChild>
                    <w:div w:id="857429151">
                      <w:marLeft w:val="0"/>
                      <w:marRight w:val="0"/>
                      <w:marTop w:val="0"/>
                      <w:marBottom w:val="0"/>
                      <w:divBdr>
                        <w:top w:val="none" w:sz="0" w:space="0" w:color="auto"/>
                        <w:left w:val="none" w:sz="0" w:space="0" w:color="auto"/>
                        <w:bottom w:val="none" w:sz="0" w:space="0" w:color="auto"/>
                        <w:right w:val="none" w:sz="0" w:space="0" w:color="auto"/>
                      </w:divBdr>
                    </w:div>
                  </w:divsChild>
                </w:div>
                <w:div w:id="578756714">
                  <w:marLeft w:val="0"/>
                  <w:marRight w:val="0"/>
                  <w:marTop w:val="0"/>
                  <w:marBottom w:val="0"/>
                  <w:divBdr>
                    <w:top w:val="single" w:sz="2" w:space="1" w:color="FFFFFF"/>
                    <w:left w:val="single" w:sz="2" w:space="11" w:color="FFFFFF"/>
                    <w:bottom w:val="single" w:sz="2" w:space="1" w:color="FFFFFF"/>
                    <w:right w:val="single" w:sz="2" w:space="4" w:color="FFFFFF"/>
                  </w:divBdr>
                  <w:divsChild>
                    <w:div w:id="1974629885">
                      <w:marLeft w:val="0"/>
                      <w:marRight w:val="0"/>
                      <w:marTop w:val="0"/>
                      <w:marBottom w:val="0"/>
                      <w:divBdr>
                        <w:top w:val="none" w:sz="0" w:space="0" w:color="auto"/>
                        <w:left w:val="none" w:sz="0" w:space="0" w:color="auto"/>
                        <w:bottom w:val="none" w:sz="0" w:space="0" w:color="auto"/>
                        <w:right w:val="none" w:sz="0" w:space="0" w:color="auto"/>
                      </w:divBdr>
                    </w:div>
                  </w:divsChild>
                </w:div>
                <w:div w:id="619841897">
                  <w:marLeft w:val="0"/>
                  <w:marRight w:val="0"/>
                  <w:marTop w:val="0"/>
                  <w:marBottom w:val="0"/>
                  <w:divBdr>
                    <w:top w:val="single" w:sz="2" w:space="1" w:color="FFFFFF"/>
                    <w:left w:val="single" w:sz="2" w:space="11" w:color="FFFFFF"/>
                    <w:bottom w:val="single" w:sz="2" w:space="1" w:color="FFFFFF"/>
                    <w:right w:val="single" w:sz="2" w:space="4" w:color="FFFFFF"/>
                  </w:divBdr>
                  <w:divsChild>
                    <w:div w:id="259414166">
                      <w:marLeft w:val="0"/>
                      <w:marRight w:val="0"/>
                      <w:marTop w:val="0"/>
                      <w:marBottom w:val="0"/>
                      <w:divBdr>
                        <w:top w:val="none" w:sz="0" w:space="0" w:color="auto"/>
                        <w:left w:val="none" w:sz="0" w:space="0" w:color="auto"/>
                        <w:bottom w:val="none" w:sz="0" w:space="0" w:color="auto"/>
                        <w:right w:val="none" w:sz="0" w:space="0" w:color="auto"/>
                      </w:divBdr>
                    </w:div>
                  </w:divsChild>
                </w:div>
                <w:div w:id="331448154">
                  <w:marLeft w:val="0"/>
                  <w:marRight w:val="0"/>
                  <w:marTop w:val="0"/>
                  <w:marBottom w:val="0"/>
                  <w:divBdr>
                    <w:top w:val="single" w:sz="2" w:space="1" w:color="FFFFFF"/>
                    <w:left w:val="single" w:sz="2" w:space="11" w:color="FFFFFF"/>
                    <w:bottom w:val="single" w:sz="2" w:space="1" w:color="FFFFFF"/>
                    <w:right w:val="single" w:sz="2" w:space="4" w:color="FFFFFF"/>
                  </w:divBdr>
                  <w:divsChild>
                    <w:div w:id="498814815">
                      <w:marLeft w:val="0"/>
                      <w:marRight w:val="0"/>
                      <w:marTop w:val="0"/>
                      <w:marBottom w:val="0"/>
                      <w:divBdr>
                        <w:top w:val="none" w:sz="0" w:space="0" w:color="auto"/>
                        <w:left w:val="none" w:sz="0" w:space="0" w:color="auto"/>
                        <w:bottom w:val="none" w:sz="0" w:space="0" w:color="auto"/>
                        <w:right w:val="none" w:sz="0" w:space="0" w:color="auto"/>
                      </w:divBdr>
                    </w:div>
                  </w:divsChild>
                </w:div>
                <w:div w:id="1003633028">
                  <w:marLeft w:val="0"/>
                  <w:marRight w:val="0"/>
                  <w:marTop w:val="0"/>
                  <w:marBottom w:val="0"/>
                  <w:divBdr>
                    <w:top w:val="single" w:sz="2" w:space="1" w:color="FFFFFF"/>
                    <w:left w:val="single" w:sz="2" w:space="11" w:color="FFFFFF"/>
                    <w:bottom w:val="single" w:sz="2" w:space="1" w:color="FFFFFF"/>
                    <w:right w:val="single" w:sz="2" w:space="4" w:color="FFFFFF"/>
                  </w:divBdr>
                  <w:divsChild>
                    <w:div w:id="1595357833">
                      <w:marLeft w:val="0"/>
                      <w:marRight w:val="0"/>
                      <w:marTop w:val="0"/>
                      <w:marBottom w:val="0"/>
                      <w:divBdr>
                        <w:top w:val="none" w:sz="0" w:space="0" w:color="auto"/>
                        <w:left w:val="none" w:sz="0" w:space="0" w:color="auto"/>
                        <w:bottom w:val="none" w:sz="0" w:space="0" w:color="auto"/>
                        <w:right w:val="none" w:sz="0" w:space="0" w:color="auto"/>
                      </w:divBdr>
                    </w:div>
                  </w:divsChild>
                </w:div>
                <w:div w:id="1454791758">
                  <w:marLeft w:val="0"/>
                  <w:marRight w:val="0"/>
                  <w:marTop w:val="0"/>
                  <w:marBottom w:val="0"/>
                  <w:divBdr>
                    <w:top w:val="single" w:sz="2" w:space="1" w:color="FFFFFF"/>
                    <w:left w:val="single" w:sz="2" w:space="11" w:color="FFFFFF"/>
                    <w:bottom w:val="single" w:sz="2" w:space="1" w:color="FFFFFF"/>
                    <w:right w:val="single" w:sz="2" w:space="4" w:color="FFFFFF"/>
                  </w:divBdr>
                  <w:divsChild>
                    <w:div w:id="255872628">
                      <w:marLeft w:val="0"/>
                      <w:marRight w:val="0"/>
                      <w:marTop w:val="0"/>
                      <w:marBottom w:val="0"/>
                      <w:divBdr>
                        <w:top w:val="none" w:sz="0" w:space="0" w:color="auto"/>
                        <w:left w:val="none" w:sz="0" w:space="0" w:color="auto"/>
                        <w:bottom w:val="none" w:sz="0" w:space="0" w:color="auto"/>
                        <w:right w:val="none" w:sz="0" w:space="0" w:color="auto"/>
                      </w:divBdr>
                    </w:div>
                  </w:divsChild>
                </w:div>
                <w:div w:id="830215851">
                  <w:marLeft w:val="0"/>
                  <w:marRight w:val="0"/>
                  <w:marTop w:val="0"/>
                  <w:marBottom w:val="0"/>
                  <w:divBdr>
                    <w:top w:val="single" w:sz="2" w:space="1" w:color="FFFFFF"/>
                    <w:left w:val="single" w:sz="2" w:space="11" w:color="FFFFFF"/>
                    <w:bottom w:val="single" w:sz="2" w:space="1" w:color="FFFFFF"/>
                    <w:right w:val="single" w:sz="2" w:space="4" w:color="FFFFFF"/>
                  </w:divBdr>
                  <w:divsChild>
                    <w:div w:id="842664685">
                      <w:marLeft w:val="0"/>
                      <w:marRight w:val="0"/>
                      <w:marTop w:val="0"/>
                      <w:marBottom w:val="0"/>
                      <w:divBdr>
                        <w:top w:val="none" w:sz="0" w:space="0" w:color="auto"/>
                        <w:left w:val="none" w:sz="0" w:space="0" w:color="auto"/>
                        <w:bottom w:val="none" w:sz="0" w:space="0" w:color="auto"/>
                        <w:right w:val="none" w:sz="0" w:space="0" w:color="auto"/>
                      </w:divBdr>
                    </w:div>
                  </w:divsChild>
                </w:div>
                <w:div w:id="1803840172">
                  <w:marLeft w:val="0"/>
                  <w:marRight w:val="0"/>
                  <w:marTop w:val="0"/>
                  <w:marBottom w:val="0"/>
                  <w:divBdr>
                    <w:top w:val="single" w:sz="2" w:space="1" w:color="FFFFFF"/>
                    <w:left w:val="single" w:sz="2" w:space="11" w:color="FFFFFF"/>
                    <w:bottom w:val="single" w:sz="2" w:space="1" w:color="FFFFFF"/>
                    <w:right w:val="single" w:sz="2" w:space="4" w:color="FFFFFF"/>
                  </w:divBdr>
                  <w:divsChild>
                    <w:div w:id="527110982">
                      <w:marLeft w:val="0"/>
                      <w:marRight w:val="0"/>
                      <w:marTop w:val="0"/>
                      <w:marBottom w:val="0"/>
                      <w:divBdr>
                        <w:top w:val="none" w:sz="0" w:space="0" w:color="auto"/>
                        <w:left w:val="none" w:sz="0" w:space="0" w:color="auto"/>
                        <w:bottom w:val="none" w:sz="0" w:space="0" w:color="auto"/>
                        <w:right w:val="none" w:sz="0" w:space="0" w:color="auto"/>
                      </w:divBdr>
                    </w:div>
                  </w:divsChild>
                </w:div>
                <w:div w:id="1664622187">
                  <w:marLeft w:val="0"/>
                  <w:marRight w:val="0"/>
                  <w:marTop w:val="0"/>
                  <w:marBottom w:val="0"/>
                  <w:divBdr>
                    <w:top w:val="single" w:sz="2" w:space="1" w:color="FFFFFF"/>
                    <w:left w:val="single" w:sz="2" w:space="11" w:color="FFFFFF"/>
                    <w:bottom w:val="single" w:sz="2" w:space="4" w:color="FFFFFF"/>
                    <w:right w:val="single" w:sz="2" w:space="4" w:color="FFFFFF"/>
                  </w:divBdr>
                  <w:divsChild>
                    <w:div w:id="197244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778901">
          <w:marLeft w:val="0"/>
          <w:marRight w:val="0"/>
          <w:marTop w:val="0"/>
          <w:marBottom w:val="300"/>
          <w:divBdr>
            <w:top w:val="none" w:sz="0" w:space="0" w:color="auto"/>
            <w:left w:val="none" w:sz="0" w:space="0" w:color="auto"/>
            <w:bottom w:val="none" w:sz="0" w:space="0" w:color="auto"/>
            <w:right w:val="none" w:sz="0" w:space="0" w:color="auto"/>
          </w:divBdr>
          <w:divsChild>
            <w:div w:id="872813746">
              <w:marLeft w:val="0"/>
              <w:marRight w:val="0"/>
              <w:marTop w:val="0"/>
              <w:marBottom w:val="0"/>
              <w:divBdr>
                <w:top w:val="none" w:sz="0" w:space="0" w:color="auto"/>
                <w:left w:val="none" w:sz="0" w:space="0" w:color="auto"/>
                <w:bottom w:val="none" w:sz="0" w:space="0" w:color="auto"/>
                <w:right w:val="none" w:sz="0" w:space="0" w:color="auto"/>
              </w:divBdr>
              <w:divsChild>
                <w:div w:id="2116365718">
                  <w:marLeft w:val="0"/>
                  <w:marRight w:val="0"/>
                  <w:marTop w:val="0"/>
                  <w:marBottom w:val="0"/>
                  <w:divBdr>
                    <w:top w:val="single" w:sz="2" w:space="4" w:color="FFFFFF"/>
                    <w:left w:val="single" w:sz="2" w:space="11" w:color="FFFFFF"/>
                    <w:bottom w:val="single" w:sz="2" w:space="1" w:color="FFFFFF"/>
                    <w:right w:val="single" w:sz="2" w:space="4" w:color="FFFFFF"/>
                  </w:divBdr>
                  <w:divsChild>
                    <w:div w:id="2131587463">
                      <w:marLeft w:val="0"/>
                      <w:marRight w:val="0"/>
                      <w:marTop w:val="0"/>
                      <w:marBottom w:val="0"/>
                      <w:divBdr>
                        <w:top w:val="none" w:sz="0" w:space="0" w:color="auto"/>
                        <w:left w:val="none" w:sz="0" w:space="0" w:color="auto"/>
                        <w:bottom w:val="none" w:sz="0" w:space="0" w:color="auto"/>
                        <w:right w:val="none" w:sz="0" w:space="0" w:color="auto"/>
                      </w:divBdr>
                    </w:div>
                  </w:divsChild>
                </w:div>
                <w:div w:id="874579896">
                  <w:marLeft w:val="0"/>
                  <w:marRight w:val="0"/>
                  <w:marTop w:val="0"/>
                  <w:marBottom w:val="0"/>
                  <w:divBdr>
                    <w:top w:val="single" w:sz="2" w:space="1" w:color="FFFFFF"/>
                    <w:left w:val="single" w:sz="2" w:space="11" w:color="FFFFFF"/>
                    <w:bottom w:val="single" w:sz="2" w:space="1" w:color="FFFFFF"/>
                    <w:right w:val="single" w:sz="2" w:space="4" w:color="FFFFFF"/>
                  </w:divBdr>
                  <w:divsChild>
                    <w:div w:id="1961960231">
                      <w:marLeft w:val="0"/>
                      <w:marRight w:val="0"/>
                      <w:marTop w:val="0"/>
                      <w:marBottom w:val="0"/>
                      <w:divBdr>
                        <w:top w:val="none" w:sz="0" w:space="0" w:color="auto"/>
                        <w:left w:val="none" w:sz="0" w:space="0" w:color="auto"/>
                        <w:bottom w:val="none" w:sz="0" w:space="0" w:color="auto"/>
                        <w:right w:val="none" w:sz="0" w:space="0" w:color="auto"/>
                      </w:divBdr>
                    </w:div>
                  </w:divsChild>
                </w:div>
                <w:div w:id="1205680118">
                  <w:marLeft w:val="0"/>
                  <w:marRight w:val="0"/>
                  <w:marTop w:val="0"/>
                  <w:marBottom w:val="0"/>
                  <w:divBdr>
                    <w:top w:val="single" w:sz="2" w:space="1" w:color="FFFFFF"/>
                    <w:left w:val="single" w:sz="2" w:space="11" w:color="FFFFFF"/>
                    <w:bottom w:val="single" w:sz="2" w:space="1" w:color="FFFFFF"/>
                    <w:right w:val="single" w:sz="2" w:space="4" w:color="FFFFFF"/>
                  </w:divBdr>
                  <w:divsChild>
                    <w:div w:id="466974870">
                      <w:marLeft w:val="0"/>
                      <w:marRight w:val="0"/>
                      <w:marTop w:val="0"/>
                      <w:marBottom w:val="0"/>
                      <w:divBdr>
                        <w:top w:val="none" w:sz="0" w:space="0" w:color="auto"/>
                        <w:left w:val="none" w:sz="0" w:space="0" w:color="auto"/>
                        <w:bottom w:val="none" w:sz="0" w:space="0" w:color="auto"/>
                        <w:right w:val="none" w:sz="0" w:space="0" w:color="auto"/>
                      </w:divBdr>
                    </w:div>
                  </w:divsChild>
                </w:div>
                <w:div w:id="1781487087">
                  <w:marLeft w:val="0"/>
                  <w:marRight w:val="0"/>
                  <w:marTop w:val="0"/>
                  <w:marBottom w:val="0"/>
                  <w:divBdr>
                    <w:top w:val="single" w:sz="2" w:space="1" w:color="FFFFFF"/>
                    <w:left w:val="single" w:sz="2" w:space="11" w:color="FFFFFF"/>
                    <w:bottom w:val="single" w:sz="2" w:space="1" w:color="FFFFFF"/>
                    <w:right w:val="single" w:sz="2" w:space="4" w:color="FFFFFF"/>
                  </w:divBdr>
                  <w:divsChild>
                    <w:div w:id="1636522280">
                      <w:marLeft w:val="0"/>
                      <w:marRight w:val="0"/>
                      <w:marTop w:val="0"/>
                      <w:marBottom w:val="0"/>
                      <w:divBdr>
                        <w:top w:val="none" w:sz="0" w:space="0" w:color="auto"/>
                        <w:left w:val="none" w:sz="0" w:space="0" w:color="auto"/>
                        <w:bottom w:val="none" w:sz="0" w:space="0" w:color="auto"/>
                        <w:right w:val="none" w:sz="0" w:space="0" w:color="auto"/>
                      </w:divBdr>
                    </w:div>
                  </w:divsChild>
                </w:div>
                <w:div w:id="2147316768">
                  <w:marLeft w:val="0"/>
                  <w:marRight w:val="0"/>
                  <w:marTop w:val="0"/>
                  <w:marBottom w:val="0"/>
                  <w:divBdr>
                    <w:top w:val="single" w:sz="2" w:space="1" w:color="FFFFFF"/>
                    <w:left w:val="single" w:sz="2" w:space="11" w:color="FFFFFF"/>
                    <w:bottom w:val="single" w:sz="2" w:space="1" w:color="FFFFFF"/>
                    <w:right w:val="single" w:sz="2" w:space="4" w:color="FFFFFF"/>
                  </w:divBdr>
                  <w:divsChild>
                    <w:div w:id="1223831285">
                      <w:marLeft w:val="0"/>
                      <w:marRight w:val="0"/>
                      <w:marTop w:val="0"/>
                      <w:marBottom w:val="0"/>
                      <w:divBdr>
                        <w:top w:val="none" w:sz="0" w:space="0" w:color="auto"/>
                        <w:left w:val="none" w:sz="0" w:space="0" w:color="auto"/>
                        <w:bottom w:val="none" w:sz="0" w:space="0" w:color="auto"/>
                        <w:right w:val="none" w:sz="0" w:space="0" w:color="auto"/>
                      </w:divBdr>
                    </w:div>
                  </w:divsChild>
                </w:div>
                <w:div w:id="1467624749">
                  <w:marLeft w:val="0"/>
                  <w:marRight w:val="0"/>
                  <w:marTop w:val="0"/>
                  <w:marBottom w:val="0"/>
                  <w:divBdr>
                    <w:top w:val="single" w:sz="2" w:space="1" w:color="FFFFFF"/>
                    <w:left w:val="single" w:sz="2" w:space="11" w:color="FFFFFF"/>
                    <w:bottom w:val="single" w:sz="2" w:space="1" w:color="FFFFFF"/>
                    <w:right w:val="single" w:sz="2" w:space="4" w:color="FFFFFF"/>
                  </w:divBdr>
                  <w:divsChild>
                    <w:div w:id="656298856">
                      <w:marLeft w:val="0"/>
                      <w:marRight w:val="0"/>
                      <w:marTop w:val="0"/>
                      <w:marBottom w:val="0"/>
                      <w:divBdr>
                        <w:top w:val="none" w:sz="0" w:space="0" w:color="auto"/>
                        <w:left w:val="none" w:sz="0" w:space="0" w:color="auto"/>
                        <w:bottom w:val="none" w:sz="0" w:space="0" w:color="auto"/>
                        <w:right w:val="none" w:sz="0" w:space="0" w:color="auto"/>
                      </w:divBdr>
                    </w:div>
                  </w:divsChild>
                </w:div>
                <w:div w:id="1596015916">
                  <w:marLeft w:val="0"/>
                  <w:marRight w:val="0"/>
                  <w:marTop w:val="0"/>
                  <w:marBottom w:val="0"/>
                  <w:divBdr>
                    <w:top w:val="single" w:sz="2" w:space="1" w:color="FFFFFF"/>
                    <w:left w:val="single" w:sz="2" w:space="11" w:color="FFFFFF"/>
                    <w:bottom w:val="single" w:sz="2" w:space="1" w:color="FFFFFF"/>
                    <w:right w:val="single" w:sz="2" w:space="4" w:color="FFFFFF"/>
                  </w:divBdr>
                  <w:divsChild>
                    <w:div w:id="650982666">
                      <w:marLeft w:val="0"/>
                      <w:marRight w:val="0"/>
                      <w:marTop w:val="0"/>
                      <w:marBottom w:val="0"/>
                      <w:divBdr>
                        <w:top w:val="none" w:sz="0" w:space="0" w:color="auto"/>
                        <w:left w:val="none" w:sz="0" w:space="0" w:color="auto"/>
                        <w:bottom w:val="none" w:sz="0" w:space="0" w:color="auto"/>
                        <w:right w:val="none" w:sz="0" w:space="0" w:color="auto"/>
                      </w:divBdr>
                    </w:div>
                  </w:divsChild>
                </w:div>
                <w:div w:id="422458280">
                  <w:marLeft w:val="0"/>
                  <w:marRight w:val="0"/>
                  <w:marTop w:val="0"/>
                  <w:marBottom w:val="0"/>
                  <w:divBdr>
                    <w:top w:val="single" w:sz="2" w:space="1" w:color="FFFFFF"/>
                    <w:left w:val="single" w:sz="2" w:space="11" w:color="FFFFFF"/>
                    <w:bottom w:val="single" w:sz="2" w:space="1" w:color="FFFFFF"/>
                    <w:right w:val="single" w:sz="2" w:space="4" w:color="FFFFFF"/>
                  </w:divBdr>
                  <w:divsChild>
                    <w:div w:id="1475683778">
                      <w:marLeft w:val="0"/>
                      <w:marRight w:val="0"/>
                      <w:marTop w:val="0"/>
                      <w:marBottom w:val="0"/>
                      <w:divBdr>
                        <w:top w:val="none" w:sz="0" w:space="0" w:color="auto"/>
                        <w:left w:val="none" w:sz="0" w:space="0" w:color="auto"/>
                        <w:bottom w:val="none" w:sz="0" w:space="0" w:color="auto"/>
                        <w:right w:val="none" w:sz="0" w:space="0" w:color="auto"/>
                      </w:divBdr>
                    </w:div>
                  </w:divsChild>
                </w:div>
                <w:div w:id="1804808379">
                  <w:marLeft w:val="0"/>
                  <w:marRight w:val="0"/>
                  <w:marTop w:val="0"/>
                  <w:marBottom w:val="0"/>
                  <w:divBdr>
                    <w:top w:val="single" w:sz="2" w:space="1" w:color="FFFFFF"/>
                    <w:left w:val="single" w:sz="2" w:space="11" w:color="FFFFFF"/>
                    <w:bottom w:val="single" w:sz="2" w:space="1" w:color="FFFFFF"/>
                    <w:right w:val="single" w:sz="2" w:space="4" w:color="FFFFFF"/>
                  </w:divBdr>
                  <w:divsChild>
                    <w:div w:id="1478230286">
                      <w:marLeft w:val="0"/>
                      <w:marRight w:val="0"/>
                      <w:marTop w:val="0"/>
                      <w:marBottom w:val="0"/>
                      <w:divBdr>
                        <w:top w:val="none" w:sz="0" w:space="0" w:color="auto"/>
                        <w:left w:val="none" w:sz="0" w:space="0" w:color="auto"/>
                        <w:bottom w:val="none" w:sz="0" w:space="0" w:color="auto"/>
                        <w:right w:val="none" w:sz="0" w:space="0" w:color="auto"/>
                      </w:divBdr>
                    </w:div>
                  </w:divsChild>
                </w:div>
                <w:div w:id="1453016103">
                  <w:marLeft w:val="0"/>
                  <w:marRight w:val="0"/>
                  <w:marTop w:val="0"/>
                  <w:marBottom w:val="0"/>
                  <w:divBdr>
                    <w:top w:val="single" w:sz="2" w:space="1" w:color="FFFFFF"/>
                    <w:left w:val="single" w:sz="2" w:space="11" w:color="FFFFFF"/>
                    <w:bottom w:val="single" w:sz="2" w:space="1" w:color="FFFFFF"/>
                    <w:right w:val="single" w:sz="2" w:space="4" w:color="FFFFFF"/>
                  </w:divBdr>
                  <w:divsChild>
                    <w:div w:id="466247038">
                      <w:marLeft w:val="0"/>
                      <w:marRight w:val="0"/>
                      <w:marTop w:val="0"/>
                      <w:marBottom w:val="0"/>
                      <w:divBdr>
                        <w:top w:val="none" w:sz="0" w:space="0" w:color="auto"/>
                        <w:left w:val="none" w:sz="0" w:space="0" w:color="auto"/>
                        <w:bottom w:val="none" w:sz="0" w:space="0" w:color="auto"/>
                        <w:right w:val="none" w:sz="0" w:space="0" w:color="auto"/>
                      </w:divBdr>
                    </w:div>
                  </w:divsChild>
                </w:div>
                <w:div w:id="446776513">
                  <w:marLeft w:val="0"/>
                  <w:marRight w:val="0"/>
                  <w:marTop w:val="0"/>
                  <w:marBottom w:val="0"/>
                  <w:divBdr>
                    <w:top w:val="single" w:sz="2" w:space="1" w:color="FFFFFF"/>
                    <w:left w:val="single" w:sz="2" w:space="11" w:color="FFFFFF"/>
                    <w:bottom w:val="single" w:sz="2" w:space="1" w:color="FFFFFF"/>
                    <w:right w:val="single" w:sz="2" w:space="4" w:color="FFFFFF"/>
                  </w:divBdr>
                  <w:divsChild>
                    <w:div w:id="845677605">
                      <w:marLeft w:val="0"/>
                      <w:marRight w:val="0"/>
                      <w:marTop w:val="0"/>
                      <w:marBottom w:val="0"/>
                      <w:divBdr>
                        <w:top w:val="none" w:sz="0" w:space="0" w:color="auto"/>
                        <w:left w:val="none" w:sz="0" w:space="0" w:color="auto"/>
                        <w:bottom w:val="none" w:sz="0" w:space="0" w:color="auto"/>
                        <w:right w:val="none" w:sz="0" w:space="0" w:color="auto"/>
                      </w:divBdr>
                    </w:div>
                  </w:divsChild>
                </w:div>
                <w:div w:id="340395013">
                  <w:marLeft w:val="0"/>
                  <w:marRight w:val="0"/>
                  <w:marTop w:val="0"/>
                  <w:marBottom w:val="0"/>
                  <w:divBdr>
                    <w:top w:val="single" w:sz="2" w:space="1" w:color="FFFFFF"/>
                    <w:left w:val="single" w:sz="2" w:space="11" w:color="FFFFFF"/>
                    <w:bottom w:val="single" w:sz="2" w:space="1" w:color="FFFFFF"/>
                    <w:right w:val="single" w:sz="2" w:space="4" w:color="FFFFFF"/>
                  </w:divBdr>
                  <w:divsChild>
                    <w:div w:id="1255478831">
                      <w:marLeft w:val="0"/>
                      <w:marRight w:val="0"/>
                      <w:marTop w:val="0"/>
                      <w:marBottom w:val="0"/>
                      <w:divBdr>
                        <w:top w:val="none" w:sz="0" w:space="0" w:color="auto"/>
                        <w:left w:val="none" w:sz="0" w:space="0" w:color="auto"/>
                        <w:bottom w:val="none" w:sz="0" w:space="0" w:color="auto"/>
                        <w:right w:val="none" w:sz="0" w:space="0" w:color="auto"/>
                      </w:divBdr>
                    </w:div>
                  </w:divsChild>
                </w:div>
                <w:div w:id="77295843">
                  <w:marLeft w:val="0"/>
                  <w:marRight w:val="0"/>
                  <w:marTop w:val="0"/>
                  <w:marBottom w:val="0"/>
                  <w:divBdr>
                    <w:top w:val="single" w:sz="2" w:space="1" w:color="FFFFFF"/>
                    <w:left w:val="single" w:sz="2" w:space="11" w:color="FFFFFF"/>
                    <w:bottom w:val="single" w:sz="2" w:space="1" w:color="FFFFFF"/>
                    <w:right w:val="single" w:sz="2" w:space="4" w:color="FFFFFF"/>
                  </w:divBdr>
                  <w:divsChild>
                    <w:div w:id="1267886337">
                      <w:marLeft w:val="0"/>
                      <w:marRight w:val="0"/>
                      <w:marTop w:val="0"/>
                      <w:marBottom w:val="0"/>
                      <w:divBdr>
                        <w:top w:val="none" w:sz="0" w:space="0" w:color="auto"/>
                        <w:left w:val="none" w:sz="0" w:space="0" w:color="auto"/>
                        <w:bottom w:val="none" w:sz="0" w:space="0" w:color="auto"/>
                        <w:right w:val="none" w:sz="0" w:space="0" w:color="auto"/>
                      </w:divBdr>
                    </w:div>
                  </w:divsChild>
                </w:div>
                <w:div w:id="1090348156">
                  <w:marLeft w:val="0"/>
                  <w:marRight w:val="0"/>
                  <w:marTop w:val="0"/>
                  <w:marBottom w:val="0"/>
                  <w:divBdr>
                    <w:top w:val="single" w:sz="2" w:space="1" w:color="FFFFFF"/>
                    <w:left w:val="single" w:sz="2" w:space="11" w:color="FFFFFF"/>
                    <w:bottom w:val="single" w:sz="2" w:space="1" w:color="FFFFFF"/>
                    <w:right w:val="single" w:sz="2" w:space="4" w:color="FFFFFF"/>
                  </w:divBdr>
                  <w:divsChild>
                    <w:div w:id="1891726923">
                      <w:marLeft w:val="0"/>
                      <w:marRight w:val="0"/>
                      <w:marTop w:val="0"/>
                      <w:marBottom w:val="0"/>
                      <w:divBdr>
                        <w:top w:val="none" w:sz="0" w:space="0" w:color="auto"/>
                        <w:left w:val="none" w:sz="0" w:space="0" w:color="auto"/>
                        <w:bottom w:val="none" w:sz="0" w:space="0" w:color="auto"/>
                        <w:right w:val="none" w:sz="0" w:space="0" w:color="auto"/>
                      </w:divBdr>
                    </w:div>
                  </w:divsChild>
                </w:div>
                <w:div w:id="1931965900">
                  <w:marLeft w:val="0"/>
                  <w:marRight w:val="0"/>
                  <w:marTop w:val="0"/>
                  <w:marBottom w:val="0"/>
                  <w:divBdr>
                    <w:top w:val="single" w:sz="2" w:space="1" w:color="FFFFFF"/>
                    <w:left w:val="single" w:sz="2" w:space="11" w:color="FFFFFF"/>
                    <w:bottom w:val="single" w:sz="2" w:space="1" w:color="FFFFFF"/>
                    <w:right w:val="single" w:sz="2" w:space="4" w:color="FFFFFF"/>
                  </w:divBdr>
                  <w:divsChild>
                    <w:div w:id="162546439">
                      <w:marLeft w:val="0"/>
                      <w:marRight w:val="0"/>
                      <w:marTop w:val="0"/>
                      <w:marBottom w:val="0"/>
                      <w:divBdr>
                        <w:top w:val="none" w:sz="0" w:space="0" w:color="auto"/>
                        <w:left w:val="none" w:sz="0" w:space="0" w:color="auto"/>
                        <w:bottom w:val="none" w:sz="0" w:space="0" w:color="auto"/>
                        <w:right w:val="none" w:sz="0" w:space="0" w:color="auto"/>
                      </w:divBdr>
                    </w:div>
                  </w:divsChild>
                </w:div>
                <w:div w:id="1927768696">
                  <w:marLeft w:val="0"/>
                  <w:marRight w:val="0"/>
                  <w:marTop w:val="0"/>
                  <w:marBottom w:val="0"/>
                  <w:divBdr>
                    <w:top w:val="single" w:sz="2" w:space="1" w:color="FFFFFF"/>
                    <w:left w:val="single" w:sz="2" w:space="11" w:color="FFFFFF"/>
                    <w:bottom w:val="single" w:sz="2" w:space="1" w:color="FFFFFF"/>
                    <w:right w:val="single" w:sz="2" w:space="4" w:color="FFFFFF"/>
                  </w:divBdr>
                  <w:divsChild>
                    <w:div w:id="933786919">
                      <w:marLeft w:val="0"/>
                      <w:marRight w:val="0"/>
                      <w:marTop w:val="0"/>
                      <w:marBottom w:val="0"/>
                      <w:divBdr>
                        <w:top w:val="none" w:sz="0" w:space="0" w:color="auto"/>
                        <w:left w:val="none" w:sz="0" w:space="0" w:color="auto"/>
                        <w:bottom w:val="none" w:sz="0" w:space="0" w:color="auto"/>
                        <w:right w:val="none" w:sz="0" w:space="0" w:color="auto"/>
                      </w:divBdr>
                    </w:div>
                  </w:divsChild>
                </w:div>
                <w:div w:id="864052681">
                  <w:marLeft w:val="0"/>
                  <w:marRight w:val="0"/>
                  <w:marTop w:val="0"/>
                  <w:marBottom w:val="0"/>
                  <w:divBdr>
                    <w:top w:val="single" w:sz="2" w:space="1" w:color="FFFFFF"/>
                    <w:left w:val="single" w:sz="2" w:space="11" w:color="FFFFFF"/>
                    <w:bottom w:val="single" w:sz="2" w:space="1" w:color="FFFFFF"/>
                    <w:right w:val="single" w:sz="2" w:space="4" w:color="FFFFFF"/>
                  </w:divBdr>
                  <w:divsChild>
                    <w:div w:id="852307989">
                      <w:marLeft w:val="0"/>
                      <w:marRight w:val="0"/>
                      <w:marTop w:val="0"/>
                      <w:marBottom w:val="0"/>
                      <w:divBdr>
                        <w:top w:val="none" w:sz="0" w:space="0" w:color="auto"/>
                        <w:left w:val="none" w:sz="0" w:space="0" w:color="auto"/>
                        <w:bottom w:val="none" w:sz="0" w:space="0" w:color="auto"/>
                        <w:right w:val="none" w:sz="0" w:space="0" w:color="auto"/>
                      </w:divBdr>
                    </w:div>
                  </w:divsChild>
                </w:div>
                <w:div w:id="653341326">
                  <w:marLeft w:val="0"/>
                  <w:marRight w:val="0"/>
                  <w:marTop w:val="0"/>
                  <w:marBottom w:val="0"/>
                  <w:divBdr>
                    <w:top w:val="single" w:sz="2" w:space="1" w:color="FFFFFF"/>
                    <w:left w:val="single" w:sz="2" w:space="11" w:color="FFFFFF"/>
                    <w:bottom w:val="single" w:sz="2" w:space="1" w:color="FFFFFF"/>
                    <w:right w:val="single" w:sz="2" w:space="4" w:color="FFFFFF"/>
                  </w:divBdr>
                  <w:divsChild>
                    <w:div w:id="1950039896">
                      <w:marLeft w:val="0"/>
                      <w:marRight w:val="0"/>
                      <w:marTop w:val="0"/>
                      <w:marBottom w:val="0"/>
                      <w:divBdr>
                        <w:top w:val="none" w:sz="0" w:space="0" w:color="auto"/>
                        <w:left w:val="none" w:sz="0" w:space="0" w:color="auto"/>
                        <w:bottom w:val="none" w:sz="0" w:space="0" w:color="auto"/>
                        <w:right w:val="none" w:sz="0" w:space="0" w:color="auto"/>
                      </w:divBdr>
                    </w:div>
                  </w:divsChild>
                </w:div>
                <w:div w:id="1391537939">
                  <w:marLeft w:val="0"/>
                  <w:marRight w:val="0"/>
                  <w:marTop w:val="0"/>
                  <w:marBottom w:val="0"/>
                  <w:divBdr>
                    <w:top w:val="single" w:sz="2" w:space="1" w:color="FFFFFF"/>
                    <w:left w:val="single" w:sz="2" w:space="11" w:color="FFFFFF"/>
                    <w:bottom w:val="single" w:sz="2" w:space="1" w:color="FFFFFF"/>
                    <w:right w:val="single" w:sz="2" w:space="4" w:color="FFFFFF"/>
                  </w:divBdr>
                  <w:divsChild>
                    <w:div w:id="301354899">
                      <w:marLeft w:val="0"/>
                      <w:marRight w:val="0"/>
                      <w:marTop w:val="0"/>
                      <w:marBottom w:val="0"/>
                      <w:divBdr>
                        <w:top w:val="none" w:sz="0" w:space="0" w:color="auto"/>
                        <w:left w:val="none" w:sz="0" w:space="0" w:color="auto"/>
                        <w:bottom w:val="none" w:sz="0" w:space="0" w:color="auto"/>
                        <w:right w:val="none" w:sz="0" w:space="0" w:color="auto"/>
                      </w:divBdr>
                    </w:div>
                  </w:divsChild>
                </w:div>
                <w:div w:id="630789761">
                  <w:marLeft w:val="0"/>
                  <w:marRight w:val="0"/>
                  <w:marTop w:val="0"/>
                  <w:marBottom w:val="0"/>
                  <w:divBdr>
                    <w:top w:val="single" w:sz="2" w:space="1" w:color="FFFFFF"/>
                    <w:left w:val="single" w:sz="2" w:space="11" w:color="FFFFFF"/>
                    <w:bottom w:val="single" w:sz="2" w:space="1" w:color="FFFFFF"/>
                    <w:right w:val="single" w:sz="2" w:space="4" w:color="FFFFFF"/>
                  </w:divBdr>
                  <w:divsChild>
                    <w:div w:id="69695190">
                      <w:marLeft w:val="0"/>
                      <w:marRight w:val="0"/>
                      <w:marTop w:val="0"/>
                      <w:marBottom w:val="0"/>
                      <w:divBdr>
                        <w:top w:val="none" w:sz="0" w:space="0" w:color="auto"/>
                        <w:left w:val="none" w:sz="0" w:space="0" w:color="auto"/>
                        <w:bottom w:val="none" w:sz="0" w:space="0" w:color="auto"/>
                        <w:right w:val="none" w:sz="0" w:space="0" w:color="auto"/>
                      </w:divBdr>
                    </w:div>
                  </w:divsChild>
                </w:div>
                <w:div w:id="352850594">
                  <w:marLeft w:val="0"/>
                  <w:marRight w:val="0"/>
                  <w:marTop w:val="0"/>
                  <w:marBottom w:val="0"/>
                  <w:divBdr>
                    <w:top w:val="single" w:sz="2" w:space="1" w:color="FFFFFF"/>
                    <w:left w:val="single" w:sz="2" w:space="11" w:color="FFFFFF"/>
                    <w:bottom w:val="single" w:sz="2" w:space="1" w:color="FFFFFF"/>
                    <w:right w:val="single" w:sz="2" w:space="4" w:color="FFFFFF"/>
                  </w:divBdr>
                  <w:divsChild>
                    <w:div w:id="1544364902">
                      <w:marLeft w:val="0"/>
                      <w:marRight w:val="0"/>
                      <w:marTop w:val="0"/>
                      <w:marBottom w:val="0"/>
                      <w:divBdr>
                        <w:top w:val="none" w:sz="0" w:space="0" w:color="auto"/>
                        <w:left w:val="none" w:sz="0" w:space="0" w:color="auto"/>
                        <w:bottom w:val="none" w:sz="0" w:space="0" w:color="auto"/>
                        <w:right w:val="none" w:sz="0" w:space="0" w:color="auto"/>
                      </w:divBdr>
                    </w:div>
                  </w:divsChild>
                </w:div>
                <w:div w:id="1336612068">
                  <w:marLeft w:val="0"/>
                  <w:marRight w:val="0"/>
                  <w:marTop w:val="0"/>
                  <w:marBottom w:val="0"/>
                  <w:divBdr>
                    <w:top w:val="single" w:sz="2" w:space="1" w:color="FFFFFF"/>
                    <w:left w:val="single" w:sz="2" w:space="11" w:color="FFFFFF"/>
                    <w:bottom w:val="single" w:sz="2" w:space="1" w:color="FFFFFF"/>
                    <w:right w:val="single" w:sz="2" w:space="4" w:color="FFFFFF"/>
                  </w:divBdr>
                  <w:divsChild>
                    <w:div w:id="1685089977">
                      <w:marLeft w:val="0"/>
                      <w:marRight w:val="0"/>
                      <w:marTop w:val="0"/>
                      <w:marBottom w:val="0"/>
                      <w:divBdr>
                        <w:top w:val="none" w:sz="0" w:space="0" w:color="auto"/>
                        <w:left w:val="none" w:sz="0" w:space="0" w:color="auto"/>
                        <w:bottom w:val="none" w:sz="0" w:space="0" w:color="auto"/>
                        <w:right w:val="none" w:sz="0" w:space="0" w:color="auto"/>
                      </w:divBdr>
                    </w:div>
                  </w:divsChild>
                </w:div>
                <w:div w:id="114830875">
                  <w:marLeft w:val="0"/>
                  <w:marRight w:val="0"/>
                  <w:marTop w:val="0"/>
                  <w:marBottom w:val="0"/>
                  <w:divBdr>
                    <w:top w:val="single" w:sz="2" w:space="1" w:color="FFFFFF"/>
                    <w:left w:val="single" w:sz="2" w:space="11" w:color="FFFFFF"/>
                    <w:bottom w:val="single" w:sz="2" w:space="1" w:color="FFFFFF"/>
                    <w:right w:val="single" w:sz="2" w:space="4" w:color="FFFFFF"/>
                  </w:divBdr>
                  <w:divsChild>
                    <w:div w:id="2147354511">
                      <w:marLeft w:val="0"/>
                      <w:marRight w:val="0"/>
                      <w:marTop w:val="0"/>
                      <w:marBottom w:val="0"/>
                      <w:divBdr>
                        <w:top w:val="none" w:sz="0" w:space="0" w:color="auto"/>
                        <w:left w:val="none" w:sz="0" w:space="0" w:color="auto"/>
                        <w:bottom w:val="none" w:sz="0" w:space="0" w:color="auto"/>
                        <w:right w:val="none" w:sz="0" w:space="0" w:color="auto"/>
                      </w:divBdr>
                    </w:div>
                  </w:divsChild>
                </w:div>
                <w:div w:id="1889218114">
                  <w:marLeft w:val="0"/>
                  <w:marRight w:val="0"/>
                  <w:marTop w:val="0"/>
                  <w:marBottom w:val="0"/>
                  <w:divBdr>
                    <w:top w:val="single" w:sz="2" w:space="1" w:color="FFFFFF"/>
                    <w:left w:val="single" w:sz="2" w:space="11" w:color="FFFFFF"/>
                    <w:bottom w:val="single" w:sz="2" w:space="4" w:color="FFFFFF"/>
                    <w:right w:val="single" w:sz="2" w:space="4" w:color="FFFFFF"/>
                  </w:divBdr>
                  <w:divsChild>
                    <w:div w:id="169865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911939">
      <w:bodyDiv w:val="1"/>
      <w:marLeft w:val="0"/>
      <w:marRight w:val="0"/>
      <w:marTop w:val="0"/>
      <w:marBottom w:val="0"/>
      <w:divBdr>
        <w:top w:val="none" w:sz="0" w:space="0" w:color="auto"/>
        <w:left w:val="none" w:sz="0" w:space="0" w:color="auto"/>
        <w:bottom w:val="none" w:sz="0" w:space="0" w:color="auto"/>
        <w:right w:val="none" w:sz="0" w:space="0" w:color="auto"/>
      </w:divBdr>
      <w:divsChild>
        <w:div w:id="1137453328">
          <w:marLeft w:val="0"/>
          <w:marRight w:val="0"/>
          <w:marTop w:val="0"/>
          <w:marBottom w:val="0"/>
          <w:divBdr>
            <w:top w:val="none" w:sz="0" w:space="0" w:color="auto"/>
            <w:left w:val="none" w:sz="0" w:space="0" w:color="auto"/>
            <w:bottom w:val="none" w:sz="0" w:space="0" w:color="auto"/>
            <w:right w:val="none" w:sz="0" w:space="0" w:color="auto"/>
          </w:divBdr>
        </w:div>
        <w:div w:id="2090342522">
          <w:marLeft w:val="0"/>
          <w:marRight w:val="0"/>
          <w:marTop w:val="0"/>
          <w:marBottom w:val="300"/>
          <w:divBdr>
            <w:top w:val="none" w:sz="0" w:space="0" w:color="auto"/>
            <w:left w:val="none" w:sz="0" w:space="0" w:color="auto"/>
            <w:bottom w:val="none" w:sz="0" w:space="0" w:color="auto"/>
            <w:right w:val="none" w:sz="0" w:space="0" w:color="auto"/>
          </w:divBdr>
          <w:divsChild>
            <w:div w:id="40061417">
              <w:marLeft w:val="0"/>
              <w:marRight w:val="0"/>
              <w:marTop w:val="0"/>
              <w:marBottom w:val="0"/>
              <w:divBdr>
                <w:top w:val="none" w:sz="0" w:space="0" w:color="auto"/>
                <w:left w:val="none" w:sz="0" w:space="0" w:color="auto"/>
                <w:bottom w:val="none" w:sz="0" w:space="0" w:color="auto"/>
                <w:right w:val="none" w:sz="0" w:space="0" w:color="auto"/>
              </w:divBdr>
              <w:divsChild>
                <w:div w:id="957758468">
                  <w:marLeft w:val="0"/>
                  <w:marRight w:val="0"/>
                  <w:marTop w:val="0"/>
                  <w:marBottom w:val="0"/>
                  <w:divBdr>
                    <w:top w:val="single" w:sz="2" w:space="4" w:color="FFFFFF"/>
                    <w:left w:val="single" w:sz="2" w:space="11" w:color="FFFFFF"/>
                    <w:bottom w:val="single" w:sz="2" w:space="1" w:color="FFFFFF"/>
                    <w:right w:val="single" w:sz="2" w:space="4" w:color="FFFFFF"/>
                  </w:divBdr>
                  <w:divsChild>
                    <w:div w:id="525292174">
                      <w:marLeft w:val="0"/>
                      <w:marRight w:val="0"/>
                      <w:marTop w:val="0"/>
                      <w:marBottom w:val="0"/>
                      <w:divBdr>
                        <w:top w:val="none" w:sz="0" w:space="0" w:color="auto"/>
                        <w:left w:val="none" w:sz="0" w:space="0" w:color="auto"/>
                        <w:bottom w:val="none" w:sz="0" w:space="0" w:color="auto"/>
                        <w:right w:val="none" w:sz="0" w:space="0" w:color="auto"/>
                      </w:divBdr>
                    </w:div>
                  </w:divsChild>
                </w:div>
                <w:div w:id="1582181642">
                  <w:marLeft w:val="0"/>
                  <w:marRight w:val="0"/>
                  <w:marTop w:val="0"/>
                  <w:marBottom w:val="0"/>
                  <w:divBdr>
                    <w:top w:val="single" w:sz="2" w:space="1" w:color="FFFFFF"/>
                    <w:left w:val="single" w:sz="2" w:space="11" w:color="FFFFFF"/>
                    <w:bottom w:val="single" w:sz="2" w:space="1" w:color="FFFFFF"/>
                    <w:right w:val="single" w:sz="2" w:space="4" w:color="FFFFFF"/>
                  </w:divBdr>
                  <w:divsChild>
                    <w:div w:id="1948198997">
                      <w:marLeft w:val="0"/>
                      <w:marRight w:val="0"/>
                      <w:marTop w:val="0"/>
                      <w:marBottom w:val="0"/>
                      <w:divBdr>
                        <w:top w:val="none" w:sz="0" w:space="0" w:color="auto"/>
                        <w:left w:val="none" w:sz="0" w:space="0" w:color="auto"/>
                        <w:bottom w:val="none" w:sz="0" w:space="0" w:color="auto"/>
                        <w:right w:val="none" w:sz="0" w:space="0" w:color="auto"/>
                      </w:divBdr>
                    </w:div>
                  </w:divsChild>
                </w:div>
                <w:div w:id="425618605">
                  <w:marLeft w:val="0"/>
                  <w:marRight w:val="0"/>
                  <w:marTop w:val="0"/>
                  <w:marBottom w:val="0"/>
                  <w:divBdr>
                    <w:top w:val="single" w:sz="2" w:space="1" w:color="FFFFFF"/>
                    <w:left w:val="single" w:sz="2" w:space="11" w:color="FFFFFF"/>
                    <w:bottom w:val="single" w:sz="2" w:space="1" w:color="FFFFFF"/>
                    <w:right w:val="single" w:sz="2" w:space="4" w:color="FFFFFF"/>
                  </w:divBdr>
                  <w:divsChild>
                    <w:div w:id="1582445092">
                      <w:marLeft w:val="0"/>
                      <w:marRight w:val="0"/>
                      <w:marTop w:val="0"/>
                      <w:marBottom w:val="0"/>
                      <w:divBdr>
                        <w:top w:val="none" w:sz="0" w:space="0" w:color="auto"/>
                        <w:left w:val="none" w:sz="0" w:space="0" w:color="auto"/>
                        <w:bottom w:val="none" w:sz="0" w:space="0" w:color="auto"/>
                        <w:right w:val="none" w:sz="0" w:space="0" w:color="auto"/>
                      </w:divBdr>
                    </w:div>
                  </w:divsChild>
                </w:div>
                <w:div w:id="575749800">
                  <w:marLeft w:val="0"/>
                  <w:marRight w:val="0"/>
                  <w:marTop w:val="0"/>
                  <w:marBottom w:val="0"/>
                  <w:divBdr>
                    <w:top w:val="single" w:sz="2" w:space="1" w:color="FFFFFF"/>
                    <w:left w:val="single" w:sz="2" w:space="11" w:color="FFFFFF"/>
                    <w:bottom w:val="single" w:sz="2" w:space="1" w:color="FFFFFF"/>
                    <w:right w:val="single" w:sz="2" w:space="4" w:color="FFFFFF"/>
                  </w:divBdr>
                  <w:divsChild>
                    <w:div w:id="1221284804">
                      <w:marLeft w:val="0"/>
                      <w:marRight w:val="0"/>
                      <w:marTop w:val="0"/>
                      <w:marBottom w:val="0"/>
                      <w:divBdr>
                        <w:top w:val="none" w:sz="0" w:space="0" w:color="auto"/>
                        <w:left w:val="none" w:sz="0" w:space="0" w:color="auto"/>
                        <w:bottom w:val="none" w:sz="0" w:space="0" w:color="auto"/>
                        <w:right w:val="none" w:sz="0" w:space="0" w:color="auto"/>
                      </w:divBdr>
                    </w:div>
                  </w:divsChild>
                </w:div>
                <w:div w:id="2126390805">
                  <w:marLeft w:val="0"/>
                  <w:marRight w:val="0"/>
                  <w:marTop w:val="0"/>
                  <w:marBottom w:val="0"/>
                  <w:divBdr>
                    <w:top w:val="single" w:sz="2" w:space="1" w:color="FFFFFF"/>
                    <w:left w:val="single" w:sz="2" w:space="11" w:color="FFFFFF"/>
                    <w:bottom w:val="single" w:sz="2" w:space="1" w:color="FFFFFF"/>
                    <w:right w:val="single" w:sz="2" w:space="4" w:color="FFFFFF"/>
                  </w:divBdr>
                  <w:divsChild>
                    <w:div w:id="1502622487">
                      <w:marLeft w:val="0"/>
                      <w:marRight w:val="0"/>
                      <w:marTop w:val="0"/>
                      <w:marBottom w:val="0"/>
                      <w:divBdr>
                        <w:top w:val="none" w:sz="0" w:space="0" w:color="auto"/>
                        <w:left w:val="none" w:sz="0" w:space="0" w:color="auto"/>
                        <w:bottom w:val="none" w:sz="0" w:space="0" w:color="auto"/>
                        <w:right w:val="none" w:sz="0" w:space="0" w:color="auto"/>
                      </w:divBdr>
                    </w:div>
                  </w:divsChild>
                </w:div>
                <w:div w:id="1957515121">
                  <w:marLeft w:val="0"/>
                  <w:marRight w:val="0"/>
                  <w:marTop w:val="0"/>
                  <w:marBottom w:val="0"/>
                  <w:divBdr>
                    <w:top w:val="single" w:sz="2" w:space="1" w:color="FFFFFF"/>
                    <w:left w:val="single" w:sz="2" w:space="11" w:color="FFFFFF"/>
                    <w:bottom w:val="single" w:sz="2" w:space="1" w:color="FFFFFF"/>
                    <w:right w:val="single" w:sz="2" w:space="4" w:color="FFFFFF"/>
                  </w:divBdr>
                  <w:divsChild>
                    <w:div w:id="206531725">
                      <w:marLeft w:val="0"/>
                      <w:marRight w:val="0"/>
                      <w:marTop w:val="0"/>
                      <w:marBottom w:val="0"/>
                      <w:divBdr>
                        <w:top w:val="none" w:sz="0" w:space="0" w:color="auto"/>
                        <w:left w:val="none" w:sz="0" w:space="0" w:color="auto"/>
                        <w:bottom w:val="none" w:sz="0" w:space="0" w:color="auto"/>
                        <w:right w:val="none" w:sz="0" w:space="0" w:color="auto"/>
                      </w:divBdr>
                    </w:div>
                  </w:divsChild>
                </w:div>
                <w:div w:id="258487215">
                  <w:marLeft w:val="0"/>
                  <w:marRight w:val="0"/>
                  <w:marTop w:val="0"/>
                  <w:marBottom w:val="0"/>
                  <w:divBdr>
                    <w:top w:val="single" w:sz="2" w:space="1" w:color="FFFFFF"/>
                    <w:left w:val="single" w:sz="2" w:space="11" w:color="FFFFFF"/>
                    <w:bottom w:val="single" w:sz="2" w:space="1" w:color="FFFFFF"/>
                    <w:right w:val="single" w:sz="2" w:space="4" w:color="FFFFFF"/>
                  </w:divBdr>
                  <w:divsChild>
                    <w:div w:id="1286159751">
                      <w:marLeft w:val="0"/>
                      <w:marRight w:val="0"/>
                      <w:marTop w:val="0"/>
                      <w:marBottom w:val="0"/>
                      <w:divBdr>
                        <w:top w:val="none" w:sz="0" w:space="0" w:color="auto"/>
                        <w:left w:val="none" w:sz="0" w:space="0" w:color="auto"/>
                        <w:bottom w:val="none" w:sz="0" w:space="0" w:color="auto"/>
                        <w:right w:val="none" w:sz="0" w:space="0" w:color="auto"/>
                      </w:divBdr>
                    </w:div>
                  </w:divsChild>
                </w:div>
                <w:div w:id="1060713183">
                  <w:marLeft w:val="0"/>
                  <w:marRight w:val="0"/>
                  <w:marTop w:val="0"/>
                  <w:marBottom w:val="0"/>
                  <w:divBdr>
                    <w:top w:val="single" w:sz="2" w:space="1" w:color="FFFFFF"/>
                    <w:left w:val="single" w:sz="2" w:space="11" w:color="FFFFFF"/>
                    <w:bottom w:val="single" w:sz="2" w:space="1" w:color="FFFFFF"/>
                    <w:right w:val="single" w:sz="2" w:space="4" w:color="FFFFFF"/>
                  </w:divBdr>
                  <w:divsChild>
                    <w:div w:id="1307589568">
                      <w:marLeft w:val="0"/>
                      <w:marRight w:val="0"/>
                      <w:marTop w:val="0"/>
                      <w:marBottom w:val="0"/>
                      <w:divBdr>
                        <w:top w:val="none" w:sz="0" w:space="0" w:color="auto"/>
                        <w:left w:val="none" w:sz="0" w:space="0" w:color="auto"/>
                        <w:bottom w:val="none" w:sz="0" w:space="0" w:color="auto"/>
                        <w:right w:val="none" w:sz="0" w:space="0" w:color="auto"/>
                      </w:divBdr>
                    </w:div>
                  </w:divsChild>
                </w:div>
                <w:div w:id="763384595">
                  <w:marLeft w:val="0"/>
                  <w:marRight w:val="0"/>
                  <w:marTop w:val="0"/>
                  <w:marBottom w:val="0"/>
                  <w:divBdr>
                    <w:top w:val="single" w:sz="2" w:space="1" w:color="FFFFFF"/>
                    <w:left w:val="single" w:sz="2" w:space="11" w:color="FFFFFF"/>
                    <w:bottom w:val="single" w:sz="2" w:space="1" w:color="FFFFFF"/>
                    <w:right w:val="single" w:sz="2" w:space="4" w:color="FFFFFF"/>
                  </w:divBdr>
                  <w:divsChild>
                    <w:div w:id="704865642">
                      <w:marLeft w:val="0"/>
                      <w:marRight w:val="0"/>
                      <w:marTop w:val="0"/>
                      <w:marBottom w:val="0"/>
                      <w:divBdr>
                        <w:top w:val="none" w:sz="0" w:space="0" w:color="auto"/>
                        <w:left w:val="none" w:sz="0" w:space="0" w:color="auto"/>
                        <w:bottom w:val="none" w:sz="0" w:space="0" w:color="auto"/>
                        <w:right w:val="none" w:sz="0" w:space="0" w:color="auto"/>
                      </w:divBdr>
                    </w:div>
                  </w:divsChild>
                </w:div>
                <w:div w:id="1553493595">
                  <w:marLeft w:val="0"/>
                  <w:marRight w:val="0"/>
                  <w:marTop w:val="0"/>
                  <w:marBottom w:val="0"/>
                  <w:divBdr>
                    <w:top w:val="single" w:sz="2" w:space="1" w:color="FFFFFF"/>
                    <w:left w:val="single" w:sz="2" w:space="11" w:color="FFFFFF"/>
                    <w:bottom w:val="single" w:sz="2" w:space="1" w:color="FFFFFF"/>
                    <w:right w:val="single" w:sz="2" w:space="4" w:color="FFFFFF"/>
                  </w:divBdr>
                  <w:divsChild>
                    <w:div w:id="242691097">
                      <w:marLeft w:val="0"/>
                      <w:marRight w:val="0"/>
                      <w:marTop w:val="0"/>
                      <w:marBottom w:val="0"/>
                      <w:divBdr>
                        <w:top w:val="none" w:sz="0" w:space="0" w:color="auto"/>
                        <w:left w:val="none" w:sz="0" w:space="0" w:color="auto"/>
                        <w:bottom w:val="none" w:sz="0" w:space="0" w:color="auto"/>
                        <w:right w:val="none" w:sz="0" w:space="0" w:color="auto"/>
                      </w:divBdr>
                    </w:div>
                  </w:divsChild>
                </w:div>
                <w:div w:id="1140154191">
                  <w:marLeft w:val="0"/>
                  <w:marRight w:val="0"/>
                  <w:marTop w:val="0"/>
                  <w:marBottom w:val="0"/>
                  <w:divBdr>
                    <w:top w:val="single" w:sz="2" w:space="1" w:color="FFFFFF"/>
                    <w:left w:val="single" w:sz="2" w:space="11" w:color="FFFFFF"/>
                    <w:bottom w:val="single" w:sz="2" w:space="1" w:color="FFFFFF"/>
                    <w:right w:val="single" w:sz="2" w:space="4" w:color="FFFFFF"/>
                  </w:divBdr>
                  <w:divsChild>
                    <w:div w:id="1114253370">
                      <w:marLeft w:val="0"/>
                      <w:marRight w:val="0"/>
                      <w:marTop w:val="0"/>
                      <w:marBottom w:val="0"/>
                      <w:divBdr>
                        <w:top w:val="none" w:sz="0" w:space="0" w:color="auto"/>
                        <w:left w:val="none" w:sz="0" w:space="0" w:color="auto"/>
                        <w:bottom w:val="none" w:sz="0" w:space="0" w:color="auto"/>
                        <w:right w:val="none" w:sz="0" w:space="0" w:color="auto"/>
                      </w:divBdr>
                    </w:div>
                  </w:divsChild>
                </w:div>
                <w:div w:id="600333996">
                  <w:marLeft w:val="0"/>
                  <w:marRight w:val="0"/>
                  <w:marTop w:val="0"/>
                  <w:marBottom w:val="0"/>
                  <w:divBdr>
                    <w:top w:val="single" w:sz="2" w:space="1" w:color="FFFFFF"/>
                    <w:left w:val="single" w:sz="2" w:space="11" w:color="FFFFFF"/>
                    <w:bottom w:val="single" w:sz="2" w:space="1" w:color="FFFFFF"/>
                    <w:right w:val="single" w:sz="2" w:space="4" w:color="FFFFFF"/>
                  </w:divBdr>
                  <w:divsChild>
                    <w:div w:id="2097364920">
                      <w:marLeft w:val="0"/>
                      <w:marRight w:val="0"/>
                      <w:marTop w:val="0"/>
                      <w:marBottom w:val="0"/>
                      <w:divBdr>
                        <w:top w:val="none" w:sz="0" w:space="0" w:color="auto"/>
                        <w:left w:val="none" w:sz="0" w:space="0" w:color="auto"/>
                        <w:bottom w:val="none" w:sz="0" w:space="0" w:color="auto"/>
                        <w:right w:val="none" w:sz="0" w:space="0" w:color="auto"/>
                      </w:divBdr>
                    </w:div>
                  </w:divsChild>
                </w:div>
                <w:div w:id="137764985">
                  <w:marLeft w:val="0"/>
                  <w:marRight w:val="0"/>
                  <w:marTop w:val="0"/>
                  <w:marBottom w:val="0"/>
                  <w:divBdr>
                    <w:top w:val="single" w:sz="2" w:space="1" w:color="FFFFFF"/>
                    <w:left w:val="single" w:sz="2" w:space="11" w:color="FFFFFF"/>
                    <w:bottom w:val="single" w:sz="2" w:space="1" w:color="FFFFFF"/>
                    <w:right w:val="single" w:sz="2" w:space="4" w:color="FFFFFF"/>
                  </w:divBdr>
                  <w:divsChild>
                    <w:div w:id="2130541880">
                      <w:marLeft w:val="0"/>
                      <w:marRight w:val="0"/>
                      <w:marTop w:val="0"/>
                      <w:marBottom w:val="0"/>
                      <w:divBdr>
                        <w:top w:val="none" w:sz="0" w:space="0" w:color="auto"/>
                        <w:left w:val="none" w:sz="0" w:space="0" w:color="auto"/>
                        <w:bottom w:val="none" w:sz="0" w:space="0" w:color="auto"/>
                        <w:right w:val="none" w:sz="0" w:space="0" w:color="auto"/>
                      </w:divBdr>
                    </w:div>
                  </w:divsChild>
                </w:div>
                <w:div w:id="786312925">
                  <w:marLeft w:val="0"/>
                  <w:marRight w:val="0"/>
                  <w:marTop w:val="0"/>
                  <w:marBottom w:val="0"/>
                  <w:divBdr>
                    <w:top w:val="single" w:sz="2" w:space="1" w:color="FFFFFF"/>
                    <w:left w:val="single" w:sz="2" w:space="11" w:color="FFFFFF"/>
                    <w:bottom w:val="single" w:sz="2" w:space="1" w:color="FFFFFF"/>
                    <w:right w:val="single" w:sz="2" w:space="4" w:color="FFFFFF"/>
                  </w:divBdr>
                  <w:divsChild>
                    <w:div w:id="1315916439">
                      <w:marLeft w:val="0"/>
                      <w:marRight w:val="0"/>
                      <w:marTop w:val="0"/>
                      <w:marBottom w:val="0"/>
                      <w:divBdr>
                        <w:top w:val="none" w:sz="0" w:space="0" w:color="auto"/>
                        <w:left w:val="none" w:sz="0" w:space="0" w:color="auto"/>
                        <w:bottom w:val="none" w:sz="0" w:space="0" w:color="auto"/>
                        <w:right w:val="none" w:sz="0" w:space="0" w:color="auto"/>
                      </w:divBdr>
                    </w:div>
                  </w:divsChild>
                </w:div>
                <w:div w:id="909576146">
                  <w:marLeft w:val="0"/>
                  <w:marRight w:val="0"/>
                  <w:marTop w:val="0"/>
                  <w:marBottom w:val="0"/>
                  <w:divBdr>
                    <w:top w:val="single" w:sz="2" w:space="1" w:color="FFFFFF"/>
                    <w:left w:val="single" w:sz="2" w:space="11" w:color="FFFFFF"/>
                    <w:bottom w:val="single" w:sz="2" w:space="1" w:color="FFFFFF"/>
                    <w:right w:val="single" w:sz="2" w:space="4" w:color="FFFFFF"/>
                  </w:divBdr>
                  <w:divsChild>
                    <w:div w:id="1600212085">
                      <w:marLeft w:val="0"/>
                      <w:marRight w:val="0"/>
                      <w:marTop w:val="0"/>
                      <w:marBottom w:val="0"/>
                      <w:divBdr>
                        <w:top w:val="none" w:sz="0" w:space="0" w:color="auto"/>
                        <w:left w:val="none" w:sz="0" w:space="0" w:color="auto"/>
                        <w:bottom w:val="none" w:sz="0" w:space="0" w:color="auto"/>
                        <w:right w:val="none" w:sz="0" w:space="0" w:color="auto"/>
                      </w:divBdr>
                    </w:div>
                  </w:divsChild>
                </w:div>
                <w:div w:id="1166476082">
                  <w:marLeft w:val="0"/>
                  <w:marRight w:val="0"/>
                  <w:marTop w:val="0"/>
                  <w:marBottom w:val="0"/>
                  <w:divBdr>
                    <w:top w:val="single" w:sz="2" w:space="1" w:color="FFFFFF"/>
                    <w:left w:val="single" w:sz="2" w:space="11" w:color="FFFFFF"/>
                    <w:bottom w:val="single" w:sz="2" w:space="1" w:color="FFFFFF"/>
                    <w:right w:val="single" w:sz="2" w:space="4" w:color="FFFFFF"/>
                  </w:divBdr>
                  <w:divsChild>
                    <w:div w:id="243421832">
                      <w:marLeft w:val="0"/>
                      <w:marRight w:val="0"/>
                      <w:marTop w:val="0"/>
                      <w:marBottom w:val="0"/>
                      <w:divBdr>
                        <w:top w:val="none" w:sz="0" w:space="0" w:color="auto"/>
                        <w:left w:val="none" w:sz="0" w:space="0" w:color="auto"/>
                        <w:bottom w:val="none" w:sz="0" w:space="0" w:color="auto"/>
                        <w:right w:val="none" w:sz="0" w:space="0" w:color="auto"/>
                      </w:divBdr>
                    </w:div>
                  </w:divsChild>
                </w:div>
                <w:div w:id="243882305">
                  <w:marLeft w:val="0"/>
                  <w:marRight w:val="0"/>
                  <w:marTop w:val="0"/>
                  <w:marBottom w:val="0"/>
                  <w:divBdr>
                    <w:top w:val="single" w:sz="2" w:space="1" w:color="FFFFFF"/>
                    <w:left w:val="single" w:sz="2" w:space="11" w:color="FFFFFF"/>
                    <w:bottom w:val="single" w:sz="2" w:space="1" w:color="FFFFFF"/>
                    <w:right w:val="single" w:sz="2" w:space="4" w:color="FFFFFF"/>
                  </w:divBdr>
                  <w:divsChild>
                    <w:div w:id="493843044">
                      <w:marLeft w:val="0"/>
                      <w:marRight w:val="0"/>
                      <w:marTop w:val="0"/>
                      <w:marBottom w:val="0"/>
                      <w:divBdr>
                        <w:top w:val="none" w:sz="0" w:space="0" w:color="auto"/>
                        <w:left w:val="none" w:sz="0" w:space="0" w:color="auto"/>
                        <w:bottom w:val="none" w:sz="0" w:space="0" w:color="auto"/>
                        <w:right w:val="none" w:sz="0" w:space="0" w:color="auto"/>
                      </w:divBdr>
                    </w:div>
                  </w:divsChild>
                </w:div>
                <w:div w:id="668607232">
                  <w:marLeft w:val="0"/>
                  <w:marRight w:val="0"/>
                  <w:marTop w:val="0"/>
                  <w:marBottom w:val="0"/>
                  <w:divBdr>
                    <w:top w:val="single" w:sz="2" w:space="1" w:color="FFFFFF"/>
                    <w:left w:val="single" w:sz="2" w:space="11" w:color="FFFFFF"/>
                    <w:bottom w:val="single" w:sz="2" w:space="1" w:color="FFFFFF"/>
                    <w:right w:val="single" w:sz="2" w:space="4" w:color="FFFFFF"/>
                  </w:divBdr>
                  <w:divsChild>
                    <w:div w:id="1088962132">
                      <w:marLeft w:val="0"/>
                      <w:marRight w:val="0"/>
                      <w:marTop w:val="0"/>
                      <w:marBottom w:val="0"/>
                      <w:divBdr>
                        <w:top w:val="none" w:sz="0" w:space="0" w:color="auto"/>
                        <w:left w:val="none" w:sz="0" w:space="0" w:color="auto"/>
                        <w:bottom w:val="none" w:sz="0" w:space="0" w:color="auto"/>
                        <w:right w:val="none" w:sz="0" w:space="0" w:color="auto"/>
                      </w:divBdr>
                    </w:div>
                  </w:divsChild>
                </w:div>
                <w:div w:id="1765572050">
                  <w:marLeft w:val="0"/>
                  <w:marRight w:val="0"/>
                  <w:marTop w:val="0"/>
                  <w:marBottom w:val="0"/>
                  <w:divBdr>
                    <w:top w:val="single" w:sz="2" w:space="1" w:color="FFFFFF"/>
                    <w:left w:val="single" w:sz="2" w:space="11" w:color="FFFFFF"/>
                    <w:bottom w:val="single" w:sz="2" w:space="4" w:color="FFFFFF"/>
                    <w:right w:val="single" w:sz="2" w:space="4" w:color="FFFFFF"/>
                  </w:divBdr>
                  <w:divsChild>
                    <w:div w:id="100879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348474">
          <w:marLeft w:val="0"/>
          <w:marRight w:val="0"/>
          <w:marTop w:val="0"/>
          <w:marBottom w:val="300"/>
          <w:divBdr>
            <w:top w:val="none" w:sz="0" w:space="0" w:color="auto"/>
            <w:left w:val="none" w:sz="0" w:space="0" w:color="auto"/>
            <w:bottom w:val="none" w:sz="0" w:space="0" w:color="auto"/>
            <w:right w:val="none" w:sz="0" w:space="0" w:color="auto"/>
          </w:divBdr>
          <w:divsChild>
            <w:div w:id="1903633584">
              <w:marLeft w:val="0"/>
              <w:marRight w:val="0"/>
              <w:marTop w:val="0"/>
              <w:marBottom w:val="0"/>
              <w:divBdr>
                <w:top w:val="none" w:sz="0" w:space="0" w:color="auto"/>
                <w:left w:val="none" w:sz="0" w:space="0" w:color="auto"/>
                <w:bottom w:val="none" w:sz="0" w:space="0" w:color="auto"/>
                <w:right w:val="none" w:sz="0" w:space="0" w:color="auto"/>
              </w:divBdr>
              <w:divsChild>
                <w:div w:id="740714138">
                  <w:marLeft w:val="0"/>
                  <w:marRight w:val="0"/>
                  <w:marTop w:val="0"/>
                  <w:marBottom w:val="0"/>
                  <w:divBdr>
                    <w:top w:val="single" w:sz="2" w:space="4" w:color="FFFFFF"/>
                    <w:left w:val="single" w:sz="2" w:space="11" w:color="FFFFFF"/>
                    <w:bottom w:val="single" w:sz="2" w:space="1" w:color="FFFFFF"/>
                    <w:right w:val="single" w:sz="2" w:space="4" w:color="FFFFFF"/>
                  </w:divBdr>
                  <w:divsChild>
                    <w:div w:id="473328382">
                      <w:marLeft w:val="0"/>
                      <w:marRight w:val="0"/>
                      <w:marTop w:val="0"/>
                      <w:marBottom w:val="0"/>
                      <w:divBdr>
                        <w:top w:val="none" w:sz="0" w:space="0" w:color="auto"/>
                        <w:left w:val="none" w:sz="0" w:space="0" w:color="auto"/>
                        <w:bottom w:val="none" w:sz="0" w:space="0" w:color="auto"/>
                        <w:right w:val="none" w:sz="0" w:space="0" w:color="auto"/>
                      </w:divBdr>
                    </w:div>
                  </w:divsChild>
                </w:div>
                <w:div w:id="357852379">
                  <w:marLeft w:val="0"/>
                  <w:marRight w:val="0"/>
                  <w:marTop w:val="0"/>
                  <w:marBottom w:val="0"/>
                  <w:divBdr>
                    <w:top w:val="single" w:sz="2" w:space="1" w:color="FFFFFF"/>
                    <w:left w:val="single" w:sz="2" w:space="11" w:color="FFFFFF"/>
                    <w:bottom w:val="single" w:sz="2" w:space="1" w:color="FFFFFF"/>
                    <w:right w:val="single" w:sz="2" w:space="4" w:color="FFFFFF"/>
                  </w:divBdr>
                  <w:divsChild>
                    <w:div w:id="1376856384">
                      <w:marLeft w:val="0"/>
                      <w:marRight w:val="0"/>
                      <w:marTop w:val="0"/>
                      <w:marBottom w:val="0"/>
                      <w:divBdr>
                        <w:top w:val="none" w:sz="0" w:space="0" w:color="auto"/>
                        <w:left w:val="none" w:sz="0" w:space="0" w:color="auto"/>
                        <w:bottom w:val="none" w:sz="0" w:space="0" w:color="auto"/>
                        <w:right w:val="none" w:sz="0" w:space="0" w:color="auto"/>
                      </w:divBdr>
                    </w:div>
                  </w:divsChild>
                </w:div>
                <w:div w:id="250311143">
                  <w:marLeft w:val="0"/>
                  <w:marRight w:val="0"/>
                  <w:marTop w:val="0"/>
                  <w:marBottom w:val="0"/>
                  <w:divBdr>
                    <w:top w:val="single" w:sz="2" w:space="1" w:color="FFFFFF"/>
                    <w:left w:val="single" w:sz="2" w:space="11" w:color="FFFFFF"/>
                    <w:bottom w:val="single" w:sz="2" w:space="1" w:color="FFFFFF"/>
                    <w:right w:val="single" w:sz="2" w:space="4" w:color="FFFFFF"/>
                  </w:divBdr>
                  <w:divsChild>
                    <w:div w:id="1111362768">
                      <w:marLeft w:val="0"/>
                      <w:marRight w:val="0"/>
                      <w:marTop w:val="0"/>
                      <w:marBottom w:val="0"/>
                      <w:divBdr>
                        <w:top w:val="none" w:sz="0" w:space="0" w:color="auto"/>
                        <w:left w:val="none" w:sz="0" w:space="0" w:color="auto"/>
                        <w:bottom w:val="none" w:sz="0" w:space="0" w:color="auto"/>
                        <w:right w:val="none" w:sz="0" w:space="0" w:color="auto"/>
                      </w:divBdr>
                    </w:div>
                  </w:divsChild>
                </w:div>
                <w:div w:id="1145855647">
                  <w:marLeft w:val="0"/>
                  <w:marRight w:val="0"/>
                  <w:marTop w:val="0"/>
                  <w:marBottom w:val="0"/>
                  <w:divBdr>
                    <w:top w:val="single" w:sz="2" w:space="1" w:color="FFFFFF"/>
                    <w:left w:val="single" w:sz="2" w:space="11" w:color="FFFFFF"/>
                    <w:bottom w:val="single" w:sz="2" w:space="1" w:color="FFFFFF"/>
                    <w:right w:val="single" w:sz="2" w:space="4" w:color="FFFFFF"/>
                  </w:divBdr>
                  <w:divsChild>
                    <w:div w:id="1675573153">
                      <w:marLeft w:val="0"/>
                      <w:marRight w:val="0"/>
                      <w:marTop w:val="0"/>
                      <w:marBottom w:val="0"/>
                      <w:divBdr>
                        <w:top w:val="none" w:sz="0" w:space="0" w:color="auto"/>
                        <w:left w:val="none" w:sz="0" w:space="0" w:color="auto"/>
                        <w:bottom w:val="none" w:sz="0" w:space="0" w:color="auto"/>
                        <w:right w:val="none" w:sz="0" w:space="0" w:color="auto"/>
                      </w:divBdr>
                    </w:div>
                  </w:divsChild>
                </w:div>
                <w:div w:id="970867459">
                  <w:marLeft w:val="0"/>
                  <w:marRight w:val="0"/>
                  <w:marTop w:val="0"/>
                  <w:marBottom w:val="0"/>
                  <w:divBdr>
                    <w:top w:val="single" w:sz="2" w:space="1" w:color="FFFFFF"/>
                    <w:left w:val="single" w:sz="2" w:space="11" w:color="FFFFFF"/>
                    <w:bottom w:val="single" w:sz="2" w:space="1" w:color="FFFFFF"/>
                    <w:right w:val="single" w:sz="2" w:space="4" w:color="FFFFFF"/>
                  </w:divBdr>
                  <w:divsChild>
                    <w:div w:id="545140601">
                      <w:marLeft w:val="0"/>
                      <w:marRight w:val="0"/>
                      <w:marTop w:val="0"/>
                      <w:marBottom w:val="0"/>
                      <w:divBdr>
                        <w:top w:val="none" w:sz="0" w:space="0" w:color="auto"/>
                        <w:left w:val="none" w:sz="0" w:space="0" w:color="auto"/>
                        <w:bottom w:val="none" w:sz="0" w:space="0" w:color="auto"/>
                        <w:right w:val="none" w:sz="0" w:space="0" w:color="auto"/>
                      </w:divBdr>
                    </w:div>
                  </w:divsChild>
                </w:div>
                <w:div w:id="1440880870">
                  <w:marLeft w:val="0"/>
                  <w:marRight w:val="0"/>
                  <w:marTop w:val="0"/>
                  <w:marBottom w:val="0"/>
                  <w:divBdr>
                    <w:top w:val="single" w:sz="2" w:space="1" w:color="FFFFFF"/>
                    <w:left w:val="single" w:sz="2" w:space="11" w:color="FFFFFF"/>
                    <w:bottom w:val="single" w:sz="2" w:space="1" w:color="FFFFFF"/>
                    <w:right w:val="single" w:sz="2" w:space="4" w:color="FFFFFF"/>
                  </w:divBdr>
                  <w:divsChild>
                    <w:div w:id="1436633355">
                      <w:marLeft w:val="0"/>
                      <w:marRight w:val="0"/>
                      <w:marTop w:val="0"/>
                      <w:marBottom w:val="0"/>
                      <w:divBdr>
                        <w:top w:val="none" w:sz="0" w:space="0" w:color="auto"/>
                        <w:left w:val="none" w:sz="0" w:space="0" w:color="auto"/>
                        <w:bottom w:val="none" w:sz="0" w:space="0" w:color="auto"/>
                        <w:right w:val="none" w:sz="0" w:space="0" w:color="auto"/>
                      </w:divBdr>
                    </w:div>
                  </w:divsChild>
                </w:div>
                <w:div w:id="616179366">
                  <w:marLeft w:val="0"/>
                  <w:marRight w:val="0"/>
                  <w:marTop w:val="0"/>
                  <w:marBottom w:val="0"/>
                  <w:divBdr>
                    <w:top w:val="single" w:sz="2" w:space="1" w:color="FFFFFF"/>
                    <w:left w:val="single" w:sz="2" w:space="11" w:color="FFFFFF"/>
                    <w:bottom w:val="single" w:sz="2" w:space="1" w:color="FFFFFF"/>
                    <w:right w:val="single" w:sz="2" w:space="4" w:color="FFFFFF"/>
                  </w:divBdr>
                  <w:divsChild>
                    <w:div w:id="756023640">
                      <w:marLeft w:val="0"/>
                      <w:marRight w:val="0"/>
                      <w:marTop w:val="0"/>
                      <w:marBottom w:val="0"/>
                      <w:divBdr>
                        <w:top w:val="none" w:sz="0" w:space="0" w:color="auto"/>
                        <w:left w:val="none" w:sz="0" w:space="0" w:color="auto"/>
                        <w:bottom w:val="none" w:sz="0" w:space="0" w:color="auto"/>
                        <w:right w:val="none" w:sz="0" w:space="0" w:color="auto"/>
                      </w:divBdr>
                    </w:div>
                  </w:divsChild>
                </w:div>
                <w:div w:id="92553131">
                  <w:marLeft w:val="0"/>
                  <w:marRight w:val="0"/>
                  <w:marTop w:val="0"/>
                  <w:marBottom w:val="0"/>
                  <w:divBdr>
                    <w:top w:val="single" w:sz="2" w:space="1" w:color="FFFFFF"/>
                    <w:left w:val="single" w:sz="2" w:space="11" w:color="FFFFFF"/>
                    <w:bottom w:val="single" w:sz="2" w:space="1" w:color="FFFFFF"/>
                    <w:right w:val="single" w:sz="2" w:space="4" w:color="FFFFFF"/>
                  </w:divBdr>
                  <w:divsChild>
                    <w:div w:id="1018891952">
                      <w:marLeft w:val="0"/>
                      <w:marRight w:val="0"/>
                      <w:marTop w:val="0"/>
                      <w:marBottom w:val="0"/>
                      <w:divBdr>
                        <w:top w:val="none" w:sz="0" w:space="0" w:color="auto"/>
                        <w:left w:val="none" w:sz="0" w:space="0" w:color="auto"/>
                        <w:bottom w:val="none" w:sz="0" w:space="0" w:color="auto"/>
                        <w:right w:val="none" w:sz="0" w:space="0" w:color="auto"/>
                      </w:divBdr>
                    </w:div>
                  </w:divsChild>
                </w:div>
                <w:div w:id="2117754244">
                  <w:marLeft w:val="0"/>
                  <w:marRight w:val="0"/>
                  <w:marTop w:val="0"/>
                  <w:marBottom w:val="0"/>
                  <w:divBdr>
                    <w:top w:val="single" w:sz="2" w:space="1" w:color="FFFFFF"/>
                    <w:left w:val="single" w:sz="2" w:space="11" w:color="FFFFFF"/>
                    <w:bottom w:val="single" w:sz="2" w:space="1" w:color="FFFFFF"/>
                    <w:right w:val="single" w:sz="2" w:space="4" w:color="FFFFFF"/>
                  </w:divBdr>
                  <w:divsChild>
                    <w:div w:id="642194737">
                      <w:marLeft w:val="0"/>
                      <w:marRight w:val="0"/>
                      <w:marTop w:val="0"/>
                      <w:marBottom w:val="0"/>
                      <w:divBdr>
                        <w:top w:val="none" w:sz="0" w:space="0" w:color="auto"/>
                        <w:left w:val="none" w:sz="0" w:space="0" w:color="auto"/>
                        <w:bottom w:val="none" w:sz="0" w:space="0" w:color="auto"/>
                        <w:right w:val="none" w:sz="0" w:space="0" w:color="auto"/>
                      </w:divBdr>
                    </w:div>
                  </w:divsChild>
                </w:div>
                <w:div w:id="1742944844">
                  <w:marLeft w:val="0"/>
                  <w:marRight w:val="0"/>
                  <w:marTop w:val="0"/>
                  <w:marBottom w:val="0"/>
                  <w:divBdr>
                    <w:top w:val="single" w:sz="2" w:space="1" w:color="FFFFFF"/>
                    <w:left w:val="single" w:sz="2" w:space="11" w:color="FFFFFF"/>
                    <w:bottom w:val="single" w:sz="2" w:space="1" w:color="FFFFFF"/>
                    <w:right w:val="single" w:sz="2" w:space="4" w:color="FFFFFF"/>
                  </w:divBdr>
                  <w:divsChild>
                    <w:div w:id="860902105">
                      <w:marLeft w:val="0"/>
                      <w:marRight w:val="0"/>
                      <w:marTop w:val="0"/>
                      <w:marBottom w:val="0"/>
                      <w:divBdr>
                        <w:top w:val="none" w:sz="0" w:space="0" w:color="auto"/>
                        <w:left w:val="none" w:sz="0" w:space="0" w:color="auto"/>
                        <w:bottom w:val="none" w:sz="0" w:space="0" w:color="auto"/>
                        <w:right w:val="none" w:sz="0" w:space="0" w:color="auto"/>
                      </w:divBdr>
                    </w:div>
                  </w:divsChild>
                </w:div>
                <w:div w:id="707995220">
                  <w:marLeft w:val="0"/>
                  <w:marRight w:val="0"/>
                  <w:marTop w:val="0"/>
                  <w:marBottom w:val="0"/>
                  <w:divBdr>
                    <w:top w:val="single" w:sz="2" w:space="1" w:color="FFFFFF"/>
                    <w:left w:val="single" w:sz="2" w:space="11" w:color="FFFFFF"/>
                    <w:bottom w:val="single" w:sz="2" w:space="1" w:color="FFFFFF"/>
                    <w:right w:val="single" w:sz="2" w:space="4" w:color="FFFFFF"/>
                  </w:divBdr>
                  <w:divsChild>
                    <w:div w:id="406146765">
                      <w:marLeft w:val="0"/>
                      <w:marRight w:val="0"/>
                      <w:marTop w:val="0"/>
                      <w:marBottom w:val="0"/>
                      <w:divBdr>
                        <w:top w:val="none" w:sz="0" w:space="0" w:color="auto"/>
                        <w:left w:val="none" w:sz="0" w:space="0" w:color="auto"/>
                        <w:bottom w:val="none" w:sz="0" w:space="0" w:color="auto"/>
                        <w:right w:val="none" w:sz="0" w:space="0" w:color="auto"/>
                      </w:divBdr>
                    </w:div>
                  </w:divsChild>
                </w:div>
                <w:div w:id="2117674200">
                  <w:marLeft w:val="0"/>
                  <w:marRight w:val="0"/>
                  <w:marTop w:val="0"/>
                  <w:marBottom w:val="0"/>
                  <w:divBdr>
                    <w:top w:val="single" w:sz="2" w:space="1" w:color="FFFFFF"/>
                    <w:left w:val="single" w:sz="2" w:space="11" w:color="FFFFFF"/>
                    <w:bottom w:val="single" w:sz="2" w:space="1" w:color="FFFFFF"/>
                    <w:right w:val="single" w:sz="2" w:space="4" w:color="FFFFFF"/>
                  </w:divBdr>
                  <w:divsChild>
                    <w:div w:id="1890678642">
                      <w:marLeft w:val="0"/>
                      <w:marRight w:val="0"/>
                      <w:marTop w:val="0"/>
                      <w:marBottom w:val="0"/>
                      <w:divBdr>
                        <w:top w:val="none" w:sz="0" w:space="0" w:color="auto"/>
                        <w:left w:val="none" w:sz="0" w:space="0" w:color="auto"/>
                        <w:bottom w:val="none" w:sz="0" w:space="0" w:color="auto"/>
                        <w:right w:val="none" w:sz="0" w:space="0" w:color="auto"/>
                      </w:divBdr>
                    </w:div>
                  </w:divsChild>
                </w:div>
                <w:div w:id="68314632">
                  <w:marLeft w:val="0"/>
                  <w:marRight w:val="0"/>
                  <w:marTop w:val="0"/>
                  <w:marBottom w:val="0"/>
                  <w:divBdr>
                    <w:top w:val="single" w:sz="2" w:space="1" w:color="FFFFFF"/>
                    <w:left w:val="single" w:sz="2" w:space="11" w:color="FFFFFF"/>
                    <w:bottom w:val="single" w:sz="2" w:space="1" w:color="FFFFFF"/>
                    <w:right w:val="single" w:sz="2" w:space="4" w:color="FFFFFF"/>
                  </w:divBdr>
                  <w:divsChild>
                    <w:div w:id="1933658581">
                      <w:marLeft w:val="0"/>
                      <w:marRight w:val="0"/>
                      <w:marTop w:val="0"/>
                      <w:marBottom w:val="0"/>
                      <w:divBdr>
                        <w:top w:val="none" w:sz="0" w:space="0" w:color="auto"/>
                        <w:left w:val="none" w:sz="0" w:space="0" w:color="auto"/>
                        <w:bottom w:val="none" w:sz="0" w:space="0" w:color="auto"/>
                        <w:right w:val="none" w:sz="0" w:space="0" w:color="auto"/>
                      </w:divBdr>
                    </w:div>
                  </w:divsChild>
                </w:div>
                <w:div w:id="1158619462">
                  <w:marLeft w:val="0"/>
                  <w:marRight w:val="0"/>
                  <w:marTop w:val="0"/>
                  <w:marBottom w:val="0"/>
                  <w:divBdr>
                    <w:top w:val="single" w:sz="2" w:space="1" w:color="FFFFFF"/>
                    <w:left w:val="single" w:sz="2" w:space="11" w:color="FFFFFF"/>
                    <w:bottom w:val="single" w:sz="2" w:space="1" w:color="FFFFFF"/>
                    <w:right w:val="single" w:sz="2" w:space="4" w:color="FFFFFF"/>
                  </w:divBdr>
                  <w:divsChild>
                    <w:div w:id="2024429666">
                      <w:marLeft w:val="0"/>
                      <w:marRight w:val="0"/>
                      <w:marTop w:val="0"/>
                      <w:marBottom w:val="0"/>
                      <w:divBdr>
                        <w:top w:val="none" w:sz="0" w:space="0" w:color="auto"/>
                        <w:left w:val="none" w:sz="0" w:space="0" w:color="auto"/>
                        <w:bottom w:val="none" w:sz="0" w:space="0" w:color="auto"/>
                        <w:right w:val="none" w:sz="0" w:space="0" w:color="auto"/>
                      </w:divBdr>
                    </w:div>
                  </w:divsChild>
                </w:div>
                <w:div w:id="383331283">
                  <w:marLeft w:val="0"/>
                  <w:marRight w:val="0"/>
                  <w:marTop w:val="0"/>
                  <w:marBottom w:val="0"/>
                  <w:divBdr>
                    <w:top w:val="single" w:sz="2" w:space="1" w:color="FFFFFF"/>
                    <w:left w:val="single" w:sz="2" w:space="11" w:color="FFFFFF"/>
                    <w:bottom w:val="single" w:sz="2" w:space="1" w:color="FFFFFF"/>
                    <w:right w:val="single" w:sz="2" w:space="4" w:color="FFFFFF"/>
                  </w:divBdr>
                  <w:divsChild>
                    <w:div w:id="26029987">
                      <w:marLeft w:val="0"/>
                      <w:marRight w:val="0"/>
                      <w:marTop w:val="0"/>
                      <w:marBottom w:val="0"/>
                      <w:divBdr>
                        <w:top w:val="none" w:sz="0" w:space="0" w:color="auto"/>
                        <w:left w:val="none" w:sz="0" w:space="0" w:color="auto"/>
                        <w:bottom w:val="none" w:sz="0" w:space="0" w:color="auto"/>
                        <w:right w:val="none" w:sz="0" w:space="0" w:color="auto"/>
                      </w:divBdr>
                    </w:div>
                  </w:divsChild>
                </w:div>
                <w:div w:id="1409839607">
                  <w:marLeft w:val="0"/>
                  <w:marRight w:val="0"/>
                  <w:marTop w:val="0"/>
                  <w:marBottom w:val="0"/>
                  <w:divBdr>
                    <w:top w:val="single" w:sz="2" w:space="1" w:color="FFFFFF"/>
                    <w:left w:val="single" w:sz="2" w:space="11" w:color="FFFFFF"/>
                    <w:bottom w:val="single" w:sz="2" w:space="1" w:color="FFFFFF"/>
                    <w:right w:val="single" w:sz="2" w:space="4" w:color="FFFFFF"/>
                  </w:divBdr>
                  <w:divsChild>
                    <w:div w:id="1572618283">
                      <w:marLeft w:val="0"/>
                      <w:marRight w:val="0"/>
                      <w:marTop w:val="0"/>
                      <w:marBottom w:val="0"/>
                      <w:divBdr>
                        <w:top w:val="none" w:sz="0" w:space="0" w:color="auto"/>
                        <w:left w:val="none" w:sz="0" w:space="0" w:color="auto"/>
                        <w:bottom w:val="none" w:sz="0" w:space="0" w:color="auto"/>
                        <w:right w:val="none" w:sz="0" w:space="0" w:color="auto"/>
                      </w:divBdr>
                    </w:div>
                  </w:divsChild>
                </w:div>
                <w:div w:id="350226844">
                  <w:marLeft w:val="0"/>
                  <w:marRight w:val="0"/>
                  <w:marTop w:val="0"/>
                  <w:marBottom w:val="0"/>
                  <w:divBdr>
                    <w:top w:val="single" w:sz="2" w:space="1" w:color="FFFFFF"/>
                    <w:left w:val="single" w:sz="2" w:space="11" w:color="FFFFFF"/>
                    <w:bottom w:val="single" w:sz="2" w:space="1" w:color="FFFFFF"/>
                    <w:right w:val="single" w:sz="2" w:space="4" w:color="FFFFFF"/>
                  </w:divBdr>
                  <w:divsChild>
                    <w:div w:id="749079356">
                      <w:marLeft w:val="0"/>
                      <w:marRight w:val="0"/>
                      <w:marTop w:val="0"/>
                      <w:marBottom w:val="0"/>
                      <w:divBdr>
                        <w:top w:val="none" w:sz="0" w:space="0" w:color="auto"/>
                        <w:left w:val="none" w:sz="0" w:space="0" w:color="auto"/>
                        <w:bottom w:val="none" w:sz="0" w:space="0" w:color="auto"/>
                        <w:right w:val="none" w:sz="0" w:space="0" w:color="auto"/>
                      </w:divBdr>
                    </w:div>
                  </w:divsChild>
                </w:div>
                <w:div w:id="73748091">
                  <w:marLeft w:val="0"/>
                  <w:marRight w:val="0"/>
                  <w:marTop w:val="0"/>
                  <w:marBottom w:val="0"/>
                  <w:divBdr>
                    <w:top w:val="single" w:sz="2" w:space="1" w:color="FFFFFF"/>
                    <w:left w:val="single" w:sz="2" w:space="11" w:color="FFFFFF"/>
                    <w:bottom w:val="single" w:sz="2" w:space="1" w:color="FFFFFF"/>
                    <w:right w:val="single" w:sz="2" w:space="4" w:color="FFFFFF"/>
                  </w:divBdr>
                  <w:divsChild>
                    <w:div w:id="498470519">
                      <w:marLeft w:val="0"/>
                      <w:marRight w:val="0"/>
                      <w:marTop w:val="0"/>
                      <w:marBottom w:val="0"/>
                      <w:divBdr>
                        <w:top w:val="none" w:sz="0" w:space="0" w:color="auto"/>
                        <w:left w:val="none" w:sz="0" w:space="0" w:color="auto"/>
                        <w:bottom w:val="none" w:sz="0" w:space="0" w:color="auto"/>
                        <w:right w:val="none" w:sz="0" w:space="0" w:color="auto"/>
                      </w:divBdr>
                    </w:div>
                  </w:divsChild>
                </w:div>
                <w:div w:id="1759986042">
                  <w:marLeft w:val="0"/>
                  <w:marRight w:val="0"/>
                  <w:marTop w:val="0"/>
                  <w:marBottom w:val="0"/>
                  <w:divBdr>
                    <w:top w:val="single" w:sz="2" w:space="1" w:color="FFFFFF"/>
                    <w:left w:val="single" w:sz="2" w:space="11" w:color="FFFFFF"/>
                    <w:bottom w:val="single" w:sz="2" w:space="1" w:color="FFFFFF"/>
                    <w:right w:val="single" w:sz="2" w:space="4" w:color="FFFFFF"/>
                  </w:divBdr>
                  <w:divsChild>
                    <w:div w:id="1992633303">
                      <w:marLeft w:val="0"/>
                      <w:marRight w:val="0"/>
                      <w:marTop w:val="0"/>
                      <w:marBottom w:val="0"/>
                      <w:divBdr>
                        <w:top w:val="none" w:sz="0" w:space="0" w:color="auto"/>
                        <w:left w:val="none" w:sz="0" w:space="0" w:color="auto"/>
                        <w:bottom w:val="none" w:sz="0" w:space="0" w:color="auto"/>
                        <w:right w:val="none" w:sz="0" w:space="0" w:color="auto"/>
                      </w:divBdr>
                    </w:div>
                  </w:divsChild>
                </w:div>
                <w:div w:id="1016813249">
                  <w:marLeft w:val="0"/>
                  <w:marRight w:val="0"/>
                  <w:marTop w:val="0"/>
                  <w:marBottom w:val="0"/>
                  <w:divBdr>
                    <w:top w:val="single" w:sz="2" w:space="1" w:color="FFFFFF"/>
                    <w:left w:val="single" w:sz="2" w:space="11" w:color="FFFFFF"/>
                    <w:bottom w:val="single" w:sz="2" w:space="1" w:color="FFFFFF"/>
                    <w:right w:val="single" w:sz="2" w:space="4" w:color="FFFFFF"/>
                  </w:divBdr>
                  <w:divsChild>
                    <w:div w:id="1892040206">
                      <w:marLeft w:val="0"/>
                      <w:marRight w:val="0"/>
                      <w:marTop w:val="0"/>
                      <w:marBottom w:val="0"/>
                      <w:divBdr>
                        <w:top w:val="none" w:sz="0" w:space="0" w:color="auto"/>
                        <w:left w:val="none" w:sz="0" w:space="0" w:color="auto"/>
                        <w:bottom w:val="none" w:sz="0" w:space="0" w:color="auto"/>
                        <w:right w:val="none" w:sz="0" w:space="0" w:color="auto"/>
                      </w:divBdr>
                    </w:div>
                  </w:divsChild>
                </w:div>
                <w:div w:id="194926805">
                  <w:marLeft w:val="0"/>
                  <w:marRight w:val="0"/>
                  <w:marTop w:val="0"/>
                  <w:marBottom w:val="0"/>
                  <w:divBdr>
                    <w:top w:val="single" w:sz="2" w:space="1" w:color="FFFFFF"/>
                    <w:left w:val="single" w:sz="2" w:space="11" w:color="FFFFFF"/>
                    <w:bottom w:val="single" w:sz="2" w:space="1" w:color="FFFFFF"/>
                    <w:right w:val="single" w:sz="2" w:space="4" w:color="FFFFFF"/>
                  </w:divBdr>
                  <w:divsChild>
                    <w:div w:id="1084111563">
                      <w:marLeft w:val="0"/>
                      <w:marRight w:val="0"/>
                      <w:marTop w:val="0"/>
                      <w:marBottom w:val="0"/>
                      <w:divBdr>
                        <w:top w:val="none" w:sz="0" w:space="0" w:color="auto"/>
                        <w:left w:val="none" w:sz="0" w:space="0" w:color="auto"/>
                        <w:bottom w:val="none" w:sz="0" w:space="0" w:color="auto"/>
                        <w:right w:val="none" w:sz="0" w:space="0" w:color="auto"/>
                      </w:divBdr>
                    </w:div>
                  </w:divsChild>
                </w:div>
                <w:div w:id="263348863">
                  <w:marLeft w:val="0"/>
                  <w:marRight w:val="0"/>
                  <w:marTop w:val="0"/>
                  <w:marBottom w:val="0"/>
                  <w:divBdr>
                    <w:top w:val="single" w:sz="2" w:space="1" w:color="FFFFFF"/>
                    <w:left w:val="single" w:sz="2" w:space="11" w:color="FFFFFF"/>
                    <w:bottom w:val="single" w:sz="2" w:space="1" w:color="FFFFFF"/>
                    <w:right w:val="single" w:sz="2" w:space="4" w:color="FFFFFF"/>
                  </w:divBdr>
                  <w:divsChild>
                    <w:div w:id="191773534">
                      <w:marLeft w:val="0"/>
                      <w:marRight w:val="0"/>
                      <w:marTop w:val="0"/>
                      <w:marBottom w:val="0"/>
                      <w:divBdr>
                        <w:top w:val="none" w:sz="0" w:space="0" w:color="auto"/>
                        <w:left w:val="none" w:sz="0" w:space="0" w:color="auto"/>
                        <w:bottom w:val="none" w:sz="0" w:space="0" w:color="auto"/>
                        <w:right w:val="none" w:sz="0" w:space="0" w:color="auto"/>
                      </w:divBdr>
                    </w:div>
                  </w:divsChild>
                </w:div>
                <w:div w:id="1106002344">
                  <w:marLeft w:val="0"/>
                  <w:marRight w:val="0"/>
                  <w:marTop w:val="0"/>
                  <w:marBottom w:val="0"/>
                  <w:divBdr>
                    <w:top w:val="single" w:sz="2" w:space="1" w:color="FFFFFF"/>
                    <w:left w:val="single" w:sz="2" w:space="11" w:color="FFFFFF"/>
                    <w:bottom w:val="single" w:sz="2" w:space="4" w:color="FFFFFF"/>
                    <w:right w:val="single" w:sz="2" w:space="4" w:color="FFFFFF"/>
                  </w:divBdr>
                  <w:divsChild>
                    <w:div w:id="144692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658082">
          <w:marLeft w:val="0"/>
          <w:marRight w:val="0"/>
          <w:marTop w:val="0"/>
          <w:marBottom w:val="300"/>
          <w:divBdr>
            <w:top w:val="none" w:sz="0" w:space="0" w:color="auto"/>
            <w:left w:val="none" w:sz="0" w:space="0" w:color="auto"/>
            <w:bottom w:val="none" w:sz="0" w:space="0" w:color="auto"/>
            <w:right w:val="none" w:sz="0" w:space="0" w:color="auto"/>
          </w:divBdr>
          <w:divsChild>
            <w:div w:id="1629048190">
              <w:marLeft w:val="0"/>
              <w:marRight w:val="0"/>
              <w:marTop w:val="0"/>
              <w:marBottom w:val="0"/>
              <w:divBdr>
                <w:top w:val="none" w:sz="0" w:space="0" w:color="auto"/>
                <w:left w:val="none" w:sz="0" w:space="0" w:color="auto"/>
                <w:bottom w:val="none" w:sz="0" w:space="0" w:color="auto"/>
                <w:right w:val="none" w:sz="0" w:space="0" w:color="auto"/>
              </w:divBdr>
              <w:divsChild>
                <w:div w:id="1922792174">
                  <w:marLeft w:val="0"/>
                  <w:marRight w:val="0"/>
                  <w:marTop w:val="0"/>
                  <w:marBottom w:val="0"/>
                  <w:divBdr>
                    <w:top w:val="single" w:sz="2" w:space="4" w:color="FFFFFF"/>
                    <w:left w:val="single" w:sz="2" w:space="11" w:color="FFFFFF"/>
                    <w:bottom w:val="single" w:sz="2" w:space="1" w:color="FFFFFF"/>
                    <w:right w:val="single" w:sz="2" w:space="4" w:color="FFFFFF"/>
                  </w:divBdr>
                  <w:divsChild>
                    <w:div w:id="489565607">
                      <w:marLeft w:val="0"/>
                      <w:marRight w:val="0"/>
                      <w:marTop w:val="0"/>
                      <w:marBottom w:val="0"/>
                      <w:divBdr>
                        <w:top w:val="none" w:sz="0" w:space="0" w:color="auto"/>
                        <w:left w:val="none" w:sz="0" w:space="0" w:color="auto"/>
                        <w:bottom w:val="none" w:sz="0" w:space="0" w:color="auto"/>
                        <w:right w:val="none" w:sz="0" w:space="0" w:color="auto"/>
                      </w:divBdr>
                    </w:div>
                  </w:divsChild>
                </w:div>
                <w:div w:id="2060664848">
                  <w:marLeft w:val="0"/>
                  <w:marRight w:val="0"/>
                  <w:marTop w:val="0"/>
                  <w:marBottom w:val="0"/>
                  <w:divBdr>
                    <w:top w:val="single" w:sz="2" w:space="1" w:color="FFFFFF"/>
                    <w:left w:val="single" w:sz="2" w:space="11" w:color="FFFFFF"/>
                    <w:bottom w:val="single" w:sz="2" w:space="1" w:color="FFFFFF"/>
                    <w:right w:val="single" w:sz="2" w:space="4" w:color="FFFFFF"/>
                  </w:divBdr>
                  <w:divsChild>
                    <w:div w:id="925311845">
                      <w:marLeft w:val="0"/>
                      <w:marRight w:val="0"/>
                      <w:marTop w:val="0"/>
                      <w:marBottom w:val="0"/>
                      <w:divBdr>
                        <w:top w:val="none" w:sz="0" w:space="0" w:color="auto"/>
                        <w:left w:val="none" w:sz="0" w:space="0" w:color="auto"/>
                        <w:bottom w:val="none" w:sz="0" w:space="0" w:color="auto"/>
                        <w:right w:val="none" w:sz="0" w:space="0" w:color="auto"/>
                      </w:divBdr>
                    </w:div>
                  </w:divsChild>
                </w:div>
                <w:div w:id="1732846404">
                  <w:marLeft w:val="0"/>
                  <w:marRight w:val="0"/>
                  <w:marTop w:val="0"/>
                  <w:marBottom w:val="0"/>
                  <w:divBdr>
                    <w:top w:val="single" w:sz="2" w:space="1" w:color="FFFFFF"/>
                    <w:left w:val="single" w:sz="2" w:space="11" w:color="FFFFFF"/>
                    <w:bottom w:val="single" w:sz="2" w:space="1" w:color="FFFFFF"/>
                    <w:right w:val="single" w:sz="2" w:space="4" w:color="FFFFFF"/>
                  </w:divBdr>
                  <w:divsChild>
                    <w:div w:id="771244910">
                      <w:marLeft w:val="0"/>
                      <w:marRight w:val="0"/>
                      <w:marTop w:val="0"/>
                      <w:marBottom w:val="0"/>
                      <w:divBdr>
                        <w:top w:val="none" w:sz="0" w:space="0" w:color="auto"/>
                        <w:left w:val="none" w:sz="0" w:space="0" w:color="auto"/>
                        <w:bottom w:val="none" w:sz="0" w:space="0" w:color="auto"/>
                        <w:right w:val="none" w:sz="0" w:space="0" w:color="auto"/>
                      </w:divBdr>
                    </w:div>
                  </w:divsChild>
                </w:div>
                <w:div w:id="118038183">
                  <w:marLeft w:val="0"/>
                  <w:marRight w:val="0"/>
                  <w:marTop w:val="0"/>
                  <w:marBottom w:val="0"/>
                  <w:divBdr>
                    <w:top w:val="single" w:sz="2" w:space="1" w:color="FFFFFF"/>
                    <w:left w:val="single" w:sz="2" w:space="11" w:color="FFFFFF"/>
                    <w:bottom w:val="single" w:sz="2" w:space="1" w:color="FFFFFF"/>
                    <w:right w:val="single" w:sz="2" w:space="4" w:color="FFFFFF"/>
                  </w:divBdr>
                  <w:divsChild>
                    <w:div w:id="2042976973">
                      <w:marLeft w:val="0"/>
                      <w:marRight w:val="0"/>
                      <w:marTop w:val="0"/>
                      <w:marBottom w:val="0"/>
                      <w:divBdr>
                        <w:top w:val="none" w:sz="0" w:space="0" w:color="auto"/>
                        <w:left w:val="none" w:sz="0" w:space="0" w:color="auto"/>
                        <w:bottom w:val="none" w:sz="0" w:space="0" w:color="auto"/>
                        <w:right w:val="none" w:sz="0" w:space="0" w:color="auto"/>
                      </w:divBdr>
                    </w:div>
                  </w:divsChild>
                </w:div>
                <w:div w:id="1814520088">
                  <w:marLeft w:val="0"/>
                  <w:marRight w:val="0"/>
                  <w:marTop w:val="0"/>
                  <w:marBottom w:val="0"/>
                  <w:divBdr>
                    <w:top w:val="single" w:sz="2" w:space="1" w:color="FFFFFF"/>
                    <w:left w:val="single" w:sz="2" w:space="11" w:color="FFFFFF"/>
                    <w:bottom w:val="single" w:sz="2" w:space="1" w:color="FFFFFF"/>
                    <w:right w:val="single" w:sz="2" w:space="4" w:color="FFFFFF"/>
                  </w:divBdr>
                  <w:divsChild>
                    <w:div w:id="2111512908">
                      <w:marLeft w:val="0"/>
                      <w:marRight w:val="0"/>
                      <w:marTop w:val="0"/>
                      <w:marBottom w:val="0"/>
                      <w:divBdr>
                        <w:top w:val="none" w:sz="0" w:space="0" w:color="auto"/>
                        <w:left w:val="none" w:sz="0" w:space="0" w:color="auto"/>
                        <w:bottom w:val="none" w:sz="0" w:space="0" w:color="auto"/>
                        <w:right w:val="none" w:sz="0" w:space="0" w:color="auto"/>
                      </w:divBdr>
                    </w:div>
                  </w:divsChild>
                </w:div>
                <w:div w:id="1214191862">
                  <w:marLeft w:val="0"/>
                  <w:marRight w:val="0"/>
                  <w:marTop w:val="0"/>
                  <w:marBottom w:val="0"/>
                  <w:divBdr>
                    <w:top w:val="single" w:sz="2" w:space="1" w:color="FFFFFF"/>
                    <w:left w:val="single" w:sz="2" w:space="11" w:color="FFFFFF"/>
                    <w:bottom w:val="single" w:sz="2" w:space="1" w:color="FFFFFF"/>
                    <w:right w:val="single" w:sz="2" w:space="4" w:color="FFFFFF"/>
                  </w:divBdr>
                  <w:divsChild>
                    <w:div w:id="111484829">
                      <w:marLeft w:val="0"/>
                      <w:marRight w:val="0"/>
                      <w:marTop w:val="0"/>
                      <w:marBottom w:val="0"/>
                      <w:divBdr>
                        <w:top w:val="none" w:sz="0" w:space="0" w:color="auto"/>
                        <w:left w:val="none" w:sz="0" w:space="0" w:color="auto"/>
                        <w:bottom w:val="none" w:sz="0" w:space="0" w:color="auto"/>
                        <w:right w:val="none" w:sz="0" w:space="0" w:color="auto"/>
                      </w:divBdr>
                    </w:div>
                  </w:divsChild>
                </w:div>
                <w:div w:id="1106652987">
                  <w:marLeft w:val="0"/>
                  <w:marRight w:val="0"/>
                  <w:marTop w:val="0"/>
                  <w:marBottom w:val="0"/>
                  <w:divBdr>
                    <w:top w:val="single" w:sz="2" w:space="1" w:color="FFFFFF"/>
                    <w:left w:val="single" w:sz="2" w:space="11" w:color="FFFFFF"/>
                    <w:bottom w:val="single" w:sz="2" w:space="1" w:color="FFFFFF"/>
                    <w:right w:val="single" w:sz="2" w:space="4" w:color="FFFFFF"/>
                  </w:divBdr>
                  <w:divsChild>
                    <w:div w:id="498083547">
                      <w:marLeft w:val="0"/>
                      <w:marRight w:val="0"/>
                      <w:marTop w:val="0"/>
                      <w:marBottom w:val="0"/>
                      <w:divBdr>
                        <w:top w:val="none" w:sz="0" w:space="0" w:color="auto"/>
                        <w:left w:val="none" w:sz="0" w:space="0" w:color="auto"/>
                        <w:bottom w:val="none" w:sz="0" w:space="0" w:color="auto"/>
                        <w:right w:val="none" w:sz="0" w:space="0" w:color="auto"/>
                      </w:divBdr>
                    </w:div>
                  </w:divsChild>
                </w:div>
                <w:div w:id="803930828">
                  <w:marLeft w:val="0"/>
                  <w:marRight w:val="0"/>
                  <w:marTop w:val="0"/>
                  <w:marBottom w:val="0"/>
                  <w:divBdr>
                    <w:top w:val="single" w:sz="2" w:space="1" w:color="FFFFFF"/>
                    <w:left w:val="single" w:sz="2" w:space="11" w:color="FFFFFF"/>
                    <w:bottom w:val="single" w:sz="2" w:space="1" w:color="FFFFFF"/>
                    <w:right w:val="single" w:sz="2" w:space="4" w:color="FFFFFF"/>
                  </w:divBdr>
                  <w:divsChild>
                    <w:div w:id="13700215">
                      <w:marLeft w:val="0"/>
                      <w:marRight w:val="0"/>
                      <w:marTop w:val="0"/>
                      <w:marBottom w:val="0"/>
                      <w:divBdr>
                        <w:top w:val="none" w:sz="0" w:space="0" w:color="auto"/>
                        <w:left w:val="none" w:sz="0" w:space="0" w:color="auto"/>
                        <w:bottom w:val="none" w:sz="0" w:space="0" w:color="auto"/>
                        <w:right w:val="none" w:sz="0" w:space="0" w:color="auto"/>
                      </w:divBdr>
                    </w:div>
                  </w:divsChild>
                </w:div>
                <w:div w:id="313919969">
                  <w:marLeft w:val="0"/>
                  <w:marRight w:val="0"/>
                  <w:marTop w:val="0"/>
                  <w:marBottom w:val="0"/>
                  <w:divBdr>
                    <w:top w:val="single" w:sz="2" w:space="1" w:color="FFFFFF"/>
                    <w:left w:val="single" w:sz="2" w:space="11" w:color="FFFFFF"/>
                    <w:bottom w:val="single" w:sz="2" w:space="1" w:color="FFFFFF"/>
                    <w:right w:val="single" w:sz="2" w:space="4" w:color="FFFFFF"/>
                  </w:divBdr>
                  <w:divsChild>
                    <w:div w:id="1111780140">
                      <w:marLeft w:val="0"/>
                      <w:marRight w:val="0"/>
                      <w:marTop w:val="0"/>
                      <w:marBottom w:val="0"/>
                      <w:divBdr>
                        <w:top w:val="none" w:sz="0" w:space="0" w:color="auto"/>
                        <w:left w:val="none" w:sz="0" w:space="0" w:color="auto"/>
                        <w:bottom w:val="none" w:sz="0" w:space="0" w:color="auto"/>
                        <w:right w:val="none" w:sz="0" w:space="0" w:color="auto"/>
                      </w:divBdr>
                    </w:div>
                  </w:divsChild>
                </w:div>
                <w:div w:id="460618195">
                  <w:marLeft w:val="0"/>
                  <w:marRight w:val="0"/>
                  <w:marTop w:val="0"/>
                  <w:marBottom w:val="0"/>
                  <w:divBdr>
                    <w:top w:val="single" w:sz="2" w:space="1" w:color="FFFFFF"/>
                    <w:left w:val="single" w:sz="2" w:space="11" w:color="FFFFFF"/>
                    <w:bottom w:val="single" w:sz="2" w:space="1" w:color="FFFFFF"/>
                    <w:right w:val="single" w:sz="2" w:space="4" w:color="FFFFFF"/>
                  </w:divBdr>
                  <w:divsChild>
                    <w:div w:id="1989433831">
                      <w:marLeft w:val="0"/>
                      <w:marRight w:val="0"/>
                      <w:marTop w:val="0"/>
                      <w:marBottom w:val="0"/>
                      <w:divBdr>
                        <w:top w:val="none" w:sz="0" w:space="0" w:color="auto"/>
                        <w:left w:val="none" w:sz="0" w:space="0" w:color="auto"/>
                        <w:bottom w:val="none" w:sz="0" w:space="0" w:color="auto"/>
                        <w:right w:val="none" w:sz="0" w:space="0" w:color="auto"/>
                      </w:divBdr>
                    </w:div>
                  </w:divsChild>
                </w:div>
                <w:div w:id="1712918111">
                  <w:marLeft w:val="0"/>
                  <w:marRight w:val="0"/>
                  <w:marTop w:val="0"/>
                  <w:marBottom w:val="0"/>
                  <w:divBdr>
                    <w:top w:val="single" w:sz="2" w:space="1" w:color="FFFFFF"/>
                    <w:left w:val="single" w:sz="2" w:space="11" w:color="FFFFFF"/>
                    <w:bottom w:val="single" w:sz="2" w:space="1" w:color="FFFFFF"/>
                    <w:right w:val="single" w:sz="2" w:space="4" w:color="FFFFFF"/>
                  </w:divBdr>
                  <w:divsChild>
                    <w:div w:id="1217205282">
                      <w:marLeft w:val="0"/>
                      <w:marRight w:val="0"/>
                      <w:marTop w:val="0"/>
                      <w:marBottom w:val="0"/>
                      <w:divBdr>
                        <w:top w:val="none" w:sz="0" w:space="0" w:color="auto"/>
                        <w:left w:val="none" w:sz="0" w:space="0" w:color="auto"/>
                        <w:bottom w:val="none" w:sz="0" w:space="0" w:color="auto"/>
                        <w:right w:val="none" w:sz="0" w:space="0" w:color="auto"/>
                      </w:divBdr>
                    </w:div>
                  </w:divsChild>
                </w:div>
                <w:div w:id="622225357">
                  <w:marLeft w:val="0"/>
                  <w:marRight w:val="0"/>
                  <w:marTop w:val="0"/>
                  <w:marBottom w:val="0"/>
                  <w:divBdr>
                    <w:top w:val="single" w:sz="2" w:space="1" w:color="FFFFFF"/>
                    <w:left w:val="single" w:sz="2" w:space="11" w:color="FFFFFF"/>
                    <w:bottom w:val="single" w:sz="2" w:space="1" w:color="FFFFFF"/>
                    <w:right w:val="single" w:sz="2" w:space="4" w:color="FFFFFF"/>
                  </w:divBdr>
                  <w:divsChild>
                    <w:div w:id="1308322654">
                      <w:marLeft w:val="0"/>
                      <w:marRight w:val="0"/>
                      <w:marTop w:val="0"/>
                      <w:marBottom w:val="0"/>
                      <w:divBdr>
                        <w:top w:val="none" w:sz="0" w:space="0" w:color="auto"/>
                        <w:left w:val="none" w:sz="0" w:space="0" w:color="auto"/>
                        <w:bottom w:val="none" w:sz="0" w:space="0" w:color="auto"/>
                        <w:right w:val="none" w:sz="0" w:space="0" w:color="auto"/>
                      </w:divBdr>
                    </w:div>
                  </w:divsChild>
                </w:div>
                <w:div w:id="386758583">
                  <w:marLeft w:val="0"/>
                  <w:marRight w:val="0"/>
                  <w:marTop w:val="0"/>
                  <w:marBottom w:val="0"/>
                  <w:divBdr>
                    <w:top w:val="single" w:sz="2" w:space="1" w:color="FFFFFF"/>
                    <w:left w:val="single" w:sz="2" w:space="11" w:color="FFFFFF"/>
                    <w:bottom w:val="single" w:sz="2" w:space="1" w:color="FFFFFF"/>
                    <w:right w:val="single" w:sz="2" w:space="4" w:color="FFFFFF"/>
                  </w:divBdr>
                  <w:divsChild>
                    <w:div w:id="1455949244">
                      <w:marLeft w:val="0"/>
                      <w:marRight w:val="0"/>
                      <w:marTop w:val="0"/>
                      <w:marBottom w:val="0"/>
                      <w:divBdr>
                        <w:top w:val="none" w:sz="0" w:space="0" w:color="auto"/>
                        <w:left w:val="none" w:sz="0" w:space="0" w:color="auto"/>
                        <w:bottom w:val="none" w:sz="0" w:space="0" w:color="auto"/>
                        <w:right w:val="none" w:sz="0" w:space="0" w:color="auto"/>
                      </w:divBdr>
                    </w:div>
                  </w:divsChild>
                </w:div>
                <w:div w:id="1760369718">
                  <w:marLeft w:val="0"/>
                  <w:marRight w:val="0"/>
                  <w:marTop w:val="0"/>
                  <w:marBottom w:val="0"/>
                  <w:divBdr>
                    <w:top w:val="single" w:sz="2" w:space="1" w:color="FFFFFF"/>
                    <w:left w:val="single" w:sz="2" w:space="11" w:color="FFFFFF"/>
                    <w:bottom w:val="single" w:sz="2" w:space="1" w:color="FFFFFF"/>
                    <w:right w:val="single" w:sz="2" w:space="4" w:color="FFFFFF"/>
                  </w:divBdr>
                  <w:divsChild>
                    <w:div w:id="1660616977">
                      <w:marLeft w:val="0"/>
                      <w:marRight w:val="0"/>
                      <w:marTop w:val="0"/>
                      <w:marBottom w:val="0"/>
                      <w:divBdr>
                        <w:top w:val="none" w:sz="0" w:space="0" w:color="auto"/>
                        <w:left w:val="none" w:sz="0" w:space="0" w:color="auto"/>
                        <w:bottom w:val="none" w:sz="0" w:space="0" w:color="auto"/>
                        <w:right w:val="none" w:sz="0" w:space="0" w:color="auto"/>
                      </w:divBdr>
                    </w:div>
                  </w:divsChild>
                </w:div>
                <w:div w:id="44380721">
                  <w:marLeft w:val="0"/>
                  <w:marRight w:val="0"/>
                  <w:marTop w:val="0"/>
                  <w:marBottom w:val="0"/>
                  <w:divBdr>
                    <w:top w:val="single" w:sz="2" w:space="1" w:color="FFFFFF"/>
                    <w:left w:val="single" w:sz="2" w:space="11" w:color="FFFFFF"/>
                    <w:bottom w:val="single" w:sz="2" w:space="1" w:color="FFFFFF"/>
                    <w:right w:val="single" w:sz="2" w:space="4" w:color="FFFFFF"/>
                  </w:divBdr>
                  <w:divsChild>
                    <w:div w:id="1158230289">
                      <w:marLeft w:val="0"/>
                      <w:marRight w:val="0"/>
                      <w:marTop w:val="0"/>
                      <w:marBottom w:val="0"/>
                      <w:divBdr>
                        <w:top w:val="none" w:sz="0" w:space="0" w:color="auto"/>
                        <w:left w:val="none" w:sz="0" w:space="0" w:color="auto"/>
                        <w:bottom w:val="none" w:sz="0" w:space="0" w:color="auto"/>
                        <w:right w:val="none" w:sz="0" w:space="0" w:color="auto"/>
                      </w:divBdr>
                    </w:div>
                  </w:divsChild>
                </w:div>
                <w:div w:id="1033070360">
                  <w:marLeft w:val="0"/>
                  <w:marRight w:val="0"/>
                  <w:marTop w:val="0"/>
                  <w:marBottom w:val="0"/>
                  <w:divBdr>
                    <w:top w:val="single" w:sz="2" w:space="1" w:color="FFFFFF"/>
                    <w:left w:val="single" w:sz="2" w:space="11" w:color="FFFFFF"/>
                    <w:bottom w:val="single" w:sz="2" w:space="1" w:color="FFFFFF"/>
                    <w:right w:val="single" w:sz="2" w:space="4" w:color="FFFFFF"/>
                  </w:divBdr>
                  <w:divsChild>
                    <w:div w:id="407120417">
                      <w:marLeft w:val="0"/>
                      <w:marRight w:val="0"/>
                      <w:marTop w:val="0"/>
                      <w:marBottom w:val="0"/>
                      <w:divBdr>
                        <w:top w:val="none" w:sz="0" w:space="0" w:color="auto"/>
                        <w:left w:val="none" w:sz="0" w:space="0" w:color="auto"/>
                        <w:bottom w:val="none" w:sz="0" w:space="0" w:color="auto"/>
                        <w:right w:val="none" w:sz="0" w:space="0" w:color="auto"/>
                      </w:divBdr>
                    </w:div>
                  </w:divsChild>
                </w:div>
                <w:div w:id="1790390396">
                  <w:marLeft w:val="0"/>
                  <w:marRight w:val="0"/>
                  <w:marTop w:val="0"/>
                  <w:marBottom w:val="0"/>
                  <w:divBdr>
                    <w:top w:val="single" w:sz="2" w:space="1" w:color="FFFFFF"/>
                    <w:left w:val="single" w:sz="2" w:space="11" w:color="FFFFFF"/>
                    <w:bottom w:val="single" w:sz="2" w:space="1" w:color="FFFFFF"/>
                    <w:right w:val="single" w:sz="2" w:space="4" w:color="FFFFFF"/>
                  </w:divBdr>
                  <w:divsChild>
                    <w:div w:id="786047608">
                      <w:marLeft w:val="0"/>
                      <w:marRight w:val="0"/>
                      <w:marTop w:val="0"/>
                      <w:marBottom w:val="0"/>
                      <w:divBdr>
                        <w:top w:val="none" w:sz="0" w:space="0" w:color="auto"/>
                        <w:left w:val="none" w:sz="0" w:space="0" w:color="auto"/>
                        <w:bottom w:val="none" w:sz="0" w:space="0" w:color="auto"/>
                        <w:right w:val="none" w:sz="0" w:space="0" w:color="auto"/>
                      </w:divBdr>
                    </w:div>
                  </w:divsChild>
                </w:div>
                <w:div w:id="1324966764">
                  <w:marLeft w:val="0"/>
                  <w:marRight w:val="0"/>
                  <w:marTop w:val="0"/>
                  <w:marBottom w:val="0"/>
                  <w:divBdr>
                    <w:top w:val="single" w:sz="2" w:space="1" w:color="FFFFFF"/>
                    <w:left w:val="single" w:sz="2" w:space="11" w:color="FFFFFF"/>
                    <w:bottom w:val="single" w:sz="2" w:space="1" w:color="FFFFFF"/>
                    <w:right w:val="single" w:sz="2" w:space="4" w:color="FFFFFF"/>
                  </w:divBdr>
                  <w:divsChild>
                    <w:div w:id="246500179">
                      <w:marLeft w:val="0"/>
                      <w:marRight w:val="0"/>
                      <w:marTop w:val="0"/>
                      <w:marBottom w:val="0"/>
                      <w:divBdr>
                        <w:top w:val="none" w:sz="0" w:space="0" w:color="auto"/>
                        <w:left w:val="none" w:sz="0" w:space="0" w:color="auto"/>
                        <w:bottom w:val="none" w:sz="0" w:space="0" w:color="auto"/>
                        <w:right w:val="none" w:sz="0" w:space="0" w:color="auto"/>
                      </w:divBdr>
                    </w:div>
                  </w:divsChild>
                </w:div>
                <w:div w:id="233008340">
                  <w:marLeft w:val="0"/>
                  <w:marRight w:val="0"/>
                  <w:marTop w:val="0"/>
                  <w:marBottom w:val="0"/>
                  <w:divBdr>
                    <w:top w:val="single" w:sz="2" w:space="1" w:color="FFFFFF"/>
                    <w:left w:val="single" w:sz="2" w:space="11" w:color="FFFFFF"/>
                    <w:bottom w:val="single" w:sz="2" w:space="1" w:color="FFFFFF"/>
                    <w:right w:val="single" w:sz="2" w:space="4" w:color="FFFFFF"/>
                  </w:divBdr>
                  <w:divsChild>
                    <w:div w:id="1591891554">
                      <w:marLeft w:val="0"/>
                      <w:marRight w:val="0"/>
                      <w:marTop w:val="0"/>
                      <w:marBottom w:val="0"/>
                      <w:divBdr>
                        <w:top w:val="none" w:sz="0" w:space="0" w:color="auto"/>
                        <w:left w:val="none" w:sz="0" w:space="0" w:color="auto"/>
                        <w:bottom w:val="none" w:sz="0" w:space="0" w:color="auto"/>
                        <w:right w:val="none" w:sz="0" w:space="0" w:color="auto"/>
                      </w:divBdr>
                    </w:div>
                  </w:divsChild>
                </w:div>
                <w:div w:id="1667782491">
                  <w:marLeft w:val="0"/>
                  <w:marRight w:val="0"/>
                  <w:marTop w:val="0"/>
                  <w:marBottom w:val="0"/>
                  <w:divBdr>
                    <w:top w:val="single" w:sz="2" w:space="1" w:color="FFFFFF"/>
                    <w:left w:val="single" w:sz="2" w:space="11" w:color="FFFFFF"/>
                    <w:bottom w:val="single" w:sz="2" w:space="1" w:color="FFFFFF"/>
                    <w:right w:val="single" w:sz="2" w:space="4" w:color="FFFFFF"/>
                  </w:divBdr>
                  <w:divsChild>
                    <w:div w:id="786319654">
                      <w:marLeft w:val="0"/>
                      <w:marRight w:val="0"/>
                      <w:marTop w:val="0"/>
                      <w:marBottom w:val="0"/>
                      <w:divBdr>
                        <w:top w:val="none" w:sz="0" w:space="0" w:color="auto"/>
                        <w:left w:val="none" w:sz="0" w:space="0" w:color="auto"/>
                        <w:bottom w:val="none" w:sz="0" w:space="0" w:color="auto"/>
                        <w:right w:val="none" w:sz="0" w:space="0" w:color="auto"/>
                      </w:divBdr>
                    </w:div>
                  </w:divsChild>
                </w:div>
                <w:div w:id="751633023">
                  <w:marLeft w:val="0"/>
                  <w:marRight w:val="0"/>
                  <w:marTop w:val="0"/>
                  <w:marBottom w:val="0"/>
                  <w:divBdr>
                    <w:top w:val="single" w:sz="2" w:space="1" w:color="FFFFFF"/>
                    <w:left w:val="single" w:sz="2" w:space="11" w:color="FFFFFF"/>
                    <w:bottom w:val="single" w:sz="2" w:space="1" w:color="FFFFFF"/>
                    <w:right w:val="single" w:sz="2" w:space="4" w:color="FFFFFF"/>
                  </w:divBdr>
                  <w:divsChild>
                    <w:div w:id="1303729913">
                      <w:marLeft w:val="0"/>
                      <w:marRight w:val="0"/>
                      <w:marTop w:val="0"/>
                      <w:marBottom w:val="0"/>
                      <w:divBdr>
                        <w:top w:val="none" w:sz="0" w:space="0" w:color="auto"/>
                        <w:left w:val="none" w:sz="0" w:space="0" w:color="auto"/>
                        <w:bottom w:val="none" w:sz="0" w:space="0" w:color="auto"/>
                        <w:right w:val="none" w:sz="0" w:space="0" w:color="auto"/>
                      </w:divBdr>
                    </w:div>
                  </w:divsChild>
                </w:div>
                <w:div w:id="149716918">
                  <w:marLeft w:val="0"/>
                  <w:marRight w:val="0"/>
                  <w:marTop w:val="0"/>
                  <w:marBottom w:val="0"/>
                  <w:divBdr>
                    <w:top w:val="single" w:sz="2" w:space="1" w:color="FFFFFF"/>
                    <w:left w:val="single" w:sz="2" w:space="11" w:color="FFFFFF"/>
                    <w:bottom w:val="single" w:sz="2" w:space="1" w:color="FFFFFF"/>
                    <w:right w:val="single" w:sz="2" w:space="4" w:color="FFFFFF"/>
                  </w:divBdr>
                  <w:divsChild>
                    <w:div w:id="1518690451">
                      <w:marLeft w:val="0"/>
                      <w:marRight w:val="0"/>
                      <w:marTop w:val="0"/>
                      <w:marBottom w:val="0"/>
                      <w:divBdr>
                        <w:top w:val="none" w:sz="0" w:space="0" w:color="auto"/>
                        <w:left w:val="none" w:sz="0" w:space="0" w:color="auto"/>
                        <w:bottom w:val="none" w:sz="0" w:space="0" w:color="auto"/>
                        <w:right w:val="none" w:sz="0" w:space="0" w:color="auto"/>
                      </w:divBdr>
                    </w:div>
                  </w:divsChild>
                </w:div>
                <w:div w:id="826634132">
                  <w:marLeft w:val="0"/>
                  <w:marRight w:val="0"/>
                  <w:marTop w:val="0"/>
                  <w:marBottom w:val="0"/>
                  <w:divBdr>
                    <w:top w:val="single" w:sz="2" w:space="1" w:color="FFFFFF"/>
                    <w:left w:val="single" w:sz="2" w:space="11" w:color="FFFFFF"/>
                    <w:bottom w:val="single" w:sz="2" w:space="1" w:color="FFFFFF"/>
                    <w:right w:val="single" w:sz="2" w:space="4" w:color="FFFFFF"/>
                  </w:divBdr>
                  <w:divsChild>
                    <w:div w:id="535317000">
                      <w:marLeft w:val="0"/>
                      <w:marRight w:val="0"/>
                      <w:marTop w:val="0"/>
                      <w:marBottom w:val="0"/>
                      <w:divBdr>
                        <w:top w:val="none" w:sz="0" w:space="0" w:color="auto"/>
                        <w:left w:val="none" w:sz="0" w:space="0" w:color="auto"/>
                        <w:bottom w:val="none" w:sz="0" w:space="0" w:color="auto"/>
                        <w:right w:val="none" w:sz="0" w:space="0" w:color="auto"/>
                      </w:divBdr>
                    </w:div>
                  </w:divsChild>
                </w:div>
                <w:div w:id="764109568">
                  <w:marLeft w:val="0"/>
                  <w:marRight w:val="0"/>
                  <w:marTop w:val="0"/>
                  <w:marBottom w:val="0"/>
                  <w:divBdr>
                    <w:top w:val="single" w:sz="2" w:space="1" w:color="FFFFFF"/>
                    <w:left w:val="single" w:sz="2" w:space="11" w:color="FFFFFF"/>
                    <w:bottom w:val="single" w:sz="2" w:space="1" w:color="FFFFFF"/>
                    <w:right w:val="single" w:sz="2" w:space="4" w:color="FFFFFF"/>
                  </w:divBdr>
                  <w:divsChild>
                    <w:div w:id="545946250">
                      <w:marLeft w:val="0"/>
                      <w:marRight w:val="0"/>
                      <w:marTop w:val="0"/>
                      <w:marBottom w:val="0"/>
                      <w:divBdr>
                        <w:top w:val="none" w:sz="0" w:space="0" w:color="auto"/>
                        <w:left w:val="none" w:sz="0" w:space="0" w:color="auto"/>
                        <w:bottom w:val="none" w:sz="0" w:space="0" w:color="auto"/>
                        <w:right w:val="none" w:sz="0" w:space="0" w:color="auto"/>
                      </w:divBdr>
                    </w:div>
                  </w:divsChild>
                </w:div>
                <w:div w:id="1559970945">
                  <w:marLeft w:val="0"/>
                  <w:marRight w:val="0"/>
                  <w:marTop w:val="0"/>
                  <w:marBottom w:val="0"/>
                  <w:divBdr>
                    <w:top w:val="single" w:sz="2" w:space="1" w:color="FFFFFF"/>
                    <w:left w:val="single" w:sz="2" w:space="11" w:color="FFFFFF"/>
                    <w:bottom w:val="single" w:sz="2" w:space="1" w:color="FFFFFF"/>
                    <w:right w:val="single" w:sz="2" w:space="4" w:color="FFFFFF"/>
                  </w:divBdr>
                  <w:divsChild>
                    <w:div w:id="541134114">
                      <w:marLeft w:val="0"/>
                      <w:marRight w:val="0"/>
                      <w:marTop w:val="0"/>
                      <w:marBottom w:val="0"/>
                      <w:divBdr>
                        <w:top w:val="none" w:sz="0" w:space="0" w:color="auto"/>
                        <w:left w:val="none" w:sz="0" w:space="0" w:color="auto"/>
                        <w:bottom w:val="none" w:sz="0" w:space="0" w:color="auto"/>
                        <w:right w:val="none" w:sz="0" w:space="0" w:color="auto"/>
                      </w:divBdr>
                    </w:div>
                  </w:divsChild>
                </w:div>
                <w:div w:id="1995143475">
                  <w:marLeft w:val="0"/>
                  <w:marRight w:val="0"/>
                  <w:marTop w:val="0"/>
                  <w:marBottom w:val="0"/>
                  <w:divBdr>
                    <w:top w:val="single" w:sz="2" w:space="1" w:color="FFFFFF"/>
                    <w:left w:val="single" w:sz="2" w:space="11" w:color="FFFFFF"/>
                    <w:bottom w:val="single" w:sz="2" w:space="1" w:color="FFFFFF"/>
                    <w:right w:val="single" w:sz="2" w:space="4" w:color="FFFFFF"/>
                  </w:divBdr>
                  <w:divsChild>
                    <w:div w:id="451636602">
                      <w:marLeft w:val="0"/>
                      <w:marRight w:val="0"/>
                      <w:marTop w:val="0"/>
                      <w:marBottom w:val="0"/>
                      <w:divBdr>
                        <w:top w:val="none" w:sz="0" w:space="0" w:color="auto"/>
                        <w:left w:val="none" w:sz="0" w:space="0" w:color="auto"/>
                        <w:bottom w:val="none" w:sz="0" w:space="0" w:color="auto"/>
                        <w:right w:val="none" w:sz="0" w:space="0" w:color="auto"/>
                      </w:divBdr>
                    </w:div>
                  </w:divsChild>
                </w:div>
                <w:div w:id="2089767939">
                  <w:marLeft w:val="0"/>
                  <w:marRight w:val="0"/>
                  <w:marTop w:val="0"/>
                  <w:marBottom w:val="0"/>
                  <w:divBdr>
                    <w:top w:val="single" w:sz="2" w:space="1" w:color="FFFFFF"/>
                    <w:left w:val="single" w:sz="2" w:space="11" w:color="FFFFFF"/>
                    <w:bottom w:val="single" w:sz="2" w:space="1" w:color="FFFFFF"/>
                    <w:right w:val="single" w:sz="2" w:space="4" w:color="FFFFFF"/>
                  </w:divBdr>
                  <w:divsChild>
                    <w:div w:id="1334456620">
                      <w:marLeft w:val="0"/>
                      <w:marRight w:val="0"/>
                      <w:marTop w:val="0"/>
                      <w:marBottom w:val="0"/>
                      <w:divBdr>
                        <w:top w:val="none" w:sz="0" w:space="0" w:color="auto"/>
                        <w:left w:val="none" w:sz="0" w:space="0" w:color="auto"/>
                        <w:bottom w:val="none" w:sz="0" w:space="0" w:color="auto"/>
                        <w:right w:val="none" w:sz="0" w:space="0" w:color="auto"/>
                      </w:divBdr>
                    </w:div>
                  </w:divsChild>
                </w:div>
                <w:div w:id="2131242571">
                  <w:marLeft w:val="0"/>
                  <w:marRight w:val="0"/>
                  <w:marTop w:val="0"/>
                  <w:marBottom w:val="0"/>
                  <w:divBdr>
                    <w:top w:val="single" w:sz="2" w:space="1" w:color="FFFFFF"/>
                    <w:left w:val="single" w:sz="2" w:space="11" w:color="FFFFFF"/>
                    <w:bottom w:val="single" w:sz="2" w:space="1" w:color="FFFFFF"/>
                    <w:right w:val="single" w:sz="2" w:space="4" w:color="FFFFFF"/>
                  </w:divBdr>
                  <w:divsChild>
                    <w:div w:id="651056984">
                      <w:marLeft w:val="0"/>
                      <w:marRight w:val="0"/>
                      <w:marTop w:val="0"/>
                      <w:marBottom w:val="0"/>
                      <w:divBdr>
                        <w:top w:val="none" w:sz="0" w:space="0" w:color="auto"/>
                        <w:left w:val="none" w:sz="0" w:space="0" w:color="auto"/>
                        <w:bottom w:val="none" w:sz="0" w:space="0" w:color="auto"/>
                        <w:right w:val="none" w:sz="0" w:space="0" w:color="auto"/>
                      </w:divBdr>
                    </w:div>
                  </w:divsChild>
                </w:div>
                <w:div w:id="747314140">
                  <w:marLeft w:val="0"/>
                  <w:marRight w:val="0"/>
                  <w:marTop w:val="0"/>
                  <w:marBottom w:val="0"/>
                  <w:divBdr>
                    <w:top w:val="single" w:sz="2" w:space="1" w:color="FFFFFF"/>
                    <w:left w:val="single" w:sz="2" w:space="11" w:color="FFFFFF"/>
                    <w:bottom w:val="single" w:sz="2" w:space="4" w:color="FFFFFF"/>
                    <w:right w:val="single" w:sz="2" w:space="4" w:color="FFFFFF"/>
                  </w:divBdr>
                  <w:divsChild>
                    <w:div w:id="43629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135821">
          <w:marLeft w:val="0"/>
          <w:marRight w:val="0"/>
          <w:marTop w:val="0"/>
          <w:marBottom w:val="300"/>
          <w:divBdr>
            <w:top w:val="none" w:sz="0" w:space="0" w:color="auto"/>
            <w:left w:val="none" w:sz="0" w:space="0" w:color="auto"/>
            <w:bottom w:val="none" w:sz="0" w:space="0" w:color="auto"/>
            <w:right w:val="none" w:sz="0" w:space="0" w:color="auto"/>
          </w:divBdr>
          <w:divsChild>
            <w:div w:id="481384440">
              <w:marLeft w:val="0"/>
              <w:marRight w:val="0"/>
              <w:marTop w:val="0"/>
              <w:marBottom w:val="0"/>
              <w:divBdr>
                <w:top w:val="none" w:sz="0" w:space="0" w:color="auto"/>
                <w:left w:val="none" w:sz="0" w:space="0" w:color="auto"/>
                <w:bottom w:val="none" w:sz="0" w:space="0" w:color="auto"/>
                <w:right w:val="none" w:sz="0" w:space="0" w:color="auto"/>
              </w:divBdr>
              <w:divsChild>
                <w:div w:id="1846628538">
                  <w:marLeft w:val="0"/>
                  <w:marRight w:val="0"/>
                  <w:marTop w:val="0"/>
                  <w:marBottom w:val="0"/>
                  <w:divBdr>
                    <w:top w:val="single" w:sz="2" w:space="4" w:color="FFFFFF"/>
                    <w:left w:val="single" w:sz="2" w:space="11" w:color="FFFFFF"/>
                    <w:bottom w:val="single" w:sz="2" w:space="1" w:color="FFFFFF"/>
                    <w:right w:val="single" w:sz="2" w:space="4" w:color="FFFFFF"/>
                  </w:divBdr>
                  <w:divsChild>
                    <w:div w:id="621617214">
                      <w:marLeft w:val="0"/>
                      <w:marRight w:val="0"/>
                      <w:marTop w:val="0"/>
                      <w:marBottom w:val="0"/>
                      <w:divBdr>
                        <w:top w:val="none" w:sz="0" w:space="0" w:color="auto"/>
                        <w:left w:val="none" w:sz="0" w:space="0" w:color="auto"/>
                        <w:bottom w:val="none" w:sz="0" w:space="0" w:color="auto"/>
                        <w:right w:val="none" w:sz="0" w:space="0" w:color="auto"/>
                      </w:divBdr>
                    </w:div>
                  </w:divsChild>
                </w:div>
                <w:div w:id="835607454">
                  <w:marLeft w:val="0"/>
                  <w:marRight w:val="0"/>
                  <w:marTop w:val="0"/>
                  <w:marBottom w:val="0"/>
                  <w:divBdr>
                    <w:top w:val="single" w:sz="2" w:space="1" w:color="FFFFFF"/>
                    <w:left w:val="single" w:sz="2" w:space="11" w:color="FFFFFF"/>
                    <w:bottom w:val="single" w:sz="2" w:space="1" w:color="FFFFFF"/>
                    <w:right w:val="single" w:sz="2" w:space="4" w:color="FFFFFF"/>
                  </w:divBdr>
                  <w:divsChild>
                    <w:div w:id="152843542">
                      <w:marLeft w:val="0"/>
                      <w:marRight w:val="0"/>
                      <w:marTop w:val="0"/>
                      <w:marBottom w:val="0"/>
                      <w:divBdr>
                        <w:top w:val="none" w:sz="0" w:space="0" w:color="auto"/>
                        <w:left w:val="none" w:sz="0" w:space="0" w:color="auto"/>
                        <w:bottom w:val="none" w:sz="0" w:space="0" w:color="auto"/>
                        <w:right w:val="none" w:sz="0" w:space="0" w:color="auto"/>
                      </w:divBdr>
                    </w:div>
                  </w:divsChild>
                </w:div>
                <w:div w:id="1583754524">
                  <w:marLeft w:val="0"/>
                  <w:marRight w:val="0"/>
                  <w:marTop w:val="0"/>
                  <w:marBottom w:val="0"/>
                  <w:divBdr>
                    <w:top w:val="single" w:sz="2" w:space="1" w:color="FFFFFF"/>
                    <w:left w:val="single" w:sz="2" w:space="11" w:color="FFFFFF"/>
                    <w:bottom w:val="single" w:sz="2" w:space="1" w:color="FFFFFF"/>
                    <w:right w:val="single" w:sz="2" w:space="4" w:color="FFFFFF"/>
                  </w:divBdr>
                  <w:divsChild>
                    <w:div w:id="1736009644">
                      <w:marLeft w:val="0"/>
                      <w:marRight w:val="0"/>
                      <w:marTop w:val="0"/>
                      <w:marBottom w:val="0"/>
                      <w:divBdr>
                        <w:top w:val="none" w:sz="0" w:space="0" w:color="auto"/>
                        <w:left w:val="none" w:sz="0" w:space="0" w:color="auto"/>
                        <w:bottom w:val="none" w:sz="0" w:space="0" w:color="auto"/>
                        <w:right w:val="none" w:sz="0" w:space="0" w:color="auto"/>
                      </w:divBdr>
                    </w:div>
                  </w:divsChild>
                </w:div>
                <w:div w:id="1754007387">
                  <w:marLeft w:val="0"/>
                  <w:marRight w:val="0"/>
                  <w:marTop w:val="0"/>
                  <w:marBottom w:val="0"/>
                  <w:divBdr>
                    <w:top w:val="single" w:sz="2" w:space="1" w:color="FFFFFF"/>
                    <w:left w:val="single" w:sz="2" w:space="11" w:color="FFFFFF"/>
                    <w:bottom w:val="single" w:sz="2" w:space="1" w:color="FFFFFF"/>
                    <w:right w:val="single" w:sz="2" w:space="4" w:color="FFFFFF"/>
                  </w:divBdr>
                  <w:divsChild>
                    <w:div w:id="359015869">
                      <w:marLeft w:val="0"/>
                      <w:marRight w:val="0"/>
                      <w:marTop w:val="0"/>
                      <w:marBottom w:val="0"/>
                      <w:divBdr>
                        <w:top w:val="none" w:sz="0" w:space="0" w:color="auto"/>
                        <w:left w:val="none" w:sz="0" w:space="0" w:color="auto"/>
                        <w:bottom w:val="none" w:sz="0" w:space="0" w:color="auto"/>
                        <w:right w:val="none" w:sz="0" w:space="0" w:color="auto"/>
                      </w:divBdr>
                    </w:div>
                  </w:divsChild>
                </w:div>
                <w:div w:id="1432701250">
                  <w:marLeft w:val="0"/>
                  <w:marRight w:val="0"/>
                  <w:marTop w:val="0"/>
                  <w:marBottom w:val="0"/>
                  <w:divBdr>
                    <w:top w:val="single" w:sz="2" w:space="1" w:color="FFFFFF"/>
                    <w:left w:val="single" w:sz="2" w:space="11" w:color="FFFFFF"/>
                    <w:bottom w:val="single" w:sz="2" w:space="1" w:color="FFFFFF"/>
                    <w:right w:val="single" w:sz="2" w:space="4" w:color="FFFFFF"/>
                  </w:divBdr>
                  <w:divsChild>
                    <w:div w:id="1028335127">
                      <w:marLeft w:val="0"/>
                      <w:marRight w:val="0"/>
                      <w:marTop w:val="0"/>
                      <w:marBottom w:val="0"/>
                      <w:divBdr>
                        <w:top w:val="none" w:sz="0" w:space="0" w:color="auto"/>
                        <w:left w:val="none" w:sz="0" w:space="0" w:color="auto"/>
                        <w:bottom w:val="none" w:sz="0" w:space="0" w:color="auto"/>
                        <w:right w:val="none" w:sz="0" w:space="0" w:color="auto"/>
                      </w:divBdr>
                    </w:div>
                  </w:divsChild>
                </w:div>
                <w:div w:id="1947074622">
                  <w:marLeft w:val="0"/>
                  <w:marRight w:val="0"/>
                  <w:marTop w:val="0"/>
                  <w:marBottom w:val="0"/>
                  <w:divBdr>
                    <w:top w:val="single" w:sz="2" w:space="1" w:color="FFFFFF"/>
                    <w:left w:val="single" w:sz="2" w:space="11" w:color="FFFFFF"/>
                    <w:bottom w:val="single" w:sz="2" w:space="1" w:color="FFFFFF"/>
                    <w:right w:val="single" w:sz="2" w:space="4" w:color="FFFFFF"/>
                  </w:divBdr>
                  <w:divsChild>
                    <w:div w:id="393705123">
                      <w:marLeft w:val="0"/>
                      <w:marRight w:val="0"/>
                      <w:marTop w:val="0"/>
                      <w:marBottom w:val="0"/>
                      <w:divBdr>
                        <w:top w:val="none" w:sz="0" w:space="0" w:color="auto"/>
                        <w:left w:val="none" w:sz="0" w:space="0" w:color="auto"/>
                        <w:bottom w:val="none" w:sz="0" w:space="0" w:color="auto"/>
                        <w:right w:val="none" w:sz="0" w:space="0" w:color="auto"/>
                      </w:divBdr>
                    </w:div>
                  </w:divsChild>
                </w:div>
                <w:div w:id="1125931845">
                  <w:marLeft w:val="0"/>
                  <w:marRight w:val="0"/>
                  <w:marTop w:val="0"/>
                  <w:marBottom w:val="0"/>
                  <w:divBdr>
                    <w:top w:val="single" w:sz="2" w:space="1" w:color="FFFFFF"/>
                    <w:left w:val="single" w:sz="2" w:space="11" w:color="FFFFFF"/>
                    <w:bottom w:val="single" w:sz="2" w:space="1" w:color="FFFFFF"/>
                    <w:right w:val="single" w:sz="2" w:space="4" w:color="FFFFFF"/>
                  </w:divBdr>
                  <w:divsChild>
                    <w:div w:id="1089736904">
                      <w:marLeft w:val="0"/>
                      <w:marRight w:val="0"/>
                      <w:marTop w:val="0"/>
                      <w:marBottom w:val="0"/>
                      <w:divBdr>
                        <w:top w:val="none" w:sz="0" w:space="0" w:color="auto"/>
                        <w:left w:val="none" w:sz="0" w:space="0" w:color="auto"/>
                        <w:bottom w:val="none" w:sz="0" w:space="0" w:color="auto"/>
                        <w:right w:val="none" w:sz="0" w:space="0" w:color="auto"/>
                      </w:divBdr>
                    </w:div>
                  </w:divsChild>
                </w:div>
                <w:div w:id="41054794">
                  <w:marLeft w:val="0"/>
                  <w:marRight w:val="0"/>
                  <w:marTop w:val="0"/>
                  <w:marBottom w:val="0"/>
                  <w:divBdr>
                    <w:top w:val="single" w:sz="2" w:space="1" w:color="FFFFFF"/>
                    <w:left w:val="single" w:sz="2" w:space="11" w:color="FFFFFF"/>
                    <w:bottom w:val="single" w:sz="2" w:space="1" w:color="FFFFFF"/>
                    <w:right w:val="single" w:sz="2" w:space="4" w:color="FFFFFF"/>
                  </w:divBdr>
                  <w:divsChild>
                    <w:div w:id="222837150">
                      <w:marLeft w:val="0"/>
                      <w:marRight w:val="0"/>
                      <w:marTop w:val="0"/>
                      <w:marBottom w:val="0"/>
                      <w:divBdr>
                        <w:top w:val="none" w:sz="0" w:space="0" w:color="auto"/>
                        <w:left w:val="none" w:sz="0" w:space="0" w:color="auto"/>
                        <w:bottom w:val="none" w:sz="0" w:space="0" w:color="auto"/>
                        <w:right w:val="none" w:sz="0" w:space="0" w:color="auto"/>
                      </w:divBdr>
                    </w:div>
                  </w:divsChild>
                </w:div>
                <w:div w:id="1572351522">
                  <w:marLeft w:val="0"/>
                  <w:marRight w:val="0"/>
                  <w:marTop w:val="0"/>
                  <w:marBottom w:val="0"/>
                  <w:divBdr>
                    <w:top w:val="single" w:sz="2" w:space="1" w:color="FFFFFF"/>
                    <w:left w:val="single" w:sz="2" w:space="11" w:color="FFFFFF"/>
                    <w:bottom w:val="single" w:sz="2" w:space="1" w:color="FFFFFF"/>
                    <w:right w:val="single" w:sz="2" w:space="4" w:color="FFFFFF"/>
                  </w:divBdr>
                  <w:divsChild>
                    <w:div w:id="444733180">
                      <w:marLeft w:val="0"/>
                      <w:marRight w:val="0"/>
                      <w:marTop w:val="0"/>
                      <w:marBottom w:val="0"/>
                      <w:divBdr>
                        <w:top w:val="none" w:sz="0" w:space="0" w:color="auto"/>
                        <w:left w:val="none" w:sz="0" w:space="0" w:color="auto"/>
                        <w:bottom w:val="none" w:sz="0" w:space="0" w:color="auto"/>
                        <w:right w:val="none" w:sz="0" w:space="0" w:color="auto"/>
                      </w:divBdr>
                    </w:div>
                  </w:divsChild>
                </w:div>
                <w:div w:id="452988204">
                  <w:marLeft w:val="0"/>
                  <w:marRight w:val="0"/>
                  <w:marTop w:val="0"/>
                  <w:marBottom w:val="0"/>
                  <w:divBdr>
                    <w:top w:val="single" w:sz="2" w:space="1" w:color="FFFFFF"/>
                    <w:left w:val="single" w:sz="2" w:space="11" w:color="FFFFFF"/>
                    <w:bottom w:val="single" w:sz="2" w:space="1" w:color="FFFFFF"/>
                    <w:right w:val="single" w:sz="2" w:space="4" w:color="FFFFFF"/>
                  </w:divBdr>
                  <w:divsChild>
                    <w:div w:id="1537961442">
                      <w:marLeft w:val="0"/>
                      <w:marRight w:val="0"/>
                      <w:marTop w:val="0"/>
                      <w:marBottom w:val="0"/>
                      <w:divBdr>
                        <w:top w:val="none" w:sz="0" w:space="0" w:color="auto"/>
                        <w:left w:val="none" w:sz="0" w:space="0" w:color="auto"/>
                        <w:bottom w:val="none" w:sz="0" w:space="0" w:color="auto"/>
                        <w:right w:val="none" w:sz="0" w:space="0" w:color="auto"/>
                      </w:divBdr>
                    </w:div>
                  </w:divsChild>
                </w:div>
                <w:div w:id="1699045411">
                  <w:marLeft w:val="0"/>
                  <w:marRight w:val="0"/>
                  <w:marTop w:val="0"/>
                  <w:marBottom w:val="0"/>
                  <w:divBdr>
                    <w:top w:val="single" w:sz="2" w:space="1" w:color="FFFFFF"/>
                    <w:left w:val="single" w:sz="2" w:space="11" w:color="FFFFFF"/>
                    <w:bottom w:val="single" w:sz="2" w:space="1" w:color="FFFFFF"/>
                    <w:right w:val="single" w:sz="2" w:space="4" w:color="FFFFFF"/>
                  </w:divBdr>
                  <w:divsChild>
                    <w:div w:id="1830711773">
                      <w:marLeft w:val="0"/>
                      <w:marRight w:val="0"/>
                      <w:marTop w:val="0"/>
                      <w:marBottom w:val="0"/>
                      <w:divBdr>
                        <w:top w:val="none" w:sz="0" w:space="0" w:color="auto"/>
                        <w:left w:val="none" w:sz="0" w:space="0" w:color="auto"/>
                        <w:bottom w:val="none" w:sz="0" w:space="0" w:color="auto"/>
                        <w:right w:val="none" w:sz="0" w:space="0" w:color="auto"/>
                      </w:divBdr>
                    </w:div>
                  </w:divsChild>
                </w:div>
                <w:div w:id="1359504614">
                  <w:marLeft w:val="0"/>
                  <w:marRight w:val="0"/>
                  <w:marTop w:val="0"/>
                  <w:marBottom w:val="0"/>
                  <w:divBdr>
                    <w:top w:val="single" w:sz="2" w:space="1" w:color="FFFFFF"/>
                    <w:left w:val="single" w:sz="2" w:space="11" w:color="FFFFFF"/>
                    <w:bottom w:val="single" w:sz="2" w:space="1" w:color="FFFFFF"/>
                    <w:right w:val="single" w:sz="2" w:space="4" w:color="FFFFFF"/>
                  </w:divBdr>
                  <w:divsChild>
                    <w:div w:id="1265728196">
                      <w:marLeft w:val="0"/>
                      <w:marRight w:val="0"/>
                      <w:marTop w:val="0"/>
                      <w:marBottom w:val="0"/>
                      <w:divBdr>
                        <w:top w:val="none" w:sz="0" w:space="0" w:color="auto"/>
                        <w:left w:val="none" w:sz="0" w:space="0" w:color="auto"/>
                        <w:bottom w:val="none" w:sz="0" w:space="0" w:color="auto"/>
                        <w:right w:val="none" w:sz="0" w:space="0" w:color="auto"/>
                      </w:divBdr>
                    </w:div>
                  </w:divsChild>
                </w:div>
                <w:div w:id="1785074495">
                  <w:marLeft w:val="0"/>
                  <w:marRight w:val="0"/>
                  <w:marTop w:val="0"/>
                  <w:marBottom w:val="0"/>
                  <w:divBdr>
                    <w:top w:val="single" w:sz="2" w:space="1" w:color="FFFFFF"/>
                    <w:left w:val="single" w:sz="2" w:space="11" w:color="FFFFFF"/>
                    <w:bottom w:val="single" w:sz="2" w:space="1" w:color="FFFFFF"/>
                    <w:right w:val="single" w:sz="2" w:space="4" w:color="FFFFFF"/>
                  </w:divBdr>
                  <w:divsChild>
                    <w:div w:id="2016879421">
                      <w:marLeft w:val="0"/>
                      <w:marRight w:val="0"/>
                      <w:marTop w:val="0"/>
                      <w:marBottom w:val="0"/>
                      <w:divBdr>
                        <w:top w:val="none" w:sz="0" w:space="0" w:color="auto"/>
                        <w:left w:val="none" w:sz="0" w:space="0" w:color="auto"/>
                        <w:bottom w:val="none" w:sz="0" w:space="0" w:color="auto"/>
                        <w:right w:val="none" w:sz="0" w:space="0" w:color="auto"/>
                      </w:divBdr>
                    </w:div>
                  </w:divsChild>
                </w:div>
                <w:div w:id="358436212">
                  <w:marLeft w:val="0"/>
                  <w:marRight w:val="0"/>
                  <w:marTop w:val="0"/>
                  <w:marBottom w:val="0"/>
                  <w:divBdr>
                    <w:top w:val="single" w:sz="2" w:space="1" w:color="FFFFFF"/>
                    <w:left w:val="single" w:sz="2" w:space="11" w:color="FFFFFF"/>
                    <w:bottom w:val="single" w:sz="2" w:space="1" w:color="FFFFFF"/>
                    <w:right w:val="single" w:sz="2" w:space="4" w:color="FFFFFF"/>
                  </w:divBdr>
                  <w:divsChild>
                    <w:div w:id="1762136796">
                      <w:marLeft w:val="0"/>
                      <w:marRight w:val="0"/>
                      <w:marTop w:val="0"/>
                      <w:marBottom w:val="0"/>
                      <w:divBdr>
                        <w:top w:val="none" w:sz="0" w:space="0" w:color="auto"/>
                        <w:left w:val="none" w:sz="0" w:space="0" w:color="auto"/>
                        <w:bottom w:val="none" w:sz="0" w:space="0" w:color="auto"/>
                        <w:right w:val="none" w:sz="0" w:space="0" w:color="auto"/>
                      </w:divBdr>
                    </w:div>
                  </w:divsChild>
                </w:div>
                <w:div w:id="1944144874">
                  <w:marLeft w:val="0"/>
                  <w:marRight w:val="0"/>
                  <w:marTop w:val="0"/>
                  <w:marBottom w:val="0"/>
                  <w:divBdr>
                    <w:top w:val="single" w:sz="2" w:space="1" w:color="FFFFFF"/>
                    <w:left w:val="single" w:sz="2" w:space="11" w:color="FFFFFF"/>
                    <w:bottom w:val="single" w:sz="2" w:space="1" w:color="FFFFFF"/>
                    <w:right w:val="single" w:sz="2" w:space="4" w:color="FFFFFF"/>
                  </w:divBdr>
                  <w:divsChild>
                    <w:div w:id="214661145">
                      <w:marLeft w:val="0"/>
                      <w:marRight w:val="0"/>
                      <w:marTop w:val="0"/>
                      <w:marBottom w:val="0"/>
                      <w:divBdr>
                        <w:top w:val="none" w:sz="0" w:space="0" w:color="auto"/>
                        <w:left w:val="none" w:sz="0" w:space="0" w:color="auto"/>
                        <w:bottom w:val="none" w:sz="0" w:space="0" w:color="auto"/>
                        <w:right w:val="none" w:sz="0" w:space="0" w:color="auto"/>
                      </w:divBdr>
                    </w:div>
                  </w:divsChild>
                </w:div>
                <w:div w:id="1493332867">
                  <w:marLeft w:val="0"/>
                  <w:marRight w:val="0"/>
                  <w:marTop w:val="0"/>
                  <w:marBottom w:val="0"/>
                  <w:divBdr>
                    <w:top w:val="single" w:sz="2" w:space="1" w:color="FFFFFF"/>
                    <w:left w:val="single" w:sz="2" w:space="11" w:color="FFFFFF"/>
                    <w:bottom w:val="single" w:sz="2" w:space="4" w:color="FFFFFF"/>
                    <w:right w:val="single" w:sz="2" w:space="4" w:color="FFFFFF"/>
                  </w:divBdr>
                  <w:divsChild>
                    <w:div w:id="2707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307659">
          <w:marLeft w:val="0"/>
          <w:marRight w:val="0"/>
          <w:marTop w:val="0"/>
          <w:marBottom w:val="300"/>
          <w:divBdr>
            <w:top w:val="none" w:sz="0" w:space="0" w:color="auto"/>
            <w:left w:val="none" w:sz="0" w:space="0" w:color="auto"/>
            <w:bottom w:val="none" w:sz="0" w:space="0" w:color="auto"/>
            <w:right w:val="none" w:sz="0" w:space="0" w:color="auto"/>
          </w:divBdr>
          <w:divsChild>
            <w:div w:id="417360946">
              <w:marLeft w:val="0"/>
              <w:marRight w:val="0"/>
              <w:marTop w:val="0"/>
              <w:marBottom w:val="0"/>
              <w:divBdr>
                <w:top w:val="none" w:sz="0" w:space="0" w:color="auto"/>
                <w:left w:val="none" w:sz="0" w:space="0" w:color="auto"/>
                <w:bottom w:val="none" w:sz="0" w:space="0" w:color="auto"/>
                <w:right w:val="none" w:sz="0" w:space="0" w:color="auto"/>
              </w:divBdr>
              <w:divsChild>
                <w:div w:id="916524599">
                  <w:marLeft w:val="0"/>
                  <w:marRight w:val="0"/>
                  <w:marTop w:val="0"/>
                  <w:marBottom w:val="0"/>
                  <w:divBdr>
                    <w:top w:val="single" w:sz="2" w:space="4" w:color="FFFFFF"/>
                    <w:left w:val="single" w:sz="2" w:space="11" w:color="FFFFFF"/>
                    <w:bottom w:val="single" w:sz="2" w:space="1" w:color="FFFFFF"/>
                    <w:right w:val="single" w:sz="2" w:space="4" w:color="FFFFFF"/>
                  </w:divBdr>
                  <w:divsChild>
                    <w:div w:id="568152321">
                      <w:marLeft w:val="0"/>
                      <w:marRight w:val="0"/>
                      <w:marTop w:val="0"/>
                      <w:marBottom w:val="0"/>
                      <w:divBdr>
                        <w:top w:val="none" w:sz="0" w:space="0" w:color="auto"/>
                        <w:left w:val="none" w:sz="0" w:space="0" w:color="auto"/>
                        <w:bottom w:val="none" w:sz="0" w:space="0" w:color="auto"/>
                        <w:right w:val="none" w:sz="0" w:space="0" w:color="auto"/>
                      </w:divBdr>
                    </w:div>
                  </w:divsChild>
                </w:div>
                <w:div w:id="426923692">
                  <w:marLeft w:val="0"/>
                  <w:marRight w:val="0"/>
                  <w:marTop w:val="0"/>
                  <w:marBottom w:val="0"/>
                  <w:divBdr>
                    <w:top w:val="single" w:sz="2" w:space="1" w:color="FFFFFF"/>
                    <w:left w:val="single" w:sz="2" w:space="11" w:color="FFFFFF"/>
                    <w:bottom w:val="single" w:sz="2" w:space="1" w:color="FFFFFF"/>
                    <w:right w:val="single" w:sz="2" w:space="4" w:color="FFFFFF"/>
                  </w:divBdr>
                  <w:divsChild>
                    <w:div w:id="1605190835">
                      <w:marLeft w:val="0"/>
                      <w:marRight w:val="0"/>
                      <w:marTop w:val="0"/>
                      <w:marBottom w:val="0"/>
                      <w:divBdr>
                        <w:top w:val="none" w:sz="0" w:space="0" w:color="auto"/>
                        <w:left w:val="none" w:sz="0" w:space="0" w:color="auto"/>
                        <w:bottom w:val="none" w:sz="0" w:space="0" w:color="auto"/>
                        <w:right w:val="none" w:sz="0" w:space="0" w:color="auto"/>
                      </w:divBdr>
                    </w:div>
                  </w:divsChild>
                </w:div>
                <w:div w:id="697004827">
                  <w:marLeft w:val="0"/>
                  <w:marRight w:val="0"/>
                  <w:marTop w:val="0"/>
                  <w:marBottom w:val="0"/>
                  <w:divBdr>
                    <w:top w:val="single" w:sz="2" w:space="1" w:color="FFFFFF"/>
                    <w:left w:val="single" w:sz="2" w:space="11" w:color="FFFFFF"/>
                    <w:bottom w:val="single" w:sz="2" w:space="1" w:color="FFFFFF"/>
                    <w:right w:val="single" w:sz="2" w:space="4" w:color="FFFFFF"/>
                  </w:divBdr>
                  <w:divsChild>
                    <w:div w:id="473330167">
                      <w:marLeft w:val="0"/>
                      <w:marRight w:val="0"/>
                      <w:marTop w:val="0"/>
                      <w:marBottom w:val="0"/>
                      <w:divBdr>
                        <w:top w:val="none" w:sz="0" w:space="0" w:color="auto"/>
                        <w:left w:val="none" w:sz="0" w:space="0" w:color="auto"/>
                        <w:bottom w:val="none" w:sz="0" w:space="0" w:color="auto"/>
                        <w:right w:val="none" w:sz="0" w:space="0" w:color="auto"/>
                      </w:divBdr>
                    </w:div>
                  </w:divsChild>
                </w:div>
                <w:div w:id="814494830">
                  <w:marLeft w:val="0"/>
                  <w:marRight w:val="0"/>
                  <w:marTop w:val="0"/>
                  <w:marBottom w:val="0"/>
                  <w:divBdr>
                    <w:top w:val="single" w:sz="2" w:space="1" w:color="FFFFFF"/>
                    <w:left w:val="single" w:sz="2" w:space="11" w:color="FFFFFF"/>
                    <w:bottom w:val="single" w:sz="2" w:space="1" w:color="FFFFFF"/>
                    <w:right w:val="single" w:sz="2" w:space="4" w:color="FFFFFF"/>
                  </w:divBdr>
                  <w:divsChild>
                    <w:div w:id="2074040471">
                      <w:marLeft w:val="0"/>
                      <w:marRight w:val="0"/>
                      <w:marTop w:val="0"/>
                      <w:marBottom w:val="0"/>
                      <w:divBdr>
                        <w:top w:val="none" w:sz="0" w:space="0" w:color="auto"/>
                        <w:left w:val="none" w:sz="0" w:space="0" w:color="auto"/>
                        <w:bottom w:val="none" w:sz="0" w:space="0" w:color="auto"/>
                        <w:right w:val="none" w:sz="0" w:space="0" w:color="auto"/>
                      </w:divBdr>
                    </w:div>
                  </w:divsChild>
                </w:div>
                <w:div w:id="1945305429">
                  <w:marLeft w:val="0"/>
                  <w:marRight w:val="0"/>
                  <w:marTop w:val="0"/>
                  <w:marBottom w:val="0"/>
                  <w:divBdr>
                    <w:top w:val="single" w:sz="2" w:space="1" w:color="FFFFFF"/>
                    <w:left w:val="single" w:sz="2" w:space="11" w:color="FFFFFF"/>
                    <w:bottom w:val="single" w:sz="2" w:space="1" w:color="FFFFFF"/>
                    <w:right w:val="single" w:sz="2" w:space="4" w:color="FFFFFF"/>
                  </w:divBdr>
                  <w:divsChild>
                    <w:div w:id="1983850065">
                      <w:marLeft w:val="0"/>
                      <w:marRight w:val="0"/>
                      <w:marTop w:val="0"/>
                      <w:marBottom w:val="0"/>
                      <w:divBdr>
                        <w:top w:val="none" w:sz="0" w:space="0" w:color="auto"/>
                        <w:left w:val="none" w:sz="0" w:space="0" w:color="auto"/>
                        <w:bottom w:val="none" w:sz="0" w:space="0" w:color="auto"/>
                        <w:right w:val="none" w:sz="0" w:space="0" w:color="auto"/>
                      </w:divBdr>
                    </w:div>
                  </w:divsChild>
                </w:div>
                <w:div w:id="641889222">
                  <w:marLeft w:val="0"/>
                  <w:marRight w:val="0"/>
                  <w:marTop w:val="0"/>
                  <w:marBottom w:val="0"/>
                  <w:divBdr>
                    <w:top w:val="single" w:sz="2" w:space="1" w:color="FFFFFF"/>
                    <w:left w:val="single" w:sz="2" w:space="11" w:color="FFFFFF"/>
                    <w:bottom w:val="single" w:sz="2" w:space="1" w:color="FFFFFF"/>
                    <w:right w:val="single" w:sz="2" w:space="4" w:color="FFFFFF"/>
                  </w:divBdr>
                  <w:divsChild>
                    <w:div w:id="407120389">
                      <w:marLeft w:val="0"/>
                      <w:marRight w:val="0"/>
                      <w:marTop w:val="0"/>
                      <w:marBottom w:val="0"/>
                      <w:divBdr>
                        <w:top w:val="none" w:sz="0" w:space="0" w:color="auto"/>
                        <w:left w:val="none" w:sz="0" w:space="0" w:color="auto"/>
                        <w:bottom w:val="none" w:sz="0" w:space="0" w:color="auto"/>
                        <w:right w:val="none" w:sz="0" w:space="0" w:color="auto"/>
                      </w:divBdr>
                    </w:div>
                  </w:divsChild>
                </w:div>
                <w:div w:id="1367176135">
                  <w:marLeft w:val="0"/>
                  <w:marRight w:val="0"/>
                  <w:marTop w:val="0"/>
                  <w:marBottom w:val="0"/>
                  <w:divBdr>
                    <w:top w:val="single" w:sz="2" w:space="1" w:color="FFFFFF"/>
                    <w:left w:val="single" w:sz="2" w:space="11" w:color="FFFFFF"/>
                    <w:bottom w:val="single" w:sz="2" w:space="1" w:color="FFFFFF"/>
                    <w:right w:val="single" w:sz="2" w:space="4" w:color="FFFFFF"/>
                  </w:divBdr>
                  <w:divsChild>
                    <w:div w:id="646012053">
                      <w:marLeft w:val="0"/>
                      <w:marRight w:val="0"/>
                      <w:marTop w:val="0"/>
                      <w:marBottom w:val="0"/>
                      <w:divBdr>
                        <w:top w:val="none" w:sz="0" w:space="0" w:color="auto"/>
                        <w:left w:val="none" w:sz="0" w:space="0" w:color="auto"/>
                        <w:bottom w:val="none" w:sz="0" w:space="0" w:color="auto"/>
                        <w:right w:val="none" w:sz="0" w:space="0" w:color="auto"/>
                      </w:divBdr>
                    </w:div>
                  </w:divsChild>
                </w:div>
                <w:div w:id="1495218415">
                  <w:marLeft w:val="0"/>
                  <w:marRight w:val="0"/>
                  <w:marTop w:val="0"/>
                  <w:marBottom w:val="0"/>
                  <w:divBdr>
                    <w:top w:val="single" w:sz="2" w:space="1" w:color="FFFFFF"/>
                    <w:left w:val="single" w:sz="2" w:space="11" w:color="FFFFFF"/>
                    <w:bottom w:val="single" w:sz="2" w:space="1" w:color="FFFFFF"/>
                    <w:right w:val="single" w:sz="2" w:space="4" w:color="FFFFFF"/>
                  </w:divBdr>
                  <w:divsChild>
                    <w:div w:id="1044449313">
                      <w:marLeft w:val="0"/>
                      <w:marRight w:val="0"/>
                      <w:marTop w:val="0"/>
                      <w:marBottom w:val="0"/>
                      <w:divBdr>
                        <w:top w:val="none" w:sz="0" w:space="0" w:color="auto"/>
                        <w:left w:val="none" w:sz="0" w:space="0" w:color="auto"/>
                        <w:bottom w:val="none" w:sz="0" w:space="0" w:color="auto"/>
                        <w:right w:val="none" w:sz="0" w:space="0" w:color="auto"/>
                      </w:divBdr>
                    </w:div>
                  </w:divsChild>
                </w:div>
                <w:div w:id="960768243">
                  <w:marLeft w:val="0"/>
                  <w:marRight w:val="0"/>
                  <w:marTop w:val="0"/>
                  <w:marBottom w:val="0"/>
                  <w:divBdr>
                    <w:top w:val="single" w:sz="2" w:space="1" w:color="FFFFFF"/>
                    <w:left w:val="single" w:sz="2" w:space="11" w:color="FFFFFF"/>
                    <w:bottom w:val="single" w:sz="2" w:space="1" w:color="FFFFFF"/>
                    <w:right w:val="single" w:sz="2" w:space="4" w:color="FFFFFF"/>
                  </w:divBdr>
                  <w:divsChild>
                    <w:div w:id="1025326049">
                      <w:marLeft w:val="0"/>
                      <w:marRight w:val="0"/>
                      <w:marTop w:val="0"/>
                      <w:marBottom w:val="0"/>
                      <w:divBdr>
                        <w:top w:val="none" w:sz="0" w:space="0" w:color="auto"/>
                        <w:left w:val="none" w:sz="0" w:space="0" w:color="auto"/>
                        <w:bottom w:val="none" w:sz="0" w:space="0" w:color="auto"/>
                        <w:right w:val="none" w:sz="0" w:space="0" w:color="auto"/>
                      </w:divBdr>
                    </w:div>
                  </w:divsChild>
                </w:div>
                <w:div w:id="909995645">
                  <w:marLeft w:val="0"/>
                  <w:marRight w:val="0"/>
                  <w:marTop w:val="0"/>
                  <w:marBottom w:val="0"/>
                  <w:divBdr>
                    <w:top w:val="single" w:sz="2" w:space="1" w:color="FFFFFF"/>
                    <w:left w:val="single" w:sz="2" w:space="11" w:color="FFFFFF"/>
                    <w:bottom w:val="single" w:sz="2" w:space="1" w:color="FFFFFF"/>
                    <w:right w:val="single" w:sz="2" w:space="4" w:color="FFFFFF"/>
                  </w:divBdr>
                  <w:divsChild>
                    <w:div w:id="2082216026">
                      <w:marLeft w:val="0"/>
                      <w:marRight w:val="0"/>
                      <w:marTop w:val="0"/>
                      <w:marBottom w:val="0"/>
                      <w:divBdr>
                        <w:top w:val="none" w:sz="0" w:space="0" w:color="auto"/>
                        <w:left w:val="none" w:sz="0" w:space="0" w:color="auto"/>
                        <w:bottom w:val="none" w:sz="0" w:space="0" w:color="auto"/>
                        <w:right w:val="none" w:sz="0" w:space="0" w:color="auto"/>
                      </w:divBdr>
                    </w:div>
                  </w:divsChild>
                </w:div>
                <w:div w:id="870798229">
                  <w:marLeft w:val="0"/>
                  <w:marRight w:val="0"/>
                  <w:marTop w:val="0"/>
                  <w:marBottom w:val="0"/>
                  <w:divBdr>
                    <w:top w:val="single" w:sz="2" w:space="1" w:color="FFFFFF"/>
                    <w:left w:val="single" w:sz="2" w:space="11" w:color="FFFFFF"/>
                    <w:bottom w:val="single" w:sz="2" w:space="1" w:color="FFFFFF"/>
                    <w:right w:val="single" w:sz="2" w:space="4" w:color="FFFFFF"/>
                  </w:divBdr>
                  <w:divsChild>
                    <w:div w:id="1659187815">
                      <w:marLeft w:val="0"/>
                      <w:marRight w:val="0"/>
                      <w:marTop w:val="0"/>
                      <w:marBottom w:val="0"/>
                      <w:divBdr>
                        <w:top w:val="none" w:sz="0" w:space="0" w:color="auto"/>
                        <w:left w:val="none" w:sz="0" w:space="0" w:color="auto"/>
                        <w:bottom w:val="none" w:sz="0" w:space="0" w:color="auto"/>
                        <w:right w:val="none" w:sz="0" w:space="0" w:color="auto"/>
                      </w:divBdr>
                    </w:div>
                  </w:divsChild>
                </w:div>
                <w:div w:id="1932616220">
                  <w:marLeft w:val="0"/>
                  <w:marRight w:val="0"/>
                  <w:marTop w:val="0"/>
                  <w:marBottom w:val="0"/>
                  <w:divBdr>
                    <w:top w:val="single" w:sz="2" w:space="1" w:color="FFFFFF"/>
                    <w:left w:val="single" w:sz="2" w:space="11" w:color="FFFFFF"/>
                    <w:bottom w:val="single" w:sz="2" w:space="1" w:color="FFFFFF"/>
                    <w:right w:val="single" w:sz="2" w:space="4" w:color="FFFFFF"/>
                  </w:divBdr>
                  <w:divsChild>
                    <w:div w:id="291521073">
                      <w:marLeft w:val="0"/>
                      <w:marRight w:val="0"/>
                      <w:marTop w:val="0"/>
                      <w:marBottom w:val="0"/>
                      <w:divBdr>
                        <w:top w:val="none" w:sz="0" w:space="0" w:color="auto"/>
                        <w:left w:val="none" w:sz="0" w:space="0" w:color="auto"/>
                        <w:bottom w:val="none" w:sz="0" w:space="0" w:color="auto"/>
                        <w:right w:val="none" w:sz="0" w:space="0" w:color="auto"/>
                      </w:divBdr>
                    </w:div>
                  </w:divsChild>
                </w:div>
                <w:div w:id="1290085080">
                  <w:marLeft w:val="0"/>
                  <w:marRight w:val="0"/>
                  <w:marTop w:val="0"/>
                  <w:marBottom w:val="0"/>
                  <w:divBdr>
                    <w:top w:val="single" w:sz="2" w:space="1" w:color="FFFFFF"/>
                    <w:left w:val="single" w:sz="2" w:space="11" w:color="FFFFFF"/>
                    <w:bottom w:val="single" w:sz="2" w:space="1" w:color="FFFFFF"/>
                    <w:right w:val="single" w:sz="2" w:space="4" w:color="FFFFFF"/>
                  </w:divBdr>
                  <w:divsChild>
                    <w:div w:id="1658533046">
                      <w:marLeft w:val="0"/>
                      <w:marRight w:val="0"/>
                      <w:marTop w:val="0"/>
                      <w:marBottom w:val="0"/>
                      <w:divBdr>
                        <w:top w:val="none" w:sz="0" w:space="0" w:color="auto"/>
                        <w:left w:val="none" w:sz="0" w:space="0" w:color="auto"/>
                        <w:bottom w:val="none" w:sz="0" w:space="0" w:color="auto"/>
                        <w:right w:val="none" w:sz="0" w:space="0" w:color="auto"/>
                      </w:divBdr>
                    </w:div>
                  </w:divsChild>
                </w:div>
                <w:div w:id="2110076187">
                  <w:marLeft w:val="0"/>
                  <w:marRight w:val="0"/>
                  <w:marTop w:val="0"/>
                  <w:marBottom w:val="0"/>
                  <w:divBdr>
                    <w:top w:val="single" w:sz="2" w:space="1" w:color="FFFFFF"/>
                    <w:left w:val="single" w:sz="2" w:space="11" w:color="FFFFFF"/>
                    <w:bottom w:val="single" w:sz="2" w:space="1" w:color="FFFFFF"/>
                    <w:right w:val="single" w:sz="2" w:space="4" w:color="FFFFFF"/>
                  </w:divBdr>
                  <w:divsChild>
                    <w:div w:id="1496022205">
                      <w:marLeft w:val="0"/>
                      <w:marRight w:val="0"/>
                      <w:marTop w:val="0"/>
                      <w:marBottom w:val="0"/>
                      <w:divBdr>
                        <w:top w:val="none" w:sz="0" w:space="0" w:color="auto"/>
                        <w:left w:val="none" w:sz="0" w:space="0" w:color="auto"/>
                        <w:bottom w:val="none" w:sz="0" w:space="0" w:color="auto"/>
                        <w:right w:val="none" w:sz="0" w:space="0" w:color="auto"/>
                      </w:divBdr>
                    </w:div>
                  </w:divsChild>
                </w:div>
                <w:div w:id="508325585">
                  <w:marLeft w:val="0"/>
                  <w:marRight w:val="0"/>
                  <w:marTop w:val="0"/>
                  <w:marBottom w:val="0"/>
                  <w:divBdr>
                    <w:top w:val="single" w:sz="2" w:space="1" w:color="FFFFFF"/>
                    <w:left w:val="single" w:sz="2" w:space="11" w:color="FFFFFF"/>
                    <w:bottom w:val="single" w:sz="2" w:space="1" w:color="FFFFFF"/>
                    <w:right w:val="single" w:sz="2" w:space="4" w:color="FFFFFF"/>
                  </w:divBdr>
                  <w:divsChild>
                    <w:div w:id="1483354393">
                      <w:marLeft w:val="0"/>
                      <w:marRight w:val="0"/>
                      <w:marTop w:val="0"/>
                      <w:marBottom w:val="0"/>
                      <w:divBdr>
                        <w:top w:val="none" w:sz="0" w:space="0" w:color="auto"/>
                        <w:left w:val="none" w:sz="0" w:space="0" w:color="auto"/>
                        <w:bottom w:val="none" w:sz="0" w:space="0" w:color="auto"/>
                        <w:right w:val="none" w:sz="0" w:space="0" w:color="auto"/>
                      </w:divBdr>
                    </w:div>
                  </w:divsChild>
                </w:div>
                <w:div w:id="674384772">
                  <w:marLeft w:val="0"/>
                  <w:marRight w:val="0"/>
                  <w:marTop w:val="0"/>
                  <w:marBottom w:val="0"/>
                  <w:divBdr>
                    <w:top w:val="single" w:sz="2" w:space="1" w:color="FFFFFF"/>
                    <w:left w:val="single" w:sz="2" w:space="11" w:color="FFFFFF"/>
                    <w:bottom w:val="single" w:sz="2" w:space="1" w:color="FFFFFF"/>
                    <w:right w:val="single" w:sz="2" w:space="4" w:color="FFFFFF"/>
                  </w:divBdr>
                  <w:divsChild>
                    <w:div w:id="1890452968">
                      <w:marLeft w:val="0"/>
                      <w:marRight w:val="0"/>
                      <w:marTop w:val="0"/>
                      <w:marBottom w:val="0"/>
                      <w:divBdr>
                        <w:top w:val="none" w:sz="0" w:space="0" w:color="auto"/>
                        <w:left w:val="none" w:sz="0" w:space="0" w:color="auto"/>
                        <w:bottom w:val="none" w:sz="0" w:space="0" w:color="auto"/>
                        <w:right w:val="none" w:sz="0" w:space="0" w:color="auto"/>
                      </w:divBdr>
                    </w:div>
                  </w:divsChild>
                </w:div>
                <w:div w:id="1950623302">
                  <w:marLeft w:val="0"/>
                  <w:marRight w:val="0"/>
                  <w:marTop w:val="0"/>
                  <w:marBottom w:val="0"/>
                  <w:divBdr>
                    <w:top w:val="single" w:sz="2" w:space="1" w:color="FFFFFF"/>
                    <w:left w:val="single" w:sz="2" w:space="11" w:color="FFFFFF"/>
                    <w:bottom w:val="single" w:sz="2" w:space="1" w:color="FFFFFF"/>
                    <w:right w:val="single" w:sz="2" w:space="4" w:color="FFFFFF"/>
                  </w:divBdr>
                  <w:divsChild>
                    <w:div w:id="382561264">
                      <w:marLeft w:val="0"/>
                      <w:marRight w:val="0"/>
                      <w:marTop w:val="0"/>
                      <w:marBottom w:val="0"/>
                      <w:divBdr>
                        <w:top w:val="none" w:sz="0" w:space="0" w:color="auto"/>
                        <w:left w:val="none" w:sz="0" w:space="0" w:color="auto"/>
                        <w:bottom w:val="none" w:sz="0" w:space="0" w:color="auto"/>
                        <w:right w:val="none" w:sz="0" w:space="0" w:color="auto"/>
                      </w:divBdr>
                    </w:div>
                  </w:divsChild>
                </w:div>
                <w:div w:id="244650693">
                  <w:marLeft w:val="0"/>
                  <w:marRight w:val="0"/>
                  <w:marTop w:val="0"/>
                  <w:marBottom w:val="0"/>
                  <w:divBdr>
                    <w:top w:val="single" w:sz="2" w:space="1" w:color="FFFFFF"/>
                    <w:left w:val="single" w:sz="2" w:space="11" w:color="FFFFFF"/>
                    <w:bottom w:val="single" w:sz="2" w:space="1" w:color="FFFFFF"/>
                    <w:right w:val="single" w:sz="2" w:space="4" w:color="FFFFFF"/>
                  </w:divBdr>
                  <w:divsChild>
                    <w:div w:id="1567374264">
                      <w:marLeft w:val="0"/>
                      <w:marRight w:val="0"/>
                      <w:marTop w:val="0"/>
                      <w:marBottom w:val="0"/>
                      <w:divBdr>
                        <w:top w:val="none" w:sz="0" w:space="0" w:color="auto"/>
                        <w:left w:val="none" w:sz="0" w:space="0" w:color="auto"/>
                        <w:bottom w:val="none" w:sz="0" w:space="0" w:color="auto"/>
                        <w:right w:val="none" w:sz="0" w:space="0" w:color="auto"/>
                      </w:divBdr>
                    </w:div>
                  </w:divsChild>
                </w:div>
                <w:div w:id="1340700067">
                  <w:marLeft w:val="0"/>
                  <w:marRight w:val="0"/>
                  <w:marTop w:val="0"/>
                  <w:marBottom w:val="0"/>
                  <w:divBdr>
                    <w:top w:val="single" w:sz="2" w:space="1" w:color="FFFFFF"/>
                    <w:left w:val="single" w:sz="2" w:space="11" w:color="FFFFFF"/>
                    <w:bottom w:val="single" w:sz="2" w:space="1" w:color="FFFFFF"/>
                    <w:right w:val="single" w:sz="2" w:space="4" w:color="FFFFFF"/>
                  </w:divBdr>
                  <w:divsChild>
                    <w:div w:id="746070691">
                      <w:marLeft w:val="0"/>
                      <w:marRight w:val="0"/>
                      <w:marTop w:val="0"/>
                      <w:marBottom w:val="0"/>
                      <w:divBdr>
                        <w:top w:val="none" w:sz="0" w:space="0" w:color="auto"/>
                        <w:left w:val="none" w:sz="0" w:space="0" w:color="auto"/>
                        <w:bottom w:val="none" w:sz="0" w:space="0" w:color="auto"/>
                        <w:right w:val="none" w:sz="0" w:space="0" w:color="auto"/>
                      </w:divBdr>
                    </w:div>
                  </w:divsChild>
                </w:div>
                <w:div w:id="1996376099">
                  <w:marLeft w:val="0"/>
                  <w:marRight w:val="0"/>
                  <w:marTop w:val="0"/>
                  <w:marBottom w:val="0"/>
                  <w:divBdr>
                    <w:top w:val="single" w:sz="2" w:space="1" w:color="FFFFFF"/>
                    <w:left w:val="single" w:sz="2" w:space="11" w:color="FFFFFF"/>
                    <w:bottom w:val="single" w:sz="2" w:space="1" w:color="FFFFFF"/>
                    <w:right w:val="single" w:sz="2" w:space="4" w:color="FFFFFF"/>
                  </w:divBdr>
                  <w:divsChild>
                    <w:div w:id="685061957">
                      <w:marLeft w:val="0"/>
                      <w:marRight w:val="0"/>
                      <w:marTop w:val="0"/>
                      <w:marBottom w:val="0"/>
                      <w:divBdr>
                        <w:top w:val="none" w:sz="0" w:space="0" w:color="auto"/>
                        <w:left w:val="none" w:sz="0" w:space="0" w:color="auto"/>
                        <w:bottom w:val="none" w:sz="0" w:space="0" w:color="auto"/>
                        <w:right w:val="none" w:sz="0" w:space="0" w:color="auto"/>
                      </w:divBdr>
                    </w:div>
                  </w:divsChild>
                </w:div>
                <w:div w:id="1111241453">
                  <w:marLeft w:val="0"/>
                  <w:marRight w:val="0"/>
                  <w:marTop w:val="0"/>
                  <w:marBottom w:val="0"/>
                  <w:divBdr>
                    <w:top w:val="single" w:sz="2" w:space="1" w:color="FFFFFF"/>
                    <w:left w:val="single" w:sz="2" w:space="11" w:color="FFFFFF"/>
                    <w:bottom w:val="single" w:sz="2" w:space="1" w:color="FFFFFF"/>
                    <w:right w:val="single" w:sz="2" w:space="4" w:color="FFFFFF"/>
                  </w:divBdr>
                  <w:divsChild>
                    <w:div w:id="2077777218">
                      <w:marLeft w:val="0"/>
                      <w:marRight w:val="0"/>
                      <w:marTop w:val="0"/>
                      <w:marBottom w:val="0"/>
                      <w:divBdr>
                        <w:top w:val="none" w:sz="0" w:space="0" w:color="auto"/>
                        <w:left w:val="none" w:sz="0" w:space="0" w:color="auto"/>
                        <w:bottom w:val="none" w:sz="0" w:space="0" w:color="auto"/>
                        <w:right w:val="none" w:sz="0" w:space="0" w:color="auto"/>
                      </w:divBdr>
                    </w:div>
                  </w:divsChild>
                </w:div>
                <w:div w:id="1687252049">
                  <w:marLeft w:val="0"/>
                  <w:marRight w:val="0"/>
                  <w:marTop w:val="0"/>
                  <w:marBottom w:val="0"/>
                  <w:divBdr>
                    <w:top w:val="single" w:sz="2" w:space="1" w:color="FFFFFF"/>
                    <w:left w:val="single" w:sz="2" w:space="11" w:color="FFFFFF"/>
                    <w:bottom w:val="single" w:sz="2" w:space="1" w:color="FFFFFF"/>
                    <w:right w:val="single" w:sz="2" w:space="4" w:color="FFFFFF"/>
                  </w:divBdr>
                  <w:divsChild>
                    <w:div w:id="1433551809">
                      <w:marLeft w:val="0"/>
                      <w:marRight w:val="0"/>
                      <w:marTop w:val="0"/>
                      <w:marBottom w:val="0"/>
                      <w:divBdr>
                        <w:top w:val="none" w:sz="0" w:space="0" w:color="auto"/>
                        <w:left w:val="none" w:sz="0" w:space="0" w:color="auto"/>
                        <w:bottom w:val="none" w:sz="0" w:space="0" w:color="auto"/>
                        <w:right w:val="none" w:sz="0" w:space="0" w:color="auto"/>
                      </w:divBdr>
                    </w:div>
                  </w:divsChild>
                </w:div>
                <w:div w:id="774636137">
                  <w:marLeft w:val="0"/>
                  <w:marRight w:val="0"/>
                  <w:marTop w:val="0"/>
                  <w:marBottom w:val="0"/>
                  <w:divBdr>
                    <w:top w:val="single" w:sz="2" w:space="1" w:color="FFFFFF"/>
                    <w:left w:val="single" w:sz="2" w:space="11" w:color="FFFFFF"/>
                    <w:bottom w:val="single" w:sz="2" w:space="1" w:color="FFFFFF"/>
                    <w:right w:val="single" w:sz="2" w:space="4" w:color="FFFFFF"/>
                  </w:divBdr>
                  <w:divsChild>
                    <w:div w:id="364603180">
                      <w:marLeft w:val="0"/>
                      <w:marRight w:val="0"/>
                      <w:marTop w:val="0"/>
                      <w:marBottom w:val="0"/>
                      <w:divBdr>
                        <w:top w:val="none" w:sz="0" w:space="0" w:color="auto"/>
                        <w:left w:val="none" w:sz="0" w:space="0" w:color="auto"/>
                        <w:bottom w:val="none" w:sz="0" w:space="0" w:color="auto"/>
                        <w:right w:val="none" w:sz="0" w:space="0" w:color="auto"/>
                      </w:divBdr>
                    </w:div>
                  </w:divsChild>
                </w:div>
                <w:div w:id="648243875">
                  <w:marLeft w:val="0"/>
                  <w:marRight w:val="0"/>
                  <w:marTop w:val="0"/>
                  <w:marBottom w:val="0"/>
                  <w:divBdr>
                    <w:top w:val="single" w:sz="2" w:space="1" w:color="FFFFFF"/>
                    <w:left w:val="single" w:sz="2" w:space="11" w:color="FFFFFF"/>
                    <w:bottom w:val="single" w:sz="2" w:space="1" w:color="FFFFFF"/>
                    <w:right w:val="single" w:sz="2" w:space="4" w:color="FFFFFF"/>
                  </w:divBdr>
                  <w:divsChild>
                    <w:div w:id="1959414386">
                      <w:marLeft w:val="0"/>
                      <w:marRight w:val="0"/>
                      <w:marTop w:val="0"/>
                      <w:marBottom w:val="0"/>
                      <w:divBdr>
                        <w:top w:val="none" w:sz="0" w:space="0" w:color="auto"/>
                        <w:left w:val="none" w:sz="0" w:space="0" w:color="auto"/>
                        <w:bottom w:val="none" w:sz="0" w:space="0" w:color="auto"/>
                        <w:right w:val="none" w:sz="0" w:space="0" w:color="auto"/>
                      </w:divBdr>
                    </w:div>
                  </w:divsChild>
                </w:div>
                <w:div w:id="1774084867">
                  <w:marLeft w:val="0"/>
                  <w:marRight w:val="0"/>
                  <w:marTop w:val="0"/>
                  <w:marBottom w:val="0"/>
                  <w:divBdr>
                    <w:top w:val="single" w:sz="2" w:space="1" w:color="FFFFFF"/>
                    <w:left w:val="single" w:sz="2" w:space="11" w:color="FFFFFF"/>
                    <w:bottom w:val="single" w:sz="2" w:space="1" w:color="FFFFFF"/>
                    <w:right w:val="single" w:sz="2" w:space="4" w:color="FFFFFF"/>
                  </w:divBdr>
                  <w:divsChild>
                    <w:div w:id="594677590">
                      <w:marLeft w:val="0"/>
                      <w:marRight w:val="0"/>
                      <w:marTop w:val="0"/>
                      <w:marBottom w:val="0"/>
                      <w:divBdr>
                        <w:top w:val="none" w:sz="0" w:space="0" w:color="auto"/>
                        <w:left w:val="none" w:sz="0" w:space="0" w:color="auto"/>
                        <w:bottom w:val="none" w:sz="0" w:space="0" w:color="auto"/>
                        <w:right w:val="none" w:sz="0" w:space="0" w:color="auto"/>
                      </w:divBdr>
                    </w:div>
                  </w:divsChild>
                </w:div>
                <w:div w:id="1701667756">
                  <w:marLeft w:val="0"/>
                  <w:marRight w:val="0"/>
                  <w:marTop w:val="0"/>
                  <w:marBottom w:val="0"/>
                  <w:divBdr>
                    <w:top w:val="single" w:sz="2" w:space="1" w:color="FFFFFF"/>
                    <w:left w:val="single" w:sz="2" w:space="11" w:color="FFFFFF"/>
                    <w:bottom w:val="single" w:sz="2" w:space="1" w:color="FFFFFF"/>
                    <w:right w:val="single" w:sz="2" w:space="4" w:color="FFFFFF"/>
                  </w:divBdr>
                  <w:divsChild>
                    <w:div w:id="456292827">
                      <w:marLeft w:val="0"/>
                      <w:marRight w:val="0"/>
                      <w:marTop w:val="0"/>
                      <w:marBottom w:val="0"/>
                      <w:divBdr>
                        <w:top w:val="none" w:sz="0" w:space="0" w:color="auto"/>
                        <w:left w:val="none" w:sz="0" w:space="0" w:color="auto"/>
                        <w:bottom w:val="none" w:sz="0" w:space="0" w:color="auto"/>
                        <w:right w:val="none" w:sz="0" w:space="0" w:color="auto"/>
                      </w:divBdr>
                    </w:div>
                  </w:divsChild>
                </w:div>
                <w:div w:id="1686252618">
                  <w:marLeft w:val="0"/>
                  <w:marRight w:val="0"/>
                  <w:marTop w:val="0"/>
                  <w:marBottom w:val="0"/>
                  <w:divBdr>
                    <w:top w:val="single" w:sz="2" w:space="1" w:color="FFFFFF"/>
                    <w:left w:val="single" w:sz="2" w:space="11" w:color="FFFFFF"/>
                    <w:bottom w:val="single" w:sz="2" w:space="1" w:color="FFFFFF"/>
                    <w:right w:val="single" w:sz="2" w:space="4" w:color="FFFFFF"/>
                  </w:divBdr>
                  <w:divsChild>
                    <w:div w:id="1707490020">
                      <w:marLeft w:val="0"/>
                      <w:marRight w:val="0"/>
                      <w:marTop w:val="0"/>
                      <w:marBottom w:val="0"/>
                      <w:divBdr>
                        <w:top w:val="none" w:sz="0" w:space="0" w:color="auto"/>
                        <w:left w:val="none" w:sz="0" w:space="0" w:color="auto"/>
                        <w:bottom w:val="none" w:sz="0" w:space="0" w:color="auto"/>
                        <w:right w:val="none" w:sz="0" w:space="0" w:color="auto"/>
                      </w:divBdr>
                    </w:div>
                  </w:divsChild>
                </w:div>
                <w:div w:id="1480461480">
                  <w:marLeft w:val="0"/>
                  <w:marRight w:val="0"/>
                  <w:marTop w:val="0"/>
                  <w:marBottom w:val="0"/>
                  <w:divBdr>
                    <w:top w:val="single" w:sz="2" w:space="1" w:color="FFFFFF"/>
                    <w:left w:val="single" w:sz="2" w:space="11" w:color="FFFFFF"/>
                    <w:bottom w:val="single" w:sz="2" w:space="1" w:color="FFFFFF"/>
                    <w:right w:val="single" w:sz="2" w:space="4" w:color="FFFFFF"/>
                  </w:divBdr>
                  <w:divsChild>
                    <w:div w:id="368460667">
                      <w:marLeft w:val="0"/>
                      <w:marRight w:val="0"/>
                      <w:marTop w:val="0"/>
                      <w:marBottom w:val="0"/>
                      <w:divBdr>
                        <w:top w:val="none" w:sz="0" w:space="0" w:color="auto"/>
                        <w:left w:val="none" w:sz="0" w:space="0" w:color="auto"/>
                        <w:bottom w:val="none" w:sz="0" w:space="0" w:color="auto"/>
                        <w:right w:val="none" w:sz="0" w:space="0" w:color="auto"/>
                      </w:divBdr>
                    </w:div>
                  </w:divsChild>
                </w:div>
                <w:div w:id="1776629705">
                  <w:marLeft w:val="0"/>
                  <w:marRight w:val="0"/>
                  <w:marTop w:val="0"/>
                  <w:marBottom w:val="0"/>
                  <w:divBdr>
                    <w:top w:val="single" w:sz="2" w:space="1" w:color="FFFFFF"/>
                    <w:left w:val="single" w:sz="2" w:space="11" w:color="FFFFFF"/>
                    <w:bottom w:val="single" w:sz="2" w:space="1" w:color="FFFFFF"/>
                    <w:right w:val="single" w:sz="2" w:space="4" w:color="FFFFFF"/>
                  </w:divBdr>
                  <w:divsChild>
                    <w:div w:id="79907775">
                      <w:marLeft w:val="0"/>
                      <w:marRight w:val="0"/>
                      <w:marTop w:val="0"/>
                      <w:marBottom w:val="0"/>
                      <w:divBdr>
                        <w:top w:val="none" w:sz="0" w:space="0" w:color="auto"/>
                        <w:left w:val="none" w:sz="0" w:space="0" w:color="auto"/>
                        <w:bottom w:val="none" w:sz="0" w:space="0" w:color="auto"/>
                        <w:right w:val="none" w:sz="0" w:space="0" w:color="auto"/>
                      </w:divBdr>
                    </w:div>
                  </w:divsChild>
                </w:div>
                <w:div w:id="1619681585">
                  <w:marLeft w:val="0"/>
                  <w:marRight w:val="0"/>
                  <w:marTop w:val="0"/>
                  <w:marBottom w:val="0"/>
                  <w:divBdr>
                    <w:top w:val="single" w:sz="2" w:space="1" w:color="FFFFFF"/>
                    <w:left w:val="single" w:sz="2" w:space="11" w:color="FFFFFF"/>
                    <w:bottom w:val="single" w:sz="2" w:space="1" w:color="FFFFFF"/>
                    <w:right w:val="single" w:sz="2" w:space="4" w:color="FFFFFF"/>
                  </w:divBdr>
                  <w:divsChild>
                    <w:div w:id="561603623">
                      <w:marLeft w:val="0"/>
                      <w:marRight w:val="0"/>
                      <w:marTop w:val="0"/>
                      <w:marBottom w:val="0"/>
                      <w:divBdr>
                        <w:top w:val="none" w:sz="0" w:space="0" w:color="auto"/>
                        <w:left w:val="none" w:sz="0" w:space="0" w:color="auto"/>
                        <w:bottom w:val="none" w:sz="0" w:space="0" w:color="auto"/>
                        <w:right w:val="none" w:sz="0" w:space="0" w:color="auto"/>
                      </w:divBdr>
                    </w:div>
                  </w:divsChild>
                </w:div>
                <w:div w:id="1630739035">
                  <w:marLeft w:val="0"/>
                  <w:marRight w:val="0"/>
                  <w:marTop w:val="0"/>
                  <w:marBottom w:val="0"/>
                  <w:divBdr>
                    <w:top w:val="single" w:sz="2" w:space="1" w:color="FFFFFF"/>
                    <w:left w:val="single" w:sz="2" w:space="11" w:color="FFFFFF"/>
                    <w:bottom w:val="single" w:sz="2" w:space="1" w:color="FFFFFF"/>
                    <w:right w:val="single" w:sz="2" w:space="4" w:color="FFFFFF"/>
                  </w:divBdr>
                  <w:divsChild>
                    <w:div w:id="1167282868">
                      <w:marLeft w:val="0"/>
                      <w:marRight w:val="0"/>
                      <w:marTop w:val="0"/>
                      <w:marBottom w:val="0"/>
                      <w:divBdr>
                        <w:top w:val="none" w:sz="0" w:space="0" w:color="auto"/>
                        <w:left w:val="none" w:sz="0" w:space="0" w:color="auto"/>
                        <w:bottom w:val="none" w:sz="0" w:space="0" w:color="auto"/>
                        <w:right w:val="none" w:sz="0" w:space="0" w:color="auto"/>
                      </w:divBdr>
                    </w:div>
                  </w:divsChild>
                </w:div>
                <w:div w:id="1180655425">
                  <w:marLeft w:val="0"/>
                  <w:marRight w:val="0"/>
                  <w:marTop w:val="0"/>
                  <w:marBottom w:val="0"/>
                  <w:divBdr>
                    <w:top w:val="single" w:sz="2" w:space="1" w:color="FFFFFF"/>
                    <w:left w:val="single" w:sz="2" w:space="11" w:color="FFFFFF"/>
                    <w:bottom w:val="single" w:sz="2" w:space="1" w:color="FFFFFF"/>
                    <w:right w:val="single" w:sz="2" w:space="4" w:color="FFFFFF"/>
                  </w:divBdr>
                  <w:divsChild>
                    <w:div w:id="546767907">
                      <w:marLeft w:val="0"/>
                      <w:marRight w:val="0"/>
                      <w:marTop w:val="0"/>
                      <w:marBottom w:val="0"/>
                      <w:divBdr>
                        <w:top w:val="none" w:sz="0" w:space="0" w:color="auto"/>
                        <w:left w:val="none" w:sz="0" w:space="0" w:color="auto"/>
                        <w:bottom w:val="none" w:sz="0" w:space="0" w:color="auto"/>
                        <w:right w:val="none" w:sz="0" w:space="0" w:color="auto"/>
                      </w:divBdr>
                    </w:div>
                  </w:divsChild>
                </w:div>
                <w:div w:id="338895171">
                  <w:marLeft w:val="0"/>
                  <w:marRight w:val="0"/>
                  <w:marTop w:val="0"/>
                  <w:marBottom w:val="0"/>
                  <w:divBdr>
                    <w:top w:val="single" w:sz="2" w:space="1" w:color="FFFFFF"/>
                    <w:left w:val="single" w:sz="2" w:space="11" w:color="FFFFFF"/>
                    <w:bottom w:val="single" w:sz="2" w:space="4" w:color="FFFFFF"/>
                    <w:right w:val="single" w:sz="2" w:space="4" w:color="FFFFFF"/>
                  </w:divBdr>
                  <w:divsChild>
                    <w:div w:id="162865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image" Target="media/image72.png"/><Relationship Id="rId84" Type="http://schemas.openxmlformats.org/officeDocument/2006/relationships/image" Target="media/image80.png"/><Relationship Id="rId89" Type="http://schemas.openxmlformats.org/officeDocument/2006/relationships/image" Target="media/image85.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image" Target="media/image83.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90" Type="http://schemas.openxmlformats.org/officeDocument/2006/relationships/image" Target="media/image86.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TotalTime>
  <Pages>1</Pages>
  <Words>26407</Words>
  <Characters>150522</Characters>
  <Application>Microsoft Office Word</Application>
  <DocSecurity>0</DocSecurity>
  <Lines>1254</Lines>
  <Paragraphs>353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176576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Narendra</dc:creator>
  <cp:keywords/>
  <dc:description/>
  <cp:lastModifiedBy>Narendra</cp:lastModifiedBy>
  <cp:revision>17</cp:revision>
  <dcterms:created xsi:type="dcterms:W3CDTF">2021-08-21T06:57:00Z</dcterms:created>
  <dcterms:modified xsi:type="dcterms:W3CDTF">2021-08-21T07:41:00Z</dcterms:modified>
</cp:coreProperties>
</file>